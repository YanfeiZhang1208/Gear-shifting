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4672C2" w14:textId="77777777" w:rsidR="00AE7656" w:rsidRDefault="00034A0B">
      <w:pPr>
        <w:widowControl w:val="0"/>
        <w:pBdr>
          <w:top w:val="nil"/>
          <w:left w:val="nil"/>
          <w:bottom w:val="nil"/>
          <w:right w:val="nil"/>
          <w:between w:val="nil"/>
        </w:pBdr>
        <w:spacing w:line="276" w:lineRule="auto"/>
        <w:jc w:val="left"/>
        <w:rPr>
          <w:lang w:eastAsia="zh-CN"/>
        </w:rPr>
      </w:pPr>
      <w:r>
        <w:rPr>
          <w:lang w:eastAsia="zh-CN"/>
        </w:rPr>
        <w:t xml:space="preserve"> </w:t>
      </w:r>
    </w:p>
    <w:p w14:paraId="4CAD684C" w14:textId="77777777" w:rsidR="00AE7656" w:rsidRDefault="00F771FC">
      <w:pPr>
        <w:pBdr>
          <w:top w:val="nil"/>
          <w:left w:val="nil"/>
          <w:bottom w:val="nil"/>
          <w:right w:val="nil"/>
          <w:between w:val="nil"/>
        </w:pBdr>
        <w:spacing w:before="240" w:line="240" w:lineRule="auto"/>
        <w:jc w:val="right"/>
        <w:rPr>
          <w:rFonts w:ascii="Palatino Linotype" w:eastAsia="Palatino Linotype" w:hAnsi="Palatino Linotype" w:cs="Palatino Linotype"/>
          <w:i/>
          <w:sz w:val="20"/>
          <w:szCs w:val="20"/>
        </w:rPr>
      </w:pPr>
      <w:r>
        <w:rPr>
          <w:rFonts w:ascii="Palatino Linotype" w:eastAsia="Palatino Linotype" w:hAnsi="Palatino Linotype" w:cs="Palatino Linotype"/>
          <w:i/>
          <w:sz w:val="20"/>
          <w:szCs w:val="20"/>
        </w:rPr>
        <w:t>Article</w:t>
      </w:r>
      <w:sdt>
        <w:sdtPr>
          <w:tag w:val="goog_rdk_0"/>
          <w:id w:val="363880176"/>
        </w:sdtPr>
        <w:sdtContent>
          <w:r>
            <w:rPr>
              <w:rFonts w:ascii="Palatino Linotype" w:eastAsia="Palatino Linotype" w:hAnsi="Palatino Linotype" w:cs="Palatino Linotype"/>
              <w:i/>
              <w:sz w:val="20"/>
              <w:szCs w:val="20"/>
            </w:rPr>
            <w:t xml:space="preserve">  </w:t>
          </w:r>
        </w:sdtContent>
      </w:sdt>
    </w:p>
    <w:p w14:paraId="33871423" w14:textId="77777777" w:rsidR="00AE7656" w:rsidRDefault="00F771FC">
      <w:pPr>
        <w:pBdr>
          <w:top w:val="nil"/>
          <w:left w:val="nil"/>
          <w:bottom w:val="nil"/>
          <w:right w:val="nil"/>
          <w:between w:val="nil"/>
        </w:pBdr>
        <w:tabs>
          <w:tab w:val="left" w:pos="2687"/>
        </w:tabs>
        <w:spacing w:after="240" w:line="400" w:lineRule="auto"/>
        <w:jc w:val="left"/>
        <w:rPr>
          <w:rFonts w:ascii="Palatino Linotype" w:eastAsia="Palatino Linotype" w:hAnsi="Palatino Linotype" w:cs="Palatino Linotype"/>
          <w:b/>
          <w:sz w:val="36"/>
          <w:szCs w:val="36"/>
        </w:rPr>
      </w:pPr>
      <w:r>
        <w:rPr>
          <w:rFonts w:ascii="Palatino Linotype" w:eastAsia="Palatino Linotype" w:hAnsi="Palatino Linotype" w:cs="Palatino Linotype"/>
          <w:b/>
          <w:sz w:val="36"/>
          <w:szCs w:val="36"/>
        </w:rPr>
        <w:t xml:space="preserve">Gear shifting in </w:t>
      </w:r>
      <w:proofErr w:type="spellStart"/>
      <w:r>
        <w:rPr>
          <w:rFonts w:ascii="Palatino Linotype" w:eastAsia="Palatino Linotype" w:hAnsi="Palatino Linotype" w:cs="Palatino Linotype"/>
          <w:b/>
          <w:sz w:val="36"/>
          <w:szCs w:val="36"/>
        </w:rPr>
        <w:t>hyperthermophylic</w:t>
      </w:r>
      <w:proofErr w:type="spellEnd"/>
      <w:r>
        <w:rPr>
          <w:rFonts w:ascii="Palatino Linotype" w:eastAsia="Palatino Linotype" w:hAnsi="Palatino Linotype" w:cs="Palatino Linotype"/>
          <w:b/>
          <w:sz w:val="36"/>
          <w:szCs w:val="36"/>
        </w:rPr>
        <w:t xml:space="preserve"> Archaea </w:t>
      </w:r>
      <w:r w:rsidR="00B97D77">
        <w:rPr>
          <w:rFonts w:ascii="Palatino Linotype" w:eastAsia="Palatino Linotype" w:hAnsi="Palatino Linotype" w:cs="Palatino Linotype"/>
          <w:b/>
          <w:sz w:val="36"/>
          <w:szCs w:val="36"/>
        </w:rPr>
        <w:t xml:space="preserve"> </w:t>
      </w:r>
    </w:p>
    <w:p w14:paraId="601C451A" w14:textId="77777777" w:rsidR="00AE7656" w:rsidRDefault="00F771FC">
      <w:pPr>
        <w:pBdr>
          <w:top w:val="nil"/>
          <w:left w:val="nil"/>
          <w:bottom w:val="nil"/>
          <w:right w:val="nil"/>
          <w:between w:val="nil"/>
        </w:pBdr>
        <w:spacing w:after="120" w:line="240" w:lineRule="auto"/>
        <w:jc w:val="left"/>
        <w:rPr>
          <w:rFonts w:ascii="Palatino Linotype" w:eastAsia="Palatino Linotype" w:hAnsi="Palatino Linotype" w:cs="Palatino Linotype"/>
          <w:b/>
          <w:sz w:val="20"/>
          <w:szCs w:val="20"/>
        </w:rPr>
      </w:pPr>
      <w:r>
        <w:rPr>
          <w:rFonts w:ascii="Palatino Linotype" w:eastAsia="Palatino Linotype" w:hAnsi="Palatino Linotype" w:cs="Palatino Linotype"/>
          <w:b/>
          <w:sz w:val="20"/>
          <w:szCs w:val="20"/>
        </w:rPr>
        <w:t>Yanfei Zhang</w:t>
      </w:r>
      <w:r w:rsidR="00091EA8" w:rsidRPr="00091EA8">
        <w:rPr>
          <w:rFonts w:ascii="Palatino Linotype" w:eastAsia="Palatino Linotype" w:hAnsi="Palatino Linotype" w:cs="Palatino Linotype"/>
          <w:b/>
          <w:sz w:val="20"/>
          <w:szCs w:val="20"/>
          <w:vertAlign w:val="superscript"/>
        </w:rPr>
        <w:t>1</w:t>
      </w:r>
      <w:r w:rsidR="00091EA8">
        <w:rPr>
          <w:rFonts w:ascii="Palatino Linotype" w:eastAsia="Palatino Linotype" w:hAnsi="Palatino Linotype" w:cs="Palatino Linotype"/>
          <w:b/>
          <w:sz w:val="20"/>
          <w:szCs w:val="20"/>
        </w:rPr>
        <w:t xml:space="preserve">, </w:t>
      </w:r>
      <w:r w:rsidR="00266837">
        <w:rPr>
          <w:rFonts w:ascii="Palatino Linotype" w:eastAsia="Palatino Linotype" w:hAnsi="Palatino Linotype" w:cs="Palatino Linotype"/>
          <w:b/>
          <w:sz w:val="20"/>
          <w:szCs w:val="20"/>
        </w:rPr>
        <w:t>Thierry D</w:t>
      </w:r>
      <w:r w:rsidR="0094705F">
        <w:rPr>
          <w:rFonts w:ascii="Palatino Linotype" w:eastAsia="Palatino Linotype" w:hAnsi="Palatino Linotype" w:cs="Palatino Linotype"/>
          <w:b/>
          <w:sz w:val="20"/>
          <w:szCs w:val="20"/>
        </w:rPr>
        <w:t>.</w:t>
      </w:r>
      <w:r w:rsidR="00266837">
        <w:rPr>
          <w:rFonts w:ascii="Palatino Linotype" w:eastAsia="Palatino Linotype" w:hAnsi="Palatino Linotype" w:cs="Palatino Linotype"/>
          <w:b/>
          <w:sz w:val="20"/>
          <w:szCs w:val="20"/>
        </w:rPr>
        <w:t xml:space="preserve"> G</w:t>
      </w:r>
      <w:r w:rsidR="0094705F">
        <w:rPr>
          <w:rFonts w:ascii="Palatino Linotype" w:eastAsia="Palatino Linotype" w:hAnsi="Palatino Linotype" w:cs="Palatino Linotype"/>
          <w:b/>
          <w:sz w:val="20"/>
          <w:szCs w:val="20"/>
        </w:rPr>
        <w:t>.</w:t>
      </w:r>
      <w:r w:rsidR="00266837">
        <w:rPr>
          <w:rFonts w:ascii="Palatino Linotype" w:eastAsia="Palatino Linotype" w:hAnsi="Palatino Linotype" w:cs="Palatino Linotype"/>
          <w:b/>
          <w:sz w:val="20"/>
          <w:szCs w:val="20"/>
        </w:rPr>
        <w:t xml:space="preserve"> A</w:t>
      </w:r>
      <w:r w:rsidR="0094705F">
        <w:rPr>
          <w:rFonts w:ascii="Palatino Linotype" w:eastAsia="Palatino Linotype" w:hAnsi="Palatino Linotype" w:cs="Palatino Linotype"/>
          <w:b/>
          <w:sz w:val="20"/>
          <w:szCs w:val="20"/>
        </w:rPr>
        <w:t>.</w:t>
      </w:r>
      <w:r w:rsidR="00266837">
        <w:rPr>
          <w:rFonts w:ascii="Palatino Linotype" w:eastAsia="Palatino Linotype" w:hAnsi="Palatino Linotype" w:cs="Palatino Linotype"/>
          <w:b/>
          <w:sz w:val="20"/>
          <w:szCs w:val="20"/>
        </w:rPr>
        <w:t xml:space="preserve"> Mondeel</w:t>
      </w:r>
      <w:r w:rsidR="00266837" w:rsidRPr="00266837">
        <w:rPr>
          <w:rFonts w:ascii="Palatino Linotype" w:eastAsia="Palatino Linotype" w:hAnsi="Palatino Linotype" w:cs="Palatino Linotype"/>
          <w:b/>
          <w:sz w:val="20"/>
          <w:szCs w:val="20"/>
          <w:vertAlign w:val="superscript"/>
        </w:rPr>
        <w:t>1</w:t>
      </w:r>
      <w:r w:rsidR="00266837">
        <w:rPr>
          <w:rFonts w:ascii="Palatino Linotype" w:eastAsia="Palatino Linotype" w:hAnsi="Palatino Linotype" w:cs="Palatino Linotype"/>
          <w:b/>
          <w:sz w:val="20"/>
          <w:szCs w:val="20"/>
        </w:rPr>
        <w:t>, Jacky L. Snoep</w:t>
      </w:r>
      <w:r w:rsidR="00266837" w:rsidRPr="00266837">
        <w:rPr>
          <w:rFonts w:ascii="Palatino Linotype" w:eastAsia="Palatino Linotype" w:hAnsi="Palatino Linotype" w:cs="Palatino Linotype"/>
          <w:b/>
          <w:sz w:val="20"/>
          <w:szCs w:val="20"/>
          <w:vertAlign w:val="superscript"/>
        </w:rPr>
        <w:t>2,3,4</w:t>
      </w:r>
      <w:r w:rsidR="00266837">
        <w:rPr>
          <w:rFonts w:ascii="Palatino Linotype" w:eastAsia="Palatino Linotype" w:hAnsi="Palatino Linotype" w:cs="Palatino Linotype"/>
          <w:b/>
          <w:sz w:val="20"/>
          <w:szCs w:val="20"/>
        </w:rPr>
        <w:t>, Bettina Siebers</w:t>
      </w:r>
      <w:r w:rsidR="00266837" w:rsidRPr="00266837">
        <w:rPr>
          <w:rFonts w:ascii="Palatino Linotype" w:eastAsia="Palatino Linotype" w:hAnsi="Palatino Linotype" w:cs="Palatino Linotype"/>
          <w:b/>
          <w:sz w:val="20"/>
          <w:szCs w:val="20"/>
          <w:vertAlign w:val="superscript"/>
        </w:rPr>
        <w:t>5</w:t>
      </w:r>
      <w:r w:rsidR="00091EA8">
        <w:rPr>
          <w:rFonts w:ascii="Palatino Linotype" w:eastAsia="Palatino Linotype" w:hAnsi="Palatino Linotype" w:cs="Palatino Linotype"/>
          <w:b/>
          <w:sz w:val="20"/>
          <w:szCs w:val="20"/>
        </w:rPr>
        <w:t xml:space="preserve"> </w:t>
      </w:r>
      <w:r w:rsidR="00427E03">
        <w:rPr>
          <w:rFonts w:ascii="Palatino Linotype" w:eastAsia="Palatino Linotype" w:hAnsi="Palatino Linotype" w:cs="Palatino Linotype"/>
          <w:b/>
          <w:sz w:val="20"/>
          <w:szCs w:val="20"/>
        </w:rPr>
        <w:t>and Hans V. Westerhoff</w:t>
      </w:r>
      <w:r>
        <w:rPr>
          <w:rFonts w:ascii="Palatino Linotype" w:eastAsia="Palatino Linotype" w:hAnsi="Palatino Linotype" w:cs="Palatino Linotype"/>
          <w:b/>
          <w:sz w:val="20"/>
          <w:szCs w:val="20"/>
          <w:vertAlign w:val="superscript"/>
        </w:rPr>
        <w:t>1,3,4</w:t>
      </w:r>
      <w:r w:rsidR="00427E03">
        <w:rPr>
          <w:rFonts w:ascii="Palatino Linotype" w:eastAsia="Palatino Linotype" w:hAnsi="Palatino Linotype" w:cs="Palatino Linotype"/>
          <w:b/>
          <w:sz w:val="20"/>
          <w:szCs w:val="20"/>
          <w:vertAlign w:val="superscript"/>
        </w:rPr>
        <w:t>*</w:t>
      </w:r>
    </w:p>
    <w:p w14:paraId="3793CDBD" w14:textId="77777777" w:rsidR="00AE7656" w:rsidRDefault="00AE7656">
      <w:pPr>
        <w:pBdr>
          <w:top w:val="nil"/>
          <w:left w:val="nil"/>
          <w:bottom w:val="nil"/>
          <w:right w:val="nil"/>
          <w:between w:val="nil"/>
        </w:pBdr>
        <w:spacing w:before="120" w:line="240" w:lineRule="auto"/>
        <w:ind w:left="113"/>
        <w:jc w:val="left"/>
        <w:rPr>
          <w:rFonts w:ascii="Palatino Linotype" w:eastAsia="Palatino Linotype" w:hAnsi="Palatino Linotype" w:cs="Palatino Linotype"/>
          <w:sz w:val="18"/>
          <w:szCs w:val="18"/>
        </w:rPr>
      </w:pPr>
    </w:p>
    <w:p w14:paraId="3C489697" w14:textId="77777777" w:rsidR="00AE7656" w:rsidRDefault="00F771FC">
      <w:pPr>
        <w:pBdr>
          <w:top w:val="nil"/>
          <w:left w:val="nil"/>
          <w:bottom w:val="nil"/>
          <w:right w:val="nil"/>
          <w:between w:val="nil"/>
        </w:pBdr>
        <w:spacing w:line="240" w:lineRule="auto"/>
        <w:ind w:left="311" w:hanging="198"/>
        <w:jc w:val="left"/>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vertAlign w:val="superscript"/>
        </w:rPr>
        <w:t>1</w:t>
      </w:r>
      <w:r>
        <w:rPr>
          <w:rFonts w:ascii="Palatino Linotype" w:eastAsia="Palatino Linotype" w:hAnsi="Palatino Linotype" w:cs="Palatino Linotype"/>
          <w:sz w:val="18"/>
          <w:szCs w:val="18"/>
        </w:rPr>
        <w:tab/>
        <w:t xml:space="preserve">Synthetic Systems Biology and Nuclear Organization, Swammerdam Institute for Life Sciences, </w:t>
      </w:r>
      <w:r>
        <w:rPr>
          <w:rFonts w:ascii="Palatino Linotype" w:eastAsia="Palatino Linotype" w:hAnsi="Palatino Linotype" w:cs="Palatino Linotype"/>
          <w:sz w:val="18"/>
          <w:szCs w:val="18"/>
        </w:rPr>
        <w:br/>
        <w:t>University of Amsterdam, 1098 XH Amsterdam, The Netherlands; y.zhang2@uva.nl (Y.Z.)</w:t>
      </w:r>
      <w:r w:rsidR="00427E03">
        <w:rPr>
          <w:rFonts w:ascii="Palatino Linotype" w:eastAsia="Palatino Linotype" w:hAnsi="Palatino Linotype" w:cs="Palatino Linotype"/>
          <w:sz w:val="18"/>
          <w:szCs w:val="18"/>
        </w:rPr>
        <w:t xml:space="preserve">  </w:t>
      </w:r>
    </w:p>
    <w:p w14:paraId="47C5EAE8" w14:textId="77777777" w:rsidR="00AE7656" w:rsidRDefault="00F771FC">
      <w:pPr>
        <w:pBdr>
          <w:top w:val="nil"/>
          <w:left w:val="nil"/>
          <w:bottom w:val="nil"/>
          <w:right w:val="nil"/>
          <w:between w:val="nil"/>
        </w:pBdr>
        <w:spacing w:line="240" w:lineRule="auto"/>
        <w:ind w:left="311" w:hanging="198"/>
        <w:jc w:val="left"/>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vertAlign w:val="superscript"/>
        </w:rPr>
        <w:t>2</w:t>
      </w:r>
      <w:r>
        <w:rPr>
          <w:rFonts w:ascii="Palatino Linotype" w:eastAsia="Palatino Linotype" w:hAnsi="Palatino Linotype" w:cs="Palatino Linotype"/>
          <w:sz w:val="18"/>
          <w:szCs w:val="18"/>
        </w:rPr>
        <w:tab/>
        <w:t>Department of Biochemistry, University of Stellenbosch, Stellenbosch 7602, South Africa; j.l.snoep@vu.nl</w:t>
      </w:r>
    </w:p>
    <w:p w14:paraId="0ED1AE23" w14:textId="77777777" w:rsidR="00AE7656" w:rsidRDefault="00F771FC">
      <w:pPr>
        <w:pBdr>
          <w:top w:val="nil"/>
          <w:left w:val="nil"/>
          <w:bottom w:val="nil"/>
          <w:right w:val="nil"/>
          <w:between w:val="nil"/>
        </w:pBdr>
        <w:spacing w:line="240" w:lineRule="auto"/>
        <w:ind w:left="311" w:hanging="198"/>
        <w:jc w:val="left"/>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vertAlign w:val="superscript"/>
        </w:rPr>
        <w:t>3</w:t>
      </w:r>
      <w:r>
        <w:rPr>
          <w:rFonts w:ascii="Palatino Linotype" w:eastAsia="Palatino Linotype" w:hAnsi="Palatino Linotype" w:cs="Palatino Linotype"/>
          <w:sz w:val="18"/>
          <w:szCs w:val="18"/>
        </w:rPr>
        <w:tab/>
        <w:t xml:space="preserve">The Manchester Centre for Integrative Systems Biology, Manchester Institute for Biotechnology, </w:t>
      </w:r>
      <w:r>
        <w:rPr>
          <w:rFonts w:ascii="Palatino Linotype" w:eastAsia="Palatino Linotype" w:hAnsi="Palatino Linotype" w:cs="Palatino Linotype"/>
          <w:sz w:val="18"/>
          <w:szCs w:val="18"/>
        </w:rPr>
        <w:br/>
        <w:t>School for Chemical Engineering and Analytical Science, University of Manchester, Manchester M1 7DN, UK</w:t>
      </w:r>
    </w:p>
    <w:p w14:paraId="1D121EC1" w14:textId="77777777" w:rsidR="00AE7656" w:rsidRDefault="00F771FC">
      <w:pPr>
        <w:pBdr>
          <w:top w:val="nil"/>
          <w:left w:val="nil"/>
          <w:bottom w:val="nil"/>
          <w:right w:val="nil"/>
          <w:between w:val="nil"/>
        </w:pBdr>
        <w:spacing w:line="240" w:lineRule="auto"/>
        <w:ind w:left="311" w:hanging="198"/>
        <w:jc w:val="left"/>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vertAlign w:val="superscript"/>
        </w:rPr>
        <w:t>4</w:t>
      </w:r>
      <w:r>
        <w:rPr>
          <w:rFonts w:ascii="Palatino Linotype" w:eastAsia="Palatino Linotype" w:hAnsi="Palatino Linotype" w:cs="Palatino Linotype"/>
          <w:sz w:val="18"/>
          <w:szCs w:val="18"/>
        </w:rPr>
        <w:tab/>
        <w:t xml:space="preserve">Department of Molecular Cell Physiology, </w:t>
      </w:r>
      <w:proofErr w:type="spellStart"/>
      <w:r>
        <w:rPr>
          <w:rFonts w:ascii="Palatino Linotype" w:eastAsia="Palatino Linotype" w:hAnsi="Palatino Linotype" w:cs="Palatino Linotype"/>
          <w:sz w:val="18"/>
          <w:szCs w:val="18"/>
        </w:rPr>
        <w:t>Vrije</w:t>
      </w:r>
      <w:proofErr w:type="spellEnd"/>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Universiteit</w:t>
      </w:r>
      <w:proofErr w:type="spellEnd"/>
      <w:r>
        <w:rPr>
          <w:rFonts w:ascii="Palatino Linotype" w:eastAsia="Palatino Linotype" w:hAnsi="Palatino Linotype" w:cs="Palatino Linotype"/>
          <w:sz w:val="18"/>
          <w:szCs w:val="18"/>
        </w:rPr>
        <w:t xml:space="preserve"> Amsterdam, De </w:t>
      </w:r>
      <w:proofErr w:type="spellStart"/>
      <w:r>
        <w:rPr>
          <w:rFonts w:ascii="Palatino Linotype" w:eastAsia="Palatino Linotype" w:hAnsi="Palatino Linotype" w:cs="Palatino Linotype"/>
          <w:sz w:val="18"/>
          <w:szCs w:val="18"/>
        </w:rPr>
        <w:t>Boelelaan</w:t>
      </w:r>
      <w:proofErr w:type="spellEnd"/>
      <w:r>
        <w:rPr>
          <w:rFonts w:ascii="Palatino Linotype" w:eastAsia="Palatino Linotype" w:hAnsi="Palatino Linotype" w:cs="Palatino Linotype"/>
          <w:sz w:val="18"/>
          <w:szCs w:val="18"/>
        </w:rPr>
        <w:t xml:space="preserve"> 1085, </w:t>
      </w:r>
      <w:r>
        <w:rPr>
          <w:rFonts w:ascii="Palatino Linotype" w:eastAsia="Palatino Linotype" w:hAnsi="Palatino Linotype" w:cs="Palatino Linotype"/>
          <w:sz w:val="18"/>
          <w:szCs w:val="18"/>
        </w:rPr>
        <w:br/>
        <w:t>1081 HV Amsterdam, The Netherlands</w:t>
      </w:r>
    </w:p>
    <w:p w14:paraId="5B3281C4" w14:textId="77777777" w:rsidR="00AE7656" w:rsidRDefault="00F771FC">
      <w:pPr>
        <w:pBdr>
          <w:top w:val="nil"/>
          <w:left w:val="nil"/>
          <w:bottom w:val="nil"/>
          <w:right w:val="nil"/>
          <w:between w:val="nil"/>
        </w:pBdr>
        <w:spacing w:line="240" w:lineRule="auto"/>
        <w:ind w:left="311" w:hanging="198"/>
        <w:jc w:val="left"/>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vertAlign w:val="superscript"/>
        </w:rPr>
        <w:t>5</w:t>
      </w:r>
      <w:r>
        <w:rPr>
          <w:rFonts w:ascii="Palatino Linotype" w:eastAsia="Palatino Linotype" w:hAnsi="Palatino Linotype" w:cs="Palatino Linotype"/>
          <w:sz w:val="18"/>
          <w:szCs w:val="18"/>
        </w:rPr>
        <w:tab/>
        <w:t xml:space="preserve">Molecular Enzyme Technology and Biochemistry (MEB), Biofilm Centre, Centre for Water and Environment Research (CWE), University Duisburg—Essen, </w:t>
      </w:r>
      <w:proofErr w:type="spellStart"/>
      <w:r>
        <w:rPr>
          <w:rFonts w:ascii="Palatino Linotype" w:eastAsia="Palatino Linotype" w:hAnsi="Palatino Linotype" w:cs="Palatino Linotype"/>
          <w:sz w:val="18"/>
          <w:szCs w:val="18"/>
        </w:rPr>
        <w:t>Universitätsstr</w:t>
      </w:r>
      <w:proofErr w:type="spellEnd"/>
      <w:r>
        <w:rPr>
          <w:rFonts w:ascii="Palatino Linotype" w:eastAsia="Palatino Linotype" w:hAnsi="Palatino Linotype" w:cs="Palatino Linotype"/>
          <w:sz w:val="18"/>
          <w:szCs w:val="18"/>
        </w:rPr>
        <w:t>. 5, 45141 Essen, Germany; bettina.siebers@uni-due.de (B.S.)</w:t>
      </w:r>
    </w:p>
    <w:p w14:paraId="3BA92A20" w14:textId="77777777" w:rsidR="00AE7656" w:rsidRDefault="00AE7656">
      <w:pPr>
        <w:pBdr>
          <w:top w:val="nil"/>
          <w:left w:val="nil"/>
          <w:bottom w:val="nil"/>
          <w:right w:val="nil"/>
          <w:between w:val="nil"/>
        </w:pBdr>
        <w:spacing w:line="240" w:lineRule="auto"/>
        <w:ind w:left="311" w:hanging="198"/>
        <w:jc w:val="left"/>
        <w:rPr>
          <w:rFonts w:ascii="Palatino Linotype" w:eastAsia="Palatino Linotype" w:hAnsi="Palatino Linotype" w:cs="Palatino Linotype"/>
          <w:sz w:val="18"/>
          <w:szCs w:val="18"/>
        </w:rPr>
      </w:pPr>
    </w:p>
    <w:p w14:paraId="63C1D302" w14:textId="77777777" w:rsidR="00AE7656" w:rsidRDefault="00427E03">
      <w:pPr>
        <w:pBdr>
          <w:top w:val="nil"/>
          <w:left w:val="nil"/>
          <w:bottom w:val="nil"/>
          <w:right w:val="nil"/>
          <w:between w:val="nil"/>
        </w:pBdr>
        <w:spacing w:line="240" w:lineRule="auto"/>
        <w:ind w:left="311" w:hanging="198"/>
        <w:jc w:val="left"/>
        <w:rPr>
          <w:rFonts w:ascii="Palatino Linotype" w:eastAsia="Palatino Linotype" w:hAnsi="Palatino Linotype" w:cs="Palatino Linotype"/>
          <w:sz w:val="18"/>
          <w:szCs w:val="18"/>
        </w:rPr>
      </w:pPr>
      <w:r>
        <w:rPr>
          <w:rFonts w:ascii="Palatino Linotype" w:eastAsia="Palatino Linotype" w:hAnsi="Palatino Linotype" w:cs="Palatino Linotype"/>
          <w:b/>
          <w:sz w:val="18"/>
          <w:szCs w:val="18"/>
        </w:rPr>
        <w:t>*</w:t>
      </w:r>
      <w:r w:rsidR="00F771FC">
        <w:rPr>
          <w:rFonts w:ascii="Palatino Linotype" w:eastAsia="Palatino Linotype" w:hAnsi="Palatino Linotype" w:cs="Palatino Linotype"/>
          <w:sz w:val="18"/>
          <w:szCs w:val="18"/>
        </w:rPr>
        <w:tab/>
        <w:t>Correspondence: H.V.Westerhoff@uva.nl; Tel.: +31-20-</w:t>
      </w:r>
      <w:r w:rsidR="0094705F">
        <w:rPr>
          <w:rFonts w:ascii="Palatino Linotype" w:eastAsia="Palatino Linotype" w:hAnsi="Palatino Linotype" w:cs="Palatino Linotype"/>
          <w:sz w:val="18"/>
          <w:szCs w:val="18"/>
        </w:rPr>
        <w:t>6 143163</w:t>
      </w:r>
    </w:p>
    <w:p w14:paraId="1DC8D536" w14:textId="77777777" w:rsidR="00AE7656" w:rsidRDefault="00F771FC">
      <w:pPr>
        <w:pBdr>
          <w:top w:val="nil"/>
          <w:left w:val="nil"/>
          <w:bottom w:val="nil"/>
          <w:right w:val="nil"/>
          <w:between w:val="nil"/>
        </w:pBdr>
        <w:spacing w:before="120" w:line="240" w:lineRule="auto"/>
        <w:ind w:left="113"/>
        <w:jc w:val="left"/>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Received: date; Accepted: date; Published: date</w:t>
      </w:r>
      <w:r w:rsidR="00285DC1">
        <w:rPr>
          <w:rFonts w:ascii="Palatino Linotype" w:eastAsia="Palatino Linotype" w:hAnsi="Palatino Linotype" w:cs="Palatino Linotype"/>
          <w:sz w:val="18"/>
          <w:szCs w:val="18"/>
        </w:rPr>
        <w:t xml:space="preserve"> </w:t>
      </w:r>
    </w:p>
    <w:p w14:paraId="3CA83828" w14:textId="227D3A60" w:rsidR="00AE7656" w:rsidRDefault="00F771FC" w:rsidP="00BF1D7C">
      <w:pPr>
        <w:pBdr>
          <w:top w:val="nil"/>
          <w:left w:val="nil"/>
          <w:bottom w:val="nil"/>
          <w:right w:val="nil"/>
          <w:between w:val="nil"/>
        </w:pBdr>
        <w:spacing w:before="240" w:line="240" w:lineRule="auto"/>
        <w:ind w:left="113"/>
        <w:rPr>
          <w:rFonts w:ascii="Palatino Linotype" w:eastAsia="Palatino Linotype" w:hAnsi="Palatino Linotype" w:cs="Palatino Linotype"/>
          <w:sz w:val="20"/>
          <w:szCs w:val="20"/>
        </w:rPr>
      </w:pPr>
      <w:r>
        <w:rPr>
          <w:rFonts w:ascii="Palatino Linotype" w:eastAsia="Palatino Linotype" w:hAnsi="Palatino Linotype" w:cs="Palatino Linotype"/>
          <w:b/>
          <w:sz w:val="20"/>
          <w:szCs w:val="20"/>
        </w:rPr>
        <w:t xml:space="preserve">Abstract: </w:t>
      </w:r>
      <w:r>
        <w:rPr>
          <w:rFonts w:ascii="Palatino Linotype" w:eastAsia="Palatino Linotype" w:hAnsi="Palatino Linotype" w:cs="Palatino Linotype"/>
          <w:sz w:val="20"/>
          <w:szCs w:val="20"/>
        </w:rPr>
        <w:t xml:space="preserve">The well characterized </w:t>
      </w:r>
      <w:proofErr w:type="spellStart"/>
      <w:r>
        <w:rPr>
          <w:rFonts w:ascii="Palatino Linotype" w:eastAsia="Palatino Linotype" w:hAnsi="Palatino Linotype" w:cs="Palatino Linotype"/>
          <w:sz w:val="20"/>
          <w:szCs w:val="20"/>
        </w:rPr>
        <w:t>thermoacidophilic</w:t>
      </w:r>
      <w:proofErr w:type="spellEnd"/>
      <w:r>
        <w:rPr>
          <w:rFonts w:ascii="Palatino Linotype" w:eastAsia="Palatino Linotype" w:hAnsi="Palatino Linotype" w:cs="Palatino Linotype"/>
          <w:sz w:val="20"/>
          <w:szCs w:val="20"/>
        </w:rPr>
        <w:t xml:space="preserve"> </w:t>
      </w:r>
      <w:proofErr w:type="spellStart"/>
      <w:r>
        <w:rPr>
          <w:rFonts w:ascii="Palatino Linotype" w:eastAsia="Palatino Linotype" w:hAnsi="Palatino Linotype" w:cs="Palatino Linotype"/>
          <w:i/>
          <w:sz w:val="20"/>
          <w:szCs w:val="20"/>
        </w:rPr>
        <w:t>Sulfolobus</w:t>
      </w:r>
      <w:proofErr w:type="spellEnd"/>
      <w:r>
        <w:rPr>
          <w:rFonts w:ascii="Palatino Linotype" w:eastAsia="Palatino Linotype" w:hAnsi="Palatino Linotype" w:cs="Palatino Linotype"/>
          <w:i/>
          <w:sz w:val="20"/>
          <w:szCs w:val="20"/>
        </w:rPr>
        <w:t xml:space="preserve"> </w:t>
      </w:r>
      <w:proofErr w:type="spellStart"/>
      <w:r>
        <w:rPr>
          <w:rFonts w:ascii="Palatino Linotype" w:eastAsia="Palatino Linotype" w:hAnsi="Palatino Linotype" w:cs="Palatino Linotype"/>
          <w:i/>
          <w:sz w:val="20"/>
          <w:szCs w:val="20"/>
        </w:rPr>
        <w:t>solfataricus</w:t>
      </w:r>
      <w:proofErr w:type="spellEnd"/>
      <w:r>
        <w:rPr>
          <w:rFonts w:ascii="Palatino Linotype" w:eastAsia="Palatino Linotype" w:hAnsi="Palatino Linotype" w:cs="Palatino Linotype"/>
          <w:sz w:val="20"/>
          <w:szCs w:val="20"/>
        </w:rPr>
        <w:t xml:space="preserve"> (</w:t>
      </w:r>
      <w:r>
        <w:rPr>
          <w:rFonts w:ascii="Palatino Linotype" w:eastAsia="Palatino Linotype" w:hAnsi="Palatino Linotype" w:cs="Palatino Linotype"/>
          <w:i/>
          <w:sz w:val="20"/>
          <w:szCs w:val="20"/>
        </w:rPr>
        <w:t xml:space="preserve">S. </w:t>
      </w:r>
      <w:proofErr w:type="spellStart"/>
      <w:r>
        <w:rPr>
          <w:rFonts w:ascii="Palatino Linotype" w:eastAsia="Palatino Linotype" w:hAnsi="Palatino Linotype" w:cs="Palatino Linotype"/>
          <w:i/>
          <w:sz w:val="20"/>
          <w:szCs w:val="20"/>
        </w:rPr>
        <w:t>solfataricus</w:t>
      </w:r>
      <w:proofErr w:type="spellEnd"/>
      <w:r>
        <w:rPr>
          <w:rFonts w:ascii="Palatino Linotype" w:eastAsia="Palatino Linotype" w:hAnsi="Palatino Linotype" w:cs="Palatino Linotype"/>
          <w:sz w:val="20"/>
          <w:szCs w:val="20"/>
        </w:rPr>
        <w:t xml:space="preserve">) thrives in extreme environments </w:t>
      </w:r>
      <w:r w:rsidR="00E417E4">
        <w:rPr>
          <w:rFonts w:ascii="Palatino Linotype" w:eastAsia="Palatino Linotype" w:hAnsi="Palatino Linotype" w:cs="Palatino Linotype"/>
          <w:sz w:val="20"/>
          <w:szCs w:val="20"/>
        </w:rPr>
        <w:t xml:space="preserve">at </w:t>
      </w:r>
      <w:r>
        <w:rPr>
          <w:rFonts w:ascii="Palatino Linotype" w:eastAsia="Palatino Linotype" w:hAnsi="Palatino Linotype" w:cs="Palatino Linotype"/>
          <w:sz w:val="20"/>
          <w:szCs w:val="20"/>
        </w:rPr>
        <w:t xml:space="preserve">temperatures </w:t>
      </w:r>
      <w:r w:rsidR="00E417E4">
        <w:rPr>
          <w:rFonts w:ascii="Palatino Linotype" w:eastAsia="Palatino Linotype" w:hAnsi="Palatino Linotype" w:cs="Palatino Linotype"/>
          <w:sz w:val="20"/>
          <w:szCs w:val="20"/>
        </w:rPr>
        <w:t xml:space="preserve">ranging from </w:t>
      </w:r>
      <w:r>
        <w:rPr>
          <w:rFonts w:ascii="Palatino Linotype" w:eastAsia="Palatino Linotype" w:hAnsi="Palatino Linotype" w:cs="Palatino Linotype"/>
          <w:sz w:val="20"/>
          <w:szCs w:val="20"/>
        </w:rPr>
        <w:t xml:space="preserve">60 </w:t>
      </w:r>
      <w:r w:rsidR="00E417E4">
        <w:rPr>
          <w:rFonts w:ascii="Palatino Linotype" w:eastAsia="Palatino Linotype" w:hAnsi="Palatino Linotype" w:cs="Palatino Linotype"/>
          <w:sz w:val="20"/>
          <w:szCs w:val="20"/>
        </w:rPr>
        <w:t xml:space="preserve">to </w:t>
      </w:r>
      <w:r>
        <w:rPr>
          <w:rFonts w:ascii="Palatino Linotype" w:eastAsia="Palatino Linotype" w:hAnsi="Palatino Linotype" w:cs="Palatino Linotype"/>
          <w:sz w:val="20"/>
          <w:szCs w:val="20"/>
        </w:rPr>
        <w:t xml:space="preserve">90 °C and pH between 2 and 4. </w:t>
      </w:r>
      <w:r w:rsidR="00891B35">
        <w:rPr>
          <w:rFonts w:ascii="Palatino Linotype" w:eastAsia="Palatino Linotype" w:hAnsi="Palatino Linotype" w:cs="Palatino Linotype"/>
          <w:sz w:val="20"/>
          <w:szCs w:val="20"/>
        </w:rPr>
        <w:t>We here foc</w:t>
      </w:r>
      <w:r w:rsidR="00C2195F">
        <w:rPr>
          <w:rFonts w:ascii="Palatino Linotype" w:eastAsia="Palatino Linotype" w:hAnsi="Palatino Linotype" w:cs="Palatino Linotype"/>
          <w:sz w:val="20"/>
          <w:szCs w:val="20"/>
        </w:rPr>
        <w:t>us not so much on the challenge</w:t>
      </w:r>
      <w:r w:rsidR="00891B35">
        <w:rPr>
          <w:rFonts w:ascii="Palatino Linotype" w:eastAsia="Palatino Linotype" w:hAnsi="Palatino Linotype" w:cs="Palatino Linotype"/>
          <w:sz w:val="20"/>
          <w:szCs w:val="20"/>
        </w:rPr>
        <w:t xml:space="preserve"> posed by each of these individual conditions</w:t>
      </w:r>
      <w:r w:rsidR="004B209C">
        <w:rPr>
          <w:rFonts w:ascii="Palatino Linotype" w:eastAsia="Palatino Linotype" w:hAnsi="Palatino Linotype" w:cs="Palatino Linotype"/>
          <w:sz w:val="20"/>
          <w:szCs w:val="20"/>
        </w:rPr>
        <w:t xml:space="preserve">, but </w:t>
      </w:r>
      <w:r w:rsidR="00404B00">
        <w:rPr>
          <w:rFonts w:ascii="Palatino Linotype" w:eastAsia="Palatino Linotype" w:hAnsi="Palatino Linotype" w:cs="Palatino Linotype"/>
          <w:sz w:val="20"/>
          <w:szCs w:val="20"/>
        </w:rPr>
        <w:t xml:space="preserve">on </w:t>
      </w:r>
      <w:r w:rsidR="004B209C">
        <w:rPr>
          <w:rFonts w:ascii="Palatino Linotype" w:eastAsia="Palatino Linotype" w:hAnsi="Palatino Linotype" w:cs="Palatino Linotype"/>
          <w:sz w:val="20"/>
          <w:szCs w:val="20"/>
        </w:rPr>
        <w:t xml:space="preserve">the challenge of the variation </w:t>
      </w:r>
      <w:r w:rsidR="00033B6C">
        <w:rPr>
          <w:rFonts w:ascii="Palatino Linotype" w:eastAsia="Palatino Linotype" w:hAnsi="Palatino Linotype" w:cs="Palatino Linotype"/>
          <w:sz w:val="20"/>
          <w:szCs w:val="20"/>
        </w:rPr>
        <w:t>in</w:t>
      </w:r>
      <w:r w:rsidR="004B209C">
        <w:rPr>
          <w:rFonts w:ascii="Palatino Linotype" w:eastAsia="Palatino Linotype" w:hAnsi="Palatino Linotype" w:cs="Palatino Linotype"/>
          <w:sz w:val="20"/>
          <w:szCs w:val="20"/>
        </w:rPr>
        <w:t xml:space="preserve"> th</w:t>
      </w:r>
      <w:r w:rsidR="00404B00">
        <w:rPr>
          <w:rFonts w:ascii="Palatino Linotype" w:eastAsia="Palatino Linotype" w:hAnsi="Palatino Linotype" w:cs="Palatino Linotype"/>
          <w:sz w:val="20"/>
          <w:szCs w:val="20"/>
        </w:rPr>
        <w:t>ose</w:t>
      </w:r>
      <w:r w:rsidR="004B209C">
        <w:rPr>
          <w:rFonts w:ascii="Palatino Linotype" w:eastAsia="Palatino Linotype" w:hAnsi="Palatino Linotype" w:cs="Palatino Linotype"/>
          <w:sz w:val="20"/>
          <w:szCs w:val="20"/>
        </w:rPr>
        <w:t xml:space="preserve"> c</w:t>
      </w:r>
      <w:r w:rsidR="006F303E">
        <w:rPr>
          <w:rFonts w:ascii="Palatino Linotype" w:eastAsia="Palatino Linotype" w:hAnsi="Palatino Linotype" w:cs="Palatino Linotype"/>
          <w:sz w:val="20"/>
          <w:szCs w:val="20"/>
        </w:rPr>
        <w:t>ondition</w:t>
      </w:r>
      <w:r w:rsidR="004B209C">
        <w:rPr>
          <w:rFonts w:ascii="Palatino Linotype" w:eastAsia="Palatino Linotype" w:hAnsi="Palatino Linotype" w:cs="Palatino Linotype"/>
          <w:sz w:val="20"/>
          <w:szCs w:val="20"/>
        </w:rPr>
        <w:t>s.</w:t>
      </w:r>
      <w:r w:rsidR="006F303E">
        <w:rPr>
          <w:rFonts w:ascii="Palatino Linotype" w:eastAsia="Palatino Linotype" w:hAnsi="Palatino Linotype" w:cs="Palatino Linotype"/>
          <w:sz w:val="20"/>
          <w:szCs w:val="20"/>
        </w:rPr>
        <w:t xml:space="preserve"> </w:t>
      </w:r>
      <w:r w:rsidR="00033B6C">
        <w:rPr>
          <w:rFonts w:ascii="Palatino Linotype" w:eastAsia="Palatino Linotype" w:hAnsi="Palatino Linotype" w:cs="Palatino Linotype"/>
          <w:sz w:val="20"/>
          <w:szCs w:val="20"/>
        </w:rPr>
        <w:t>We</w:t>
      </w:r>
      <w:r>
        <w:rPr>
          <w:rFonts w:ascii="Palatino Linotype" w:eastAsia="Palatino Linotype" w:hAnsi="Palatino Linotype" w:cs="Palatino Linotype"/>
          <w:sz w:val="20"/>
          <w:szCs w:val="20"/>
        </w:rPr>
        <w:t xml:space="preserve"> examine whether a phenomenon we call ‘gear shifting’ could be at play. </w:t>
      </w:r>
      <w:r w:rsidR="00033B6C">
        <w:rPr>
          <w:rFonts w:ascii="Palatino Linotype" w:eastAsia="Palatino Linotype" w:hAnsi="Palatino Linotype" w:cs="Palatino Linotype"/>
          <w:sz w:val="20"/>
          <w:szCs w:val="20"/>
        </w:rPr>
        <w:t>We do this in four different ways: (</w:t>
      </w:r>
      <w:proofErr w:type="spellStart"/>
      <w:r w:rsidR="00033B6C">
        <w:rPr>
          <w:rFonts w:ascii="Palatino Linotype" w:eastAsia="Palatino Linotype" w:hAnsi="Palatino Linotype" w:cs="Palatino Linotype"/>
          <w:sz w:val="20"/>
          <w:szCs w:val="20"/>
        </w:rPr>
        <w:t>i</w:t>
      </w:r>
      <w:proofErr w:type="spellEnd"/>
      <w:r w:rsidR="00033B6C">
        <w:rPr>
          <w:rFonts w:ascii="Palatino Linotype" w:eastAsia="Palatino Linotype" w:hAnsi="Palatino Linotype" w:cs="Palatino Linotype"/>
          <w:sz w:val="20"/>
          <w:szCs w:val="20"/>
        </w:rPr>
        <w:t>) W</w:t>
      </w:r>
      <w:r>
        <w:rPr>
          <w:rFonts w:ascii="Palatino Linotype" w:eastAsia="Palatino Linotype" w:hAnsi="Palatino Linotype" w:cs="Palatino Linotype"/>
          <w:sz w:val="20"/>
          <w:szCs w:val="20"/>
        </w:rPr>
        <w:t xml:space="preserve">e </w:t>
      </w:r>
      <w:r w:rsidR="00033B6C">
        <w:rPr>
          <w:rFonts w:ascii="Palatino Linotype" w:eastAsia="Palatino Linotype" w:hAnsi="Palatino Linotype" w:cs="Palatino Linotype"/>
          <w:sz w:val="20"/>
          <w:szCs w:val="20"/>
        </w:rPr>
        <w:t xml:space="preserve">examine whether </w:t>
      </w:r>
      <w:r w:rsidR="00033B6C" w:rsidRPr="006F303E">
        <w:rPr>
          <w:rFonts w:ascii="Palatino Linotype" w:eastAsia="Palatino Linotype" w:hAnsi="Palatino Linotype" w:cs="Palatino Linotype"/>
          <w:sz w:val="20"/>
          <w:szCs w:val="20"/>
        </w:rPr>
        <w:t xml:space="preserve">thermodynamically such gear shifting is possible and could </w:t>
      </w:r>
      <w:r w:rsidR="006F303E" w:rsidRPr="006F303E">
        <w:rPr>
          <w:rFonts w:ascii="Palatino Linotype" w:eastAsia="Palatino Linotype" w:hAnsi="Palatino Linotype" w:cs="Palatino Linotype"/>
          <w:sz w:val="20"/>
          <w:szCs w:val="20"/>
        </w:rPr>
        <w:t>optimize the</w:t>
      </w:r>
      <w:r w:rsidR="00033B6C" w:rsidRPr="006F303E">
        <w:rPr>
          <w:rFonts w:ascii="Palatino Linotype" w:eastAsia="Palatino Linotype" w:hAnsi="Palatino Linotype" w:cs="Palatino Linotype"/>
          <w:sz w:val="20"/>
          <w:szCs w:val="20"/>
        </w:rPr>
        <w:t xml:space="preserve"> organism</w:t>
      </w:r>
      <w:r w:rsidR="006F303E" w:rsidRPr="006F303E">
        <w:rPr>
          <w:rFonts w:ascii="Palatino Linotype" w:eastAsia="Palatino Linotype" w:hAnsi="Palatino Linotype" w:cs="Palatino Linotype"/>
          <w:sz w:val="20"/>
          <w:szCs w:val="20"/>
        </w:rPr>
        <w:t>’s fitness</w:t>
      </w:r>
      <w:r w:rsidR="00033B6C" w:rsidRPr="006F303E">
        <w:rPr>
          <w:rFonts w:ascii="Palatino Linotype" w:eastAsia="Palatino Linotype" w:hAnsi="Palatino Linotype" w:cs="Palatino Linotype"/>
          <w:sz w:val="20"/>
          <w:szCs w:val="20"/>
        </w:rPr>
        <w:t xml:space="preserve">. (ii) We submit </w:t>
      </w:r>
      <w:r w:rsidRPr="006F303E">
        <w:rPr>
          <w:rFonts w:ascii="Palatino Linotype" w:eastAsia="Palatino Linotype" w:hAnsi="Palatino Linotype" w:cs="Palatino Linotype"/>
          <w:sz w:val="20"/>
          <w:szCs w:val="20"/>
        </w:rPr>
        <w:t>the organi</w:t>
      </w:r>
      <w:r w:rsidR="008151D1" w:rsidRPr="006F303E">
        <w:rPr>
          <w:rFonts w:ascii="Palatino Linotype" w:eastAsia="Palatino Linotype" w:hAnsi="Palatino Linotype" w:cs="Palatino Linotype"/>
          <w:sz w:val="20"/>
          <w:szCs w:val="20"/>
        </w:rPr>
        <w:t xml:space="preserve">sm’s genome-wide metabolic map </w:t>
      </w:r>
      <w:r w:rsidR="008151D1" w:rsidRPr="00501E8E">
        <w:rPr>
          <w:rFonts w:ascii="Palatino Linotype" w:eastAsia="Palatino Linotype" w:hAnsi="Palatino Linotype" w:cs="Palatino Linotype"/>
          <w:sz w:val="20"/>
          <w:szCs w:val="20"/>
        </w:rPr>
        <w:fldChar w:fldCharType="begin" w:fldLock="1"/>
      </w:r>
      <w:r w:rsidR="001F3C89" w:rsidRPr="006F303E">
        <w:rPr>
          <w:rFonts w:ascii="Palatino Linotype" w:eastAsia="Palatino Linotype" w:hAnsi="Palatino Linotype" w:cs="Palatino Linotype"/>
          <w:sz w:val="20"/>
          <w:szCs w:val="20"/>
        </w:rPr>
        <w:instrText>ADDIN CSL_CITATION {"citationItems":[{"id":"ITEM-1","itemData":{"DOI":"10.1371/journal.pone.0043401","ISSN":"19326203","abstract":"We describe the reconstruction of a genome-scale metabolic model of the crenarchaeon Sulfolobus solfataricus, a hyperthermoacidophilic microorganism. It grows in terrestrial volcanic hot springs with growth occurring at pH 2-4 (optimum 3.5) and a temperature of 75-80°C (optimum 80°C). The genome of Sulfolobus solfataricus P2 contains 2,992,245 bp on a single circular chromosome and encodes 2,977 proteins and a number of RNAs. The network comprises 718 metabolic and 58 transport/exchange reactions and 705 unique metabolites, based on the annotated genome and available biochemical data. Using the model in conjunction with constraint-based methods, we simulated the metabolic fluxes induced by different environmental and genetic conditions. The predictions were compared to experimental measurements and phenotypes of S. solfataricus. Furthermore, the performance of the network for 35 different carbon sources known for S. solfataricus from the literature was simulated. Comparing the growth on different carbon sources revealed that glycerol is the carbon source with the highest biomass flux per imported carbon atom (75% higher than glucose). Experimental data was also used to fit the model to phenotypic observations. In addition to the commonly known heterotrophic growth of S. solfataricus, the crenarchaeon is also able to grow autotrophically using the hydroxypropionate-hydroxybutyrate cycle for bicarbonate fixation. We integrated this pathway into our model and compared bicarbonate fixation with growth on glucose as sole carbon source. Finally, we tested the robustness of the metabolism with respect to gene deletions using the method of Minimization of Metabolic Adjustment (MOMA), which predicted that 18% of all possible single gene deletions would be lethal for the organism.","author":[{"dropping-particle":"","family":"Ulas","given":"Thomas","non-dropping-particle":"","parse-names":false,"suffix":""},{"dropping-particle":"","family":"Riemer","given":"S. Alexander","non-dropping-particle":"","parse-names":false,"suffix":""},{"dropping-particle":"","family":"Zaparty","given":"Melanie","non-dropping-particle":"","parse-names":false,"suffix":""},{"dropping-particle":"","family":"Siebers","given":"Bettina","non-dropping-particle":"","parse-names":false,"suffix":""},{"dropping-particle":"","family":"Schomburg","given":"Dietmar","non-dropping-particle":"","parse-names":false,"suffix":""}],"container-title":"PLoS ONE","id":"ITEM-1","issue":"8","issued":{"date-parts":[["2012"]]},"title":"Genome-Scale Reconstruction and Analysis of the Metabolic Network in the Hyperthermophilic Archaeon Sulfolobus Solfataricus","type":"article-journal","volume":"7"},"uris":["http://www.mendeley.com/documents/?uuid=c193c050-18b5-49f2-9b93-63694d77198a"]}],"mendeley":{"formattedCitation":"(Ulas et al., 2012)","plainTextFormattedCitation":"(Ulas et al., 2012)","previouslyFormattedCitation":"(Ulas et al., 2012)"},"properties":{"noteIndex":0},"schema":"https://github.com/citation-style-language/schema/raw/master/csl-citation.json"}</w:instrText>
      </w:r>
      <w:r w:rsidR="008151D1" w:rsidRPr="00501E8E">
        <w:rPr>
          <w:rFonts w:ascii="Palatino Linotype" w:eastAsia="Palatino Linotype" w:hAnsi="Palatino Linotype" w:cs="Palatino Linotype"/>
          <w:sz w:val="20"/>
          <w:szCs w:val="20"/>
        </w:rPr>
        <w:fldChar w:fldCharType="separate"/>
      </w:r>
      <w:r w:rsidR="008151D1" w:rsidRPr="006F303E">
        <w:rPr>
          <w:rFonts w:ascii="Palatino Linotype" w:eastAsia="Palatino Linotype" w:hAnsi="Palatino Linotype" w:cs="Palatino Linotype"/>
          <w:noProof/>
          <w:sz w:val="20"/>
          <w:szCs w:val="20"/>
        </w:rPr>
        <w:t>(Ulas et al., 2012)</w:t>
      </w:r>
      <w:r w:rsidR="008151D1" w:rsidRPr="00501E8E">
        <w:rPr>
          <w:rFonts w:ascii="Palatino Linotype" w:eastAsia="Palatino Linotype" w:hAnsi="Palatino Linotype" w:cs="Palatino Linotype"/>
          <w:sz w:val="20"/>
          <w:szCs w:val="20"/>
        </w:rPr>
        <w:fldChar w:fldCharType="end"/>
      </w:r>
      <w:r w:rsidR="00033B6C" w:rsidRPr="006F303E">
        <w:rPr>
          <w:rFonts w:ascii="Palatino Linotype" w:eastAsia="Palatino Linotype" w:hAnsi="Palatino Linotype" w:cs="Palatino Linotype"/>
          <w:sz w:val="20"/>
          <w:szCs w:val="20"/>
        </w:rPr>
        <w:t xml:space="preserve"> to Flux Balance Analysis to examine whether such gear shifting could correspond to </w:t>
      </w:r>
      <w:r w:rsidR="006F303E" w:rsidRPr="006F303E">
        <w:rPr>
          <w:rFonts w:ascii="Palatino Linotype" w:eastAsia="Palatino Linotype" w:hAnsi="Palatino Linotype" w:cs="Palatino Linotype"/>
          <w:sz w:val="20"/>
          <w:szCs w:val="20"/>
        </w:rPr>
        <w:t xml:space="preserve">changes in </w:t>
      </w:r>
      <w:r w:rsidR="00033B6C" w:rsidRPr="006F303E">
        <w:rPr>
          <w:rFonts w:ascii="Palatino Linotype" w:eastAsia="Palatino Linotype" w:hAnsi="Palatino Linotype" w:cs="Palatino Linotype"/>
          <w:sz w:val="20"/>
          <w:szCs w:val="20"/>
        </w:rPr>
        <w:t>optimal flux pattern</w:t>
      </w:r>
      <w:r w:rsidR="006F303E" w:rsidRPr="006F303E">
        <w:rPr>
          <w:rFonts w:ascii="Palatino Linotype" w:eastAsia="Palatino Linotype" w:hAnsi="Palatino Linotype" w:cs="Palatino Linotype"/>
          <w:sz w:val="20"/>
          <w:szCs w:val="20"/>
        </w:rPr>
        <w:t xml:space="preserve"> with</w:t>
      </w:r>
      <w:r w:rsidR="00033B6C" w:rsidRPr="006F303E">
        <w:rPr>
          <w:rFonts w:ascii="Palatino Linotype" w:eastAsia="Palatino Linotype" w:hAnsi="Palatino Linotype" w:cs="Palatino Linotype"/>
          <w:sz w:val="20"/>
          <w:szCs w:val="20"/>
        </w:rPr>
        <w:t xml:space="preserve"> </w:t>
      </w:r>
      <w:r w:rsidR="006F303E" w:rsidRPr="006F303E">
        <w:rPr>
          <w:rFonts w:ascii="Palatino Linotype" w:eastAsia="Palatino Linotype" w:hAnsi="Palatino Linotype" w:cs="Palatino Linotype"/>
          <w:sz w:val="20"/>
          <w:szCs w:val="20"/>
        </w:rPr>
        <w:t xml:space="preserve">respect  </w:t>
      </w:r>
      <w:r w:rsidR="006F303E" w:rsidRPr="006A4AE3">
        <w:rPr>
          <w:rFonts w:ascii="Palatino Linotype" w:eastAsia="Palatino Linotype" w:hAnsi="Palatino Linotype" w:cs="Palatino Linotype"/>
          <w:sz w:val="20"/>
          <w:szCs w:val="20"/>
        </w:rPr>
        <w:t xml:space="preserve">to altering </w:t>
      </w:r>
      <w:r w:rsidR="00C211C3">
        <w:rPr>
          <w:rFonts w:ascii="Palatino Linotype" w:eastAsia="Palatino Linotype" w:hAnsi="Palatino Linotype" w:cs="Palatino Linotype"/>
          <w:sz w:val="20"/>
          <w:szCs w:val="20"/>
        </w:rPr>
        <w:t>the growth requirement</w:t>
      </w:r>
      <w:r w:rsidR="006F303E" w:rsidRPr="006A4AE3">
        <w:rPr>
          <w:rFonts w:ascii="Palatino Linotype" w:eastAsia="Palatino Linotype" w:hAnsi="Palatino Linotype" w:cs="Palatino Linotype"/>
          <w:sz w:val="20"/>
          <w:szCs w:val="20"/>
        </w:rPr>
        <w:t xml:space="preserve"> of ATP (Gibbs energy) relative to pyruvate (Carbon)</w:t>
      </w:r>
      <w:r w:rsidR="00033B6C" w:rsidRPr="006F303E">
        <w:rPr>
          <w:rFonts w:ascii="Palatino Linotype" w:eastAsia="Palatino Linotype" w:hAnsi="Palatino Linotype" w:cs="Palatino Linotype"/>
          <w:sz w:val="20"/>
          <w:szCs w:val="20"/>
        </w:rPr>
        <w:t xml:space="preserve">.  (iii) We examine whether the enzyme kinetic properties of one of the organism’s </w:t>
      </w:r>
      <w:r w:rsidR="00706806" w:rsidRPr="006F303E">
        <w:rPr>
          <w:rFonts w:ascii="Palatino Linotype" w:eastAsia="Palatino Linotype" w:hAnsi="Palatino Linotype" w:cs="Palatino Linotype"/>
          <w:sz w:val="20"/>
          <w:szCs w:val="20"/>
        </w:rPr>
        <w:t>metabolic networks would make it shift gears when</w:t>
      </w:r>
      <w:r w:rsidR="00266664" w:rsidRPr="006F303E">
        <w:rPr>
          <w:rFonts w:ascii="Palatino Linotype" w:eastAsia="Palatino Linotype" w:hAnsi="Palatino Linotype" w:cs="Palatino Linotype"/>
          <w:sz w:val="20"/>
          <w:szCs w:val="20"/>
        </w:rPr>
        <w:t xml:space="preserve"> </w:t>
      </w:r>
      <w:r w:rsidR="00706806" w:rsidRPr="006F303E">
        <w:rPr>
          <w:rFonts w:ascii="Palatino Linotype" w:eastAsia="Palatino Linotype" w:hAnsi="Palatino Linotype" w:cs="Palatino Linotype"/>
          <w:sz w:val="20"/>
          <w:szCs w:val="20"/>
        </w:rPr>
        <w:t xml:space="preserve">subjected to varying ATP demands.  (iv) We examine whether the transcriptome changes observed when changing the </w:t>
      </w:r>
      <w:r w:rsidR="00C211C3">
        <w:rPr>
          <w:rFonts w:ascii="Palatino Linotype" w:eastAsia="Palatino Linotype" w:hAnsi="Palatino Linotype" w:cs="Palatino Linotype"/>
          <w:sz w:val="20"/>
          <w:szCs w:val="20"/>
        </w:rPr>
        <w:t xml:space="preserve">growth </w:t>
      </w:r>
      <w:r w:rsidR="00706806" w:rsidRPr="006F303E">
        <w:rPr>
          <w:rFonts w:ascii="Palatino Linotype" w:eastAsia="Palatino Linotype" w:hAnsi="Palatino Linotype" w:cs="Palatino Linotype"/>
          <w:sz w:val="20"/>
          <w:szCs w:val="20"/>
        </w:rPr>
        <w:t xml:space="preserve">temperature should be expected to cause gear shifting.  </w:t>
      </w:r>
      <w:r w:rsidR="00706806">
        <w:rPr>
          <w:rFonts w:ascii="Palatino Linotype" w:eastAsia="Palatino Linotype" w:hAnsi="Palatino Linotype" w:cs="Palatino Linotype"/>
          <w:sz w:val="20"/>
          <w:szCs w:val="20"/>
        </w:rPr>
        <w:t xml:space="preserve">Performing the </w:t>
      </w:r>
      <w:r>
        <w:rPr>
          <w:rFonts w:ascii="Palatino Linotype" w:eastAsia="Palatino Linotype" w:hAnsi="Palatino Linotype" w:cs="Palatino Linotype"/>
          <w:sz w:val="20"/>
          <w:szCs w:val="20"/>
        </w:rPr>
        <w:t>flux balance analysis</w:t>
      </w:r>
      <w:r w:rsidR="00266664">
        <w:rPr>
          <w:rFonts w:ascii="Palatino Linotype" w:eastAsia="Palatino Linotype" w:hAnsi="Palatino Linotype" w:cs="Palatino Linotype"/>
          <w:sz w:val="20"/>
          <w:szCs w:val="20"/>
        </w:rPr>
        <w:t xml:space="preserve"> on the genome</w:t>
      </w:r>
      <w:r w:rsidR="00706806">
        <w:rPr>
          <w:rFonts w:ascii="Palatino Linotype" w:eastAsia="Palatino Linotype" w:hAnsi="Palatino Linotype" w:cs="Palatino Linotype"/>
          <w:sz w:val="20"/>
          <w:szCs w:val="20"/>
        </w:rPr>
        <w:t>-</w:t>
      </w:r>
      <w:r w:rsidR="00266664">
        <w:rPr>
          <w:rFonts w:ascii="Palatino Linotype" w:eastAsia="Palatino Linotype" w:hAnsi="Palatino Linotype" w:cs="Palatino Linotype"/>
          <w:sz w:val="20"/>
          <w:szCs w:val="20"/>
        </w:rPr>
        <w:t>sequence</w:t>
      </w:r>
      <w:r w:rsidR="00706806">
        <w:rPr>
          <w:rFonts w:ascii="Palatino Linotype" w:eastAsia="Palatino Linotype" w:hAnsi="Palatino Linotype" w:cs="Palatino Linotype"/>
          <w:sz w:val="20"/>
          <w:szCs w:val="20"/>
        </w:rPr>
        <w:t xml:space="preserve"> </w:t>
      </w:r>
      <w:r w:rsidR="00266664">
        <w:rPr>
          <w:rFonts w:ascii="Palatino Linotype" w:eastAsia="Palatino Linotype" w:hAnsi="Palatino Linotype" w:cs="Palatino Linotype"/>
          <w:sz w:val="20"/>
          <w:szCs w:val="20"/>
        </w:rPr>
        <w:t>based metabolic map</w:t>
      </w:r>
      <w:r>
        <w:rPr>
          <w:rFonts w:ascii="Palatino Linotype" w:eastAsia="Palatino Linotype" w:hAnsi="Palatino Linotype" w:cs="Palatino Linotype"/>
          <w:sz w:val="20"/>
          <w:szCs w:val="20"/>
        </w:rPr>
        <w:t xml:space="preserve">, we find a diversity of </w:t>
      </w:r>
      <w:r w:rsidR="00560905">
        <w:rPr>
          <w:rFonts w:ascii="Palatino Linotype" w:eastAsia="Palatino Linotype" w:hAnsi="Palatino Linotype" w:cs="Palatino Linotype"/>
          <w:sz w:val="20"/>
          <w:szCs w:val="20"/>
        </w:rPr>
        <w:t xml:space="preserve">possible </w:t>
      </w:r>
      <w:r>
        <w:rPr>
          <w:rFonts w:ascii="Palatino Linotype" w:eastAsia="Palatino Linotype" w:hAnsi="Palatino Linotype" w:cs="Palatino Linotype"/>
          <w:sz w:val="20"/>
          <w:szCs w:val="20"/>
        </w:rPr>
        <w:t xml:space="preserve">flux patterns </w:t>
      </w:r>
      <w:r w:rsidRPr="00285DC1">
        <w:rPr>
          <w:rFonts w:ascii="Palatino Linotype" w:eastAsia="Palatino Linotype" w:hAnsi="Palatino Linotype" w:cs="Palatino Linotype"/>
          <w:sz w:val="20"/>
          <w:szCs w:val="20"/>
        </w:rPr>
        <w:t xml:space="preserve">with </w:t>
      </w:r>
      <w:r w:rsidR="001664F8" w:rsidRPr="00285DC1">
        <w:rPr>
          <w:rFonts w:ascii="Palatino Linotype" w:eastAsia="Palatino Linotype" w:hAnsi="Palatino Linotype" w:cs="Palatino Linotype"/>
          <w:color w:val="auto"/>
          <w:sz w:val="20"/>
          <w:szCs w:val="20"/>
        </w:rPr>
        <w:t>8</w:t>
      </w:r>
      <w:r w:rsidRPr="00285DC1">
        <w:rPr>
          <w:rFonts w:ascii="Palatino Linotype" w:eastAsia="Palatino Linotype" w:hAnsi="Palatino Linotype" w:cs="Palatino Linotype"/>
          <w:sz w:val="20"/>
          <w:szCs w:val="20"/>
        </w:rPr>
        <w:t xml:space="preserve"> </w:t>
      </w:r>
      <w:r>
        <w:rPr>
          <w:rFonts w:ascii="Palatino Linotype" w:eastAsia="Palatino Linotype" w:hAnsi="Palatino Linotype" w:cs="Palatino Linotype"/>
          <w:sz w:val="20"/>
          <w:szCs w:val="20"/>
        </w:rPr>
        <w:t>different ATP yields</w:t>
      </w:r>
      <w:r w:rsidR="00266664">
        <w:rPr>
          <w:rFonts w:ascii="Palatino Linotype" w:eastAsia="Palatino Linotype" w:hAnsi="Palatino Linotype" w:cs="Palatino Linotype"/>
          <w:sz w:val="20"/>
          <w:szCs w:val="20"/>
        </w:rPr>
        <w:t xml:space="preserve">. Using the transcriptome as basis, we find that also the </w:t>
      </w:r>
      <w:r w:rsidR="00706806">
        <w:rPr>
          <w:rFonts w:ascii="Palatino Linotype" w:eastAsia="Palatino Linotype" w:hAnsi="Palatino Linotype" w:cs="Palatino Linotype"/>
          <w:sz w:val="20"/>
          <w:szCs w:val="20"/>
        </w:rPr>
        <w:t xml:space="preserve">shifts </w:t>
      </w:r>
      <w:r w:rsidR="00B60C3F">
        <w:rPr>
          <w:rFonts w:ascii="Palatino Linotype" w:eastAsia="Palatino Linotype" w:hAnsi="Palatino Linotype" w:cs="Palatino Linotype"/>
          <w:sz w:val="20"/>
          <w:szCs w:val="20"/>
        </w:rPr>
        <w:t>between</w:t>
      </w:r>
      <w:r w:rsidR="00706806">
        <w:rPr>
          <w:rFonts w:ascii="Palatino Linotype" w:eastAsia="Palatino Linotype" w:hAnsi="Palatino Linotype" w:cs="Palatino Linotype"/>
          <w:sz w:val="20"/>
          <w:szCs w:val="20"/>
        </w:rPr>
        <w:t xml:space="preserve"> </w:t>
      </w:r>
      <w:r w:rsidR="00266664">
        <w:rPr>
          <w:rFonts w:ascii="Palatino Linotype" w:eastAsia="Palatino Linotype" w:hAnsi="Palatino Linotype" w:cs="Palatino Linotype"/>
          <w:sz w:val="20"/>
          <w:szCs w:val="20"/>
        </w:rPr>
        <w:t xml:space="preserve">expressed pathways </w:t>
      </w:r>
      <w:r w:rsidR="00706806">
        <w:rPr>
          <w:rFonts w:ascii="Palatino Linotype" w:eastAsia="Palatino Linotype" w:hAnsi="Palatino Linotype" w:cs="Palatino Linotype"/>
          <w:sz w:val="20"/>
          <w:szCs w:val="20"/>
        </w:rPr>
        <w:t>suggest</w:t>
      </w:r>
      <w:r w:rsidR="00266664">
        <w:rPr>
          <w:rFonts w:ascii="Palatino Linotype" w:eastAsia="Palatino Linotype" w:hAnsi="Palatino Linotype" w:cs="Palatino Linotype"/>
          <w:sz w:val="20"/>
          <w:szCs w:val="20"/>
        </w:rPr>
        <w:t xml:space="preserve"> the operation of various parallel metabolic routes operating at different ATP costs or yields</w:t>
      </w:r>
      <w:r w:rsidR="00560905">
        <w:rPr>
          <w:rFonts w:ascii="Palatino Linotype" w:eastAsia="Palatino Linotype" w:hAnsi="Palatino Linotype" w:cs="Palatino Linotype"/>
          <w:sz w:val="20"/>
          <w:szCs w:val="20"/>
        </w:rPr>
        <w:t>.</w:t>
      </w:r>
      <w:r w:rsidR="00266664">
        <w:rPr>
          <w:rFonts w:ascii="Palatino Linotype" w:eastAsia="Palatino Linotype" w:hAnsi="Palatino Linotype" w:cs="Palatino Linotype"/>
          <w:sz w:val="20"/>
          <w:szCs w:val="20"/>
        </w:rPr>
        <w:t xml:space="preserve"> </w:t>
      </w:r>
      <w:r w:rsidR="004B209C" w:rsidRPr="00BE7B9F">
        <w:rPr>
          <w:rFonts w:ascii="Palatino Linotype" w:eastAsia="Palatino Linotype" w:hAnsi="Palatino Linotype" w:cs="Palatino Linotype"/>
          <w:color w:val="auto"/>
          <w:sz w:val="20"/>
          <w:szCs w:val="20"/>
        </w:rPr>
        <w:t xml:space="preserve">In </w:t>
      </w:r>
      <w:r w:rsidR="00B60C3F">
        <w:rPr>
          <w:rFonts w:ascii="Palatino Linotype" w:eastAsia="Palatino Linotype" w:hAnsi="Palatino Linotype" w:cs="Palatino Linotype"/>
          <w:color w:val="auto"/>
          <w:sz w:val="20"/>
          <w:szCs w:val="20"/>
        </w:rPr>
        <w:t>the</w:t>
      </w:r>
      <w:r w:rsidR="00B60C3F" w:rsidRPr="00BE7B9F">
        <w:rPr>
          <w:rFonts w:ascii="Palatino Linotype" w:eastAsia="Palatino Linotype" w:hAnsi="Palatino Linotype" w:cs="Palatino Linotype"/>
          <w:color w:val="auto"/>
          <w:sz w:val="20"/>
          <w:szCs w:val="20"/>
        </w:rPr>
        <w:t xml:space="preserve"> </w:t>
      </w:r>
      <w:r w:rsidR="004B209C" w:rsidRPr="00BE7B9F">
        <w:rPr>
          <w:rFonts w:ascii="Palatino Linotype" w:eastAsia="Palatino Linotype" w:hAnsi="Palatino Linotype" w:cs="Palatino Linotype"/>
          <w:color w:val="auto"/>
          <w:sz w:val="20"/>
          <w:szCs w:val="20"/>
        </w:rPr>
        <w:t>non-</w:t>
      </w:r>
      <w:r w:rsidR="00266664" w:rsidRPr="00BE7B9F">
        <w:rPr>
          <w:rFonts w:ascii="Palatino Linotype" w:eastAsia="Palatino Linotype" w:hAnsi="Palatino Linotype" w:cs="Palatino Linotype"/>
          <w:color w:val="auto"/>
          <w:sz w:val="20"/>
          <w:szCs w:val="20"/>
        </w:rPr>
        <w:t xml:space="preserve">equilibrium thermodynamic </w:t>
      </w:r>
      <w:r w:rsidR="00DC03CE" w:rsidRPr="00BE7B9F">
        <w:rPr>
          <w:rFonts w:ascii="Palatino Linotype" w:eastAsia="Palatino Linotype" w:hAnsi="Palatino Linotype" w:cs="Palatino Linotype"/>
          <w:color w:val="auto"/>
          <w:sz w:val="20"/>
          <w:szCs w:val="20"/>
        </w:rPr>
        <w:t>analysis,</w:t>
      </w:r>
      <w:r w:rsidR="00266664" w:rsidRPr="00BE7B9F">
        <w:rPr>
          <w:rFonts w:ascii="Palatino Linotype" w:eastAsia="Palatino Linotype" w:hAnsi="Palatino Linotype" w:cs="Palatino Linotype"/>
          <w:color w:val="auto"/>
          <w:sz w:val="20"/>
          <w:szCs w:val="20"/>
        </w:rPr>
        <w:t xml:space="preserve"> we show how transitions between flux patterns could be beneficial for the flux of ATP synthesis</w:t>
      </w:r>
      <w:r w:rsidR="00891B35" w:rsidRPr="00BE7B9F">
        <w:rPr>
          <w:rFonts w:ascii="Palatino Linotype" w:eastAsia="Palatino Linotype" w:hAnsi="Palatino Linotype" w:cs="Palatino Linotype"/>
          <w:color w:val="auto"/>
          <w:sz w:val="20"/>
          <w:szCs w:val="20"/>
        </w:rPr>
        <w:t xml:space="preserve">. </w:t>
      </w:r>
      <w:r w:rsidR="00891B35">
        <w:rPr>
          <w:rFonts w:ascii="Palatino Linotype" w:eastAsia="Palatino Linotype" w:hAnsi="Palatino Linotype" w:cs="Palatino Linotype"/>
          <w:sz w:val="20"/>
          <w:szCs w:val="20"/>
        </w:rPr>
        <w:t xml:space="preserve">We identify a mode of continuous variation of the ATP/catabolism stoichiometry that should be optimal for the organism if it is </w:t>
      </w:r>
      <w:r w:rsidR="004E5655">
        <w:rPr>
          <w:rFonts w:ascii="Palatino Linotype" w:eastAsia="Palatino Linotype" w:hAnsi="Palatino Linotype" w:cs="Palatino Linotype"/>
          <w:sz w:val="20"/>
          <w:szCs w:val="20"/>
        </w:rPr>
        <w:t xml:space="preserve">differentially </w:t>
      </w:r>
      <w:r w:rsidR="00891B35">
        <w:rPr>
          <w:rFonts w:ascii="Palatino Linotype" w:eastAsia="Palatino Linotype" w:hAnsi="Palatino Linotype" w:cs="Palatino Linotype"/>
          <w:sz w:val="20"/>
          <w:szCs w:val="20"/>
        </w:rPr>
        <w:t xml:space="preserve">stressed energetically. </w:t>
      </w:r>
      <w:r w:rsidR="00BF1D7C">
        <w:rPr>
          <w:rFonts w:ascii="Palatino Linotype" w:eastAsia="Palatino Linotype" w:hAnsi="Palatino Linotype" w:cs="Palatino Linotype"/>
          <w:sz w:val="20"/>
          <w:szCs w:val="20"/>
        </w:rPr>
        <w:t>The</w:t>
      </w:r>
      <w:r>
        <w:rPr>
          <w:rFonts w:ascii="Palatino Linotype" w:eastAsia="Palatino Linotype" w:hAnsi="Palatino Linotype" w:cs="Palatino Linotype"/>
          <w:sz w:val="20"/>
          <w:szCs w:val="20"/>
        </w:rPr>
        <w:t xml:space="preserve"> simulations with </w:t>
      </w:r>
      <w:r w:rsidR="00891B35">
        <w:rPr>
          <w:rFonts w:ascii="Palatino Linotype" w:eastAsia="Palatino Linotype" w:hAnsi="Palatino Linotype" w:cs="Palatino Linotype"/>
          <w:sz w:val="20"/>
          <w:szCs w:val="20"/>
        </w:rPr>
        <w:t xml:space="preserve">an </w:t>
      </w:r>
      <w:r w:rsidR="00891B35" w:rsidRPr="00AD5BA1">
        <w:rPr>
          <w:rFonts w:ascii="Palatino Linotype" w:eastAsia="Palatino Linotype" w:hAnsi="Palatino Linotype" w:cs="Palatino Linotype"/>
          <w:i/>
          <w:sz w:val="20"/>
          <w:szCs w:val="20"/>
        </w:rPr>
        <w:t xml:space="preserve">in </w:t>
      </w:r>
      <w:proofErr w:type="spellStart"/>
      <w:r w:rsidR="00891B35" w:rsidRPr="00AD5BA1">
        <w:rPr>
          <w:rFonts w:ascii="Palatino Linotype" w:eastAsia="Palatino Linotype" w:hAnsi="Palatino Linotype" w:cs="Palatino Linotype"/>
          <w:i/>
          <w:sz w:val="20"/>
          <w:szCs w:val="20"/>
        </w:rPr>
        <w:t>silico</w:t>
      </w:r>
      <w:proofErr w:type="spellEnd"/>
      <w:r w:rsidR="00891B35">
        <w:rPr>
          <w:rFonts w:ascii="Palatino Linotype" w:eastAsia="Palatino Linotype" w:hAnsi="Palatino Linotype" w:cs="Palatino Linotype"/>
          <w:sz w:val="20"/>
          <w:szCs w:val="20"/>
        </w:rPr>
        <w:t xml:space="preserve"> kinetic replica</w:t>
      </w:r>
      <w:r>
        <w:rPr>
          <w:rFonts w:ascii="Palatino Linotype" w:eastAsia="Palatino Linotype" w:hAnsi="Palatino Linotype" w:cs="Palatino Linotype"/>
          <w:sz w:val="20"/>
          <w:szCs w:val="20"/>
        </w:rPr>
        <w:t xml:space="preserve"> </w:t>
      </w:r>
      <w:r w:rsidR="00BF1D7C" w:rsidRPr="00BF1D7C">
        <w:rPr>
          <w:rFonts w:ascii="Palatino Linotype" w:eastAsia="Palatino Linotype" w:hAnsi="Palatino Linotype" w:cs="Palatino Linotype"/>
          <w:sz w:val="20"/>
          <w:szCs w:val="20"/>
        </w:rPr>
        <w:t xml:space="preserve">show that the ATP/ADP ratio </w:t>
      </w:r>
      <w:r w:rsidR="00B60C3F">
        <w:rPr>
          <w:rFonts w:ascii="Palatino Linotype" w:eastAsia="Palatino Linotype" w:hAnsi="Palatino Linotype" w:cs="Palatino Linotype"/>
          <w:sz w:val="20"/>
          <w:szCs w:val="20"/>
        </w:rPr>
        <w:t>should be</w:t>
      </w:r>
      <w:r w:rsidR="00BF1D7C" w:rsidRPr="00BF1D7C">
        <w:rPr>
          <w:rFonts w:ascii="Palatino Linotype" w:eastAsia="Palatino Linotype" w:hAnsi="Palatino Linotype" w:cs="Palatino Linotype"/>
          <w:sz w:val="20"/>
          <w:szCs w:val="20"/>
        </w:rPr>
        <w:t xml:space="preserve"> a strong determinant of the </w:t>
      </w:r>
      <w:r w:rsidR="00B60C3F">
        <w:rPr>
          <w:rFonts w:ascii="Palatino Linotype" w:eastAsia="Palatino Linotype" w:hAnsi="Palatino Linotype" w:cs="Palatino Linotype"/>
          <w:sz w:val="20"/>
          <w:szCs w:val="20"/>
        </w:rPr>
        <w:t xml:space="preserve">relative </w:t>
      </w:r>
      <w:r w:rsidR="00BF1D7C" w:rsidRPr="00BF1D7C">
        <w:rPr>
          <w:rFonts w:ascii="Palatino Linotype" w:eastAsia="Palatino Linotype" w:hAnsi="Palatino Linotype" w:cs="Palatino Linotype"/>
          <w:sz w:val="20"/>
          <w:szCs w:val="20"/>
        </w:rPr>
        <w:t>fluxes through t</w:t>
      </w:r>
      <w:r w:rsidR="00BF1D7C" w:rsidRPr="00BF1D7C">
        <w:rPr>
          <w:rFonts w:ascii="Palatino Linotype" w:eastAsia="Palatino Linotype" w:hAnsi="Palatino Linotype" w:cs="Palatino Linotype"/>
          <w:color w:val="auto"/>
          <w:sz w:val="20"/>
          <w:szCs w:val="20"/>
        </w:rPr>
        <w:t>he glyceraldehyde-3-phosphate dehydrogenase (GAPDH) plus phosphoglycerate kinase (PGK) pathway</w:t>
      </w:r>
      <w:r w:rsidR="00B60C3F">
        <w:rPr>
          <w:rFonts w:ascii="Palatino Linotype" w:eastAsia="Palatino Linotype" w:hAnsi="Palatino Linotype" w:cs="Palatino Linotype"/>
          <w:color w:val="auto"/>
          <w:sz w:val="20"/>
          <w:szCs w:val="20"/>
        </w:rPr>
        <w:t xml:space="preserve"> on the one hand</w:t>
      </w:r>
      <w:r w:rsidR="00BF1D7C" w:rsidRPr="00BF1D7C">
        <w:rPr>
          <w:rFonts w:ascii="Palatino Linotype" w:eastAsia="Palatino Linotype" w:hAnsi="Palatino Linotype" w:cs="Palatino Linotype"/>
          <w:color w:val="auto"/>
          <w:sz w:val="20"/>
          <w:szCs w:val="20"/>
        </w:rPr>
        <w:t xml:space="preserve"> and </w:t>
      </w:r>
      <w:r w:rsidR="00B60C3F">
        <w:rPr>
          <w:rFonts w:ascii="Palatino Linotype" w:eastAsia="Palatino Linotype" w:hAnsi="Palatino Linotype" w:cs="Palatino Linotype"/>
          <w:color w:val="auto"/>
          <w:sz w:val="20"/>
          <w:szCs w:val="20"/>
        </w:rPr>
        <w:t xml:space="preserve">the </w:t>
      </w:r>
      <w:r w:rsidR="00BF1D7C" w:rsidRPr="00BF1D7C">
        <w:rPr>
          <w:rFonts w:ascii="Palatino Linotype" w:eastAsia="Palatino Linotype" w:hAnsi="Palatino Linotype" w:cs="Palatino Linotype"/>
          <w:color w:val="auto"/>
          <w:sz w:val="20"/>
          <w:szCs w:val="20"/>
        </w:rPr>
        <w:t xml:space="preserve">non-phosphorylating glyceraldehyde-3-phosphate dehydrogenase (GAPN) </w:t>
      </w:r>
      <w:r w:rsidR="00B60C3F">
        <w:rPr>
          <w:rFonts w:ascii="Palatino Linotype" w:eastAsia="Palatino Linotype" w:hAnsi="Palatino Linotype" w:cs="Palatino Linotype"/>
          <w:color w:val="auto"/>
          <w:sz w:val="20"/>
          <w:szCs w:val="20"/>
        </w:rPr>
        <w:t>pathway</w:t>
      </w:r>
      <w:r w:rsidR="00BF1D7C" w:rsidRPr="00BF1D7C">
        <w:rPr>
          <w:rFonts w:ascii="Palatino Linotype" w:eastAsia="Palatino Linotype" w:hAnsi="Palatino Linotype" w:cs="Palatino Linotype"/>
          <w:color w:val="auto"/>
          <w:sz w:val="20"/>
          <w:szCs w:val="20"/>
        </w:rPr>
        <w:t xml:space="preserve">. With </w:t>
      </w:r>
      <w:r w:rsidR="00404B00">
        <w:rPr>
          <w:rFonts w:ascii="Palatino Linotype" w:eastAsia="Palatino Linotype" w:hAnsi="Palatino Linotype" w:cs="Palatino Linotype"/>
          <w:color w:val="auto"/>
          <w:sz w:val="20"/>
          <w:szCs w:val="20"/>
        </w:rPr>
        <w:t>an</w:t>
      </w:r>
      <w:r w:rsidR="00404B00" w:rsidRPr="00BF1D7C">
        <w:rPr>
          <w:rFonts w:ascii="Palatino Linotype" w:eastAsia="Palatino Linotype" w:hAnsi="Palatino Linotype" w:cs="Palatino Linotype"/>
          <w:color w:val="auto"/>
          <w:sz w:val="20"/>
          <w:szCs w:val="20"/>
        </w:rPr>
        <w:t xml:space="preserve"> </w:t>
      </w:r>
      <w:r w:rsidR="00BF1D7C" w:rsidRPr="00BF1D7C">
        <w:rPr>
          <w:rFonts w:ascii="Palatino Linotype" w:eastAsia="Palatino Linotype" w:hAnsi="Palatino Linotype" w:cs="Palatino Linotype"/>
          <w:color w:val="auto"/>
          <w:sz w:val="20"/>
          <w:szCs w:val="20"/>
        </w:rPr>
        <w:t xml:space="preserve">increase </w:t>
      </w:r>
      <w:r w:rsidR="00404B00">
        <w:rPr>
          <w:rFonts w:ascii="Palatino Linotype" w:eastAsia="Palatino Linotype" w:hAnsi="Palatino Linotype" w:cs="Palatino Linotype"/>
          <w:color w:val="auto"/>
          <w:sz w:val="20"/>
          <w:szCs w:val="20"/>
        </w:rPr>
        <w:t xml:space="preserve">in the </w:t>
      </w:r>
      <w:r w:rsidR="00BF1D7C" w:rsidRPr="00BF1D7C">
        <w:rPr>
          <w:rFonts w:ascii="Palatino Linotype" w:eastAsia="Palatino Linotype" w:hAnsi="Palatino Linotype" w:cs="Palatino Linotype"/>
          <w:color w:val="auto"/>
          <w:sz w:val="20"/>
          <w:szCs w:val="20"/>
        </w:rPr>
        <w:t xml:space="preserve">ATP/ADP </w:t>
      </w:r>
      <w:r w:rsidR="00404B00">
        <w:rPr>
          <w:rFonts w:ascii="Palatino Linotype" w:eastAsia="Palatino Linotype" w:hAnsi="Palatino Linotype" w:cs="Palatino Linotype"/>
          <w:color w:val="auto"/>
          <w:sz w:val="20"/>
          <w:szCs w:val="20"/>
        </w:rPr>
        <w:t>ratio</w:t>
      </w:r>
      <w:r w:rsidR="00BF1D7C" w:rsidRPr="00BF1D7C">
        <w:rPr>
          <w:rFonts w:ascii="Palatino Linotype" w:eastAsia="Palatino Linotype" w:hAnsi="Palatino Linotype" w:cs="Palatino Linotype"/>
          <w:color w:val="auto"/>
          <w:sz w:val="20"/>
          <w:szCs w:val="20"/>
        </w:rPr>
        <w:t xml:space="preserve">, the flux </w:t>
      </w:r>
      <w:r w:rsidR="00B60C3F">
        <w:rPr>
          <w:rFonts w:ascii="Palatino Linotype" w:eastAsia="Palatino Linotype" w:hAnsi="Palatino Linotype" w:cs="Palatino Linotype"/>
          <w:color w:val="auto"/>
          <w:sz w:val="20"/>
          <w:szCs w:val="20"/>
        </w:rPr>
        <w:t>through</w:t>
      </w:r>
      <w:r w:rsidR="00B60C3F" w:rsidRPr="00BF1D7C">
        <w:rPr>
          <w:rFonts w:ascii="Palatino Linotype" w:eastAsia="Palatino Linotype" w:hAnsi="Palatino Linotype" w:cs="Palatino Linotype"/>
          <w:color w:val="auto"/>
          <w:sz w:val="20"/>
          <w:szCs w:val="20"/>
        </w:rPr>
        <w:t xml:space="preserve"> </w:t>
      </w:r>
      <w:r w:rsidR="00BF1D7C" w:rsidRPr="00BF1D7C">
        <w:rPr>
          <w:rFonts w:ascii="Palatino Linotype" w:eastAsia="Palatino Linotype" w:hAnsi="Palatino Linotype" w:cs="Palatino Linotype"/>
          <w:color w:val="auto"/>
          <w:sz w:val="20"/>
          <w:szCs w:val="20"/>
        </w:rPr>
        <w:t>GAPDH decreased, whilst the flux through GAPN increased monotonically</w:t>
      </w:r>
      <w:r w:rsidRPr="00BF1D7C">
        <w:rPr>
          <w:rFonts w:ascii="Palatino Linotype" w:eastAsia="Palatino Linotype" w:hAnsi="Palatino Linotype" w:cs="Palatino Linotype"/>
          <w:color w:val="auto"/>
          <w:sz w:val="20"/>
          <w:szCs w:val="20"/>
        </w:rPr>
        <w:t xml:space="preserve">. Flux balance analysis further shows that with this different pathway allocation the harvest of Gibbs energy or biomass changes. Likewise, </w:t>
      </w:r>
      <w:r w:rsidR="004E5655" w:rsidRPr="00BF1D7C">
        <w:rPr>
          <w:rFonts w:ascii="Palatino Linotype" w:eastAsia="Palatino Linotype" w:hAnsi="Palatino Linotype" w:cs="Palatino Linotype"/>
          <w:color w:val="auto"/>
          <w:sz w:val="20"/>
          <w:szCs w:val="20"/>
        </w:rPr>
        <w:t>according to FBA</w:t>
      </w:r>
      <w:r w:rsidR="004E5655">
        <w:rPr>
          <w:rFonts w:ascii="Palatino Linotype" w:eastAsia="Palatino Linotype" w:hAnsi="Palatino Linotype" w:cs="Palatino Linotype"/>
          <w:color w:val="auto"/>
          <w:sz w:val="20"/>
          <w:szCs w:val="20"/>
        </w:rPr>
        <w:t>,</w:t>
      </w:r>
      <w:r w:rsidR="004E5655" w:rsidRPr="00BF1D7C">
        <w:rPr>
          <w:rFonts w:ascii="Palatino Linotype" w:eastAsia="Palatino Linotype" w:hAnsi="Palatino Linotype" w:cs="Palatino Linotype"/>
          <w:color w:val="auto"/>
          <w:sz w:val="20"/>
          <w:szCs w:val="20"/>
        </w:rPr>
        <w:t xml:space="preserve"> </w:t>
      </w:r>
      <w:r w:rsidRPr="00BF1D7C">
        <w:rPr>
          <w:rFonts w:ascii="Palatino Linotype" w:eastAsia="Palatino Linotype" w:hAnsi="Palatino Linotype" w:cs="Palatino Linotype"/>
          <w:color w:val="auto"/>
          <w:sz w:val="20"/>
          <w:szCs w:val="20"/>
        </w:rPr>
        <w:t xml:space="preserve">at different oxygen concentrations different electron transfer pathways </w:t>
      </w:r>
      <w:r w:rsidR="00266664" w:rsidRPr="00BF1D7C">
        <w:rPr>
          <w:rFonts w:ascii="Palatino Linotype" w:eastAsia="Palatino Linotype" w:hAnsi="Palatino Linotype" w:cs="Palatino Linotype"/>
          <w:color w:val="auto"/>
          <w:sz w:val="20"/>
          <w:szCs w:val="20"/>
        </w:rPr>
        <w:t xml:space="preserve">may be </w:t>
      </w:r>
      <w:r w:rsidRPr="00BF1D7C">
        <w:rPr>
          <w:rFonts w:ascii="Palatino Linotype" w:eastAsia="Palatino Linotype" w:hAnsi="Palatino Linotype" w:cs="Palatino Linotype"/>
          <w:color w:val="auto"/>
          <w:sz w:val="20"/>
          <w:szCs w:val="20"/>
        </w:rPr>
        <w:t>used</w:t>
      </w:r>
      <w:r w:rsidR="00560905" w:rsidRPr="00BF1D7C">
        <w:rPr>
          <w:rFonts w:ascii="Palatino Linotype" w:eastAsia="Palatino Linotype" w:hAnsi="Palatino Linotype" w:cs="Palatino Linotype"/>
          <w:color w:val="auto"/>
          <w:sz w:val="20"/>
          <w:szCs w:val="20"/>
        </w:rPr>
        <w:t xml:space="preserve"> to best achieve certain </w:t>
      </w:r>
      <w:r w:rsidR="00560905" w:rsidRPr="00BF1D7C">
        <w:rPr>
          <w:rFonts w:ascii="Palatino Linotype" w:eastAsia="Palatino Linotype" w:hAnsi="Palatino Linotype" w:cs="Palatino Linotype"/>
          <w:color w:val="auto"/>
          <w:sz w:val="20"/>
          <w:szCs w:val="20"/>
        </w:rPr>
        <w:lastRenderedPageBreak/>
        <w:t>objectives</w:t>
      </w:r>
      <w:r w:rsidRPr="00BF1D7C">
        <w:rPr>
          <w:rFonts w:ascii="Palatino Linotype" w:eastAsia="Palatino Linotype" w:hAnsi="Palatino Linotype" w:cs="Palatino Linotype"/>
          <w:color w:val="auto"/>
          <w:sz w:val="20"/>
          <w:szCs w:val="20"/>
        </w:rPr>
        <w:t xml:space="preserve">. We identify these phenomena as </w:t>
      </w:r>
      <w:r w:rsidR="00FD70FA" w:rsidRPr="00BF1D7C">
        <w:rPr>
          <w:rFonts w:ascii="Palatino Linotype" w:eastAsia="Palatino Linotype" w:hAnsi="Palatino Linotype" w:cs="Palatino Linotype"/>
          <w:color w:val="auto"/>
          <w:sz w:val="20"/>
          <w:szCs w:val="20"/>
        </w:rPr>
        <w:t>‘</w:t>
      </w:r>
      <w:r w:rsidRPr="00BF1D7C">
        <w:rPr>
          <w:rFonts w:ascii="Palatino Linotype" w:eastAsia="Palatino Linotype" w:hAnsi="Palatino Linotype" w:cs="Palatino Linotype"/>
          <w:color w:val="auto"/>
          <w:sz w:val="20"/>
          <w:szCs w:val="20"/>
        </w:rPr>
        <w:t>gear shifting</w:t>
      </w:r>
      <w:r w:rsidR="00FD70FA" w:rsidRPr="00BF1D7C">
        <w:rPr>
          <w:rFonts w:ascii="Palatino Linotype" w:eastAsia="Palatino Linotype" w:hAnsi="Palatino Linotype" w:cs="Palatino Linotype"/>
          <w:color w:val="auto"/>
          <w:sz w:val="20"/>
          <w:szCs w:val="20"/>
        </w:rPr>
        <w:t>’</w:t>
      </w:r>
      <w:r w:rsidR="00891B35" w:rsidRPr="00BF1D7C">
        <w:rPr>
          <w:rFonts w:ascii="Palatino Linotype" w:eastAsia="Palatino Linotype" w:hAnsi="Palatino Linotype" w:cs="Palatino Linotype"/>
          <w:color w:val="auto"/>
          <w:sz w:val="20"/>
          <w:szCs w:val="20"/>
        </w:rPr>
        <w:t>, which should</w:t>
      </w:r>
      <w:r w:rsidR="00560905" w:rsidRPr="00BF1D7C">
        <w:rPr>
          <w:rFonts w:ascii="Palatino Linotype" w:eastAsia="Palatino Linotype" w:hAnsi="Palatino Linotype" w:cs="Palatino Linotype"/>
          <w:color w:val="auto"/>
          <w:sz w:val="20"/>
          <w:szCs w:val="20"/>
        </w:rPr>
        <w:t xml:space="preserve"> enable </w:t>
      </w:r>
      <w:r w:rsidR="00891B35" w:rsidRPr="00BF1D7C">
        <w:rPr>
          <w:rFonts w:ascii="Palatino Linotype" w:eastAsia="Palatino Linotype" w:hAnsi="Palatino Linotype" w:cs="Palatino Linotype"/>
          <w:color w:val="auto"/>
          <w:sz w:val="20"/>
          <w:szCs w:val="20"/>
        </w:rPr>
        <w:t xml:space="preserve">organisms’ </w:t>
      </w:r>
      <w:r w:rsidR="00560905" w:rsidRPr="00BF1D7C">
        <w:rPr>
          <w:rFonts w:ascii="Palatino Linotype" w:eastAsia="Palatino Linotype" w:hAnsi="Palatino Linotype" w:cs="Palatino Linotype"/>
          <w:color w:val="auto"/>
          <w:sz w:val="20"/>
          <w:szCs w:val="20"/>
        </w:rPr>
        <w:t xml:space="preserve">to enhance their </w:t>
      </w:r>
      <w:r w:rsidR="00891B35" w:rsidRPr="00BF1D7C">
        <w:rPr>
          <w:rFonts w:ascii="Palatino Linotype" w:eastAsia="Palatino Linotype" w:hAnsi="Palatino Linotype" w:cs="Palatino Linotype"/>
          <w:color w:val="auto"/>
          <w:sz w:val="20"/>
          <w:szCs w:val="20"/>
        </w:rPr>
        <w:t xml:space="preserve">fitness under conditions of time-variant challenges. </w:t>
      </w:r>
      <w:r w:rsidRPr="00BF1D7C">
        <w:rPr>
          <w:rFonts w:ascii="Palatino Linotype" w:eastAsia="Palatino Linotype" w:hAnsi="Palatino Linotype" w:cs="Palatino Linotype"/>
          <w:color w:val="auto"/>
          <w:sz w:val="20"/>
          <w:szCs w:val="20"/>
        </w:rPr>
        <w:t xml:space="preserve"> </w:t>
      </w:r>
    </w:p>
    <w:p w14:paraId="1C7F3192" w14:textId="77777777" w:rsidR="00AE7656" w:rsidRDefault="00F771FC">
      <w:pPr>
        <w:pBdr>
          <w:top w:val="nil"/>
          <w:left w:val="nil"/>
          <w:bottom w:val="nil"/>
          <w:right w:val="nil"/>
          <w:between w:val="nil"/>
        </w:pBdr>
        <w:spacing w:before="240" w:line="240" w:lineRule="auto"/>
        <w:ind w:left="113"/>
        <w:rPr>
          <w:rFonts w:ascii="Palatino Linotype" w:eastAsia="Palatino Linotype" w:hAnsi="Palatino Linotype" w:cs="Palatino Linotype"/>
          <w:sz w:val="20"/>
          <w:szCs w:val="20"/>
        </w:rPr>
      </w:pPr>
      <w:r>
        <w:rPr>
          <w:rFonts w:ascii="Palatino Linotype" w:eastAsia="Palatino Linotype" w:hAnsi="Palatino Linotype" w:cs="Palatino Linotype"/>
          <w:b/>
          <w:sz w:val="20"/>
          <w:szCs w:val="20"/>
        </w:rPr>
        <w:t xml:space="preserve">Keywords: </w:t>
      </w:r>
      <w:proofErr w:type="spellStart"/>
      <w:r>
        <w:rPr>
          <w:rFonts w:ascii="Palatino Linotype" w:eastAsia="Palatino Linotype" w:hAnsi="Palatino Linotype" w:cs="Palatino Linotype"/>
          <w:sz w:val="20"/>
          <w:szCs w:val="20"/>
        </w:rPr>
        <w:t>Hyperthermophylic</w:t>
      </w:r>
      <w:proofErr w:type="spellEnd"/>
      <w:r>
        <w:rPr>
          <w:rFonts w:ascii="Palatino Linotype" w:eastAsia="Palatino Linotype" w:hAnsi="Palatino Linotype" w:cs="Palatino Linotype"/>
          <w:sz w:val="20"/>
          <w:szCs w:val="20"/>
        </w:rPr>
        <w:t xml:space="preserve"> archaea; flux balance analysis; gear shifting; ATP maintenance; </w:t>
      </w:r>
      <w:r w:rsidR="00A53525">
        <w:rPr>
          <w:rFonts w:ascii="Palatino Linotype" w:eastAsia="Palatino Linotype" w:hAnsi="Palatino Linotype" w:cs="Palatino Linotype"/>
          <w:sz w:val="20"/>
          <w:szCs w:val="20"/>
        </w:rPr>
        <w:t>flux distributions</w:t>
      </w:r>
      <w:r w:rsidR="00195C3F">
        <w:rPr>
          <w:rFonts w:ascii="Palatino Linotype" w:eastAsia="Palatino Linotype" w:hAnsi="Palatino Linotype" w:cs="Palatino Linotype"/>
          <w:sz w:val="20"/>
          <w:szCs w:val="20"/>
        </w:rPr>
        <w:t>; oxidases; non-equilibrium thermodynamics; metabolic rewiring</w:t>
      </w:r>
      <w:r w:rsidR="00266664">
        <w:rPr>
          <w:rFonts w:ascii="Palatino Linotype" w:eastAsia="Palatino Linotype" w:hAnsi="Palatino Linotype" w:cs="Palatino Linotype"/>
          <w:sz w:val="20"/>
          <w:szCs w:val="20"/>
        </w:rPr>
        <w:t xml:space="preserve">; variable </w:t>
      </w:r>
      <w:proofErr w:type="spellStart"/>
      <w:r w:rsidR="00266664">
        <w:rPr>
          <w:rFonts w:ascii="Palatino Linotype" w:eastAsia="Palatino Linotype" w:hAnsi="Palatino Linotype" w:cs="Palatino Linotype"/>
          <w:sz w:val="20"/>
          <w:szCs w:val="20"/>
        </w:rPr>
        <w:t>stoichiometries</w:t>
      </w:r>
      <w:proofErr w:type="spellEnd"/>
    </w:p>
    <w:p w14:paraId="569D7C1D" w14:textId="77777777" w:rsidR="00AE7656" w:rsidRDefault="00AE7656">
      <w:pPr>
        <w:pBdr>
          <w:top w:val="nil"/>
          <w:left w:val="nil"/>
          <w:bottom w:val="single" w:sz="6" w:space="1" w:color="000000"/>
          <w:right w:val="nil"/>
          <w:between w:val="nil"/>
        </w:pBdr>
        <w:spacing w:line="240" w:lineRule="auto"/>
        <w:rPr>
          <w:rFonts w:ascii="Palatino Linotype" w:eastAsia="Palatino Linotype" w:hAnsi="Palatino Linotype" w:cs="Palatino Linotype"/>
          <w:sz w:val="20"/>
          <w:szCs w:val="20"/>
        </w:rPr>
      </w:pPr>
    </w:p>
    <w:p w14:paraId="72AF48B6" w14:textId="77777777" w:rsidR="00AE7656" w:rsidRDefault="00F771FC">
      <w:pPr>
        <w:pBdr>
          <w:top w:val="nil"/>
          <w:left w:val="nil"/>
          <w:bottom w:val="nil"/>
          <w:right w:val="nil"/>
          <w:between w:val="nil"/>
        </w:pBdr>
        <w:spacing w:before="240" w:after="120" w:line="240" w:lineRule="auto"/>
        <w:jc w:val="left"/>
        <w:rPr>
          <w:rFonts w:ascii="Palatino Linotype" w:eastAsia="Palatino Linotype" w:hAnsi="Palatino Linotype" w:cs="Palatino Linotype"/>
          <w:b/>
          <w:sz w:val="20"/>
          <w:szCs w:val="20"/>
        </w:rPr>
      </w:pPr>
      <w:r>
        <w:rPr>
          <w:rFonts w:ascii="Palatino Linotype" w:eastAsia="Palatino Linotype" w:hAnsi="Palatino Linotype" w:cs="Palatino Linotype"/>
          <w:b/>
          <w:sz w:val="20"/>
          <w:szCs w:val="20"/>
        </w:rPr>
        <w:t>1. Introduction</w:t>
      </w:r>
    </w:p>
    <w:p w14:paraId="498568B3" w14:textId="562B7D0A" w:rsidR="00AE7656" w:rsidRDefault="00F771FC" w:rsidP="006D0983">
      <w:pPr>
        <w:pBdr>
          <w:top w:val="nil"/>
          <w:left w:val="nil"/>
          <w:bottom w:val="nil"/>
          <w:right w:val="nil"/>
          <w:between w:val="nil"/>
        </w:pBdr>
        <w:spacing w:line="240" w:lineRule="auto"/>
        <w:rPr>
          <w:rFonts w:ascii="Palatino Linotype" w:eastAsia="Palatino Linotype" w:hAnsi="Palatino Linotype" w:cs="Palatino Linotype"/>
          <w:sz w:val="20"/>
          <w:szCs w:val="20"/>
        </w:rPr>
      </w:pPr>
      <w:bookmarkStart w:id="0" w:name="bookmark=id.30j0zll" w:colFirst="0" w:colLast="0"/>
      <w:bookmarkStart w:id="1" w:name="bookmark=id.gjdgxs" w:colFirst="0" w:colLast="0"/>
      <w:bookmarkEnd w:id="0"/>
      <w:bookmarkEnd w:id="1"/>
      <w:r>
        <w:rPr>
          <w:rFonts w:ascii="Palatino Linotype" w:eastAsia="Palatino Linotype" w:hAnsi="Palatino Linotype" w:cs="Palatino Linotype"/>
          <w:sz w:val="20"/>
          <w:szCs w:val="20"/>
        </w:rPr>
        <w:t xml:space="preserve">Gear shifting is </w:t>
      </w:r>
      <w:r w:rsidR="00195C3F">
        <w:rPr>
          <w:rFonts w:ascii="Palatino Linotype" w:eastAsia="Palatino Linotype" w:hAnsi="Palatino Linotype" w:cs="Palatino Linotype"/>
          <w:sz w:val="20"/>
          <w:szCs w:val="20"/>
        </w:rPr>
        <w:t xml:space="preserve">best known from </w:t>
      </w:r>
      <w:r>
        <w:rPr>
          <w:rFonts w:ascii="Palatino Linotype" w:eastAsia="Palatino Linotype" w:hAnsi="Palatino Linotype" w:cs="Palatino Linotype"/>
          <w:sz w:val="20"/>
          <w:szCs w:val="20"/>
        </w:rPr>
        <w:t xml:space="preserve">driving. Depending on the change of road conditions, the driver or the car itself needs to shift between gears. When driving on a flat highway, the highest gear will give the highest speed, while when driving uphill, shifting to a lower gear may increase the speed, as it is necessary to provide enough </w:t>
      </w:r>
      <w:r w:rsidR="00FD70FA">
        <w:rPr>
          <w:rFonts w:ascii="Palatino Linotype" w:eastAsia="Palatino Linotype" w:hAnsi="Palatino Linotype" w:cs="Palatino Linotype"/>
          <w:sz w:val="20"/>
          <w:szCs w:val="20"/>
        </w:rPr>
        <w:t>force</w:t>
      </w:r>
      <w:r>
        <w:rPr>
          <w:rFonts w:ascii="Palatino Linotype" w:eastAsia="Palatino Linotype" w:hAnsi="Palatino Linotype" w:cs="Palatino Linotype"/>
          <w:sz w:val="20"/>
          <w:szCs w:val="20"/>
        </w:rPr>
        <w:t xml:space="preserve"> to the wheels</w:t>
      </w:r>
      <w:r w:rsidR="00516BF9">
        <w:rPr>
          <w:rFonts w:ascii="Palatino Linotype" w:eastAsia="Palatino Linotype" w:hAnsi="Palatino Linotype" w:cs="Palatino Linotype"/>
          <w:sz w:val="20"/>
          <w:szCs w:val="20"/>
        </w:rPr>
        <w:t>:</w:t>
      </w:r>
      <w:r w:rsidR="00FD70FA">
        <w:rPr>
          <w:rFonts w:ascii="Palatino Linotype" w:eastAsia="Palatino Linotype" w:hAnsi="Palatino Linotype" w:cs="Palatino Linotype"/>
          <w:sz w:val="20"/>
          <w:szCs w:val="20"/>
        </w:rPr>
        <w:t xml:space="preserve"> t</w:t>
      </w:r>
      <w:r>
        <w:rPr>
          <w:rFonts w:ascii="Palatino Linotype" w:eastAsia="Palatino Linotype" w:hAnsi="Palatino Linotype" w:cs="Palatino Linotype"/>
          <w:sz w:val="20"/>
          <w:szCs w:val="20"/>
        </w:rPr>
        <w:t xml:space="preserve">he optimal gear is not always the highest. Does such gear shifting exist in living organisms as well? </w:t>
      </w:r>
      <w:r>
        <w:rPr>
          <w:rFonts w:ascii="Palatino Linotype" w:eastAsia="Palatino Linotype" w:hAnsi="Palatino Linotype" w:cs="Palatino Linotype"/>
          <w:i/>
          <w:sz w:val="20"/>
          <w:szCs w:val="20"/>
        </w:rPr>
        <w:t xml:space="preserve">Clostridium </w:t>
      </w:r>
      <w:proofErr w:type="spellStart"/>
      <w:r>
        <w:rPr>
          <w:rFonts w:ascii="Palatino Linotype" w:eastAsia="Palatino Linotype" w:hAnsi="Palatino Linotype" w:cs="Palatino Linotype"/>
          <w:i/>
          <w:sz w:val="20"/>
          <w:szCs w:val="20"/>
        </w:rPr>
        <w:t>ljungdahlii</w:t>
      </w:r>
      <w:proofErr w:type="spellEnd"/>
      <w:r>
        <w:rPr>
          <w:rFonts w:ascii="Palatino Linotype" w:eastAsia="Palatino Linotype" w:hAnsi="Palatino Linotype" w:cs="Palatino Linotype"/>
          <w:sz w:val="20"/>
          <w:szCs w:val="20"/>
        </w:rPr>
        <w:t xml:space="preserve"> contains alternatives in its genome for various redox reactions</w:t>
      </w:r>
      <w:r w:rsidR="00516BF9">
        <w:rPr>
          <w:rFonts w:ascii="Palatino Linotype" w:eastAsia="Palatino Linotype" w:hAnsi="Palatino Linotype" w:cs="Palatino Linotype"/>
          <w:sz w:val="20"/>
          <w:szCs w:val="20"/>
        </w:rPr>
        <w:t>.</w:t>
      </w:r>
      <w:r w:rsidR="00FD70FA">
        <w:rPr>
          <w:rFonts w:ascii="Palatino Linotype" w:eastAsia="Palatino Linotype" w:hAnsi="Palatino Linotype" w:cs="Palatino Linotype"/>
          <w:sz w:val="20"/>
          <w:szCs w:val="20"/>
        </w:rPr>
        <w:t xml:space="preserve"> These</w:t>
      </w:r>
      <w:r>
        <w:rPr>
          <w:rFonts w:ascii="Palatino Linotype" w:eastAsia="Palatino Linotype" w:hAnsi="Palatino Linotype" w:cs="Palatino Linotype"/>
          <w:sz w:val="20"/>
          <w:szCs w:val="20"/>
        </w:rPr>
        <w:t xml:space="preserve"> produc</w:t>
      </w:r>
      <w:r w:rsidR="00066E90">
        <w:rPr>
          <w:rFonts w:ascii="Palatino Linotype" w:eastAsia="Palatino Linotype" w:hAnsi="Palatino Linotype" w:cs="Palatino Linotype"/>
          <w:sz w:val="20"/>
          <w:szCs w:val="20"/>
        </w:rPr>
        <w:t>e</w:t>
      </w:r>
      <w:r>
        <w:rPr>
          <w:rFonts w:ascii="Palatino Linotype" w:eastAsia="Palatino Linotype" w:hAnsi="Palatino Linotype" w:cs="Palatino Linotype"/>
          <w:sz w:val="20"/>
          <w:szCs w:val="20"/>
        </w:rPr>
        <w:t xml:space="preserve"> different AT</w:t>
      </w:r>
      <w:r w:rsidR="00066E90">
        <w:rPr>
          <w:rFonts w:ascii="Palatino Linotype" w:eastAsia="Palatino Linotype" w:hAnsi="Palatino Linotype" w:cs="Palatino Linotype"/>
          <w:sz w:val="20"/>
          <w:szCs w:val="20"/>
        </w:rPr>
        <w:t>P/acetate ratios and have</w:t>
      </w:r>
      <w:r>
        <w:rPr>
          <w:rFonts w:ascii="Palatino Linotype" w:eastAsia="Palatino Linotype" w:hAnsi="Palatino Linotype" w:cs="Palatino Linotype"/>
          <w:sz w:val="20"/>
          <w:szCs w:val="20"/>
        </w:rPr>
        <w:t xml:space="preserve"> been proposed to </w:t>
      </w:r>
      <w:del w:id="2" w:author="Yanfei Zhang" w:date="2022-03-28T17:12:00Z">
        <w:r w:rsidR="00D243AE" w:rsidDel="006A4AE3">
          <w:rPr>
            <w:rFonts w:ascii="Palatino Linotype" w:eastAsia="Palatino Linotype" w:hAnsi="Palatino Linotype" w:cs="Palatino Linotype"/>
            <w:sz w:val="20"/>
            <w:szCs w:val="20"/>
          </w:rPr>
          <w:delText>effect</w:delText>
        </w:r>
        <w:r w:rsidDel="006A4AE3">
          <w:rPr>
            <w:rFonts w:ascii="Palatino Linotype" w:eastAsia="Palatino Linotype" w:hAnsi="Palatino Linotype" w:cs="Palatino Linotype"/>
            <w:sz w:val="20"/>
            <w:szCs w:val="20"/>
          </w:rPr>
          <w:delText xml:space="preserve"> </w:delText>
        </w:r>
      </w:del>
      <w:ins w:id="3" w:author="Yanfei Zhang" w:date="2022-03-28T17:12:00Z">
        <w:r w:rsidR="006A4AE3">
          <w:rPr>
            <w:rFonts w:ascii="Palatino Linotype" w:eastAsia="Palatino Linotype" w:hAnsi="Palatino Linotype" w:cs="Palatino Linotype"/>
            <w:sz w:val="20"/>
            <w:szCs w:val="20"/>
          </w:rPr>
          <w:t xml:space="preserve">affect </w:t>
        </w:r>
      </w:ins>
      <w:r>
        <w:rPr>
          <w:rFonts w:ascii="Palatino Linotype" w:eastAsia="Palatino Linotype" w:hAnsi="Palatino Linotype" w:cs="Palatino Linotype"/>
          <w:sz w:val="20"/>
          <w:szCs w:val="20"/>
        </w:rPr>
        <w:t>gear shifting (</w:t>
      </w:r>
      <w:proofErr w:type="spellStart"/>
      <w:r>
        <w:rPr>
          <w:rFonts w:ascii="Palatino Linotype" w:eastAsia="Palatino Linotype" w:hAnsi="Palatino Linotype" w:cs="Palatino Linotype"/>
          <w:sz w:val="20"/>
          <w:szCs w:val="20"/>
        </w:rPr>
        <w:t>Mondeel</w:t>
      </w:r>
      <w:proofErr w:type="spellEnd"/>
      <w:r>
        <w:rPr>
          <w:rFonts w:ascii="Palatino Linotype" w:eastAsia="Palatino Linotype" w:hAnsi="Palatino Linotype" w:cs="Palatino Linotype"/>
          <w:sz w:val="20"/>
          <w:szCs w:val="20"/>
        </w:rPr>
        <w:t xml:space="preserve"> et al., 2016).</w:t>
      </w:r>
    </w:p>
    <w:p w14:paraId="1E0E7B2A" w14:textId="3C288064" w:rsidR="00AE7656" w:rsidRDefault="00F771FC" w:rsidP="006D0983">
      <w:pPr>
        <w:pBdr>
          <w:top w:val="nil"/>
          <w:left w:val="nil"/>
          <w:bottom w:val="nil"/>
          <w:right w:val="nil"/>
          <w:between w:val="nil"/>
        </w:pBdr>
        <w:spacing w:line="240" w:lineRule="auto"/>
        <w:ind w:firstLine="432"/>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A phenomenon similar to gear shifting exists in the emergence of </w:t>
      </w:r>
      <w:r w:rsidR="00066E90">
        <w:rPr>
          <w:rFonts w:ascii="Palatino Linotype" w:eastAsia="Palatino Linotype" w:hAnsi="Palatino Linotype" w:cs="Palatino Linotype"/>
          <w:sz w:val="20"/>
          <w:szCs w:val="20"/>
        </w:rPr>
        <w:t xml:space="preserve">many </w:t>
      </w:r>
      <w:r>
        <w:rPr>
          <w:rFonts w:ascii="Palatino Linotype" w:eastAsia="Palatino Linotype" w:hAnsi="Palatino Linotype" w:cs="Palatino Linotype"/>
          <w:sz w:val="20"/>
          <w:szCs w:val="20"/>
        </w:rPr>
        <w:t>cancer cell</w:t>
      </w:r>
      <w:r w:rsidR="00066E90">
        <w:rPr>
          <w:rFonts w:ascii="Palatino Linotype" w:eastAsia="Palatino Linotype" w:hAnsi="Palatino Linotype" w:cs="Palatino Linotype"/>
          <w:sz w:val="20"/>
          <w:szCs w:val="20"/>
        </w:rPr>
        <w:t xml:space="preserve"> type</w:t>
      </w:r>
      <w:r>
        <w:rPr>
          <w:rFonts w:ascii="Palatino Linotype" w:eastAsia="Palatino Linotype" w:hAnsi="Palatino Linotype" w:cs="Palatino Linotype"/>
          <w:sz w:val="20"/>
          <w:szCs w:val="20"/>
        </w:rPr>
        <w:t xml:space="preserve">s. Cancer cells </w:t>
      </w:r>
      <w:r w:rsidR="00066E90">
        <w:rPr>
          <w:rFonts w:ascii="Palatino Linotype" w:eastAsia="Palatino Linotype" w:hAnsi="Palatino Linotype" w:cs="Palatino Linotype"/>
          <w:sz w:val="20"/>
          <w:szCs w:val="20"/>
        </w:rPr>
        <w:t xml:space="preserve">tend to </w:t>
      </w:r>
      <w:r>
        <w:rPr>
          <w:rFonts w:ascii="Palatino Linotype" w:eastAsia="Palatino Linotype" w:hAnsi="Palatino Linotype" w:cs="Palatino Linotype"/>
          <w:sz w:val="20"/>
          <w:szCs w:val="20"/>
        </w:rPr>
        <w:t xml:space="preserve">employ glycolysis </w:t>
      </w:r>
      <w:r w:rsidR="00066E90">
        <w:rPr>
          <w:rFonts w:ascii="Palatino Linotype" w:eastAsia="Palatino Linotype" w:hAnsi="Palatino Linotype" w:cs="Palatino Linotype"/>
          <w:sz w:val="20"/>
          <w:szCs w:val="20"/>
        </w:rPr>
        <w:t xml:space="preserve">or </w:t>
      </w:r>
      <w:proofErr w:type="spellStart"/>
      <w:r w:rsidR="00066E90">
        <w:rPr>
          <w:rFonts w:ascii="Palatino Linotype" w:eastAsia="Palatino Linotype" w:hAnsi="Palatino Linotype" w:cs="Palatino Linotype"/>
          <w:sz w:val="20"/>
          <w:szCs w:val="20"/>
        </w:rPr>
        <w:t>glutaminolysis</w:t>
      </w:r>
      <w:proofErr w:type="spellEnd"/>
      <w:r w:rsidR="00066E90">
        <w:rPr>
          <w:rFonts w:ascii="Palatino Linotype" w:eastAsia="Palatino Linotype" w:hAnsi="Palatino Linotype" w:cs="Palatino Linotype"/>
          <w:sz w:val="20"/>
          <w:szCs w:val="20"/>
        </w:rPr>
        <w:t xml:space="preserve"> </w:t>
      </w:r>
      <w:r>
        <w:rPr>
          <w:rFonts w:ascii="Palatino Linotype" w:eastAsia="Palatino Linotype" w:hAnsi="Palatino Linotype" w:cs="Palatino Linotype"/>
          <w:sz w:val="20"/>
          <w:szCs w:val="20"/>
        </w:rPr>
        <w:t xml:space="preserve">to lactate rather than oxidative phosphorylation to provide ATP, even when oxygen is present, which is called Warburg </w:t>
      </w:r>
      <w:r w:rsidR="004166D4">
        <w:rPr>
          <w:rFonts w:ascii="Palatino Linotype" w:eastAsia="Palatino Linotype" w:hAnsi="Palatino Linotype" w:cs="Palatino Linotype"/>
          <w:sz w:val="20"/>
          <w:szCs w:val="20"/>
        </w:rPr>
        <w:t xml:space="preserve">or </w:t>
      </w:r>
      <w:proofErr w:type="spellStart"/>
      <w:r w:rsidR="004166D4">
        <w:rPr>
          <w:rFonts w:ascii="Palatino Linotype" w:eastAsia="Palatino Linotype" w:hAnsi="Palatino Linotype" w:cs="Palatino Linotype"/>
          <w:sz w:val="20"/>
          <w:szCs w:val="20"/>
        </w:rPr>
        <w:t>WarburQ</w:t>
      </w:r>
      <w:proofErr w:type="spellEnd"/>
      <w:r w:rsidR="004166D4">
        <w:rPr>
          <w:rFonts w:ascii="Palatino Linotype" w:eastAsia="Palatino Linotype" w:hAnsi="Palatino Linotype" w:cs="Palatino Linotype"/>
          <w:sz w:val="20"/>
          <w:szCs w:val="20"/>
        </w:rPr>
        <w:t xml:space="preserve"> </w:t>
      </w:r>
      <w:r>
        <w:rPr>
          <w:rFonts w:ascii="Palatino Linotype" w:eastAsia="Palatino Linotype" w:hAnsi="Palatino Linotype" w:cs="Palatino Linotype"/>
          <w:sz w:val="20"/>
          <w:szCs w:val="20"/>
        </w:rPr>
        <w:t>effect</w:t>
      </w:r>
      <w:r w:rsidR="000F0239">
        <w:rPr>
          <w:rFonts w:ascii="Palatino Linotype" w:eastAsia="Palatino Linotype" w:hAnsi="Palatino Linotype" w:cs="Palatino Linotype"/>
          <w:sz w:val="20"/>
          <w:szCs w:val="20"/>
        </w:rPr>
        <w:t xml:space="preserve"> </w:t>
      </w:r>
      <w:r w:rsidR="000F0239">
        <w:rPr>
          <w:rFonts w:ascii="Palatino Linotype" w:eastAsia="Palatino Linotype" w:hAnsi="Palatino Linotype" w:cs="Palatino Linotype"/>
          <w:sz w:val="20"/>
          <w:szCs w:val="20"/>
        </w:rPr>
        <w:fldChar w:fldCharType="begin" w:fldLock="1"/>
      </w:r>
      <w:r w:rsidR="00E05081">
        <w:rPr>
          <w:rFonts w:ascii="Palatino Linotype" w:eastAsia="Palatino Linotype" w:hAnsi="Palatino Linotype" w:cs="Palatino Linotype"/>
          <w:sz w:val="20"/>
          <w:szCs w:val="20"/>
        </w:rPr>
        <w:instrText>ADDIN CSL_CITATION {"citationItems":[{"id":"ITEM-1","itemData":{"ISBN":"1111111111","author":[{"dropping-particle":"","family":"Damiani","given":"Chiara","non-dropping-particle":"","parse-names":false,"suffix":""},{"dropping-particle":"","family":"Colombo","given":"Riccardo","non-dropping-particle":"","parse-names":false,"suffix":""},{"dropping-particle":"","family":"Gaglio","given":"Daniela","non-dropping-particle":"","parse-names":false,"suffix":""},{"dropping-particle":"","family":"Mastroianni","given":"Fabrizia","non-dropping-particle":"","parse-names":false,"suffix":""},{"dropping-particle":"","family":"Pescini","given":"Dario","non-dropping-particle":"","parse-names":false,"suffix":""},{"dropping-particle":"","family":"Westerhoff","given":"Hans Victor","non-dropping-particle":"","parse-names":false,"suffix":""},{"dropping-particle":"","family":"Mauri","given":"Giancarlo","non-dropping-particle":"","parse-names":false,"suffix":""},{"dropping-particle":"","family":"Vanoni","given":"Marco","non-dropping-particle":"","parse-names":false,"suffix":""},{"dropping-particle":"","family":"Alberghina","given":"Lilia","non-dropping-particle":"","parse-names":false,"suffix":""}],"id":"ITEM-1","issued":{"date-parts":[["2017"]]},"page":"1-29","title":"A metabolic core model elucidates how enhanced utilization of glucose and glutamine , with enhanced glutamine- dependent lactate production , promotes cancer cell growth : The WarburQ effect","type":"article-journal"},"uris":["http://www.mendeley.com/documents/?uuid=e6d10800-d36e-471c-9ed0-2c8023100413"]}],"mendeley":{"formattedCitation":"(Damiani et al., 2017)","plainTextFormattedCitation":"(Damiani et al., 2017)","previouslyFormattedCitation":"(Damiani et al., 2017)"},"properties":{"noteIndex":0},"schema":"https://github.com/citation-style-language/schema/raw/master/csl-citation.json"}</w:instrText>
      </w:r>
      <w:r w:rsidR="000F0239">
        <w:rPr>
          <w:rFonts w:ascii="Palatino Linotype" w:eastAsia="Palatino Linotype" w:hAnsi="Palatino Linotype" w:cs="Palatino Linotype"/>
          <w:sz w:val="20"/>
          <w:szCs w:val="20"/>
        </w:rPr>
        <w:fldChar w:fldCharType="separate"/>
      </w:r>
      <w:r w:rsidR="000F0239" w:rsidRPr="000F0239">
        <w:rPr>
          <w:rFonts w:ascii="Palatino Linotype" w:eastAsia="Palatino Linotype" w:hAnsi="Palatino Linotype" w:cs="Palatino Linotype"/>
          <w:noProof/>
          <w:sz w:val="20"/>
          <w:szCs w:val="20"/>
        </w:rPr>
        <w:t>(Damiani et al., 2017)</w:t>
      </w:r>
      <w:r w:rsidR="000F0239">
        <w:rPr>
          <w:rFonts w:ascii="Palatino Linotype" w:eastAsia="Palatino Linotype" w:hAnsi="Palatino Linotype" w:cs="Palatino Linotype"/>
          <w:sz w:val="20"/>
          <w:szCs w:val="20"/>
        </w:rPr>
        <w:fldChar w:fldCharType="end"/>
      </w:r>
      <w:r>
        <w:rPr>
          <w:rFonts w:ascii="Palatino Linotype" w:eastAsia="Palatino Linotype" w:hAnsi="Palatino Linotype" w:cs="Palatino Linotype"/>
          <w:sz w:val="20"/>
          <w:szCs w:val="20"/>
        </w:rPr>
        <w:t xml:space="preserve">. </w:t>
      </w:r>
      <w:proofErr w:type="spellStart"/>
      <w:r w:rsidR="004A4B5E">
        <w:rPr>
          <w:rFonts w:ascii="Palatino Linotype" w:eastAsia="Palatino Linotype" w:hAnsi="Palatino Linotype" w:cs="Palatino Linotype"/>
          <w:sz w:val="20"/>
          <w:szCs w:val="20"/>
        </w:rPr>
        <w:t>Weglarz-Tomczak</w:t>
      </w:r>
      <w:proofErr w:type="spellEnd"/>
      <w:r w:rsidR="004A4B5E">
        <w:rPr>
          <w:rFonts w:ascii="Palatino Linotype" w:eastAsia="Palatino Linotype" w:hAnsi="Palatino Linotype" w:cs="Palatino Linotype"/>
          <w:sz w:val="20"/>
          <w:szCs w:val="20"/>
        </w:rPr>
        <w:t xml:space="preserve"> et </w:t>
      </w:r>
      <w:r>
        <w:rPr>
          <w:rFonts w:ascii="Palatino Linotype" w:eastAsia="Palatino Linotype" w:hAnsi="Palatino Linotype" w:cs="Palatino Linotype"/>
          <w:sz w:val="20"/>
          <w:szCs w:val="20"/>
        </w:rPr>
        <w:t xml:space="preserve">al </w:t>
      </w:r>
      <w:ins w:id="4" w:author="Yanfei Zhang" w:date="2022-03-29T11:24:00Z">
        <w:r w:rsidR="00F21850">
          <w:rPr>
            <w:rFonts w:ascii="Palatino Linotype" w:eastAsia="Palatino Linotype" w:hAnsi="Palatino Linotype" w:cs="Palatino Linotype"/>
            <w:sz w:val="20"/>
            <w:szCs w:val="20"/>
          </w:rPr>
          <w:t xml:space="preserve"> </w:t>
        </w:r>
      </w:ins>
      <w:ins w:id="5" w:author="Yanfei Zhang" w:date="2022-04-04T20:12:00Z">
        <w:r w:rsidR="000D35F2">
          <w:rPr>
            <w:rFonts w:ascii="Palatino Linotype" w:eastAsia="Palatino Linotype" w:hAnsi="Palatino Linotype" w:cs="Palatino Linotype"/>
            <w:sz w:val="20"/>
            <w:szCs w:val="20"/>
          </w:rPr>
          <w:t>(2021</w:t>
        </w:r>
      </w:ins>
      <w:del w:id="6" w:author="Yanfei Zhang" w:date="2022-03-28T23:32:00Z">
        <w:r w:rsidDel="001B3936">
          <w:rPr>
            <w:rFonts w:ascii="Palatino Linotype" w:eastAsia="Palatino Linotype" w:hAnsi="Palatino Linotype" w:cs="Palatino Linotype"/>
            <w:sz w:val="20"/>
            <w:szCs w:val="20"/>
          </w:rPr>
          <w:delText>(Węglarz-Tomczak, Mondeel, Piebes, &amp; Westerhoff, 2019</w:delText>
        </w:r>
      </w:del>
      <w:r>
        <w:rPr>
          <w:rFonts w:ascii="Palatino Linotype" w:eastAsia="Palatino Linotype" w:hAnsi="Palatino Linotype" w:cs="Palatino Linotype"/>
          <w:sz w:val="20"/>
          <w:szCs w:val="20"/>
        </w:rPr>
        <w:t>) found that cell-nutrition impact</w:t>
      </w:r>
      <w:r w:rsidR="007A4F07">
        <w:rPr>
          <w:rFonts w:ascii="Palatino Linotype" w:eastAsia="Palatino Linotype" w:hAnsi="Palatino Linotype" w:cs="Palatino Linotype"/>
          <w:sz w:val="20"/>
          <w:szCs w:val="20"/>
        </w:rPr>
        <w:t>ed</w:t>
      </w:r>
      <w:r>
        <w:rPr>
          <w:rFonts w:ascii="Palatino Linotype" w:eastAsia="Palatino Linotype" w:hAnsi="Palatino Linotype" w:cs="Palatino Linotype"/>
          <w:sz w:val="20"/>
          <w:szCs w:val="20"/>
        </w:rPr>
        <w:t xml:space="preserve"> </w:t>
      </w:r>
      <w:r w:rsidR="004A4B5E">
        <w:rPr>
          <w:rFonts w:ascii="Palatino Linotype" w:eastAsia="Palatino Linotype" w:hAnsi="Palatino Linotype" w:cs="Palatino Linotype"/>
          <w:sz w:val="20"/>
          <w:szCs w:val="20"/>
        </w:rPr>
        <w:t>the</w:t>
      </w:r>
      <w:r>
        <w:rPr>
          <w:rFonts w:ascii="Palatino Linotype" w:eastAsia="Palatino Linotype" w:hAnsi="Palatino Linotype" w:cs="Palatino Linotype"/>
          <w:sz w:val="20"/>
          <w:szCs w:val="20"/>
        </w:rPr>
        <w:t xml:space="preserve"> Warburg effect in hepatocellular carcinoma</w:t>
      </w:r>
      <w:r w:rsidR="004A4B5E">
        <w:rPr>
          <w:rFonts w:ascii="Palatino Linotype" w:eastAsia="Palatino Linotype" w:hAnsi="Palatino Linotype" w:cs="Palatino Linotype"/>
          <w:sz w:val="20"/>
          <w:szCs w:val="20"/>
        </w:rPr>
        <w:t xml:space="preserve"> cells</w:t>
      </w:r>
      <w:r>
        <w:rPr>
          <w:rFonts w:ascii="Palatino Linotype" w:eastAsia="Palatino Linotype" w:hAnsi="Palatino Linotype" w:cs="Palatino Linotype"/>
          <w:sz w:val="20"/>
          <w:szCs w:val="20"/>
        </w:rPr>
        <w:t xml:space="preserve">. In the yeast </w:t>
      </w:r>
      <w:r>
        <w:rPr>
          <w:rFonts w:ascii="Palatino Linotype" w:eastAsia="Palatino Linotype" w:hAnsi="Palatino Linotype" w:cs="Palatino Linotype"/>
          <w:i/>
          <w:sz w:val="20"/>
          <w:szCs w:val="20"/>
        </w:rPr>
        <w:t>Saccharomyces cerevisiae</w:t>
      </w:r>
      <w:r>
        <w:rPr>
          <w:rFonts w:ascii="Palatino Linotype" w:eastAsia="Palatino Linotype" w:hAnsi="Palatino Linotype" w:cs="Palatino Linotype"/>
          <w:sz w:val="20"/>
          <w:szCs w:val="20"/>
        </w:rPr>
        <w:t>, fermentation is a major pathway for Gibbs energy harvest, even under aerobic conditions. However, when glucose becomes scarce, ethanol produced during fermentation is used as a carbon source, requiring a shift to respiration (</w:t>
      </w:r>
      <w:proofErr w:type="spellStart"/>
      <w:r>
        <w:rPr>
          <w:rFonts w:ascii="Palatino Linotype" w:eastAsia="Palatino Linotype" w:hAnsi="Palatino Linotype" w:cs="Palatino Linotype"/>
          <w:sz w:val="20"/>
          <w:szCs w:val="20"/>
        </w:rPr>
        <w:t>Gasmi</w:t>
      </w:r>
      <w:proofErr w:type="spellEnd"/>
      <w:r>
        <w:rPr>
          <w:rFonts w:ascii="Palatino Linotype" w:eastAsia="Palatino Linotype" w:hAnsi="Palatino Linotype" w:cs="Palatino Linotype"/>
          <w:sz w:val="20"/>
          <w:szCs w:val="20"/>
        </w:rPr>
        <w:t xml:space="preserve"> et al., 2014). These phenomena are not quite the same as gear shifting</w:t>
      </w:r>
      <w:r w:rsidR="00863B9D">
        <w:rPr>
          <w:rFonts w:ascii="Palatino Linotype" w:eastAsia="Palatino Linotype" w:hAnsi="Palatino Linotype" w:cs="Palatino Linotype"/>
          <w:sz w:val="20"/>
          <w:szCs w:val="20"/>
        </w:rPr>
        <w:t xml:space="preserve"> as</w:t>
      </w:r>
      <w:r>
        <w:rPr>
          <w:rFonts w:ascii="Palatino Linotype" w:eastAsia="Palatino Linotype" w:hAnsi="Palatino Linotype" w:cs="Palatino Linotype"/>
          <w:sz w:val="20"/>
          <w:szCs w:val="20"/>
        </w:rPr>
        <w:t xml:space="preserve"> they also involve switches in catabolic products</w:t>
      </w:r>
      <w:r w:rsidR="004A4B5E">
        <w:rPr>
          <w:rFonts w:ascii="Palatino Linotype" w:eastAsia="Palatino Linotype" w:hAnsi="Palatino Linotype" w:cs="Palatino Linotype"/>
          <w:sz w:val="20"/>
          <w:szCs w:val="20"/>
        </w:rPr>
        <w:t>:</w:t>
      </w:r>
      <w:r>
        <w:rPr>
          <w:rFonts w:ascii="Palatino Linotype" w:eastAsia="Palatino Linotype" w:hAnsi="Palatino Linotype" w:cs="Palatino Linotype"/>
          <w:sz w:val="20"/>
          <w:szCs w:val="20"/>
        </w:rPr>
        <w:t xml:space="preserve"> We shall here examine the related phenomenon of the shifting between different metabolic routes </w:t>
      </w:r>
      <w:r w:rsidR="004A4B5E">
        <w:rPr>
          <w:rFonts w:ascii="Palatino Linotype" w:eastAsia="Palatino Linotype" w:hAnsi="Palatino Linotype" w:cs="Palatino Linotype"/>
          <w:sz w:val="20"/>
          <w:szCs w:val="20"/>
        </w:rPr>
        <w:t>that connect</w:t>
      </w:r>
      <w:r>
        <w:rPr>
          <w:rFonts w:ascii="Palatino Linotype" w:eastAsia="Palatino Linotype" w:hAnsi="Palatino Linotype" w:cs="Palatino Linotype"/>
          <w:sz w:val="20"/>
          <w:szCs w:val="20"/>
        </w:rPr>
        <w:t xml:space="preserve"> the same substrate </w:t>
      </w:r>
      <w:r w:rsidR="004A4B5E">
        <w:rPr>
          <w:rFonts w:ascii="Palatino Linotype" w:eastAsia="Palatino Linotype" w:hAnsi="Palatino Linotype" w:cs="Palatino Linotype"/>
          <w:sz w:val="20"/>
          <w:szCs w:val="20"/>
        </w:rPr>
        <w:t>(</w:t>
      </w:r>
      <w:r>
        <w:rPr>
          <w:rFonts w:ascii="Palatino Linotype" w:eastAsia="Palatino Linotype" w:hAnsi="Palatino Linotype" w:cs="Palatino Linotype"/>
          <w:sz w:val="20"/>
          <w:szCs w:val="20"/>
        </w:rPr>
        <w:t>such as glucose and oxygen) and the same product (-couple; such as CO</w:t>
      </w:r>
      <w:r>
        <w:rPr>
          <w:rFonts w:ascii="Palatino Linotype" w:eastAsia="Palatino Linotype" w:hAnsi="Palatino Linotype" w:cs="Palatino Linotype"/>
          <w:sz w:val="20"/>
          <w:szCs w:val="20"/>
          <w:vertAlign w:val="subscript"/>
        </w:rPr>
        <w:t>2</w:t>
      </w:r>
      <w:r>
        <w:rPr>
          <w:rFonts w:ascii="Palatino Linotype" w:eastAsia="Palatino Linotype" w:hAnsi="Palatino Linotype" w:cs="Palatino Linotype"/>
          <w:sz w:val="20"/>
          <w:szCs w:val="20"/>
        </w:rPr>
        <w:t xml:space="preserve"> and water). We hypothesize that such gear shifting is exquisitely important when energetic challenges arise such as a lowered Gibbs energy in the catabolic substrates, lowered Gibbs energy differences across catabolic reactions at high temperature due to negative reaction enthalpies</w:t>
      </w:r>
      <w:r w:rsidR="004A4B5E">
        <w:rPr>
          <w:rFonts w:ascii="Palatino Linotype" w:eastAsia="Palatino Linotype" w:hAnsi="Palatino Linotype" w:cs="Palatino Linotype"/>
          <w:sz w:val="20"/>
          <w:szCs w:val="20"/>
        </w:rPr>
        <w:t>, or increased ADP phosphorylation free energy</w:t>
      </w:r>
      <w:r>
        <w:rPr>
          <w:rFonts w:ascii="Palatino Linotype" w:eastAsia="Palatino Linotype" w:hAnsi="Palatino Linotype" w:cs="Palatino Linotype"/>
          <w:sz w:val="20"/>
          <w:szCs w:val="20"/>
        </w:rPr>
        <w:t xml:space="preserve">.   </w:t>
      </w:r>
    </w:p>
    <w:p w14:paraId="2C97AF75" w14:textId="77777777" w:rsidR="00AE7656" w:rsidRDefault="00F771FC" w:rsidP="006D0983">
      <w:pPr>
        <w:pBdr>
          <w:top w:val="nil"/>
          <w:left w:val="nil"/>
          <w:bottom w:val="nil"/>
          <w:right w:val="nil"/>
          <w:between w:val="nil"/>
        </w:pBdr>
        <w:spacing w:line="240" w:lineRule="auto"/>
        <w:ind w:firstLine="432"/>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In 1990, Archaea were identified as the third kingdom of life based on their 16S </w:t>
      </w:r>
      <w:proofErr w:type="spellStart"/>
      <w:r>
        <w:rPr>
          <w:rFonts w:ascii="Palatino Linotype" w:eastAsia="Palatino Linotype" w:hAnsi="Palatino Linotype" w:cs="Palatino Linotype"/>
          <w:sz w:val="20"/>
          <w:szCs w:val="20"/>
        </w:rPr>
        <w:t>rRNA</w:t>
      </w:r>
      <w:proofErr w:type="spellEnd"/>
      <w:r>
        <w:rPr>
          <w:rFonts w:ascii="Palatino Linotype" w:eastAsia="Palatino Linotype" w:hAnsi="Palatino Linotype" w:cs="Palatino Linotype"/>
          <w:sz w:val="20"/>
          <w:szCs w:val="20"/>
        </w:rPr>
        <w:t xml:space="preserve"> (</w:t>
      </w:r>
      <w:proofErr w:type="spellStart"/>
      <w:r>
        <w:rPr>
          <w:rFonts w:ascii="Palatino Linotype" w:eastAsia="Palatino Linotype" w:hAnsi="Palatino Linotype" w:cs="Palatino Linotype"/>
          <w:sz w:val="20"/>
          <w:szCs w:val="20"/>
        </w:rPr>
        <w:t>Woese</w:t>
      </w:r>
      <w:proofErr w:type="spellEnd"/>
      <w:r>
        <w:rPr>
          <w:rFonts w:ascii="Palatino Linotype" w:eastAsia="Palatino Linotype" w:hAnsi="Palatino Linotype" w:cs="Palatino Linotype"/>
          <w:sz w:val="20"/>
          <w:szCs w:val="20"/>
        </w:rPr>
        <w:t>, 1990). Many properties distinguish them from most Bacteria and Eukarya</w:t>
      </w:r>
      <w:r w:rsidR="00925337">
        <w:rPr>
          <w:rFonts w:ascii="Palatino Linotype" w:eastAsia="Palatino Linotype" w:hAnsi="Palatino Linotype" w:cs="Palatino Linotype"/>
          <w:sz w:val="20"/>
          <w:szCs w:val="20"/>
        </w:rPr>
        <w:t xml:space="preserve"> and many through not all Archaea manage to survive conditions that are extreme for most Eukarya and Bacteria</w:t>
      </w:r>
      <w:r>
        <w:rPr>
          <w:rFonts w:ascii="Palatino Linotype" w:eastAsia="Palatino Linotype" w:hAnsi="Palatino Linotype" w:cs="Palatino Linotype"/>
          <w:sz w:val="20"/>
          <w:szCs w:val="20"/>
        </w:rPr>
        <w:t xml:space="preserve">. The thermophilic Archaea </w:t>
      </w:r>
      <w:r w:rsidR="00925337">
        <w:rPr>
          <w:rFonts w:ascii="Palatino Linotype" w:eastAsia="Palatino Linotype" w:hAnsi="Palatino Linotype" w:cs="Palatino Linotype"/>
          <w:sz w:val="20"/>
          <w:szCs w:val="20"/>
        </w:rPr>
        <w:t xml:space="preserve">even </w:t>
      </w:r>
      <w:r>
        <w:rPr>
          <w:rFonts w:ascii="Palatino Linotype" w:eastAsia="Palatino Linotype" w:hAnsi="Palatino Linotype" w:cs="Palatino Linotype"/>
          <w:sz w:val="20"/>
          <w:szCs w:val="20"/>
        </w:rPr>
        <w:t xml:space="preserve">thrive on temperatures between 60 and 80 °C, while hyperthermophiles live in the temperature range from 80 to 113 °C (Stetter, 1999). Growth at high temperatures and low pH </w:t>
      </w:r>
      <w:r w:rsidR="007A4F07">
        <w:rPr>
          <w:rFonts w:ascii="Palatino Linotype" w:eastAsia="Palatino Linotype" w:hAnsi="Palatino Linotype" w:cs="Palatino Linotype"/>
          <w:sz w:val="20"/>
          <w:szCs w:val="20"/>
        </w:rPr>
        <w:t>offers</w:t>
      </w:r>
      <w:r>
        <w:rPr>
          <w:rFonts w:ascii="Palatino Linotype" w:eastAsia="Palatino Linotype" w:hAnsi="Palatino Linotype" w:cs="Palatino Linotype"/>
          <w:sz w:val="20"/>
          <w:szCs w:val="20"/>
        </w:rPr>
        <w:t xml:space="preserve"> various </w:t>
      </w:r>
      <w:r w:rsidR="00E03BAF">
        <w:rPr>
          <w:rFonts w:ascii="Palatino Linotype" w:eastAsia="Palatino Linotype" w:hAnsi="Palatino Linotype" w:cs="Palatino Linotype"/>
          <w:sz w:val="20"/>
          <w:szCs w:val="20"/>
        </w:rPr>
        <w:t>challenge</w:t>
      </w:r>
      <w:r>
        <w:rPr>
          <w:rFonts w:ascii="Palatino Linotype" w:eastAsia="Palatino Linotype" w:hAnsi="Palatino Linotype" w:cs="Palatino Linotype"/>
          <w:sz w:val="20"/>
          <w:szCs w:val="20"/>
        </w:rPr>
        <w:t xml:space="preserve">s. </w:t>
      </w:r>
      <w:r w:rsidR="00925337">
        <w:rPr>
          <w:rFonts w:ascii="Palatino Linotype" w:eastAsia="Palatino Linotype" w:hAnsi="Palatino Linotype" w:cs="Palatino Linotype"/>
          <w:sz w:val="20"/>
          <w:szCs w:val="20"/>
        </w:rPr>
        <w:t xml:space="preserve">Beyond </w:t>
      </w:r>
      <w:r w:rsidR="00E03BAF">
        <w:rPr>
          <w:rFonts w:ascii="Palatino Linotype" w:eastAsia="Palatino Linotype" w:hAnsi="Palatino Linotype" w:cs="Palatino Linotype"/>
          <w:sz w:val="20"/>
          <w:szCs w:val="20"/>
        </w:rPr>
        <w:t xml:space="preserve">pH and </w:t>
      </w:r>
      <w:proofErr w:type="gramStart"/>
      <w:r w:rsidR="00E03BAF">
        <w:rPr>
          <w:rFonts w:ascii="Palatino Linotype" w:eastAsia="Palatino Linotype" w:hAnsi="Palatino Linotype" w:cs="Palatino Linotype"/>
          <w:sz w:val="20"/>
          <w:szCs w:val="20"/>
        </w:rPr>
        <w:t>t</w:t>
      </w:r>
      <w:r w:rsidR="00925337">
        <w:rPr>
          <w:rFonts w:ascii="Palatino Linotype" w:eastAsia="Palatino Linotype" w:hAnsi="Palatino Linotype" w:cs="Palatino Linotype"/>
          <w:sz w:val="20"/>
          <w:szCs w:val="20"/>
        </w:rPr>
        <w:t>emperature</w:t>
      </w:r>
      <w:proofErr w:type="gramEnd"/>
      <w:r w:rsidR="00925337">
        <w:rPr>
          <w:rFonts w:ascii="Palatino Linotype" w:eastAsia="Palatino Linotype" w:hAnsi="Palatino Linotype" w:cs="Palatino Linotype"/>
          <w:sz w:val="20"/>
          <w:szCs w:val="20"/>
        </w:rPr>
        <w:t xml:space="preserve"> themselves, t</w:t>
      </w:r>
      <w:r>
        <w:rPr>
          <w:rFonts w:ascii="Palatino Linotype" w:eastAsia="Palatino Linotype" w:hAnsi="Palatino Linotype" w:cs="Palatino Linotype"/>
          <w:sz w:val="20"/>
          <w:szCs w:val="20"/>
        </w:rPr>
        <w:t>hese include spontaneous decomposition of metabolic substrates and intermediates</w:t>
      </w:r>
      <w:r w:rsidR="00925337">
        <w:rPr>
          <w:rFonts w:ascii="Palatino Linotype" w:eastAsia="Palatino Linotype" w:hAnsi="Palatino Linotype" w:cs="Palatino Linotype"/>
          <w:sz w:val="20"/>
          <w:szCs w:val="20"/>
        </w:rPr>
        <w:t>, possibly including ATP and ADP</w:t>
      </w:r>
      <w:r>
        <w:rPr>
          <w:rFonts w:ascii="Palatino Linotype" w:eastAsia="Palatino Linotype" w:hAnsi="Palatino Linotype" w:cs="Palatino Linotype"/>
          <w:sz w:val="20"/>
          <w:szCs w:val="20"/>
        </w:rPr>
        <w:t xml:space="preserve">, reduced oxygen tension and compromised substrate uptake. In order to solve these problems, extremophiles need to adopt special strategies. In this paper we ask whether </w:t>
      </w:r>
      <w:r w:rsidR="004A2D0E">
        <w:rPr>
          <w:rFonts w:ascii="Palatino Linotype" w:eastAsia="Palatino Linotype" w:hAnsi="Palatino Linotype" w:cs="Palatino Linotype"/>
          <w:sz w:val="20"/>
          <w:szCs w:val="20"/>
        </w:rPr>
        <w:t xml:space="preserve">in principle </w:t>
      </w:r>
      <w:r>
        <w:rPr>
          <w:rFonts w:ascii="Palatino Linotype" w:eastAsia="Palatino Linotype" w:hAnsi="Palatino Linotype" w:cs="Palatino Linotype"/>
          <w:sz w:val="20"/>
          <w:szCs w:val="20"/>
        </w:rPr>
        <w:t xml:space="preserve">gear shifting could be one of these.  </w:t>
      </w:r>
    </w:p>
    <w:p w14:paraId="5232F3FE" w14:textId="77777777" w:rsidR="00F15777" w:rsidRDefault="00F771FC" w:rsidP="006D0983">
      <w:pPr>
        <w:pBdr>
          <w:top w:val="nil"/>
          <w:left w:val="nil"/>
          <w:bottom w:val="nil"/>
          <w:right w:val="nil"/>
          <w:between w:val="nil"/>
        </w:pBdr>
        <w:spacing w:line="240" w:lineRule="auto"/>
        <w:ind w:firstLine="425"/>
        <w:rPr>
          <w:rFonts w:ascii="Palatino Linotype" w:eastAsia="Palatino Linotype" w:hAnsi="Palatino Linotype" w:cs="Palatino Linotype"/>
          <w:sz w:val="20"/>
          <w:szCs w:val="20"/>
        </w:rPr>
      </w:pPr>
      <w:r>
        <w:rPr>
          <w:rFonts w:ascii="Palatino Linotype" w:eastAsia="Palatino Linotype" w:hAnsi="Palatino Linotype" w:cs="Palatino Linotype"/>
          <w:i/>
          <w:sz w:val="20"/>
          <w:szCs w:val="20"/>
        </w:rPr>
        <w:t xml:space="preserve">S. </w:t>
      </w:r>
      <w:proofErr w:type="spellStart"/>
      <w:r>
        <w:rPr>
          <w:rFonts w:ascii="Palatino Linotype" w:eastAsia="Palatino Linotype" w:hAnsi="Palatino Linotype" w:cs="Palatino Linotype"/>
          <w:i/>
          <w:sz w:val="20"/>
          <w:szCs w:val="20"/>
        </w:rPr>
        <w:t>solfataricus</w:t>
      </w:r>
      <w:proofErr w:type="spellEnd"/>
      <w:r>
        <w:rPr>
          <w:rFonts w:ascii="Palatino Linotype" w:eastAsia="Palatino Linotype" w:hAnsi="Palatino Linotype" w:cs="Palatino Linotype"/>
          <w:sz w:val="20"/>
          <w:szCs w:val="20"/>
        </w:rPr>
        <w:t xml:space="preserve">, one of the best studied (hyper)thermophilic archaea optimally </w:t>
      </w:r>
      <w:r w:rsidR="007A4F07">
        <w:rPr>
          <w:rFonts w:ascii="Palatino Linotype" w:eastAsia="Palatino Linotype" w:hAnsi="Palatino Linotype" w:cs="Palatino Linotype"/>
          <w:sz w:val="20"/>
          <w:szCs w:val="20"/>
        </w:rPr>
        <w:t xml:space="preserve">and </w:t>
      </w:r>
      <w:r>
        <w:rPr>
          <w:rFonts w:ascii="Palatino Linotype" w:eastAsia="Palatino Linotype" w:hAnsi="Palatino Linotype" w:cs="Palatino Linotype"/>
          <w:sz w:val="20"/>
          <w:szCs w:val="20"/>
        </w:rPr>
        <w:t xml:space="preserve">growing at 80 °C </w:t>
      </w:r>
      <w:r>
        <w:rPr>
          <w:sz w:val="20"/>
          <w:szCs w:val="20"/>
        </w:rPr>
        <w:t xml:space="preserve">(60-90 </w:t>
      </w:r>
      <w:r>
        <w:rPr>
          <w:rFonts w:ascii="Palatino Linotype" w:eastAsia="Palatino Linotype" w:hAnsi="Palatino Linotype" w:cs="Palatino Linotype"/>
          <w:sz w:val="20"/>
          <w:szCs w:val="20"/>
        </w:rPr>
        <w:t xml:space="preserve">°C) and pH 2-4, will be focused on in this paper. This organism contains the non-phosphorylating glyceraldehyde-3-phosphate dehydrogenase (GAPN), which catalyzes the direct oxidation of glyceraldehyde-3-phosphate to 3-phosphoglycerate by NADP. The enzyme bypasses adenosine 5′-triphosphate (ATP) formation by substrate-level-phosphorylation </w:t>
      </w:r>
      <w:r w:rsidR="007A4F07">
        <w:rPr>
          <w:rFonts w:ascii="Palatino Linotype" w:eastAsia="Palatino Linotype" w:hAnsi="Palatino Linotype" w:cs="Palatino Linotype"/>
          <w:sz w:val="20"/>
          <w:szCs w:val="20"/>
        </w:rPr>
        <w:t xml:space="preserve">of ADP </w:t>
      </w:r>
      <w:r>
        <w:rPr>
          <w:rFonts w:ascii="Palatino Linotype" w:eastAsia="Palatino Linotype" w:hAnsi="Palatino Linotype" w:cs="Palatino Linotype"/>
          <w:sz w:val="20"/>
          <w:szCs w:val="20"/>
        </w:rPr>
        <w:t xml:space="preserve">via phosphoglycerate kinase (PGK). </w:t>
      </w:r>
      <w:r w:rsidR="00F15777">
        <w:rPr>
          <w:rFonts w:ascii="Palatino Linotype" w:eastAsia="Palatino Linotype" w:hAnsi="Palatino Linotype" w:cs="Palatino Linotype"/>
          <w:sz w:val="20"/>
          <w:szCs w:val="20"/>
        </w:rPr>
        <w:t xml:space="preserve">The kinetic parameters </w:t>
      </w:r>
      <w:r w:rsidR="0059174F">
        <w:rPr>
          <w:rFonts w:ascii="Palatino Linotype" w:eastAsia="Palatino Linotype" w:hAnsi="Palatino Linotype" w:cs="Palatino Linotype"/>
          <w:sz w:val="20"/>
          <w:szCs w:val="20"/>
        </w:rPr>
        <w:t>of</w:t>
      </w:r>
      <w:r w:rsidR="00F15777">
        <w:rPr>
          <w:rFonts w:ascii="Palatino Linotype" w:eastAsia="Palatino Linotype" w:hAnsi="Palatino Linotype" w:cs="Palatino Linotype"/>
          <w:sz w:val="20"/>
          <w:szCs w:val="20"/>
        </w:rPr>
        <w:t xml:space="preserve"> the relevant enzymes have been determined </w:t>
      </w:r>
      <w:r w:rsidR="0059174F">
        <w:rPr>
          <w:rFonts w:ascii="Palatino Linotype" w:eastAsia="Palatino Linotype" w:hAnsi="Palatino Linotype" w:cs="Palatino Linotype"/>
          <w:sz w:val="20"/>
          <w:szCs w:val="20"/>
        </w:rPr>
        <w:t xml:space="preserve">experimentally </w:t>
      </w:r>
      <w:r w:rsidR="00F15777">
        <w:rPr>
          <w:rFonts w:ascii="Palatino Linotype" w:eastAsia="Palatino Linotype" w:hAnsi="Palatino Linotype" w:cs="Palatino Linotype"/>
          <w:sz w:val="20"/>
          <w:szCs w:val="20"/>
        </w:rPr>
        <w:t xml:space="preserve">and we therefore could implement </w:t>
      </w:r>
      <w:r w:rsidR="0059174F">
        <w:rPr>
          <w:rFonts w:ascii="Palatino Linotype" w:eastAsia="Palatino Linotype" w:hAnsi="Palatino Linotype" w:cs="Palatino Linotype"/>
          <w:sz w:val="20"/>
          <w:szCs w:val="20"/>
        </w:rPr>
        <w:t xml:space="preserve">kinetic modelling </w:t>
      </w:r>
      <w:r w:rsidR="004A2D0E">
        <w:rPr>
          <w:rFonts w:ascii="Palatino Linotype" w:eastAsia="Palatino Linotype" w:hAnsi="Palatino Linotype" w:cs="Palatino Linotype"/>
          <w:sz w:val="20"/>
          <w:szCs w:val="20"/>
        </w:rPr>
        <w:t xml:space="preserve">to </w:t>
      </w:r>
      <w:r>
        <w:rPr>
          <w:rFonts w:ascii="Palatino Linotype" w:eastAsia="Palatino Linotype" w:hAnsi="Palatino Linotype" w:cs="Palatino Linotype"/>
          <w:sz w:val="20"/>
          <w:szCs w:val="20"/>
        </w:rPr>
        <w:t>demonstrat</w:t>
      </w:r>
      <w:r w:rsidR="004A2D0E">
        <w:rPr>
          <w:rFonts w:ascii="Palatino Linotype" w:eastAsia="Palatino Linotype" w:hAnsi="Palatino Linotype" w:cs="Palatino Linotype"/>
          <w:sz w:val="20"/>
          <w:szCs w:val="20"/>
        </w:rPr>
        <w:t>e</w:t>
      </w:r>
      <w:r>
        <w:rPr>
          <w:rFonts w:ascii="Palatino Linotype" w:eastAsia="Palatino Linotype" w:hAnsi="Palatino Linotype" w:cs="Palatino Linotype"/>
          <w:sz w:val="20"/>
          <w:szCs w:val="20"/>
        </w:rPr>
        <w:t xml:space="preserve"> that at high temperatures this organism </w:t>
      </w:r>
      <w:r w:rsidR="0059174F">
        <w:rPr>
          <w:rFonts w:ascii="Palatino Linotype" w:eastAsia="Palatino Linotype" w:hAnsi="Palatino Linotype" w:cs="Palatino Linotype"/>
          <w:sz w:val="20"/>
          <w:szCs w:val="20"/>
        </w:rPr>
        <w:t xml:space="preserve">should be expected </w:t>
      </w:r>
      <w:r>
        <w:rPr>
          <w:rFonts w:ascii="Palatino Linotype" w:eastAsia="Palatino Linotype" w:hAnsi="Palatino Linotype" w:cs="Palatino Linotype"/>
          <w:sz w:val="20"/>
          <w:szCs w:val="20"/>
        </w:rPr>
        <w:t xml:space="preserve">mainly </w:t>
      </w:r>
      <w:r w:rsidR="0059174F">
        <w:rPr>
          <w:rFonts w:ascii="Palatino Linotype" w:eastAsia="Palatino Linotype" w:hAnsi="Palatino Linotype" w:cs="Palatino Linotype"/>
          <w:sz w:val="20"/>
          <w:szCs w:val="20"/>
        </w:rPr>
        <w:t xml:space="preserve">to </w:t>
      </w:r>
      <w:r>
        <w:rPr>
          <w:rFonts w:ascii="Palatino Linotype" w:eastAsia="Palatino Linotype" w:hAnsi="Palatino Linotype" w:cs="Palatino Linotype"/>
          <w:sz w:val="20"/>
          <w:szCs w:val="20"/>
        </w:rPr>
        <w:t xml:space="preserve">use the GAPDH and PGK pathway </w:t>
      </w:r>
      <w:r w:rsidR="004A2D0E">
        <w:rPr>
          <w:rFonts w:ascii="Palatino Linotype" w:eastAsia="Palatino Linotype" w:hAnsi="Palatino Linotype" w:cs="Palatino Linotype"/>
          <w:sz w:val="20"/>
          <w:szCs w:val="20"/>
        </w:rPr>
        <w:t>in the</w:t>
      </w:r>
      <w:r>
        <w:rPr>
          <w:rFonts w:ascii="Palatino Linotype" w:eastAsia="Palatino Linotype" w:hAnsi="Palatino Linotype" w:cs="Palatino Linotype"/>
          <w:sz w:val="20"/>
          <w:szCs w:val="20"/>
        </w:rPr>
        <w:t xml:space="preserve"> </w:t>
      </w:r>
      <w:proofErr w:type="spellStart"/>
      <w:r>
        <w:rPr>
          <w:rFonts w:ascii="Palatino Linotype" w:eastAsia="Palatino Linotype" w:hAnsi="Palatino Linotype" w:cs="Palatino Linotype"/>
          <w:sz w:val="20"/>
          <w:szCs w:val="20"/>
        </w:rPr>
        <w:t>gluconeogenic</w:t>
      </w:r>
      <w:proofErr w:type="spellEnd"/>
      <w:r>
        <w:rPr>
          <w:rFonts w:ascii="Palatino Linotype" w:eastAsia="Palatino Linotype" w:hAnsi="Palatino Linotype" w:cs="Palatino Linotype"/>
          <w:sz w:val="20"/>
          <w:szCs w:val="20"/>
        </w:rPr>
        <w:t xml:space="preserve"> direction, w</w:t>
      </w:r>
      <w:r w:rsidR="00271B6D">
        <w:rPr>
          <w:rFonts w:ascii="Palatino Linotype" w:eastAsia="Palatino Linotype" w:hAnsi="Palatino Linotype" w:cs="Palatino Linotype"/>
          <w:sz w:val="20"/>
          <w:szCs w:val="20"/>
        </w:rPr>
        <w:t>ith</w:t>
      </w:r>
      <w:r>
        <w:rPr>
          <w:rFonts w:ascii="Palatino Linotype" w:eastAsia="Palatino Linotype" w:hAnsi="Palatino Linotype" w:cs="Palatino Linotype"/>
          <w:sz w:val="20"/>
          <w:szCs w:val="20"/>
        </w:rPr>
        <w:t xml:space="preserve"> the GAPN function</w:t>
      </w:r>
      <w:r w:rsidR="00271B6D">
        <w:rPr>
          <w:rFonts w:ascii="Palatino Linotype" w:eastAsia="Palatino Linotype" w:hAnsi="Palatino Linotype" w:cs="Palatino Linotype"/>
          <w:sz w:val="20"/>
          <w:szCs w:val="20"/>
        </w:rPr>
        <w:t>ing</w:t>
      </w:r>
      <w:r>
        <w:rPr>
          <w:rFonts w:ascii="Palatino Linotype" w:eastAsia="Palatino Linotype" w:hAnsi="Palatino Linotype" w:cs="Palatino Linotype"/>
          <w:sz w:val="20"/>
          <w:szCs w:val="20"/>
        </w:rPr>
        <w:t xml:space="preserve"> in the catabolic direction (Zhang et al., 2017). As we shall show below, this is a form of gear shifting. </w:t>
      </w:r>
    </w:p>
    <w:p w14:paraId="07C744F9" w14:textId="77777777" w:rsidR="00AE7656" w:rsidRDefault="00103309" w:rsidP="006D0983">
      <w:pPr>
        <w:pBdr>
          <w:top w:val="nil"/>
          <w:left w:val="nil"/>
          <w:bottom w:val="nil"/>
          <w:right w:val="nil"/>
          <w:between w:val="nil"/>
        </w:pBdr>
        <w:spacing w:line="240" w:lineRule="auto"/>
        <w:ind w:firstLine="425"/>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lastRenderedPageBreak/>
        <w:t>The fluxes through these pathways should however not only be determined by these three enzymes but also by their metabolic environment and ultimately the genome wide metabolism</w:t>
      </w:r>
      <w:r w:rsidR="00DC03CE">
        <w:rPr>
          <w:rFonts w:ascii="Palatino Linotype" w:eastAsia="Palatino Linotype" w:hAnsi="Palatino Linotype" w:cs="Palatino Linotype"/>
          <w:sz w:val="20"/>
          <w:szCs w:val="20"/>
        </w:rPr>
        <w:t xml:space="preserve"> in the organism.</w:t>
      </w:r>
      <w:r>
        <w:rPr>
          <w:rFonts w:ascii="Palatino Linotype" w:eastAsia="Palatino Linotype" w:hAnsi="Palatino Linotype" w:cs="Palatino Linotype"/>
          <w:sz w:val="20"/>
          <w:szCs w:val="20"/>
        </w:rPr>
        <w:t xml:space="preserve"> </w:t>
      </w:r>
      <w:r w:rsidR="00C131B6">
        <w:rPr>
          <w:rFonts w:ascii="Palatino Linotype" w:eastAsia="Palatino Linotype" w:hAnsi="Palatino Linotype" w:cs="Palatino Linotype"/>
          <w:sz w:val="20"/>
          <w:szCs w:val="20"/>
        </w:rPr>
        <w:t>And d</w:t>
      </w:r>
      <w:r w:rsidR="00F771FC">
        <w:rPr>
          <w:rFonts w:ascii="Palatino Linotype" w:eastAsia="Palatino Linotype" w:hAnsi="Palatino Linotype" w:cs="Palatino Linotype"/>
          <w:sz w:val="20"/>
          <w:szCs w:val="20"/>
        </w:rPr>
        <w:t>ue to the lack of kinetic parameters for most enzymes, it is impossible to construct</w:t>
      </w:r>
      <w:r w:rsidR="00450D89">
        <w:rPr>
          <w:rFonts w:ascii="Palatino Linotype" w:eastAsia="Palatino Linotype" w:hAnsi="Palatino Linotype" w:cs="Palatino Linotype"/>
          <w:sz w:val="20"/>
          <w:szCs w:val="20"/>
        </w:rPr>
        <w:t xml:space="preserve"> a genome-wide kinetic model.</w:t>
      </w:r>
      <w:r w:rsidR="00E775E3">
        <w:rPr>
          <w:rFonts w:ascii="Palatino Linotype" w:eastAsia="Palatino Linotype" w:hAnsi="Palatino Linotype" w:cs="Palatino Linotype"/>
          <w:sz w:val="20"/>
          <w:szCs w:val="20"/>
        </w:rPr>
        <w:t xml:space="preserve"> This le</w:t>
      </w:r>
      <w:r w:rsidR="0073798D">
        <w:rPr>
          <w:rFonts w:ascii="Palatino Linotype" w:eastAsia="Palatino Linotype" w:hAnsi="Palatino Linotype" w:cs="Palatino Linotype"/>
          <w:sz w:val="20"/>
          <w:szCs w:val="20"/>
        </w:rPr>
        <w:t>ft</w:t>
      </w:r>
      <w:r w:rsidR="00E775E3">
        <w:rPr>
          <w:rFonts w:ascii="Palatino Linotype" w:eastAsia="Palatino Linotype" w:hAnsi="Palatino Linotype" w:cs="Palatino Linotype"/>
          <w:sz w:val="20"/>
          <w:szCs w:val="20"/>
        </w:rPr>
        <w:t xml:space="preserve"> </w:t>
      </w:r>
      <w:r w:rsidR="0073798D">
        <w:rPr>
          <w:rFonts w:ascii="Palatino Linotype" w:eastAsia="Palatino Linotype" w:hAnsi="Palatino Linotype" w:cs="Palatino Linotype"/>
          <w:sz w:val="20"/>
          <w:szCs w:val="20"/>
        </w:rPr>
        <w:t xml:space="preserve">much of </w:t>
      </w:r>
      <w:r w:rsidR="00E775E3">
        <w:rPr>
          <w:rFonts w:ascii="Palatino Linotype" w:eastAsia="Palatino Linotype" w:hAnsi="Palatino Linotype" w:cs="Palatino Linotype"/>
          <w:sz w:val="20"/>
          <w:szCs w:val="20"/>
        </w:rPr>
        <w:t>the issue unsettled.</w:t>
      </w:r>
    </w:p>
    <w:p w14:paraId="02ADB4F1" w14:textId="173AFEA8" w:rsidR="00AE7656" w:rsidRDefault="00F771FC" w:rsidP="006D0983">
      <w:pPr>
        <w:pBdr>
          <w:top w:val="nil"/>
          <w:left w:val="nil"/>
          <w:bottom w:val="nil"/>
          <w:right w:val="nil"/>
          <w:between w:val="nil"/>
        </w:pBdr>
        <w:spacing w:line="240" w:lineRule="auto"/>
        <w:ind w:firstLine="432"/>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Flux balance analysis (FBA) is a mathematical method for </w:t>
      </w:r>
      <w:r w:rsidR="00C24F5A">
        <w:rPr>
          <w:rFonts w:ascii="Palatino Linotype" w:eastAsia="Palatino Linotype" w:hAnsi="Palatino Linotype" w:cs="Palatino Linotype"/>
          <w:sz w:val="20"/>
          <w:szCs w:val="20"/>
        </w:rPr>
        <w:t>comprehending</w:t>
      </w:r>
      <w:r>
        <w:rPr>
          <w:rFonts w:ascii="Palatino Linotype" w:eastAsia="Palatino Linotype" w:hAnsi="Palatino Linotype" w:cs="Palatino Linotype"/>
          <w:sz w:val="20"/>
          <w:szCs w:val="20"/>
        </w:rPr>
        <w:t xml:space="preserve"> the </w:t>
      </w:r>
      <w:r w:rsidR="00C24F5A">
        <w:rPr>
          <w:rFonts w:ascii="Palatino Linotype" w:eastAsia="Palatino Linotype" w:hAnsi="Palatino Linotype" w:cs="Palatino Linotype"/>
          <w:sz w:val="20"/>
          <w:szCs w:val="20"/>
        </w:rPr>
        <w:t xml:space="preserve">possibilities for steady </w:t>
      </w:r>
      <w:r>
        <w:rPr>
          <w:rFonts w:ascii="Palatino Linotype" w:eastAsia="Palatino Linotype" w:hAnsi="Palatino Linotype" w:cs="Palatino Linotype"/>
          <w:sz w:val="20"/>
          <w:szCs w:val="20"/>
        </w:rPr>
        <w:t>flow through a metabolic network</w:t>
      </w:r>
      <w:r w:rsidR="00C24F5A">
        <w:rPr>
          <w:rFonts w:ascii="Palatino Linotype" w:eastAsia="Palatino Linotype" w:hAnsi="Palatino Linotype" w:cs="Palatino Linotype"/>
          <w:sz w:val="20"/>
          <w:szCs w:val="20"/>
        </w:rPr>
        <w:t xml:space="preserve"> and</w:t>
      </w:r>
      <w:r>
        <w:rPr>
          <w:rFonts w:ascii="Palatino Linotype" w:eastAsia="Palatino Linotype" w:hAnsi="Palatino Linotype" w:cs="Palatino Linotype"/>
          <w:sz w:val="20"/>
          <w:szCs w:val="20"/>
        </w:rPr>
        <w:t xml:space="preserve"> </w:t>
      </w:r>
      <w:r w:rsidR="00C24F5A">
        <w:rPr>
          <w:rFonts w:ascii="Palatino Linotype" w:eastAsia="Palatino Linotype" w:hAnsi="Palatino Linotype" w:cs="Palatino Linotype"/>
          <w:sz w:val="20"/>
          <w:szCs w:val="20"/>
        </w:rPr>
        <w:t xml:space="preserve">there is sufficient information </w:t>
      </w:r>
      <w:r w:rsidR="008151D1">
        <w:rPr>
          <w:rFonts w:ascii="Palatino Linotype" w:eastAsia="Palatino Linotype" w:hAnsi="Palatino Linotype" w:cs="Palatino Linotype"/>
          <w:sz w:val="20"/>
          <w:szCs w:val="20"/>
        </w:rPr>
        <w:fldChar w:fldCharType="begin" w:fldLock="1"/>
      </w:r>
      <w:r w:rsidR="008151D1">
        <w:rPr>
          <w:rFonts w:ascii="Palatino Linotype" w:eastAsia="Palatino Linotype" w:hAnsi="Palatino Linotype" w:cs="Palatino Linotype"/>
          <w:sz w:val="20"/>
          <w:szCs w:val="20"/>
        </w:rPr>
        <w:instrText>ADDIN CSL_CITATION {"citationItems":[{"id":"ITEM-1","itemData":{"DOI":"10.1371/journal.pone.0043401","ISSN":"19326203","abstract":"We describe the reconstruction of a genome-scale metabolic model of the crenarchaeon Sulfolobus solfataricus, a hyperthermoacidophilic microorganism. It grows in terrestrial volcanic hot springs with growth occurring at pH 2-4 (optimum 3.5) and a temperature of 75-80°C (optimum 80°C). The genome of Sulfolobus solfataricus P2 contains 2,992,245 bp on a single circular chromosome and encodes 2,977 proteins and a number of RNAs. The network comprises 718 metabolic and 58 transport/exchange reactions and 705 unique metabolites, based on the annotated genome and available biochemical data. Using the model in conjunction with constraint-based methods, we simulated the metabolic fluxes induced by different environmental and genetic conditions. The predictions were compared to experimental measurements and phenotypes of S. solfataricus. Furthermore, the performance of the network for 35 different carbon sources known for S. solfataricus from the literature was simulated. Comparing the growth on different carbon sources revealed that glycerol is the carbon source with the highest biomass flux per imported carbon atom (75% higher than glucose). Experimental data was also used to fit the model to phenotypic observations. In addition to the commonly known heterotrophic growth of S. solfataricus, the crenarchaeon is also able to grow autotrophically using the hydroxypropionate-hydroxybutyrate cycle for bicarbonate fixation. We integrated this pathway into our model and compared bicarbonate fixation with growth on glucose as sole carbon source. Finally, we tested the robustness of the metabolism with respect to gene deletions using the method of Minimization of Metabolic Adjustment (MOMA), which predicted that 18% of all possible single gene deletions would be lethal for the organism.","author":[{"dropping-particle":"","family":"Ulas","given":"Thomas","non-dropping-particle":"","parse-names":false,"suffix":""},{"dropping-particle":"","family":"Riemer","given":"S. Alexander","non-dropping-particle":"","parse-names":false,"suffix":""},{"dropping-particle":"","family":"Zaparty","given":"Melanie","non-dropping-particle":"","parse-names":false,"suffix":""},{"dropping-particle":"","family":"Siebers","given":"Bettina","non-dropping-particle":"","parse-names":false,"suffix":""},{"dropping-particle":"","family":"Schomburg","given":"Dietmar","non-dropping-particle":"","parse-names":false,"suffix":""}],"container-title":"PLoS ONE","id":"ITEM-1","issue":"8","issued":{"date-parts":[["2012"]]},"title":"Genome-Scale Reconstruction and Analysis of the Metabolic Network in the Hyperthermophilic Archaeon Sulfolobus Solfataricus","type":"article-journal","volume":"7"},"uris":["http://www.mendeley.com/documents/?uuid=c193c050-18b5-49f2-9b93-63694d77198a"]}],"mendeley":{"formattedCitation":"(Ulas et al., 2012)","plainTextFormattedCitation":"(Ulas et al., 2012)","previouslyFormattedCitation":"(Ulas et al., 2012)"},"properties":{"noteIndex":0},"schema":"https://github.com/citation-style-language/schema/raw/master/csl-citation.json"}</w:instrText>
      </w:r>
      <w:r w:rsidR="008151D1">
        <w:rPr>
          <w:rFonts w:ascii="Palatino Linotype" w:eastAsia="Palatino Linotype" w:hAnsi="Palatino Linotype" w:cs="Palatino Linotype"/>
          <w:sz w:val="20"/>
          <w:szCs w:val="20"/>
        </w:rPr>
        <w:fldChar w:fldCharType="separate"/>
      </w:r>
      <w:r w:rsidR="008151D1" w:rsidRPr="008151D1">
        <w:rPr>
          <w:rFonts w:ascii="Palatino Linotype" w:eastAsia="Palatino Linotype" w:hAnsi="Palatino Linotype" w:cs="Palatino Linotype"/>
          <w:noProof/>
          <w:sz w:val="20"/>
          <w:szCs w:val="20"/>
        </w:rPr>
        <w:t>(Ulas et al., 2012)</w:t>
      </w:r>
      <w:r w:rsidR="008151D1">
        <w:rPr>
          <w:rFonts w:ascii="Palatino Linotype" w:eastAsia="Palatino Linotype" w:hAnsi="Palatino Linotype" w:cs="Palatino Linotype"/>
          <w:sz w:val="20"/>
          <w:szCs w:val="20"/>
        </w:rPr>
        <w:fldChar w:fldCharType="end"/>
      </w:r>
      <w:r w:rsidR="00C24F5A">
        <w:rPr>
          <w:rFonts w:ascii="Palatino Linotype" w:eastAsia="Palatino Linotype" w:hAnsi="Palatino Linotype" w:cs="Palatino Linotype"/>
          <w:sz w:val="20"/>
          <w:szCs w:val="20"/>
        </w:rPr>
        <w:t xml:space="preserve"> for </w:t>
      </w:r>
      <w:r>
        <w:rPr>
          <w:rFonts w:ascii="Palatino Linotype" w:eastAsia="Palatino Linotype" w:hAnsi="Palatino Linotype" w:cs="Palatino Linotype"/>
          <w:sz w:val="20"/>
          <w:szCs w:val="20"/>
        </w:rPr>
        <w:t xml:space="preserve">FBA </w:t>
      </w:r>
      <w:r w:rsidR="00C24F5A">
        <w:rPr>
          <w:rFonts w:ascii="Palatino Linotype" w:eastAsia="Palatino Linotype" w:hAnsi="Palatino Linotype" w:cs="Palatino Linotype"/>
          <w:sz w:val="20"/>
          <w:szCs w:val="20"/>
        </w:rPr>
        <w:t>to be</w:t>
      </w:r>
      <w:r>
        <w:rPr>
          <w:rFonts w:ascii="Palatino Linotype" w:eastAsia="Palatino Linotype" w:hAnsi="Palatino Linotype" w:cs="Palatino Linotype"/>
          <w:sz w:val="20"/>
          <w:szCs w:val="20"/>
        </w:rPr>
        <w:t xml:space="preserve"> able to deal with genome-wide metabolic </w:t>
      </w:r>
      <w:r w:rsidR="00C24F5A">
        <w:rPr>
          <w:rFonts w:ascii="Palatino Linotype" w:eastAsia="Palatino Linotype" w:hAnsi="Palatino Linotype" w:cs="Palatino Linotype"/>
          <w:sz w:val="20"/>
          <w:szCs w:val="20"/>
        </w:rPr>
        <w:t xml:space="preserve">fluxes in </w:t>
      </w:r>
      <w:r w:rsidR="00C24F5A">
        <w:rPr>
          <w:rFonts w:ascii="Palatino Linotype" w:eastAsia="Palatino Linotype" w:hAnsi="Palatino Linotype" w:cs="Palatino Linotype"/>
          <w:i/>
          <w:sz w:val="20"/>
          <w:szCs w:val="20"/>
        </w:rPr>
        <w:t xml:space="preserve">S. </w:t>
      </w:r>
      <w:proofErr w:type="spellStart"/>
      <w:r w:rsidR="00C24F5A">
        <w:rPr>
          <w:rFonts w:ascii="Palatino Linotype" w:eastAsia="Palatino Linotype" w:hAnsi="Palatino Linotype" w:cs="Palatino Linotype"/>
          <w:i/>
          <w:sz w:val="20"/>
          <w:szCs w:val="20"/>
        </w:rPr>
        <w:t>solfataricus</w:t>
      </w:r>
      <w:proofErr w:type="spellEnd"/>
      <w:r>
        <w:rPr>
          <w:rFonts w:ascii="Palatino Linotype" w:eastAsia="Palatino Linotype" w:hAnsi="Palatino Linotype" w:cs="Palatino Linotype"/>
          <w:sz w:val="20"/>
          <w:szCs w:val="20"/>
        </w:rPr>
        <w:t>. In th</w:t>
      </w:r>
      <w:r w:rsidR="00C24F5A">
        <w:rPr>
          <w:rFonts w:ascii="Palatino Linotype" w:eastAsia="Palatino Linotype" w:hAnsi="Palatino Linotype" w:cs="Palatino Linotype"/>
          <w:sz w:val="20"/>
          <w:szCs w:val="20"/>
        </w:rPr>
        <w:t>e present study</w:t>
      </w:r>
      <w:r>
        <w:rPr>
          <w:rFonts w:ascii="Palatino Linotype" w:eastAsia="Palatino Linotype" w:hAnsi="Palatino Linotype" w:cs="Palatino Linotype"/>
          <w:sz w:val="20"/>
          <w:szCs w:val="20"/>
        </w:rPr>
        <w:t>, we shall show</w:t>
      </w:r>
      <w:r w:rsidR="0073798D">
        <w:rPr>
          <w:rFonts w:ascii="Palatino Linotype" w:eastAsia="Palatino Linotype" w:hAnsi="Palatino Linotype" w:cs="Palatino Linotype"/>
          <w:sz w:val="20"/>
          <w:szCs w:val="20"/>
        </w:rPr>
        <w:t>,</w:t>
      </w:r>
      <w:r>
        <w:rPr>
          <w:rFonts w:ascii="Palatino Linotype" w:eastAsia="Palatino Linotype" w:hAnsi="Palatino Linotype" w:cs="Palatino Linotype"/>
          <w:sz w:val="20"/>
          <w:szCs w:val="20"/>
        </w:rPr>
        <w:t xml:space="preserve"> </w:t>
      </w:r>
      <w:r w:rsidR="0073798D">
        <w:rPr>
          <w:rFonts w:ascii="Palatino Linotype" w:eastAsia="Palatino Linotype" w:hAnsi="Palatino Linotype" w:cs="Palatino Linotype"/>
          <w:sz w:val="20"/>
          <w:szCs w:val="20"/>
        </w:rPr>
        <w:t xml:space="preserve">more in general, </w:t>
      </w:r>
      <w:r>
        <w:rPr>
          <w:rFonts w:ascii="Palatino Linotype" w:eastAsia="Palatino Linotype" w:hAnsi="Palatino Linotype" w:cs="Palatino Linotype"/>
          <w:sz w:val="20"/>
          <w:szCs w:val="20"/>
        </w:rPr>
        <w:t xml:space="preserve">how </w:t>
      </w:r>
      <w:r w:rsidR="00D243AE">
        <w:rPr>
          <w:rFonts w:ascii="Palatino Linotype" w:eastAsia="Palatino Linotype" w:hAnsi="Palatino Linotype" w:cs="Palatino Linotype"/>
          <w:sz w:val="20"/>
          <w:szCs w:val="20"/>
        </w:rPr>
        <w:t xml:space="preserve">FBA </w:t>
      </w:r>
      <w:r>
        <w:rPr>
          <w:rFonts w:ascii="Palatino Linotype" w:eastAsia="Palatino Linotype" w:hAnsi="Palatino Linotype" w:cs="Palatino Linotype"/>
          <w:sz w:val="20"/>
          <w:szCs w:val="20"/>
        </w:rPr>
        <w:t xml:space="preserve">can be used to address gear shifting. Using the genome wide </w:t>
      </w:r>
      <w:r w:rsidR="00AA0171">
        <w:rPr>
          <w:rFonts w:ascii="Palatino Linotype" w:eastAsia="Palatino Linotype" w:hAnsi="Palatino Linotype" w:cs="Palatino Linotype"/>
          <w:sz w:val="20"/>
          <w:szCs w:val="20"/>
        </w:rPr>
        <w:t xml:space="preserve">metabolic map </w:t>
      </w:r>
      <w:r w:rsidR="00D234B3">
        <w:rPr>
          <w:rFonts w:ascii="Palatino Linotype" w:eastAsia="Palatino Linotype" w:hAnsi="Palatino Linotype" w:cs="Palatino Linotype"/>
          <w:sz w:val="20"/>
          <w:szCs w:val="20"/>
        </w:rPr>
        <w:t xml:space="preserve">of </w:t>
      </w:r>
      <w:r w:rsidR="00D234B3">
        <w:rPr>
          <w:rFonts w:ascii="Palatino Linotype" w:eastAsia="Palatino Linotype" w:hAnsi="Palatino Linotype" w:cs="Palatino Linotype"/>
          <w:i/>
          <w:sz w:val="20"/>
          <w:szCs w:val="20"/>
        </w:rPr>
        <w:t xml:space="preserve">S. </w:t>
      </w:r>
      <w:proofErr w:type="spellStart"/>
      <w:r w:rsidR="00D234B3">
        <w:rPr>
          <w:rFonts w:ascii="Palatino Linotype" w:eastAsia="Palatino Linotype" w:hAnsi="Palatino Linotype" w:cs="Palatino Linotype"/>
          <w:i/>
          <w:sz w:val="20"/>
          <w:szCs w:val="20"/>
        </w:rPr>
        <w:t>solfataricus</w:t>
      </w:r>
      <w:proofErr w:type="spellEnd"/>
      <w:r w:rsidR="00D234B3">
        <w:rPr>
          <w:rFonts w:ascii="Palatino Linotype" w:eastAsia="Palatino Linotype" w:hAnsi="Palatino Linotype" w:cs="Palatino Linotype"/>
          <w:sz w:val="20"/>
          <w:szCs w:val="20"/>
        </w:rPr>
        <w:t xml:space="preserve"> </w:t>
      </w:r>
      <w:r w:rsidR="00AA0171">
        <w:rPr>
          <w:rFonts w:ascii="Palatino Linotype" w:eastAsia="Palatino Linotype" w:hAnsi="Palatino Linotype" w:cs="Palatino Linotype"/>
          <w:sz w:val="20"/>
          <w:szCs w:val="20"/>
        </w:rPr>
        <w:t>we identify 4</w:t>
      </w:r>
      <w:r>
        <w:rPr>
          <w:rFonts w:ascii="Palatino Linotype" w:eastAsia="Palatino Linotype" w:hAnsi="Palatino Linotype" w:cs="Palatino Linotype"/>
          <w:sz w:val="20"/>
          <w:szCs w:val="20"/>
        </w:rPr>
        <w:t xml:space="preserve"> different gear settings already in anaerobic catabolis</w:t>
      </w:r>
      <w:r w:rsidR="00AA0171">
        <w:rPr>
          <w:rFonts w:ascii="Palatino Linotype" w:eastAsia="Palatino Linotype" w:hAnsi="Palatino Linotype" w:cs="Palatino Linotype"/>
          <w:sz w:val="20"/>
          <w:szCs w:val="20"/>
        </w:rPr>
        <w:t xml:space="preserve">m </w:t>
      </w:r>
      <w:r w:rsidR="0073798D">
        <w:rPr>
          <w:rFonts w:ascii="Palatino Linotype" w:eastAsia="Palatino Linotype" w:hAnsi="Palatino Linotype" w:cs="Palatino Linotype"/>
          <w:sz w:val="20"/>
          <w:szCs w:val="20"/>
        </w:rPr>
        <w:t xml:space="preserve">alone </w:t>
      </w:r>
      <w:r w:rsidR="00AA0171">
        <w:rPr>
          <w:rFonts w:ascii="Palatino Linotype" w:eastAsia="Palatino Linotype" w:hAnsi="Palatino Linotype" w:cs="Palatino Linotype"/>
          <w:sz w:val="20"/>
          <w:szCs w:val="20"/>
        </w:rPr>
        <w:t>and 8</w:t>
      </w:r>
      <w:r w:rsidR="00285DC1">
        <w:rPr>
          <w:rFonts w:ascii="Palatino Linotype" w:eastAsia="Palatino Linotype" w:hAnsi="Palatino Linotype" w:cs="Palatino Linotype"/>
          <w:sz w:val="20"/>
          <w:szCs w:val="20"/>
        </w:rPr>
        <w:t xml:space="preserve"> </w:t>
      </w:r>
      <w:r>
        <w:rPr>
          <w:rFonts w:ascii="Palatino Linotype" w:eastAsia="Palatino Linotype" w:hAnsi="Palatino Linotype" w:cs="Palatino Linotype"/>
          <w:sz w:val="20"/>
          <w:szCs w:val="20"/>
        </w:rPr>
        <w:t xml:space="preserve">in total and then explain </w:t>
      </w:r>
      <w:r w:rsidR="00D234B3">
        <w:rPr>
          <w:rFonts w:ascii="Palatino Linotype" w:eastAsia="Palatino Linotype" w:hAnsi="Palatino Linotype" w:cs="Palatino Linotype"/>
          <w:sz w:val="20"/>
          <w:szCs w:val="20"/>
        </w:rPr>
        <w:t xml:space="preserve">on this genome wide basis </w:t>
      </w:r>
      <w:r>
        <w:rPr>
          <w:rFonts w:ascii="Palatino Linotype" w:eastAsia="Palatino Linotype" w:hAnsi="Palatino Linotype" w:cs="Palatino Linotype"/>
          <w:sz w:val="20"/>
          <w:szCs w:val="20"/>
        </w:rPr>
        <w:t xml:space="preserve">why this organism </w:t>
      </w:r>
      <w:r w:rsidR="00D234B3">
        <w:rPr>
          <w:rFonts w:ascii="Palatino Linotype" w:eastAsia="Palatino Linotype" w:hAnsi="Palatino Linotype" w:cs="Palatino Linotype"/>
          <w:sz w:val="20"/>
          <w:szCs w:val="20"/>
        </w:rPr>
        <w:t xml:space="preserve">is </w:t>
      </w:r>
      <w:r>
        <w:rPr>
          <w:rFonts w:ascii="Palatino Linotype" w:eastAsia="Palatino Linotype" w:hAnsi="Palatino Linotype" w:cs="Palatino Linotype"/>
          <w:sz w:val="20"/>
          <w:szCs w:val="20"/>
        </w:rPr>
        <w:t xml:space="preserve">an </w:t>
      </w:r>
      <w:r w:rsidR="00D234B3">
        <w:rPr>
          <w:rFonts w:ascii="Palatino Linotype" w:eastAsia="Palatino Linotype" w:hAnsi="Palatino Linotype" w:cs="Palatino Linotype"/>
          <w:sz w:val="20"/>
          <w:szCs w:val="20"/>
        </w:rPr>
        <w:t xml:space="preserve">obligate </w:t>
      </w:r>
      <w:r>
        <w:rPr>
          <w:rFonts w:ascii="Palatino Linotype" w:eastAsia="Palatino Linotype" w:hAnsi="Palatino Linotype" w:cs="Palatino Linotype"/>
          <w:sz w:val="20"/>
          <w:szCs w:val="20"/>
        </w:rPr>
        <w:t>aerobe. Using non equilibrium thermodynamics we show that there should be an optimum gear setting from the perspective of maximizing growth rate and that this setting may change when the growing beco</w:t>
      </w:r>
      <w:r w:rsidR="00305EF5">
        <w:rPr>
          <w:rFonts w:ascii="Palatino Linotype" w:eastAsia="Palatino Linotype" w:hAnsi="Palatino Linotype" w:cs="Palatino Linotype"/>
          <w:sz w:val="20"/>
          <w:szCs w:val="20"/>
        </w:rPr>
        <w:t xml:space="preserve">mes tough thermodynamically. We shall also </w:t>
      </w:r>
      <w:r w:rsidR="00746CE5">
        <w:rPr>
          <w:rFonts w:ascii="Palatino Linotype" w:eastAsia="Palatino Linotype" w:hAnsi="Palatino Linotype" w:cs="Palatino Linotype"/>
          <w:sz w:val="20"/>
          <w:szCs w:val="20"/>
        </w:rPr>
        <w:t xml:space="preserve">map the </w:t>
      </w:r>
      <w:r w:rsidR="00305EF5">
        <w:rPr>
          <w:rFonts w:ascii="Palatino Linotype" w:eastAsia="Palatino Linotype" w:hAnsi="Palatino Linotype" w:cs="Palatino Linotype"/>
          <w:sz w:val="20"/>
          <w:szCs w:val="20"/>
        </w:rPr>
        <w:t xml:space="preserve">transcriptome data </w:t>
      </w:r>
      <w:r w:rsidR="00746CE5">
        <w:rPr>
          <w:rFonts w:ascii="Palatino Linotype" w:eastAsia="Palatino Linotype" w:hAnsi="Palatino Linotype" w:cs="Palatino Linotype"/>
          <w:sz w:val="20"/>
          <w:szCs w:val="20"/>
        </w:rPr>
        <w:t xml:space="preserve">of </w:t>
      </w:r>
      <w:r w:rsidR="00746CE5">
        <w:rPr>
          <w:rFonts w:ascii="Palatino Linotype" w:eastAsia="Palatino Linotype" w:hAnsi="Palatino Linotype" w:cs="Palatino Linotype"/>
          <w:i/>
          <w:sz w:val="20"/>
          <w:szCs w:val="20"/>
        </w:rPr>
        <w:t xml:space="preserve">S. </w:t>
      </w:r>
      <w:proofErr w:type="spellStart"/>
      <w:r w:rsidR="00746CE5">
        <w:rPr>
          <w:rFonts w:ascii="Palatino Linotype" w:eastAsia="Palatino Linotype" w:hAnsi="Palatino Linotype" w:cs="Palatino Linotype"/>
          <w:i/>
          <w:sz w:val="20"/>
          <w:szCs w:val="20"/>
        </w:rPr>
        <w:t>solfataricus</w:t>
      </w:r>
      <w:proofErr w:type="spellEnd"/>
      <w:r w:rsidR="00746CE5">
        <w:rPr>
          <w:rFonts w:ascii="Palatino Linotype" w:eastAsia="Palatino Linotype" w:hAnsi="Palatino Linotype" w:cs="Palatino Linotype"/>
          <w:sz w:val="20"/>
          <w:szCs w:val="20"/>
        </w:rPr>
        <w:t xml:space="preserve"> growing at different temperatures to the genome wide metabolic map </w:t>
      </w:r>
      <w:r w:rsidR="00305EF5">
        <w:rPr>
          <w:rFonts w:ascii="Palatino Linotype" w:eastAsia="Palatino Linotype" w:hAnsi="Palatino Linotype" w:cs="Palatino Linotype"/>
          <w:sz w:val="20"/>
          <w:szCs w:val="20"/>
        </w:rPr>
        <w:t xml:space="preserve">to verify the existence of gear shifting between different pathways. </w:t>
      </w:r>
    </w:p>
    <w:p w14:paraId="5D0322AB" w14:textId="77777777" w:rsidR="00AE7656" w:rsidRDefault="00F771FC">
      <w:pPr>
        <w:pBdr>
          <w:top w:val="nil"/>
          <w:left w:val="nil"/>
          <w:bottom w:val="nil"/>
          <w:right w:val="nil"/>
          <w:between w:val="nil"/>
        </w:pBdr>
        <w:spacing w:before="240" w:after="120" w:line="240" w:lineRule="auto"/>
        <w:jc w:val="left"/>
        <w:rPr>
          <w:rFonts w:ascii="Palatino Linotype" w:eastAsia="Palatino Linotype" w:hAnsi="Palatino Linotype" w:cs="Palatino Linotype"/>
          <w:b/>
          <w:sz w:val="20"/>
          <w:szCs w:val="20"/>
        </w:rPr>
      </w:pPr>
      <w:r>
        <w:rPr>
          <w:rFonts w:ascii="Palatino Linotype" w:eastAsia="Palatino Linotype" w:hAnsi="Palatino Linotype" w:cs="Palatino Linotype"/>
          <w:b/>
          <w:sz w:val="20"/>
          <w:szCs w:val="20"/>
        </w:rPr>
        <w:t xml:space="preserve">2. Materials and Methods </w:t>
      </w:r>
    </w:p>
    <w:p w14:paraId="5C55DEE7" w14:textId="77777777" w:rsidR="00AE7656" w:rsidRDefault="00F771FC">
      <w:pPr>
        <w:pBdr>
          <w:top w:val="nil"/>
          <w:left w:val="nil"/>
          <w:bottom w:val="nil"/>
          <w:right w:val="nil"/>
          <w:between w:val="nil"/>
        </w:pBdr>
        <w:spacing w:before="240" w:after="120" w:line="240" w:lineRule="auto"/>
        <w:jc w:val="left"/>
        <w:rPr>
          <w:rFonts w:ascii="Palatino Linotype" w:eastAsia="Palatino Linotype" w:hAnsi="Palatino Linotype" w:cs="Palatino Linotype"/>
          <w:i/>
          <w:sz w:val="20"/>
          <w:szCs w:val="20"/>
        </w:rPr>
      </w:pPr>
      <w:r>
        <w:rPr>
          <w:rFonts w:ascii="Palatino Linotype" w:eastAsia="Palatino Linotype" w:hAnsi="Palatino Linotype" w:cs="Palatino Linotype"/>
          <w:i/>
          <w:sz w:val="20"/>
          <w:szCs w:val="20"/>
        </w:rPr>
        <w:t xml:space="preserve">2.1. Kinetic model </w:t>
      </w:r>
      <w:r w:rsidR="00FD70FA">
        <w:rPr>
          <w:rFonts w:ascii="Palatino Linotype" w:eastAsia="Palatino Linotype" w:hAnsi="Palatino Linotype" w:cs="Palatino Linotype"/>
          <w:i/>
          <w:sz w:val="20"/>
          <w:szCs w:val="20"/>
        </w:rPr>
        <w:t xml:space="preserve">demonstrating gear shifting in </w:t>
      </w:r>
      <w:r w:rsidR="00033117">
        <w:rPr>
          <w:rFonts w:ascii="Palatino Linotype" w:eastAsia="Palatino Linotype" w:hAnsi="Palatino Linotype" w:cs="Palatino Linotype"/>
          <w:i/>
          <w:sz w:val="20"/>
          <w:szCs w:val="20"/>
        </w:rPr>
        <w:t xml:space="preserve">S. </w:t>
      </w:r>
      <w:proofErr w:type="spellStart"/>
      <w:r>
        <w:rPr>
          <w:rFonts w:ascii="Palatino Linotype" w:eastAsia="Palatino Linotype" w:hAnsi="Palatino Linotype" w:cs="Palatino Linotype"/>
          <w:i/>
          <w:sz w:val="20"/>
          <w:szCs w:val="20"/>
        </w:rPr>
        <w:t>solfataricus</w:t>
      </w:r>
      <w:proofErr w:type="spellEnd"/>
    </w:p>
    <w:p w14:paraId="65551A29" w14:textId="77777777" w:rsidR="00BF1D7C" w:rsidRDefault="00F771FC" w:rsidP="00BF1D7C">
      <w:pPr>
        <w:pBdr>
          <w:top w:val="nil"/>
          <w:left w:val="nil"/>
          <w:bottom w:val="nil"/>
          <w:right w:val="nil"/>
          <w:between w:val="nil"/>
        </w:pBdr>
        <w:spacing w:line="240" w:lineRule="auto"/>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Our starting point was the model published in 2017 by our group (Zhang et al., 2017). By varying the rate constant of the ATPase in the model, different ATP hydrolysis (</w:t>
      </w:r>
      <w:r w:rsidR="0073798D">
        <w:rPr>
          <w:rFonts w:ascii="Palatino Linotype" w:eastAsia="Palatino Linotype" w:hAnsi="Palatino Linotype" w:cs="Palatino Linotype"/>
          <w:sz w:val="20"/>
          <w:szCs w:val="20"/>
        </w:rPr>
        <w:t>or ‘</w:t>
      </w:r>
      <w:r>
        <w:rPr>
          <w:rFonts w:ascii="Palatino Linotype" w:eastAsia="Palatino Linotype" w:hAnsi="Palatino Linotype" w:cs="Palatino Linotype"/>
          <w:sz w:val="20"/>
          <w:szCs w:val="20"/>
        </w:rPr>
        <w:t>NGAM</w:t>
      </w:r>
      <w:r w:rsidR="0073798D">
        <w:rPr>
          <w:rFonts w:ascii="Palatino Linotype" w:eastAsia="Palatino Linotype" w:hAnsi="Palatino Linotype" w:cs="Palatino Linotype"/>
          <w:sz w:val="20"/>
          <w:szCs w:val="20"/>
        </w:rPr>
        <w:t>’</w:t>
      </w:r>
      <w:r>
        <w:rPr>
          <w:rFonts w:ascii="Palatino Linotype" w:eastAsia="Palatino Linotype" w:hAnsi="Palatino Linotype" w:cs="Palatino Linotype"/>
          <w:sz w:val="20"/>
          <w:szCs w:val="20"/>
        </w:rPr>
        <w:t>: Non Growth rate associated Maintenance) fluxes, as well as different ATP/ADP ratios and different fluxes through the different ca</w:t>
      </w:r>
      <w:r w:rsidR="00AA0171">
        <w:rPr>
          <w:rFonts w:ascii="Palatino Linotype" w:eastAsia="Palatino Linotype" w:hAnsi="Palatino Linotype" w:cs="Palatino Linotype"/>
          <w:sz w:val="20"/>
          <w:szCs w:val="20"/>
        </w:rPr>
        <w:t xml:space="preserve">tabolic pathways were obtained. </w:t>
      </w:r>
      <w:r w:rsidR="00C65EDB">
        <w:rPr>
          <w:rFonts w:ascii="Palatino Linotype" w:eastAsia="Palatino Linotype" w:hAnsi="Palatino Linotype" w:cs="Palatino Linotype"/>
          <w:sz w:val="20"/>
          <w:szCs w:val="20"/>
        </w:rPr>
        <w:t>W</w:t>
      </w:r>
      <w:r>
        <w:rPr>
          <w:rFonts w:ascii="Palatino Linotype" w:eastAsia="Palatino Linotype" w:hAnsi="Palatino Linotype" w:cs="Palatino Linotype"/>
          <w:sz w:val="20"/>
          <w:szCs w:val="20"/>
        </w:rPr>
        <w:t xml:space="preserve">e used </w:t>
      </w:r>
      <w:proofErr w:type="spellStart"/>
      <w:r>
        <w:rPr>
          <w:rFonts w:ascii="Palatino Linotype" w:eastAsia="Palatino Linotype" w:hAnsi="Palatino Linotype" w:cs="Palatino Linotype"/>
          <w:sz w:val="20"/>
          <w:szCs w:val="20"/>
        </w:rPr>
        <w:t>Copasi</w:t>
      </w:r>
      <w:proofErr w:type="spellEnd"/>
      <w:r>
        <w:rPr>
          <w:rFonts w:ascii="Palatino Linotype" w:eastAsia="Palatino Linotype" w:hAnsi="Palatino Linotype" w:cs="Palatino Linotype"/>
          <w:sz w:val="20"/>
          <w:szCs w:val="20"/>
        </w:rPr>
        <w:t xml:space="preserve"> (COPASI 4.16, available online: http://copasi.org/News/2015/08/19/Release/</w:t>
      </w:r>
      <w:r w:rsidR="00C65EDB">
        <w:rPr>
          <w:rFonts w:ascii="Palatino Linotype" w:eastAsia="Palatino Linotype" w:hAnsi="Palatino Linotype" w:cs="Palatino Linotype"/>
          <w:sz w:val="20"/>
          <w:szCs w:val="20"/>
        </w:rPr>
        <w:t>) throughout for the modelling.</w:t>
      </w:r>
      <w:r>
        <w:rPr>
          <w:rFonts w:ascii="Palatino Linotype" w:eastAsia="Palatino Linotype" w:hAnsi="Palatino Linotype" w:cs="Palatino Linotype"/>
          <w:sz w:val="20"/>
          <w:szCs w:val="20"/>
        </w:rPr>
        <w:t xml:space="preserve"> </w:t>
      </w:r>
      <w:r w:rsidR="00BF1D7C">
        <w:rPr>
          <w:rFonts w:ascii="Palatino Linotype" w:eastAsia="Palatino Linotype" w:hAnsi="Palatino Linotype" w:cs="Palatino Linotype"/>
          <w:sz w:val="20"/>
          <w:szCs w:val="20"/>
        </w:rPr>
        <w:t xml:space="preserve">This software and the model files can be found in the </w:t>
      </w:r>
      <w:proofErr w:type="spellStart"/>
      <w:r w:rsidR="00BF1D7C">
        <w:rPr>
          <w:rFonts w:ascii="Palatino Linotype" w:eastAsia="Palatino Linotype" w:hAnsi="Palatino Linotype" w:cs="Palatino Linotype"/>
          <w:sz w:val="20"/>
          <w:szCs w:val="20"/>
        </w:rPr>
        <w:t>Github</w:t>
      </w:r>
      <w:proofErr w:type="spellEnd"/>
      <w:r w:rsidR="00BF1D7C">
        <w:rPr>
          <w:rFonts w:ascii="Palatino Linotype" w:eastAsia="Palatino Linotype" w:hAnsi="Palatino Linotype" w:cs="Palatino Linotype"/>
          <w:sz w:val="20"/>
          <w:szCs w:val="20"/>
        </w:rPr>
        <w:t xml:space="preserve"> repository under the folder name “</w:t>
      </w:r>
      <w:r w:rsidR="003C0BF9">
        <w:rPr>
          <w:rFonts w:ascii="Palatino Linotype" w:eastAsia="Palatino Linotype" w:hAnsi="Palatino Linotype" w:cs="Palatino Linotype"/>
          <w:sz w:val="20"/>
          <w:szCs w:val="20"/>
        </w:rPr>
        <w:t>Models</w:t>
      </w:r>
      <w:r w:rsidR="00BF1D7C">
        <w:rPr>
          <w:rFonts w:ascii="Palatino Linotype" w:eastAsia="Palatino Linotype" w:hAnsi="Palatino Linotype" w:cs="Palatino Linotype"/>
          <w:sz w:val="20"/>
          <w:szCs w:val="20"/>
        </w:rPr>
        <w:t>”.</w:t>
      </w:r>
    </w:p>
    <w:p w14:paraId="0CD9735C" w14:textId="77777777" w:rsidR="00AE7656" w:rsidRDefault="00F771FC">
      <w:pPr>
        <w:pBdr>
          <w:top w:val="nil"/>
          <w:left w:val="nil"/>
          <w:bottom w:val="nil"/>
          <w:right w:val="nil"/>
          <w:between w:val="nil"/>
        </w:pBdr>
        <w:spacing w:before="240" w:after="120" w:line="240" w:lineRule="auto"/>
        <w:jc w:val="left"/>
        <w:rPr>
          <w:rFonts w:ascii="Palatino Linotype" w:eastAsia="Palatino Linotype" w:hAnsi="Palatino Linotype" w:cs="Palatino Linotype"/>
          <w:i/>
          <w:sz w:val="20"/>
          <w:szCs w:val="20"/>
        </w:rPr>
      </w:pPr>
      <w:r>
        <w:rPr>
          <w:rFonts w:ascii="Palatino Linotype" w:eastAsia="Palatino Linotype" w:hAnsi="Palatino Linotype" w:cs="Palatino Linotype"/>
          <w:i/>
          <w:sz w:val="20"/>
          <w:szCs w:val="20"/>
        </w:rPr>
        <w:t>2.2. Genome-scale reconstruction of S</w:t>
      </w:r>
      <w:r w:rsidR="00033117">
        <w:rPr>
          <w:rFonts w:ascii="Palatino Linotype" w:eastAsia="Palatino Linotype" w:hAnsi="Palatino Linotype" w:cs="Palatino Linotype"/>
          <w:i/>
          <w:sz w:val="20"/>
          <w:szCs w:val="20"/>
        </w:rPr>
        <w:t>.</w:t>
      </w:r>
      <w:r>
        <w:rPr>
          <w:rFonts w:ascii="Palatino Linotype" w:eastAsia="Palatino Linotype" w:hAnsi="Palatino Linotype" w:cs="Palatino Linotype"/>
          <w:i/>
          <w:sz w:val="20"/>
          <w:szCs w:val="20"/>
        </w:rPr>
        <w:t xml:space="preserve"> </w:t>
      </w:r>
      <w:proofErr w:type="spellStart"/>
      <w:r>
        <w:rPr>
          <w:rFonts w:ascii="Palatino Linotype" w:eastAsia="Palatino Linotype" w:hAnsi="Palatino Linotype" w:cs="Palatino Linotype"/>
          <w:i/>
          <w:sz w:val="20"/>
          <w:szCs w:val="20"/>
        </w:rPr>
        <w:t>solfataricus</w:t>
      </w:r>
      <w:proofErr w:type="spellEnd"/>
    </w:p>
    <w:p w14:paraId="0D2B4972" w14:textId="644ABDB9" w:rsidR="003D6F1C" w:rsidRDefault="00F771FC" w:rsidP="006A4AE3">
      <w:pPr>
        <w:pBdr>
          <w:top w:val="nil"/>
          <w:left w:val="nil"/>
          <w:bottom w:val="nil"/>
          <w:right w:val="nil"/>
          <w:between w:val="nil"/>
        </w:pBdr>
        <w:spacing w:line="240" w:lineRule="auto"/>
        <w:ind w:left="144"/>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Our starting point was the previously published genome-scale metabolic </w:t>
      </w:r>
      <w:r w:rsidR="00331BEB">
        <w:rPr>
          <w:rFonts w:ascii="Palatino Linotype" w:eastAsia="Palatino Linotype" w:hAnsi="Palatino Linotype" w:cs="Palatino Linotype"/>
          <w:sz w:val="20"/>
          <w:szCs w:val="20"/>
        </w:rPr>
        <w:t xml:space="preserve">map (GEMM) </w:t>
      </w:r>
      <w:r>
        <w:rPr>
          <w:rFonts w:ascii="Palatino Linotype" w:eastAsia="Palatino Linotype" w:hAnsi="Palatino Linotype" w:cs="Palatino Linotype"/>
          <w:sz w:val="20"/>
          <w:szCs w:val="20"/>
        </w:rPr>
        <w:t xml:space="preserve">of </w:t>
      </w:r>
      <w:r>
        <w:rPr>
          <w:rFonts w:ascii="Palatino Linotype" w:eastAsia="Palatino Linotype" w:hAnsi="Palatino Linotype" w:cs="Palatino Linotype"/>
          <w:i/>
          <w:sz w:val="20"/>
          <w:szCs w:val="20"/>
        </w:rPr>
        <w:t>S</w:t>
      </w:r>
      <w:r w:rsidR="00033117">
        <w:rPr>
          <w:rFonts w:ascii="Palatino Linotype" w:eastAsia="Palatino Linotype" w:hAnsi="Palatino Linotype" w:cs="Palatino Linotype"/>
          <w:i/>
          <w:sz w:val="20"/>
          <w:szCs w:val="20"/>
        </w:rPr>
        <w:t xml:space="preserve">. </w:t>
      </w:r>
      <w:proofErr w:type="spellStart"/>
      <w:r>
        <w:rPr>
          <w:rFonts w:ascii="Palatino Linotype" w:eastAsia="Palatino Linotype" w:hAnsi="Palatino Linotype" w:cs="Palatino Linotype"/>
          <w:i/>
          <w:sz w:val="20"/>
          <w:szCs w:val="20"/>
        </w:rPr>
        <w:t>solfataricus</w:t>
      </w:r>
      <w:proofErr w:type="spellEnd"/>
      <w:r w:rsidR="00450D89">
        <w:rPr>
          <w:rFonts w:ascii="Palatino Linotype" w:eastAsia="Palatino Linotype" w:hAnsi="Palatino Linotype" w:cs="Palatino Linotype"/>
          <w:sz w:val="20"/>
          <w:szCs w:val="20"/>
        </w:rPr>
        <w:t xml:space="preserve"> by (Wolf et al., 2016)</w:t>
      </w:r>
      <w:r>
        <w:rPr>
          <w:rFonts w:ascii="Palatino Linotype" w:eastAsia="Palatino Linotype" w:hAnsi="Palatino Linotype" w:cs="Palatino Linotype"/>
          <w:sz w:val="20"/>
          <w:szCs w:val="20"/>
        </w:rPr>
        <w:t xml:space="preserve">. We obtained the SBML file of the reconstruction through </w:t>
      </w:r>
      <w:r w:rsidR="00F41D25" w:rsidRPr="000D35F2">
        <w:rPr>
          <w:color w:val="auto"/>
          <w:rPrChange w:id="7" w:author="Yanfei Zhang" w:date="2022-04-04T20:13:00Z">
            <w:rPr/>
          </w:rPrChange>
        </w:rPr>
        <w:fldChar w:fldCharType="begin"/>
      </w:r>
      <w:r w:rsidR="00F41D25" w:rsidRPr="000D35F2">
        <w:rPr>
          <w:color w:val="auto"/>
          <w:rPrChange w:id="8" w:author="Yanfei Zhang" w:date="2022-04-04T20:13:00Z">
            <w:rPr/>
          </w:rPrChange>
        </w:rPr>
        <w:instrText xml:space="preserve"> HYPERLINK "https://fairdomhub.org/models/225" \h </w:instrText>
      </w:r>
      <w:r w:rsidR="00F41D25" w:rsidRPr="000D35F2">
        <w:rPr>
          <w:color w:val="auto"/>
          <w:rPrChange w:id="9" w:author="Yanfei Zhang" w:date="2022-04-04T20:13:00Z">
            <w:rPr/>
          </w:rPrChange>
        </w:rPr>
        <w:fldChar w:fldCharType="separate"/>
      </w:r>
      <w:r w:rsidRPr="000D35F2">
        <w:rPr>
          <w:rFonts w:ascii="Palatino Linotype" w:eastAsia="Palatino Linotype" w:hAnsi="Palatino Linotype" w:cs="Palatino Linotype"/>
          <w:color w:val="auto"/>
          <w:sz w:val="20"/>
          <w:szCs w:val="20"/>
          <w:rPrChange w:id="10" w:author="Yanfei Zhang" w:date="2022-04-04T20:13:00Z">
            <w:rPr>
              <w:rFonts w:ascii="Palatino Linotype" w:eastAsia="Palatino Linotype" w:hAnsi="Palatino Linotype" w:cs="Palatino Linotype"/>
              <w:color w:val="0563C1"/>
              <w:sz w:val="20"/>
              <w:szCs w:val="20"/>
              <w:u w:val="single"/>
            </w:rPr>
          </w:rPrChange>
        </w:rPr>
        <w:t>https://fairdomhub.org/models/225</w:t>
      </w:r>
      <w:r w:rsidR="00F41D25" w:rsidRPr="000D35F2">
        <w:rPr>
          <w:rFonts w:ascii="Palatino Linotype" w:eastAsia="Palatino Linotype" w:hAnsi="Palatino Linotype" w:cs="Palatino Linotype"/>
          <w:color w:val="auto"/>
          <w:sz w:val="20"/>
          <w:szCs w:val="20"/>
          <w:rPrChange w:id="11" w:author="Yanfei Zhang" w:date="2022-04-04T20:13:00Z">
            <w:rPr>
              <w:rFonts w:ascii="Palatino Linotype" w:eastAsia="Palatino Linotype" w:hAnsi="Palatino Linotype" w:cs="Palatino Linotype"/>
              <w:color w:val="0563C1"/>
              <w:sz w:val="20"/>
              <w:szCs w:val="20"/>
              <w:u w:val="single"/>
            </w:rPr>
          </w:rPrChange>
        </w:rPr>
        <w:fldChar w:fldCharType="end"/>
      </w:r>
      <w:r>
        <w:rPr>
          <w:rFonts w:ascii="Palatino Linotype" w:eastAsia="Palatino Linotype" w:hAnsi="Palatino Linotype" w:cs="Palatino Linotype"/>
          <w:sz w:val="20"/>
          <w:szCs w:val="20"/>
        </w:rPr>
        <w:t xml:space="preserve"> on April 24</w:t>
      </w:r>
      <w:r w:rsidRPr="00D234B3">
        <w:rPr>
          <w:rFonts w:ascii="Palatino Linotype" w:eastAsia="Palatino Linotype" w:hAnsi="Palatino Linotype" w:cs="Palatino Linotype"/>
          <w:sz w:val="20"/>
          <w:szCs w:val="20"/>
          <w:vertAlign w:val="superscript"/>
        </w:rPr>
        <w:t>th</w:t>
      </w:r>
      <w:r>
        <w:rPr>
          <w:rFonts w:ascii="Palatino Linotype" w:eastAsia="Palatino Linotype" w:hAnsi="Palatino Linotype" w:cs="Palatino Linotype"/>
          <w:sz w:val="20"/>
          <w:szCs w:val="20"/>
        </w:rPr>
        <w:t xml:space="preserve"> 2018. We changed the reactions </w:t>
      </w:r>
      <w:r w:rsidR="0027368A">
        <w:rPr>
          <w:rFonts w:ascii="Palatino Linotype" w:eastAsia="Palatino Linotype" w:hAnsi="Palatino Linotype" w:cs="Palatino Linotype"/>
          <w:sz w:val="20"/>
          <w:szCs w:val="20"/>
        </w:rPr>
        <w:t>shown in Table 1</w:t>
      </w:r>
      <w:r w:rsidR="002628D0">
        <w:rPr>
          <w:rFonts w:ascii="Palatino Linotype" w:eastAsia="Palatino Linotype" w:hAnsi="Palatino Linotype" w:cs="Palatino Linotype"/>
          <w:sz w:val="20"/>
          <w:szCs w:val="20"/>
        </w:rPr>
        <w:t>. We did this to deal with proton im</w:t>
      </w:r>
      <w:r>
        <w:rPr>
          <w:rFonts w:ascii="Palatino Linotype" w:eastAsia="Palatino Linotype" w:hAnsi="Palatino Linotype" w:cs="Palatino Linotype"/>
          <w:sz w:val="20"/>
          <w:szCs w:val="20"/>
        </w:rPr>
        <w:t>balance</w:t>
      </w:r>
      <w:r w:rsidR="00CD7034">
        <w:rPr>
          <w:rFonts w:ascii="Palatino Linotype" w:eastAsia="Palatino Linotype" w:hAnsi="Palatino Linotype" w:cs="Palatino Linotype"/>
          <w:sz w:val="20"/>
          <w:szCs w:val="20"/>
        </w:rPr>
        <w:t xml:space="preserve"> and the different written forms for the protons (In the original </w:t>
      </w:r>
      <w:r w:rsidR="00DB0F05">
        <w:rPr>
          <w:rFonts w:ascii="Palatino Linotype" w:eastAsia="Palatino Linotype" w:hAnsi="Palatino Linotype" w:cs="Palatino Linotype"/>
          <w:sz w:val="20"/>
          <w:szCs w:val="20"/>
        </w:rPr>
        <w:t>GEMM</w:t>
      </w:r>
      <w:r w:rsidR="00CD7034">
        <w:rPr>
          <w:rFonts w:ascii="Palatino Linotype" w:eastAsia="Palatino Linotype" w:hAnsi="Palatino Linotype" w:cs="Palatino Linotype"/>
          <w:sz w:val="20"/>
          <w:szCs w:val="20"/>
        </w:rPr>
        <w:t>, both H+_</w:t>
      </w:r>
      <w:proofErr w:type="spellStart"/>
      <w:r w:rsidR="00CD7034">
        <w:rPr>
          <w:rFonts w:ascii="Palatino Linotype" w:eastAsia="Palatino Linotype" w:hAnsi="Palatino Linotype" w:cs="Palatino Linotype"/>
          <w:sz w:val="20"/>
          <w:szCs w:val="20"/>
        </w:rPr>
        <w:t>rc</w:t>
      </w:r>
      <w:proofErr w:type="spellEnd"/>
      <w:r w:rsidR="00CD7034">
        <w:rPr>
          <w:rFonts w:ascii="Palatino Linotype" w:eastAsia="Palatino Linotype" w:hAnsi="Palatino Linotype" w:cs="Palatino Linotype"/>
          <w:sz w:val="20"/>
          <w:szCs w:val="20"/>
        </w:rPr>
        <w:t xml:space="preserve"> and </w:t>
      </w:r>
      <w:proofErr w:type="spellStart"/>
      <w:r w:rsidR="00CD7034">
        <w:rPr>
          <w:rFonts w:ascii="Palatino Linotype" w:eastAsia="Palatino Linotype" w:hAnsi="Palatino Linotype" w:cs="Palatino Linotype"/>
          <w:sz w:val="20"/>
          <w:szCs w:val="20"/>
        </w:rPr>
        <w:t>H+_ex</w:t>
      </w:r>
      <w:proofErr w:type="spellEnd"/>
      <w:r w:rsidR="00CD7034">
        <w:rPr>
          <w:rFonts w:ascii="Palatino Linotype" w:eastAsia="Palatino Linotype" w:hAnsi="Palatino Linotype" w:cs="Palatino Linotype"/>
          <w:sz w:val="20"/>
          <w:szCs w:val="20"/>
        </w:rPr>
        <w:t xml:space="preserve"> represent the protons outside the </w:t>
      </w:r>
      <w:r w:rsidR="00DB0F05">
        <w:rPr>
          <w:rFonts w:ascii="Palatino Linotype" w:eastAsia="Palatino Linotype" w:hAnsi="Palatino Linotype" w:cs="Palatino Linotype"/>
          <w:sz w:val="20"/>
          <w:szCs w:val="20"/>
        </w:rPr>
        <w:t>cell</w:t>
      </w:r>
      <w:r w:rsidR="00CD7034">
        <w:rPr>
          <w:rFonts w:ascii="Palatino Linotype" w:eastAsia="Palatino Linotype" w:hAnsi="Palatino Linotype" w:cs="Palatino Linotype"/>
          <w:sz w:val="20"/>
          <w:szCs w:val="20"/>
        </w:rPr>
        <w:t>)</w:t>
      </w:r>
      <w:r w:rsidR="002628D0">
        <w:rPr>
          <w:rFonts w:ascii="Palatino Linotype" w:eastAsia="Palatino Linotype" w:hAnsi="Palatino Linotype" w:cs="Palatino Linotype"/>
          <w:sz w:val="20"/>
          <w:szCs w:val="20"/>
        </w:rPr>
        <w:t>. We</w:t>
      </w:r>
      <w:r w:rsidR="00D234B3">
        <w:rPr>
          <w:rFonts w:ascii="Palatino Linotype" w:eastAsia="Palatino Linotype" w:hAnsi="Palatino Linotype" w:cs="Palatino Linotype"/>
          <w:sz w:val="20"/>
          <w:szCs w:val="20"/>
        </w:rPr>
        <w:t xml:space="preserve"> added</w:t>
      </w:r>
      <w:r w:rsidR="00877BA2">
        <w:rPr>
          <w:rFonts w:ascii="Palatino Linotype" w:eastAsia="Palatino Linotype" w:hAnsi="Palatino Linotype" w:cs="Palatino Linotype"/>
          <w:sz w:val="20"/>
          <w:szCs w:val="20"/>
        </w:rPr>
        <w:t xml:space="preserve"> Psi </w:t>
      </w:r>
      <w:r w:rsidR="00D234B3">
        <w:rPr>
          <w:rFonts w:ascii="Palatino Linotype" w:eastAsia="Palatino Linotype" w:hAnsi="Palatino Linotype" w:cs="Palatino Linotype"/>
          <w:sz w:val="20"/>
          <w:szCs w:val="20"/>
        </w:rPr>
        <w:t xml:space="preserve">to deal </w:t>
      </w:r>
      <w:r w:rsidR="002714D1">
        <w:rPr>
          <w:rFonts w:ascii="Palatino Linotype" w:eastAsia="Palatino Linotype" w:hAnsi="Palatino Linotype" w:cs="Palatino Linotype"/>
          <w:sz w:val="20"/>
          <w:szCs w:val="20"/>
        </w:rPr>
        <w:t xml:space="preserve">explicitly </w:t>
      </w:r>
      <w:r w:rsidR="00D234B3">
        <w:rPr>
          <w:rFonts w:ascii="Palatino Linotype" w:eastAsia="Palatino Linotype" w:hAnsi="Palatino Linotype" w:cs="Palatino Linotype"/>
          <w:sz w:val="20"/>
          <w:szCs w:val="20"/>
        </w:rPr>
        <w:t>with the transmembrane electric potential</w:t>
      </w:r>
      <w:r w:rsidR="002628D0">
        <w:rPr>
          <w:rFonts w:ascii="Palatino Linotype" w:eastAsia="Palatino Linotype" w:hAnsi="Palatino Linotype" w:cs="Palatino Linotype"/>
          <w:sz w:val="20"/>
          <w:szCs w:val="20"/>
        </w:rPr>
        <w:t xml:space="preserve"> difference (outside minus inside; in terms of number of elementary charges</w:t>
      </w:r>
      <w:r w:rsidR="006F3649">
        <w:rPr>
          <w:rFonts w:ascii="Palatino Linotype" w:eastAsia="Palatino Linotype" w:hAnsi="Palatino Linotype" w:cs="Palatino Linotype"/>
          <w:sz w:val="20"/>
          <w:szCs w:val="20"/>
        </w:rPr>
        <w:t>).</w:t>
      </w:r>
      <w:r w:rsidR="00801444">
        <w:rPr>
          <w:rFonts w:ascii="Palatino Linotype" w:eastAsia="Palatino Linotype" w:hAnsi="Palatino Linotype" w:cs="Palatino Linotype"/>
          <w:sz w:val="20"/>
          <w:szCs w:val="20"/>
        </w:rPr>
        <w:t xml:space="preserve"> </w:t>
      </w:r>
      <w:r w:rsidR="00801444">
        <w:rPr>
          <w:rFonts w:ascii="Palatino Linotype" w:eastAsia="Palatino Linotype" w:hAnsi="Palatino Linotype" w:cs="Palatino Linotype"/>
          <w:sz w:val="18"/>
          <w:szCs w:val="18"/>
        </w:rPr>
        <w:t xml:space="preserve">Psi represents electric charge moved </w:t>
      </w:r>
      <w:r w:rsidR="002714D1">
        <w:rPr>
          <w:rFonts w:ascii="Palatino Linotype" w:eastAsia="Palatino Linotype" w:hAnsi="Palatino Linotype" w:cs="Palatino Linotype"/>
          <w:sz w:val="18"/>
          <w:szCs w:val="18"/>
        </w:rPr>
        <w:t>out</w:t>
      </w:r>
      <w:r w:rsidR="00DB0F05">
        <w:rPr>
          <w:rFonts w:ascii="Palatino Linotype" w:eastAsia="Palatino Linotype" w:hAnsi="Palatino Linotype" w:cs="Palatino Linotype"/>
          <w:sz w:val="18"/>
          <w:szCs w:val="18"/>
        </w:rPr>
        <w:t xml:space="preserve">ward </w:t>
      </w:r>
      <w:r w:rsidR="00801444">
        <w:rPr>
          <w:rFonts w:ascii="Palatino Linotype" w:eastAsia="Palatino Linotype" w:hAnsi="Palatino Linotype" w:cs="Palatino Linotype"/>
          <w:sz w:val="18"/>
          <w:szCs w:val="18"/>
        </w:rPr>
        <w:t>across the membrane, whilst H</w:t>
      </w:r>
      <w:r w:rsidR="00801444" w:rsidRPr="006A4AE3">
        <w:rPr>
          <w:rFonts w:ascii="Palatino Linotype" w:eastAsia="Palatino Linotype" w:hAnsi="Palatino Linotype" w:cs="Palatino Linotype"/>
          <w:sz w:val="18"/>
          <w:szCs w:val="18"/>
          <w:vertAlign w:val="superscript"/>
        </w:rPr>
        <w:t>+</w:t>
      </w:r>
      <w:r w:rsidR="002714D1">
        <w:rPr>
          <w:rFonts w:ascii="Palatino Linotype" w:eastAsia="Palatino Linotype" w:hAnsi="Palatino Linotype" w:cs="Palatino Linotype"/>
          <w:sz w:val="18"/>
          <w:szCs w:val="18"/>
        </w:rPr>
        <w:t>_</w:t>
      </w:r>
      <w:proofErr w:type="spellStart"/>
      <w:r w:rsidR="002714D1">
        <w:rPr>
          <w:rFonts w:ascii="Palatino Linotype" w:eastAsia="Palatino Linotype" w:hAnsi="Palatino Linotype" w:cs="Palatino Linotype"/>
          <w:sz w:val="18"/>
          <w:szCs w:val="18"/>
        </w:rPr>
        <w:t>rc</w:t>
      </w:r>
      <w:proofErr w:type="spellEnd"/>
      <w:r w:rsidR="002714D1">
        <w:rPr>
          <w:rFonts w:ascii="Palatino Linotype" w:eastAsia="Palatino Linotype" w:hAnsi="Palatino Linotype" w:cs="Palatino Linotype"/>
          <w:sz w:val="18"/>
          <w:szCs w:val="18"/>
        </w:rPr>
        <w:t xml:space="preserve"> then</w:t>
      </w:r>
      <w:r w:rsidR="00801444">
        <w:rPr>
          <w:rFonts w:ascii="Palatino Linotype" w:eastAsia="Palatino Linotype" w:hAnsi="Palatino Linotype" w:cs="Palatino Linotype"/>
          <w:sz w:val="18"/>
          <w:szCs w:val="18"/>
        </w:rPr>
        <w:t xml:space="preserve"> represents only the acidity aspect of the </w:t>
      </w:r>
      <w:r w:rsidR="002714D1">
        <w:rPr>
          <w:rFonts w:ascii="Palatino Linotype" w:eastAsia="Palatino Linotype" w:hAnsi="Palatino Linotype" w:cs="Palatino Linotype"/>
          <w:sz w:val="18"/>
          <w:szCs w:val="18"/>
        </w:rPr>
        <w:t xml:space="preserve">extracellular </w:t>
      </w:r>
      <w:r w:rsidR="00801444">
        <w:rPr>
          <w:rFonts w:ascii="Palatino Linotype" w:eastAsia="Palatino Linotype" w:hAnsi="Palatino Linotype" w:cs="Palatino Linotype"/>
          <w:sz w:val="18"/>
          <w:szCs w:val="18"/>
        </w:rPr>
        <w:t>proton</w:t>
      </w:r>
      <w:r w:rsidR="002714D1">
        <w:rPr>
          <w:rFonts w:ascii="Palatino Linotype" w:eastAsia="Palatino Linotype" w:hAnsi="Palatino Linotype" w:cs="Palatino Linotype"/>
          <w:sz w:val="18"/>
          <w:szCs w:val="18"/>
        </w:rPr>
        <w:t>s (Psi + H</w:t>
      </w:r>
      <w:r w:rsidR="002714D1" w:rsidRPr="008C5429">
        <w:rPr>
          <w:rFonts w:ascii="Palatino Linotype" w:eastAsia="Palatino Linotype" w:hAnsi="Palatino Linotype" w:cs="Palatino Linotype"/>
          <w:sz w:val="18"/>
          <w:szCs w:val="18"/>
          <w:vertAlign w:val="superscript"/>
        </w:rPr>
        <w:t>+</w:t>
      </w:r>
      <w:r w:rsidR="002714D1">
        <w:rPr>
          <w:rFonts w:ascii="Palatino Linotype" w:eastAsia="Palatino Linotype" w:hAnsi="Palatino Linotype" w:cs="Palatino Linotype"/>
          <w:sz w:val="18"/>
          <w:szCs w:val="18"/>
        </w:rPr>
        <w:t>_</w:t>
      </w:r>
      <w:proofErr w:type="spellStart"/>
      <w:r w:rsidR="002714D1">
        <w:rPr>
          <w:rFonts w:ascii="Palatino Linotype" w:eastAsia="Palatino Linotype" w:hAnsi="Palatino Linotype" w:cs="Palatino Linotype"/>
          <w:sz w:val="18"/>
          <w:szCs w:val="18"/>
        </w:rPr>
        <w:t>rc</w:t>
      </w:r>
      <w:proofErr w:type="spellEnd"/>
      <w:r w:rsidR="002714D1">
        <w:rPr>
          <w:rFonts w:ascii="Palatino Linotype" w:eastAsia="Palatino Linotype" w:hAnsi="Palatino Linotype" w:cs="Palatino Linotype"/>
          <w:sz w:val="18"/>
          <w:szCs w:val="18"/>
        </w:rPr>
        <w:t xml:space="preserve"> is the electric extracellular proton)</w:t>
      </w:r>
      <w:r w:rsidR="00801444">
        <w:rPr>
          <w:rFonts w:ascii="Palatino Linotype" w:eastAsia="Palatino Linotype" w:hAnsi="Palatino Linotype" w:cs="Palatino Linotype"/>
          <w:sz w:val="18"/>
          <w:szCs w:val="18"/>
        </w:rPr>
        <w:t>.</w:t>
      </w:r>
      <w:del w:id="12" w:author="Yanfei Zhang" w:date="2022-03-28T23:12:00Z">
        <w:r w:rsidR="00801444" w:rsidDel="00325CC8">
          <w:rPr>
            <w:rFonts w:ascii="Palatino Linotype" w:eastAsia="Palatino Linotype" w:hAnsi="Palatino Linotype" w:cs="Palatino Linotype"/>
            <w:sz w:val="18"/>
            <w:szCs w:val="18"/>
          </w:rPr>
          <w:delText xml:space="preserve"> </w:delText>
        </w:r>
      </w:del>
      <w:r w:rsidR="00801444">
        <w:rPr>
          <w:rFonts w:ascii="Palatino Linotype" w:eastAsia="Palatino Linotype" w:hAnsi="Palatino Linotype" w:cs="Palatino Linotype"/>
          <w:sz w:val="18"/>
          <w:szCs w:val="18"/>
        </w:rPr>
        <w:t xml:space="preserve"> Psi divided by the electric capacity of the membrane equals the electric potential </w:t>
      </w:r>
      <w:r w:rsidR="002714D1">
        <w:rPr>
          <w:rFonts w:ascii="Palatino Linotype" w:eastAsia="Palatino Linotype" w:hAnsi="Palatino Linotype" w:cs="Palatino Linotype"/>
          <w:sz w:val="18"/>
          <w:szCs w:val="18"/>
        </w:rPr>
        <w:t xml:space="preserve">generated </w:t>
      </w:r>
      <w:r w:rsidR="00801444">
        <w:rPr>
          <w:rFonts w:ascii="Palatino Linotype" w:eastAsia="Palatino Linotype" w:hAnsi="Palatino Linotype" w:cs="Palatino Linotype"/>
          <w:sz w:val="18"/>
          <w:szCs w:val="18"/>
        </w:rPr>
        <w:t>across it</w:t>
      </w:r>
      <w:r w:rsidR="006F3649">
        <w:rPr>
          <w:rFonts w:ascii="Palatino Linotype" w:eastAsia="Palatino Linotype" w:hAnsi="Palatino Linotype" w:cs="Palatino Linotype"/>
          <w:sz w:val="18"/>
          <w:szCs w:val="18"/>
        </w:rPr>
        <w:t xml:space="preserve"> (outside minus inside)</w:t>
      </w:r>
      <w:r w:rsidR="00801444">
        <w:rPr>
          <w:rFonts w:ascii="Palatino Linotype" w:eastAsia="Palatino Linotype" w:hAnsi="Palatino Linotype" w:cs="Palatino Linotype"/>
          <w:sz w:val="18"/>
          <w:szCs w:val="18"/>
        </w:rPr>
        <w:t>.</w:t>
      </w:r>
      <w:del w:id="13" w:author="Microsoft account" w:date="2022-03-09T09:36:00Z">
        <w:r w:rsidR="002628D0" w:rsidDel="00DB0F05">
          <w:rPr>
            <w:rFonts w:ascii="Palatino Linotype" w:eastAsia="Palatino Linotype" w:hAnsi="Palatino Linotype" w:cs="Palatino Linotype"/>
            <w:sz w:val="20"/>
            <w:szCs w:val="20"/>
          </w:rPr>
          <w:delText>)</w:delText>
        </w:r>
        <w:r w:rsidR="00C65EDB" w:rsidDel="00DB0F05">
          <w:rPr>
            <w:rFonts w:ascii="Palatino Linotype" w:eastAsia="Palatino Linotype" w:hAnsi="Palatino Linotype" w:cs="Palatino Linotype"/>
            <w:sz w:val="20"/>
            <w:szCs w:val="20"/>
          </w:rPr>
          <w:delText>.</w:delText>
        </w:r>
      </w:del>
      <w:ins w:id="14" w:author="Microsoft account" w:date="2022-03-09T09:36:00Z">
        <w:del w:id="15" w:author="Yanfei Zhang" w:date="2022-04-06T17:11:00Z">
          <w:r w:rsidR="00DB0F05" w:rsidDel="001A1EDB">
            <w:rPr>
              <w:rFonts w:ascii="Palatino Linotype" w:eastAsia="Palatino Linotype" w:hAnsi="Palatino Linotype" w:cs="Palatino Linotype"/>
              <w:sz w:val="20"/>
              <w:szCs w:val="20"/>
            </w:rPr>
            <w:delText xml:space="preserve"> </w:delText>
          </w:r>
        </w:del>
      </w:ins>
      <w:r w:rsidR="00D03269">
        <w:rPr>
          <w:rFonts w:ascii="Palatino Linotype" w:eastAsia="Palatino Linotype" w:hAnsi="Palatino Linotype" w:cs="Palatino Linotype"/>
          <w:sz w:val="20"/>
          <w:szCs w:val="20"/>
        </w:rPr>
        <w:t xml:space="preserve"> </w:t>
      </w:r>
      <w:commentRangeStart w:id="16"/>
      <w:ins w:id="17" w:author="Microsoft account" w:date="2022-03-09T13:26:00Z">
        <w:r w:rsidR="00FE491F">
          <w:rPr>
            <w:rFonts w:ascii="Palatino Linotype" w:eastAsia="Palatino Linotype" w:hAnsi="Palatino Linotype" w:cs="Palatino Linotype"/>
            <w:sz w:val="20"/>
            <w:szCs w:val="20"/>
          </w:rPr>
          <w:t>To check</w:t>
        </w:r>
      </w:ins>
      <w:ins w:id="18" w:author="Microsoft account" w:date="2022-03-09T13:14:00Z">
        <w:r w:rsidR="00FE491F">
          <w:rPr>
            <w:rFonts w:ascii="Palatino Linotype" w:eastAsia="Palatino Linotype" w:hAnsi="Palatino Linotype" w:cs="Palatino Linotype"/>
            <w:sz w:val="20"/>
            <w:szCs w:val="20"/>
          </w:rPr>
          <w:t xml:space="preserve"> charge balance </w:t>
        </w:r>
      </w:ins>
      <w:ins w:id="19" w:author="Microsoft account" w:date="2022-03-09T13:26:00Z">
        <w:r w:rsidR="00FE491F">
          <w:rPr>
            <w:rFonts w:ascii="Palatino Linotype" w:eastAsia="Palatino Linotype" w:hAnsi="Palatino Linotype" w:cs="Palatino Linotype"/>
            <w:sz w:val="20"/>
            <w:szCs w:val="20"/>
          </w:rPr>
          <w:t xml:space="preserve">of each </w:t>
        </w:r>
      </w:ins>
      <w:ins w:id="20" w:author="Microsoft account" w:date="2022-03-09T13:14:00Z">
        <w:r w:rsidR="00FE491F">
          <w:rPr>
            <w:rFonts w:ascii="Palatino Linotype" w:eastAsia="Palatino Linotype" w:hAnsi="Palatino Linotype" w:cs="Palatino Linotype"/>
            <w:sz w:val="20"/>
            <w:szCs w:val="20"/>
          </w:rPr>
          <w:t xml:space="preserve">in each compartment </w:t>
        </w:r>
      </w:ins>
      <w:ins w:id="21" w:author="Microsoft account" w:date="2022-03-09T13:15:00Z">
        <w:r w:rsidR="00FE491F">
          <w:rPr>
            <w:rFonts w:ascii="Palatino Linotype" w:eastAsia="Palatino Linotype" w:hAnsi="Palatino Linotype" w:cs="Palatino Linotype"/>
            <w:sz w:val="20"/>
            <w:szCs w:val="20"/>
          </w:rPr>
          <w:t>to Psi should be replaced by Psi</w:t>
        </w:r>
      </w:ins>
      <w:ins w:id="22" w:author="Microsoft account" w:date="2022-03-09T13:24:00Z">
        <w:r w:rsidR="00FE491F">
          <w:rPr>
            <w:rFonts w:ascii="Palatino Linotype" w:eastAsia="Palatino Linotype" w:hAnsi="Palatino Linotype" w:cs="Palatino Linotype"/>
            <w:sz w:val="20"/>
            <w:szCs w:val="20"/>
            <w:vertAlign w:val="superscript"/>
          </w:rPr>
          <w:t>+</w:t>
        </w:r>
      </w:ins>
      <w:ins w:id="23" w:author="Microsoft account" w:date="2022-03-09T13:16:00Z">
        <w:r w:rsidR="00FE491F">
          <w:rPr>
            <w:rFonts w:ascii="Palatino Linotype" w:eastAsia="Palatino Linotype" w:hAnsi="Palatino Linotype" w:cs="Palatino Linotype"/>
            <w:sz w:val="20"/>
            <w:szCs w:val="20"/>
          </w:rPr>
          <w:t xml:space="preserve"> </w:t>
        </w:r>
      </w:ins>
      <w:ins w:id="24" w:author="Microsoft account" w:date="2022-03-09T13:26:00Z">
        <w:r w:rsidR="00FE491F">
          <w:rPr>
            <w:rFonts w:ascii="Palatino Linotype" w:eastAsia="Palatino Linotype" w:hAnsi="Palatino Linotype" w:cs="Palatino Linotype"/>
            <w:sz w:val="20"/>
            <w:szCs w:val="20"/>
          </w:rPr>
          <w:t>-</w:t>
        </w:r>
      </w:ins>
      <w:ins w:id="25" w:author="Microsoft account" w:date="2022-03-09T13:16:00Z">
        <w:r w:rsidR="00FE491F">
          <w:rPr>
            <w:rFonts w:ascii="Palatino Linotype" w:eastAsia="Palatino Linotype" w:hAnsi="Palatino Linotype" w:cs="Palatino Linotype"/>
            <w:sz w:val="20"/>
            <w:szCs w:val="20"/>
          </w:rPr>
          <w:t xml:space="preserve"> </w:t>
        </w:r>
        <w:proofErr w:type="spellStart"/>
        <w:r w:rsidR="00FE491F">
          <w:rPr>
            <w:rFonts w:ascii="Palatino Linotype" w:eastAsia="Palatino Linotype" w:hAnsi="Palatino Linotype" w:cs="Palatino Linotype"/>
            <w:sz w:val="20"/>
            <w:szCs w:val="20"/>
          </w:rPr>
          <w:t>Psi</w:t>
        </w:r>
        <w:r w:rsidR="00FE491F" w:rsidRPr="00FE491F">
          <w:rPr>
            <w:rFonts w:ascii="Palatino Linotype" w:eastAsia="Palatino Linotype" w:hAnsi="Palatino Linotype" w:cs="Palatino Linotype"/>
            <w:sz w:val="20"/>
            <w:szCs w:val="20"/>
            <w:vertAlign w:val="superscript"/>
            <w:rPrChange w:id="26" w:author="Microsoft account" w:date="2022-03-09T13:16:00Z">
              <w:rPr>
                <w:rFonts w:ascii="Palatino Linotype" w:eastAsia="Palatino Linotype" w:hAnsi="Palatino Linotype" w:cs="Palatino Linotype"/>
                <w:sz w:val="20"/>
                <w:szCs w:val="20"/>
              </w:rPr>
            </w:rPrChange>
          </w:rPr>
          <w:t>+</w:t>
        </w:r>
      </w:ins>
      <w:ins w:id="27" w:author="Microsoft account" w:date="2022-03-09T13:23:00Z">
        <w:r w:rsidR="00FE491F">
          <w:rPr>
            <w:rFonts w:ascii="Palatino Linotype" w:eastAsia="Palatino Linotype" w:hAnsi="Palatino Linotype" w:cs="Palatino Linotype"/>
            <w:sz w:val="20"/>
            <w:szCs w:val="20"/>
          </w:rPr>
          <w:t>_ex</w:t>
        </w:r>
      </w:ins>
      <w:commentRangeEnd w:id="16"/>
      <w:proofErr w:type="spellEnd"/>
      <w:r w:rsidR="009A6693">
        <w:rPr>
          <w:rStyle w:val="CommentReference"/>
        </w:rPr>
        <w:commentReference w:id="16"/>
      </w:r>
      <w:ins w:id="28" w:author="Microsoft account" w:date="2022-03-09T13:16:00Z">
        <w:r w:rsidR="00FE491F">
          <w:rPr>
            <w:rFonts w:ascii="Palatino Linotype" w:eastAsia="Palatino Linotype" w:hAnsi="Palatino Linotype" w:cs="Palatino Linotype"/>
            <w:sz w:val="20"/>
            <w:szCs w:val="20"/>
          </w:rPr>
          <w:t>.</w:t>
        </w:r>
        <w:del w:id="29" w:author="Yanfei Zhang" w:date="2022-04-06T17:11:00Z">
          <w:r w:rsidR="00FE491F" w:rsidDel="001A1EDB">
            <w:rPr>
              <w:rFonts w:ascii="Palatino Linotype" w:eastAsia="Palatino Linotype" w:hAnsi="Palatino Linotype" w:cs="Palatino Linotype"/>
              <w:sz w:val="20"/>
              <w:szCs w:val="20"/>
            </w:rPr>
            <w:delText xml:space="preserve"> </w:delText>
          </w:r>
        </w:del>
        <w:r w:rsidR="00FE491F">
          <w:rPr>
            <w:rFonts w:ascii="Palatino Linotype" w:eastAsia="Palatino Linotype" w:hAnsi="Palatino Linotype" w:cs="Palatino Linotype"/>
            <w:sz w:val="20"/>
            <w:szCs w:val="20"/>
          </w:rPr>
          <w:t xml:space="preserve"> </w:t>
        </w:r>
      </w:ins>
      <w:ins w:id="30" w:author="Microsoft account" w:date="2022-03-09T13:26:00Z">
        <w:r w:rsidR="00FE491F">
          <w:rPr>
            <w:rFonts w:ascii="Palatino Linotype" w:eastAsia="Palatino Linotype" w:hAnsi="Palatino Linotype" w:cs="Palatino Linotype"/>
            <w:sz w:val="20"/>
            <w:szCs w:val="20"/>
          </w:rPr>
          <w:t>In a</w:t>
        </w:r>
      </w:ins>
      <w:ins w:id="31" w:author="Microsoft account" w:date="2022-03-09T13:27:00Z">
        <w:r w:rsidR="00FE491F">
          <w:rPr>
            <w:rFonts w:ascii="Palatino Linotype" w:eastAsia="Palatino Linotype" w:hAnsi="Palatino Linotype" w:cs="Palatino Linotype"/>
            <w:sz w:val="20"/>
            <w:szCs w:val="20"/>
          </w:rPr>
          <w:t xml:space="preserve">ctual fact, the charge balance should effected by all transport reactions to together. </w:t>
        </w:r>
        <w:del w:id="32" w:author="Yanfei Zhang" w:date="2022-04-06T17:11:00Z">
          <w:r w:rsidR="00FE491F" w:rsidDel="001A1EDB">
            <w:rPr>
              <w:rFonts w:ascii="Palatino Linotype" w:eastAsia="Palatino Linotype" w:hAnsi="Palatino Linotype" w:cs="Palatino Linotype"/>
              <w:sz w:val="20"/>
              <w:szCs w:val="20"/>
            </w:rPr>
            <w:delText xml:space="preserve"> </w:delText>
          </w:r>
        </w:del>
        <w:r w:rsidR="00FE491F">
          <w:rPr>
            <w:rFonts w:ascii="Palatino Linotype" w:eastAsia="Palatino Linotype" w:hAnsi="Palatino Linotype" w:cs="Palatino Linotype"/>
            <w:sz w:val="20"/>
            <w:szCs w:val="20"/>
          </w:rPr>
          <w:t>T</w:t>
        </w:r>
      </w:ins>
      <w:ins w:id="33" w:author="Microsoft account" w:date="2022-03-09T13:28:00Z">
        <w:r w:rsidR="00FE491F">
          <w:rPr>
            <w:rFonts w:ascii="Palatino Linotype" w:eastAsia="Palatino Linotype" w:hAnsi="Palatino Linotype" w:cs="Palatino Linotype"/>
            <w:sz w:val="20"/>
            <w:szCs w:val="20"/>
          </w:rPr>
          <w:t>he implementation of this variable Psi eliminates the requirem</w:t>
        </w:r>
      </w:ins>
      <w:ins w:id="34" w:author="Microsoft account" w:date="2022-03-09T13:29:00Z">
        <w:r w:rsidR="00FE491F">
          <w:rPr>
            <w:rFonts w:ascii="Palatino Linotype" w:eastAsia="Palatino Linotype" w:hAnsi="Palatino Linotype" w:cs="Palatino Linotype"/>
            <w:sz w:val="20"/>
            <w:szCs w:val="20"/>
          </w:rPr>
          <w:t>ent</w:t>
        </w:r>
      </w:ins>
      <w:ins w:id="35" w:author="Microsoft account" w:date="2022-03-09T13:28:00Z">
        <w:r w:rsidR="00FE491F">
          <w:rPr>
            <w:rFonts w:ascii="Palatino Linotype" w:eastAsia="Palatino Linotype" w:hAnsi="Palatino Linotype" w:cs="Palatino Linotype"/>
            <w:sz w:val="20"/>
            <w:szCs w:val="20"/>
          </w:rPr>
          <w:t xml:space="preserve"> of the intracellula</w:t>
        </w:r>
      </w:ins>
      <w:ins w:id="36" w:author="Microsoft account" w:date="2022-03-09T13:29:00Z">
        <w:r w:rsidR="00FE491F">
          <w:rPr>
            <w:rFonts w:ascii="Palatino Linotype" w:eastAsia="Palatino Linotype" w:hAnsi="Palatino Linotype" w:cs="Palatino Linotype"/>
            <w:sz w:val="20"/>
            <w:szCs w:val="20"/>
          </w:rPr>
          <w:t xml:space="preserve">r </w:t>
        </w:r>
      </w:ins>
      <w:ins w:id="37" w:author="Microsoft account" w:date="2022-03-09T13:28:00Z">
        <w:r w:rsidR="00FE491F">
          <w:rPr>
            <w:rFonts w:ascii="Palatino Linotype" w:eastAsia="Palatino Linotype" w:hAnsi="Palatino Linotype" w:cs="Palatino Linotype"/>
            <w:sz w:val="20"/>
            <w:szCs w:val="20"/>
          </w:rPr>
          <w:t>chemical reacti</w:t>
        </w:r>
      </w:ins>
      <w:ins w:id="38" w:author="Microsoft account" w:date="2022-03-09T13:29:00Z">
        <w:r w:rsidR="00FE491F">
          <w:rPr>
            <w:rFonts w:ascii="Palatino Linotype" w:eastAsia="Palatino Linotype" w:hAnsi="Palatino Linotype" w:cs="Palatino Linotype"/>
            <w:sz w:val="20"/>
            <w:szCs w:val="20"/>
          </w:rPr>
          <w:t>o</w:t>
        </w:r>
      </w:ins>
      <w:ins w:id="39" w:author="Microsoft account" w:date="2022-03-09T13:28:00Z">
        <w:r w:rsidR="00FE491F">
          <w:rPr>
            <w:rFonts w:ascii="Palatino Linotype" w:eastAsia="Palatino Linotype" w:hAnsi="Palatino Linotype" w:cs="Palatino Linotype"/>
            <w:sz w:val="20"/>
            <w:szCs w:val="20"/>
          </w:rPr>
          <w:t xml:space="preserve">ns to be </w:t>
        </w:r>
      </w:ins>
      <w:ins w:id="40" w:author="Microsoft account" w:date="2022-03-09T13:29:00Z">
        <w:r w:rsidR="00FE491F">
          <w:rPr>
            <w:rFonts w:ascii="Palatino Linotype" w:eastAsia="Palatino Linotype" w:hAnsi="Palatino Linotype" w:cs="Palatino Linotype"/>
            <w:sz w:val="20"/>
            <w:szCs w:val="20"/>
          </w:rPr>
          <w:t xml:space="preserve">formulated </w:t>
        </w:r>
      </w:ins>
      <w:ins w:id="41" w:author="Microsoft account" w:date="2022-03-09T13:28:00Z">
        <w:r w:rsidR="00FE491F">
          <w:rPr>
            <w:rFonts w:ascii="Palatino Linotype" w:eastAsia="Palatino Linotype" w:hAnsi="Palatino Linotype" w:cs="Palatino Linotype"/>
            <w:sz w:val="20"/>
            <w:szCs w:val="20"/>
          </w:rPr>
          <w:t>precise</w:t>
        </w:r>
      </w:ins>
      <w:ins w:id="42" w:author="Microsoft account" w:date="2022-03-09T13:29:00Z">
        <w:r w:rsidR="00FE491F">
          <w:rPr>
            <w:rFonts w:ascii="Palatino Linotype" w:eastAsia="Palatino Linotype" w:hAnsi="Palatino Linotype" w:cs="Palatino Linotype"/>
            <w:sz w:val="20"/>
            <w:szCs w:val="20"/>
          </w:rPr>
          <w:t>ly</w:t>
        </w:r>
      </w:ins>
      <w:ins w:id="43" w:author="Microsoft account" w:date="2022-03-09T13:28:00Z">
        <w:r w:rsidR="00FE491F">
          <w:rPr>
            <w:rFonts w:ascii="Palatino Linotype" w:eastAsia="Palatino Linotype" w:hAnsi="Palatino Linotype" w:cs="Palatino Linotype"/>
            <w:sz w:val="20"/>
            <w:szCs w:val="20"/>
          </w:rPr>
          <w:t xml:space="preserve"> in terms of </w:t>
        </w:r>
      </w:ins>
      <w:ins w:id="44" w:author="Microsoft account" w:date="2022-03-09T13:29:00Z">
        <w:r w:rsidR="00FE491F">
          <w:rPr>
            <w:rFonts w:ascii="Palatino Linotype" w:eastAsia="Palatino Linotype" w:hAnsi="Palatino Linotype" w:cs="Palatino Linotype"/>
            <w:sz w:val="20"/>
            <w:szCs w:val="20"/>
          </w:rPr>
          <w:t xml:space="preserve">their </w:t>
        </w:r>
      </w:ins>
      <w:ins w:id="45" w:author="Microsoft account" w:date="2022-03-09T13:28:00Z">
        <w:r w:rsidR="00FE491F">
          <w:rPr>
            <w:rFonts w:ascii="Palatino Linotype" w:eastAsia="Palatino Linotype" w:hAnsi="Palatino Linotype" w:cs="Palatino Linotype"/>
            <w:sz w:val="20"/>
            <w:szCs w:val="20"/>
          </w:rPr>
          <w:t>proton</w:t>
        </w:r>
      </w:ins>
      <w:ins w:id="46" w:author="Microsoft account" w:date="2022-03-09T13:29:00Z">
        <w:r w:rsidR="00FE491F">
          <w:rPr>
            <w:rFonts w:ascii="Palatino Linotype" w:eastAsia="Palatino Linotype" w:hAnsi="Palatino Linotype" w:cs="Palatino Linotype"/>
            <w:sz w:val="20"/>
            <w:szCs w:val="20"/>
          </w:rPr>
          <w:t xml:space="preserve"> and charge </w:t>
        </w:r>
        <w:proofErr w:type="spellStart"/>
        <w:r w:rsidR="00FE491F">
          <w:rPr>
            <w:rFonts w:ascii="Palatino Linotype" w:eastAsia="Palatino Linotype" w:hAnsi="Palatino Linotype" w:cs="Palatino Linotype"/>
            <w:sz w:val="20"/>
            <w:szCs w:val="20"/>
          </w:rPr>
          <w:t>stoichiometries</w:t>
        </w:r>
      </w:ins>
      <w:proofErr w:type="spellEnd"/>
      <w:ins w:id="47" w:author="Microsoft account" w:date="2022-03-09T13:30:00Z">
        <w:r w:rsidR="00FE491F">
          <w:rPr>
            <w:rFonts w:ascii="Palatino Linotype" w:eastAsia="Palatino Linotype" w:hAnsi="Palatino Linotype" w:cs="Palatino Linotype"/>
            <w:sz w:val="20"/>
            <w:szCs w:val="20"/>
          </w:rPr>
          <w:t>.</w:t>
        </w:r>
      </w:ins>
      <w:ins w:id="48" w:author="Microsoft account" w:date="2022-03-09T13:28:00Z">
        <w:r w:rsidR="00FE491F">
          <w:rPr>
            <w:rFonts w:ascii="Palatino Linotype" w:eastAsia="Palatino Linotype" w:hAnsi="Palatino Linotype" w:cs="Palatino Linotype"/>
            <w:sz w:val="20"/>
            <w:szCs w:val="20"/>
          </w:rPr>
          <w:t xml:space="preserve"> </w:t>
        </w:r>
      </w:ins>
      <w:r w:rsidR="00D03269">
        <w:rPr>
          <w:rFonts w:ascii="Palatino Linotype" w:eastAsia="Palatino Linotype" w:hAnsi="Palatino Linotype" w:cs="Palatino Linotype"/>
          <w:sz w:val="20"/>
          <w:szCs w:val="20"/>
        </w:rPr>
        <w:t xml:space="preserve">Besides the above modifications we also changed the reactions catalyzed by glyceraldehyde-3-phosphate dehydrogenase </w:t>
      </w:r>
      <w:r w:rsidR="006F3649">
        <w:rPr>
          <w:rFonts w:ascii="Palatino Linotype" w:eastAsia="Palatino Linotype" w:hAnsi="Palatino Linotype" w:cs="Palatino Linotype"/>
          <w:sz w:val="20"/>
          <w:szCs w:val="20"/>
        </w:rPr>
        <w:t xml:space="preserve">into </w:t>
      </w:r>
      <w:r w:rsidR="00D03269">
        <w:rPr>
          <w:rFonts w:ascii="Palatino Linotype" w:eastAsia="Palatino Linotype" w:hAnsi="Palatino Linotype" w:cs="Palatino Linotype"/>
          <w:sz w:val="20"/>
          <w:szCs w:val="20"/>
        </w:rPr>
        <w:t>reversible ones.</w:t>
      </w:r>
      <w:r w:rsidR="00266837">
        <w:rPr>
          <w:rFonts w:ascii="Palatino Linotype" w:eastAsia="Palatino Linotype" w:hAnsi="Palatino Linotype" w:cs="Palatino Linotype"/>
          <w:sz w:val="20"/>
          <w:szCs w:val="20"/>
        </w:rPr>
        <w:t xml:space="preserve"> </w:t>
      </w:r>
      <w:r w:rsidR="0094655A">
        <w:rPr>
          <w:rFonts w:ascii="Palatino Linotype" w:eastAsia="Palatino Linotype" w:hAnsi="Palatino Linotype" w:cs="Palatino Linotype"/>
          <w:sz w:val="20"/>
          <w:szCs w:val="20"/>
        </w:rPr>
        <w:t>The file named</w:t>
      </w:r>
      <w:r w:rsidR="008A2C74">
        <w:rPr>
          <w:rFonts w:ascii="Palatino Linotype" w:eastAsia="Palatino Linotype" w:hAnsi="Palatino Linotype" w:cs="Palatino Linotype"/>
          <w:sz w:val="20"/>
          <w:szCs w:val="20"/>
        </w:rPr>
        <w:t xml:space="preserve"> as</w:t>
      </w:r>
      <w:r w:rsidR="0094655A">
        <w:rPr>
          <w:rFonts w:ascii="Palatino Linotype" w:eastAsia="Palatino Linotype" w:hAnsi="Palatino Linotype" w:cs="Palatino Linotype"/>
          <w:sz w:val="20"/>
          <w:szCs w:val="20"/>
        </w:rPr>
        <w:t xml:space="preserve"> “modification of the original model”</w:t>
      </w:r>
      <w:r w:rsidR="008A2C74" w:rsidRPr="008A2C74">
        <w:rPr>
          <w:rFonts w:ascii="Palatino Linotype" w:eastAsia="Palatino Linotype" w:hAnsi="Palatino Linotype" w:cs="Palatino Linotype"/>
          <w:sz w:val="20"/>
          <w:szCs w:val="20"/>
        </w:rPr>
        <w:t xml:space="preserve"> </w:t>
      </w:r>
      <w:r w:rsidR="008A2C74">
        <w:rPr>
          <w:rFonts w:ascii="Palatino Linotype" w:eastAsia="Palatino Linotype" w:hAnsi="Palatino Linotype" w:cs="Palatino Linotype"/>
          <w:sz w:val="20"/>
          <w:szCs w:val="20"/>
        </w:rPr>
        <w:t xml:space="preserve">can be found in the </w:t>
      </w:r>
      <w:proofErr w:type="spellStart"/>
      <w:r w:rsidR="008A2C74">
        <w:rPr>
          <w:rFonts w:ascii="Palatino Linotype" w:eastAsia="Palatino Linotype" w:hAnsi="Palatino Linotype" w:cs="Palatino Linotype"/>
          <w:sz w:val="20"/>
          <w:szCs w:val="20"/>
        </w:rPr>
        <w:t>Github</w:t>
      </w:r>
      <w:proofErr w:type="spellEnd"/>
      <w:r w:rsidR="008A2C74">
        <w:rPr>
          <w:rFonts w:ascii="Palatino Linotype" w:eastAsia="Palatino Linotype" w:hAnsi="Palatino Linotype" w:cs="Palatino Linotype"/>
          <w:sz w:val="20"/>
          <w:szCs w:val="20"/>
        </w:rPr>
        <w:t xml:space="preserve"> repository under the f</w:t>
      </w:r>
      <w:r w:rsidR="00BF1D7C">
        <w:rPr>
          <w:rFonts w:ascii="Palatino Linotype" w:eastAsia="Palatino Linotype" w:hAnsi="Palatino Linotype" w:cs="Palatino Linotype"/>
          <w:sz w:val="20"/>
          <w:szCs w:val="20"/>
        </w:rPr>
        <w:t>older name “d</w:t>
      </w:r>
      <w:r w:rsidR="008A2C74">
        <w:rPr>
          <w:rFonts w:ascii="Palatino Linotype" w:eastAsia="Palatino Linotype" w:hAnsi="Palatino Linotype" w:cs="Palatino Linotype"/>
          <w:sz w:val="20"/>
          <w:szCs w:val="20"/>
        </w:rPr>
        <w:t>ata”.</w:t>
      </w:r>
      <w:r w:rsidR="0073798D">
        <w:rPr>
          <w:rFonts w:ascii="Palatino Linotype" w:eastAsia="Palatino Linotype" w:hAnsi="Palatino Linotype" w:cs="Palatino Linotype"/>
          <w:sz w:val="20"/>
          <w:szCs w:val="20"/>
        </w:rPr>
        <w:t xml:space="preserve"> Table 1 </w:t>
      </w:r>
      <w:r w:rsidR="0094655A">
        <w:rPr>
          <w:rFonts w:ascii="Palatino Linotype" w:eastAsia="Palatino Linotype" w:hAnsi="Palatino Linotype" w:cs="Palatino Linotype"/>
          <w:sz w:val="20"/>
          <w:szCs w:val="20"/>
        </w:rPr>
        <w:t>show</w:t>
      </w:r>
      <w:r w:rsidR="008A2C74">
        <w:rPr>
          <w:rFonts w:ascii="Palatino Linotype" w:eastAsia="Palatino Linotype" w:hAnsi="Palatino Linotype" w:cs="Palatino Linotype"/>
          <w:sz w:val="20"/>
          <w:szCs w:val="20"/>
        </w:rPr>
        <w:t>s</w:t>
      </w:r>
      <w:r w:rsidR="0094655A">
        <w:rPr>
          <w:rFonts w:ascii="Palatino Linotype" w:eastAsia="Palatino Linotype" w:hAnsi="Palatino Linotype" w:cs="Palatino Linotype"/>
          <w:sz w:val="20"/>
          <w:szCs w:val="20"/>
        </w:rPr>
        <w:t xml:space="preserve"> how the reactions </w:t>
      </w:r>
      <w:r w:rsidR="002628D0">
        <w:rPr>
          <w:rFonts w:ascii="Palatino Linotype" w:eastAsia="Palatino Linotype" w:hAnsi="Palatino Linotype" w:cs="Palatino Linotype"/>
          <w:sz w:val="20"/>
          <w:szCs w:val="20"/>
        </w:rPr>
        <w:t>were</w:t>
      </w:r>
      <w:r w:rsidR="0094655A">
        <w:rPr>
          <w:rFonts w:ascii="Palatino Linotype" w:eastAsia="Palatino Linotype" w:hAnsi="Palatino Linotype" w:cs="Palatino Linotype"/>
          <w:sz w:val="20"/>
          <w:szCs w:val="20"/>
        </w:rPr>
        <w:t xml:space="preserve"> modified. </w:t>
      </w:r>
    </w:p>
    <w:p w14:paraId="50AD56A8" w14:textId="77777777" w:rsidR="004D0776" w:rsidRPr="00710A52" w:rsidRDefault="00710A52" w:rsidP="00B2647E">
      <w:pPr>
        <w:pBdr>
          <w:top w:val="nil"/>
          <w:left w:val="nil"/>
          <w:bottom w:val="nil"/>
          <w:right w:val="nil"/>
          <w:between w:val="nil"/>
        </w:pBdr>
        <w:spacing w:before="240" w:after="120" w:line="240" w:lineRule="auto"/>
        <w:ind w:left="432" w:right="432"/>
        <w:rPr>
          <w:rFonts w:ascii="Palatino Linotype" w:eastAsia="Palatino Linotype" w:hAnsi="Palatino Linotype" w:cs="Palatino Linotype"/>
          <w:sz w:val="18"/>
          <w:szCs w:val="18"/>
        </w:rPr>
      </w:pPr>
      <w:r>
        <w:rPr>
          <w:rFonts w:ascii="Palatino Linotype" w:eastAsia="Palatino Linotype" w:hAnsi="Palatino Linotype" w:cs="Palatino Linotype"/>
          <w:b/>
          <w:sz w:val="18"/>
          <w:szCs w:val="18"/>
        </w:rPr>
        <w:t>Table 1.</w:t>
      </w:r>
      <w:r>
        <w:rPr>
          <w:rFonts w:ascii="Palatino Linotype" w:eastAsia="Palatino Linotype" w:hAnsi="Palatino Linotype" w:cs="Palatino Linotype"/>
          <w:sz w:val="18"/>
          <w:szCs w:val="18"/>
        </w:rPr>
        <w:t xml:space="preserve"> The modified reactions. Before using the model, we modified s</w:t>
      </w:r>
      <w:r w:rsidR="004E389C">
        <w:rPr>
          <w:rFonts w:ascii="Palatino Linotype" w:eastAsia="Palatino Linotype" w:hAnsi="Palatino Linotype" w:cs="Palatino Linotype"/>
          <w:sz w:val="18"/>
          <w:szCs w:val="18"/>
        </w:rPr>
        <w:t xml:space="preserve">ome reactions because of </w:t>
      </w:r>
      <w:r w:rsidR="00830208">
        <w:rPr>
          <w:rFonts w:ascii="Palatino Linotype" w:eastAsia="Palatino Linotype" w:hAnsi="Palatino Linotype" w:cs="Palatino Linotype"/>
          <w:sz w:val="18"/>
          <w:szCs w:val="18"/>
        </w:rPr>
        <w:t xml:space="preserve">a </w:t>
      </w:r>
      <w:r w:rsidR="004E389C">
        <w:rPr>
          <w:rFonts w:ascii="Palatino Linotype" w:eastAsia="Palatino Linotype" w:hAnsi="Palatino Linotype" w:cs="Palatino Linotype"/>
          <w:sz w:val="18"/>
          <w:szCs w:val="18"/>
        </w:rPr>
        <w:t xml:space="preserve">proton </w:t>
      </w:r>
      <w:r w:rsidR="00830208">
        <w:rPr>
          <w:rFonts w:ascii="Palatino Linotype" w:eastAsia="Palatino Linotype" w:hAnsi="Palatino Linotype" w:cs="Palatino Linotype"/>
          <w:sz w:val="18"/>
          <w:szCs w:val="18"/>
        </w:rPr>
        <w:t>im</w:t>
      </w:r>
      <w:r>
        <w:rPr>
          <w:rFonts w:ascii="Palatino Linotype" w:eastAsia="Palatino Linotype" w:hAnsi="Palatino Linotype" w:cs="Palatino Linotype"/>
          <w:sz w:val="18"/>
          <w:szCs w:val="18"/>
        </w:rPr>
        <w:t xml:space="preserve">balance problem </w:t>
      </w:r>
      <w:r w:rsidR="00830208">
        <w:rPr>
          <w:rFonts w:ascii="Palatino Linotype" w:eastAsia="Palatino Linotype" w:hAnsi="Palatino Linotype" w:cs="Palatino Linotype"/>
          <w:sz w:val="18"/>
          <w:szCs w:val="18"/>
        </w:rPr>
        <w:t>and in order to deal with the transmembrane electric potential difference (</w:t>
      </w:r>
      <w:r>
        <w:rPr>
          <w:rFonts w:ascii="Palatino Linotype" w:eastAsia="Palatino Linotype" w:hAnsi="Palatino Linotype" w:cs="Palatino Linotype"/>
          <w:sz w:val="18"/>
          <w:szCs w:val="18"/>
        </w:rPr>
        <w:t>Psi</w:t>
      </w:r>
      <w:r w:rsidR="00830208">
        <w:rPr>
          <w:rFonts w:ascii="Palatino Linotype" w:eastAsia="Palatino Linotype" w:hAnsi="Palatino Linotype" w:cs="Palatino Linotype"/>
          <w:sz w:val="18"/>
          <w:szCs w:val="18"/>
        </w:rPr>
        <w:t>)</w:t>
      </w:r>
      <w:r>
        <w:rPr>
          <w:rFonts w:ascii="Palatino Linotype" w:eastAsia="Palatino Linotype" w:hAnsi="Palatino Linotype" w:cs="Palatino Linotype"/>
          <w:sz w:val="18"/>
          <w:szCs w:val="18"/>
        </w:rPr>
        <w:t>.</w:t>
      </w:r>
    </w:p>
    <w:tbl>
      <w:tblPr>
        <w:tblStyle w:val="TableGrid"/>
        <w:tblW w:w="8730" w:type="dxa"/>
        <w:tblInd w:w="-5" w:type="dxa"/>
        <w:tblBorders>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49" w:author="Yanfei Zhang" w:date="2022-04-04T20:15:00Z">
          <w:tblPr>
            <w:tblStyle w:val="TableGrid"/>
            <w:tblW w:w="8730" w:type="dxa"/>
            <w:tblInd w:w="-5" w:type="dxa"/>
            <w:tblLayout w:type="fixed"/>
            <w:tblLook w:val="04A0" w:firstRow="1" w:lastRow="0" w:firstColumn="1" w:lastColumn="0" w:noHBand="0" w:noVBand="1"/>
          </w:tblPr>
        </w:tblPrChange>
      </w:tblPr>
      <w:tblGrid>
        <w:gridCol w:w="2250"/>
        <w:gridCol w:w="2430"/>
        <w:gridCol w:w="2790"/>
        <w:gridCol w:w="1260"/>
        <w:tblGridChange w:id="50">
          <w:tblGrid>
            <w:gridCol w:w="2250"/>
            <w:gridCol w:w="2430"/>
            <w:gridCol w:w="2790"/>
            <w:gridCol w:w="1260"/>
          </w:tblGrid>
        </w:tblGridChange>
      </w:tblGrid>
      <w:tr w:rsidR="004D0776" w:rsidRPr="00072E4E" w14:paraId="3EB51523" w14:textId="77777777" w:rsidTr="00A45EF6">
        <w:trPr>
          <w:trHeight w:val="494"/>
          <w:trPrChange w:id="51" w:author="Yanfei Zhang" w:date="2022-04-04T20:15:00Z">
            <w:trPr>
              <w:trHeight w:val="494"/>
            </w:trPr>
          </w:trPrChange>
        </w:trPr>
        <w:tc>
          <w:tcPr>
            <w:tcW w:w="2250" w:type="dxa"/>
            <w:tcBorders>
              <w:top w:val="single" w:sz="4" w:space="0" w:color="auto"/>
              <w:bottom w:val="single" w:sz="4" w:space="0" w:color="auto"/>
            </w:tcBorders>
            <w:tcPrChange w:id="52" w:author="Yanfei Zhang" w:date="2022-04-04T20:15:00Z">
              <w:tcPr>
                <w:tcW w:w="2250" w:type="dxa"/>
              </w:tcPr>
            </w:tcPrChange>
          </w:tcPr>
          <w:p w14:paraId="24E2465F" w14:textId="77777777" w:rsidR="004D0776" w:rsidRPr="00072E4E" w:rsidRDefault="004D0776">
            <w:pPr>
              <w:spacing w:line="240" w:lineRule="auto"/>
              <w:rPr>
                <w:rFonts w:ascii="Palatino Linotype" w:eastAsia="Palatino Linotype" w:hAnsi="Palatino Linotype" w:cs="Palatino Linotype"/>
                <w:sz w:val="16"/>
                <w:szCs w:val="16"/>
              </w:rPr>
            </w:pPr>
            <w:r w:rsidRPr="00072E4E">
              <w:rPr>
                <w:rFonts w:ascii="Palatino Linotype" w:eastAsia="Palatino Linotype" w:hAnsi="Palatino Linotype" w:cs="Palatino Linotype"/>
                <w:sz w:val="16"/>
                <w:szCs w:val="16"/>
              </w:rPr>
              <w:t>Reaction id</w:t>
            </w:r>
          </w:p>
        </w:tc>
        <w:tc>
          <w:tcPr>
            <w:tcW w:w="2430" w:type="dxa"/>
            <w:tcBorders>
              <w:top w:val="single" w:sz="4" w:space="0" w:color="auto"/>
              <w:bottom w:val="single" w:sz="4" w:space="0" w:color="auto"/>
            </w:tcBorders>
            <w:tcPrChange w:id="53" w:author="Yanfei Zhang" w:date="2022-04-04T20:15:00Z">
              <w:tcPr>
                <w:tcW w:w="2430" w:type="dxa"/>
              </w:tcPr>
            </w:tcPrChange>
          </w:tcPr>
          <w:p w14:paraId="17B26E1A" w14:textId="77777777" w:rsidR="004D0776" w:rsidRPr="00072E4E" w:rsidRDefault="004D0776">
            <w:pPr>
              <w:spacing w:line="240" w:lineRule="auto"/>
              <w:rPr>
                <w:rFonts w:ascii="Palatino Linotype" w:eastAsia="Palatino Linotype" w:hAnsi="Palatino Linotype" w:cs="Palatino Linotype"/>
                <w:sz w:val="16"/>
                <w:szCs w:val="16"/>
              </w:rPr>
            </w:pPr>
            <w:r w:rsidRPr="00072E4E">
              <w:rPr>
                <w:rFonts w:ascii="Palatino Linotype" w:eastAsia="Palatino Linotype" w:hAnsi="Palatino Linotype" w:cs="Palatino Linotype"/>
                <w:sz w:val="16"/>
                <w:szCs w:val="16"/>
              </w:rPr>
              <w:t>Original reaction</w:t>
            </w:r>
          </w:p>
        </w:tc>
        <w:tc>
          <w:tcPr>
            <w:tcW w:w="2790" w:type="dxa"/>
            <w:tcBorders>
              <w:top w:val="single" w:sz="4" w:space="0" w:color="auto"/>
              <w:bottom w:val="single" w:sz="4" w:space="0" w:color="auto"/>
            </w:tcBorders>
            <w:tcPrChange w:id="54" w:author="Yanfei Zhang" w:date="2022-04-04T20:15:00Z">
              <w:tcPr>
                <w:tcW w:w="2790" w:type="dxa"/>
              </w:tcPr>
            </w:tcPrChange>
          </w:tcPr>
          <w:p w14:paraId="333688C7" w14:textId="77777777" w:rsidR="004D0776" w:rsidRPr="00072E4E" w:rsidRDefault="004D0776">
            <w:pPr>
              <w:spacing w:line="240" w:lineRule="auto"/>
              <w:rPr>
                <w:rFonts w:ascii="Palatino Linotype" w:eastAsia="Palatino Linotype" w:hAnsi="Palatino Linotype" w:cs="Palatino Linotype"/>
                <w:sz w:val="16"/>
                <w:szCs w:val="16"/>
              </w:rPr>
            </w:pPr>
            <w:r w:rsidRPr="00072E4E">
              <w:rPr>
                <w:rFonts w:ascii="Palatino Linotype" w:eastAsia="Palatino Linotype" w:hAnsi="Palatino Linotype" w:cs="Palatino Linotype"/>
                <w:sz w:val="16"/>
                <w:szCs w:val="16"/>
              </w:rPr>
              <w:t>After changing</w:t>
            </w:r>
          </w:p>
        </w:tc>
        <w:tc>
          <w:tcPr>
            <w:tcW w:w="1260" w:type="dxa"/>
            <w:tcBorders>
              <w:top w:val="single" w:sz="4" w:space="0" w:color="auto"/>
              <w:bottom w:val="single" w:sz="4" w:space="0" w:color="auto"/>
            </w:tcBorders>
            <w:tcPrChange w:id="55" w:author="Yanfei Zhang" w:date="2022-04-04T20:15:00Z">
              <w:tcPr>
                <w:tcW w:w="1260" w:type="dxa"/>
              </w:tcPr>
            </w:tcPrChange>
          </w:tcPr>
          <w:p w14:paraId="4E2A1003" w14:textId="77777777" w:rsidR="004D0776" w:rsidRPr="00072E4E" w:rsidRDefault="004D0776">
            <w:pPr>
              <w:spacing w:line="240" w:lineRule="auto"/>
              <w:rPr>
                <w:rFonts w:ascii="Palatino Linotype" w:eastAsia="Palatino Linotype" w:hAnsi="Palatino Linotype" w:cs="Palatino Linotype"/>
                <w:sz w:val="16"/>
                <w:szCs w:val="16"/>
              </w:rPr>
            </w:pPr>
            <w:r w:rsidRPr="00072E4E">
              <w:rPr>
                <w:rFonts w:ascii="Palatino Linotype" w:eastAsia="Palatino Linotype" w:hAnsi="Palatino Linotype" w:cs="Palatino Linotype"/>
                <w:sz w:val="16"/>
                <w:szCs w:val="16"/>
              </w:rPr>
              <w:t>Reasons</w:t>
            </w:r>
          </w:p>
        </w:tc>
      </w:tr>
      <w:tr w:rsidR="004D0776" w:rsidRPr="00072E4E" w14:paraId="223C2B6D" w14:textId="77777777" w:rsidTr="00A45EF6">
        <w:tc>
          <w:tcPr>
            <w:tcW w:w="2250" w:type="dxa"/>
            <w:tcBorders>
              <w:top w:val="single" w:sz="4" w:space="0" w:color="auto"/>
            </w:tcBorders>
            <w:tcPrChange w:id="56" w:author="Yanfei Zhang" w:date="2022-04-04T20:15:00Z">
              <w:tcPr>
                <w:tcW w:w="2250" w:type="dxa"/>
              </w:tcPr>
            </w:tcPrChange>
          </w:tcPr>
          <w:p w14:paraId="43F8B595" w14:textId="77777777" w:rsidR="004D0776" w:rsidRPr="00FD70FA" w:rsidRDefault="004D0776">
            <w:pPr>
              <w:spacing w:line="240" w:lineRule="auto"/>
              <w:rPr>
                <w:rFonts w:ascii="Palatino Linotype" w:eastAsia="Palatino Linotype" w:hAnsi="Palatino Linotype" w:cs="Palatino Linotype"/>
                <w:sz w:val="16"/>
                <w:szCs w:val="16"/>
                <w:lang w:val="nl-NL"/>
              </w:rPr>
            </w:pPr>
            <w:r w:rsidRPr="00FD70FA">
              <w:rPr>
                <w:rFonts w:ascii="Palatino Linotype" w:eastAsia="Palatino Linotype" w:hAnsi="Palatino Linotype" w:cs="Palatino Linotype"/>
                <w:sz w:val="16"/>
                <w:szCs w:val="16"/>
                <w:lang w:val="nl-NL"/>
              </w:rPr>
              <w:lastRenderedPageBreak/>
              <w:t>carb_</w:t>
            </w:r>
            <w:r w:rsidR="000C4C62">
              <w:rPr>
                <w:rFonts w:asciiTheme="minorEastAsia" w:eastAsiaTheme="minorEastAsia" w:hAnsiTheme="minorEastAsia" w:cs="Palatino Linotype" w:hint="eastAsia"/>
                <w:sz w:val="16"/>
                <w:szCs w:val="16"/>
                <w:lang w:val="nl-NL" w:eastAsia="zh-CN"/>
              </w:rPr>
              <w:t>de</w:t>
            </w:r>
            <w:r w:rsidR="000C4C62">
              <w:rPr>
                <w:rFonts w:ascii="Palatino Linotype" w:eastAsia="Palatino Linotype" w:hAnsi="Palatino Linotype" w:cs="Palatino Linotype"/>
                <w:sz w:val="16"/>
                <w:szCs w:val="16"/>
                <w:lang w:val="nl-NL"/>
              </w:rPr>
              <w:t>gra_1.2.1.26_R01752</w:t>
            </w:r>
          </w:p>
        </w:tc>
        <w:tc>
          <w:tcPr>
            <w:tcW w:w="2430" w:type="dxa"/>
            <w:tcBorders>
              <w:top w:val="single" w:sz="4" w:space="0" w:color="auto"/>
            </w:tcBorders>
            <w:tcPrChange w:id="57" w:author="Yanfei Zhang" w:date="2022-04-04T20:15:00Z">
              <w:tcPr>
                <w:tcW w:w="2430" w:type="dxa"/>
              </w:tcPr>
            </w:tcPrChange>
          </w:tcPr>
          <w:p w14:paraId="375AF51D" w14:textId="385475D1" w:rsidR="004D0776" w:rsidRPr="00FD70FA" w:rsidRDefault="004D0776" w:rsidP="004D0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textAlignment w:val="baseline"/>
              <w:rPr>
                <w:rFonts w:ascii="Palatino Linotype" w:eastAsia="Times New Roman" w:hAnsi="Palatino Linotype" w:cs="Courier New"/>
                <w:sz w:val="16"/>
                <w:szCs w:val="16"/>
                <w:lang w:val="nl-NL" w:eastAsia="zh-CN"/>
              </w:rPr>
            </w:pPr>
            <w:r w:rsidRPr="00FD70FA">
              <w:rPr>
                <w:rFonts w:ascii="Palatino Linotype" w:eastAsia="Times New Roman" w:hAnsi="Palatino Linotype" w:cs="Courier New"/>
                <w:sz w:val="16"/>
                <w:szCs w:val="16"/>
                <w:lang w:val="nl-NL" w:eastAsia="zh-CN"/>
              </w:rPr>
              <w:t>D</w:t>
            </w:r>
            <w:r w:rsidR="00794FDD">
              <w:rPr>
                <w:rFonts w:ascii="Palatino Linotype" w:eastAsia="Times New Roman" w:hAnsi="Palatino Linotype" w:cs="Courier New"/>
                <w:sz w:val="16"/>
                <w:szCs w:val="16"/>
                <w:lang w:val="nl-NL" w:eastAsia="zh-CN"/>
              </w:rPr>
              <w:t>-</w:t>
            </w:r>
            <w:r w:rsidRPr="00FD70FA">
              <w:rPr>
                <w:rFonts w:ascii="Palatino Linotype" w:eastAsia="Times New Roman" w:hAnsi="Palatino Linotype" w:cs="Courier New"/>
                <w:sz w:val="16"/>
                <w:szCs w:val="16"/>
                <w:lang w:val="nl-NL" w:eastAsia="zh-CN"/>
              </w:rPr>
              <w:t>glyceraldehyde + H</w:t>
            </w:r>
            <w:r w:rsidRPr="00E2689B">
              <w:rPr>
                <w:rFonts w:ascii="Palatino Linotype" w:eastAsia="Times New Roman" w:hAnsi="Palatino Linotype" w:cs="Courier New"/>
                <w:sz w:val="16"/>
                <w:szCs w:val="16"/>
                <w:vertAlign w:val="subscript"/>
                <w:lang w:val="nl-NL" w:eastAsia="zh-CN"/>
              </w:rPr>
              <w:t>2</w:t>
            </w:r>
            <w:r w:rsidR="000C4C62">
              <w:rPr>
                <w:rFonts w:ascii="Palatino Linotype" w:eastAsia="Times New Roman" w:hAnsi="Palatino Linotype" w:cs="Courier New"/>
                <w:sz w:val="16"/>
                <w:szCs w:val="16"/>
                <w:lang w:val="nl-NL" w:eastAsia="zh-CN"/>
              </w:rPr>
              <w:t>O + NADP</w:t>
            </w:r>
            <w:r w:rsidR="000C4C62" w:rsidRPr="00E2689B">
              <w:rPr>
                <w:rFonts w:ascii="Palatino Linotype" w:eastAsia="Times New Roman" w:hAnsi="Palatino Linotype" w:cs="Courier New"/>
                <w:sz w:val="16"/>
                <w:szCs w:val="16"/>
                <w:vertAlign w:val="superscript"/>
                <w:lang w:val="nl-NL" w:eastAsia="zh-CN"/>
              </w:rPr>
              <w:t>+</w:t>
            </w:r>
            <w:r w:rsidR="000C4C62">
              <w:rPr>
                <w:rFonts w:ascii="Palatino Linotype" w:eastAsia="Times New Roman" w:hAnsi="Palatino Linotype" w:cs="Courier New"/>
                <w:sz w:val="16"/>
                <w:szCs w:val="16"/>
                <w:lang w:val="nl-NL" w:eastAsia="zh-CN"/>
              </w:rPr>
              <w:t xml:space="preserve"> </w:t>
            </w:r>
            <w:r w:rsidR="00794FDD" w:rsidRPr="00794FDD">
              <w:rPr>
                <w:rFonts w:ascii="Palatino Linotype" w:eastAsia="Times New Roman" w:hAnsi="Palatino Linotype" w:cs="Courier New"/>
                <w:sz w:val="16"/>
                <w:szCs w:val="16"/>
                <w:lang w:val="nl-NL" w:eastAsia="zh-CN"/>
              </w:rPr>
              <w:sym w:font="Wingdings" w:char="F0E0"/>
            </w:r>
            <w:r w:rsidR="00794FDD">
              <w:rPr>
                <w:rFonts w:ascii="Palatino Linotype" w:eastAsia="Times New Roman" w:hAnsi="Palatino Linotype" w:cs="Courier New"/>
                <w:sz w:val="16"/>
                <w:szCs w:val="16"/>
                <w:lang w:val="nl-NL" w:eastAsia="zh-CN"/>
              </w:rPr>
              <w:t xml:space="preserve"> </w:t>
            </w:r>
            <w:r w:rsidR="000C4C62">
              <w:rPr>
                <w:rFonts w:ascii="Palatino Linotype" w:eastAsia="Times New Roman" w:hAnsi="Palatino Linotype" w:cs="Courier New"/>
                <w:sz w:val="16"/>
                <w:szCs w:val="16"/>
                <w:lang w:val="nl-NL" w:eastAsia="zh-CN"/>
              </w:rPr>
              <w:t>D</w:t>
            </w:r>
            <w:r w:rsidR="00794FDD">
              <w:rPr>
                <w:rFonts w:ascii="Palatino Linotype" w:eastAsia="Times New Roman" w:hAnsi="Palatino Linotype" w:cs="Courier New"/>
                <w:sz w:val="16"/>
                <w:szCs w:val="16"/>
                <w:lang w:val="nl-NL" w:eastAsia="zh-CN"/>
              </w:rPr>
              <w:t>-</w:t>
            </w:r>
            <w:r w:rsidR="000C4C62">
              <w:rPr>
                <w:rFonts w:ascii="Palatino Linotype" w:eastAsia="Times New Roman" w:hAnsi="Palatino Linotype" w:cs="Courier New"/>
                <w:sz w:val="16"/>
                <w:szCs w:val="16"/>
                <w:lang w:val="nl-NL" w:eastAsia="zh-CN"/>
              </w:rPr>
              <w:t xml:space="preserve">glycerate + </w:t>
            </w:r>
            <w:r w:rsidRPr="00FD70FA">
              <w:rPr>
                <w:rFonts w:ascii="Palatino Linotype" w:eastAsia="Times New Roman" w:hAnsi="Palatino Linotype" w:cs="Courier New"/>
                <w:sz w:val="16"/>
                <w:szCs w:val="16"/>
                <w:lang w:val="nl-NL" w:eastAsia="zh-CN"/>
              </w:rPr>
              <w:t xml:space="preserve"> H</w:t>
            </w:r>
            <w:r w:rsidRPr="00E2689B">
              <w:rPr>
                <w:rFonts w:ascii="Palatino Linotype" w:eastAsia="Times New Roman" w:hAnsi="Palatino Linotype" w:cs="Courier New"/>
                <w:sz w:val="16"/>
                <w:szCs w:val="16"/>
                <w:vertAlign w:val="superscript"/>
                <w:lang w:val="nl-NL" w:eastAsia="zh-CN"/>
              </w:rPr>
              <w:t xml:space="preserve">+ </w:t>
            </w:r>
            <w:r w:rsidRPr="00FD70FA">
              <w:rPr>
                <w:rFonts w:ascii="Palatino Linotype" w:eastAsia="Times New Roman" w:hAnsi="Palatino Linotype" w:cs="Courier New"/>
                <w:sz w:val="16"/>
                <w:szCs w:val="16"/>
                <w:lang w:val="nl-NL" w:eastAsia="zh-CN"/>
              </w:rPr>
              <w:t>+ NADPH</w:t>
            </w:r>
          </w:p>
          <w:p w14:paraId="377A2729" w14:textId="77777777" w:rsidR="004D0776" w:rsidRPr="00FD70FA" w:rsidRDefault="004D0776">
            <w:pPr>
              <w:spacing w:line="240" w:lineRule="auto"/>
              <w:rPr>
                <w:rFonts w:ascii="Palatino Linotype" w:eastAsia="Palatino Linotype" w:hAnsi="Palatino Linotype" w:cs="Palatino Linotype"/>
                <w:sz w:val="16"/>
                <w:szCs w:val="16"/>
                <w:lang w:val="nl-NL"/>
              </w:rPr>
            </w:pPr>
          </w:p>
        </w:tc>
        <w:tc>
          <w:tcPr>
            <w:tcW w:w="2790" w:type="dxa"/>
            <w:tcBorders>
              <w:top w:val="single" w:sz="4" w:space="0" w:color="auto"/>
            </w:tcBorders>
            <w:tcPrChange w:id="58" w:author="Yanfei Zhang" w:date="2022-04-04T20:15:00Z">
              <w:tcPr>
                <w:tcW w:w="2790" w:type="dxa"/>
              </w:tcPr>
            </w:tcPrChange>
          </w:tcPr>
          <w:p w14:paraId="643D30A0" w14:textId="7523026D" w:rsidR="004D0776" w:rsidRPr="00E45C7B" w:rsidRDefault="004D0776" w:rsidP="00794F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textAlignment w:val="baseline"/>
              <w:rPr>
                <w:rFonts w:ascii="Palatino Linotype" w:eastAsia="Times New Roman" w:hAnsi="Palatino Linotype" w:cs="Courier New"/>
                <w:sz w:val="16"/>
                <w:szCs w:val="16"/>
                <w:lang w:val="nl-NL" w:eastAsia="zh-CN"/>
              </w:rPr>
            </w:pPr>
            <w:r w:rsidRPr="00FD70FA">
              <w:rPr>
                <w:rFonts w:ascii="Palatino Linotype" w:eastAsia="Times New Roman" w:hAnsi="Palatino Linotype" w:cs="Courier New"/>
                <w:sz w:val="16"/>
                <w:szCs w:val="16"/>
                <w:lang w:val="nl-NL" w:eastAsia="zh-CN"/>
              </w:rPr>
              <w:t>D</w:t>
            </w:r>
            <w:r w:rsidR="00794FDD">
              <w:rPr>
                <w:rFonts w:ascii="Palatino Linotype" w:eastAsia="Times New Roman" w:hAnsi="Palatino Linotype" w:cs="Courier New"/>
                <w:sz w:val="16"/>
                <w:szCs w:val="16"/>
                <w:lang w:val="nl-NL" w:eastAsia="zh-CN"/>
              </w:rPr>
              <w:t>-</w:t>
            </w:r>
            <w:r w:rsidRPr="00FD70FA">
              <w:rPr>
                <w:rFonts w:ascii="Palatino Linotype" w:eastAsia="Times New Roman" w:hAnsi="Palatino Linotype" w:cs="Courier New"/>
                <w:sz w:val="16"/>
                <w:szCs w:val="16"/>
                <w:lang w:val="nl-NL" w:eastAsia="zh-CN"/>
              </w:rPr>
              <w:t>glyceraldehyde + H</w:t>
            </w:r>
            <w:r w:rsidRPr="006A4AE3">
              <w:rPr>
                <w:rFonts w:ascii="Palatino Linotype" w:eastAsia="Times New Roman" w:hAnsi="Palatino Linotype" w:cs="Courier New"/>
                <w:sz w:val="16"/>
                <w:szCs w:val="16"/>
                <w:vertAlign w:val="subscript"/>
                <w:lang w:val="nl-NL" w:eastAsia="zh-CN"/>
              </w:rPr>
              <w:t>2</w:t>
            </w:r>
            <w:r w:rsidRPr="00FD70FA">
              <w:rPr>
                <w:rFonts w:ascii="Palatino Linotype" w:eastAsia="Times New Roman" w:hAnsi="Palatino Linotype" w:cs="Courier New"/>
                <w:sz w:val="16"/>
                <w:szCs w:val="16"/>
                <w:lang w:val="nl-NL" w:eastAsia="zh-CN"/>
              </w:rPr>
              <w:t>O + NADP</w:t>
            </w:r>
            <w:r w:rsidRPr="00E2689B">
              <w:rPr>
                <w:rFonts w:ascii="Palatino Linotype" w:eastAsia="Times New Roman" w:hAnsi="Palatino Linotype" w:cs="Courier New"/>
                <w:sz w:val="16"/>
                <w:szCs w:val="16"/>
                <w:vertAlign w:val="superscript"/>
                <w:lang w:val="nl-NL" w:eastAsia="zh-CN"/>
              </w:rPr>
              <w:t>+</w:t>
            </w:r>
            <w:r w:rsidRPr="00917F95">
              <w:rPr>
                <w:rFonts w:ascii="Palatino Linotype" w:eastAsia="Times New Roman" w:hAnsi="Palatino Linotype" w:cs="Courier New"/>
                <w:sz w:val="16"/>
                <w:szCs w:val="16"/>
                <w:lang w:val="nl-NL" w:eastAsia="zh-CN"/>
              </w:rPr>
              <w:t xml:space="preserve"> </w:t>
            </w:r>
            <w:r w:rsidR="00794FDD" w:rsidRPr="00794FDD">
              <w:rPr>
                <w:rFonts w:ascii="Palatino Linotype" w:eastAsia="Times New Roman" w:hAnsi="Palatino Linotype" w:cs="Courier New"/>
                <w:sz w:val="16"/>
                <w:szCs w:val="16"/>
                <w:lang w:val="nl-NL" w:eastAsia="zh-CN"/>
              </w:rPr>
              <w:sym w:font="Wingdings" w:char="F0E0"/>
            </w:r>
            <w:r w:rsidR="00794FDD" w:rsidRPr="00FD70FA">
              <w:rPr>
                <w:rFonts w:ascii="Palatino Linotype" w:eastAsia="Times New Roman" w:hAnsi="Palatino Linotype" w:cs="Courier New"/>
                <w:sz w:val="16"/>
                <w:szCs w:val="16"/>
                <w:lang w:val="nl-NL" w:eastAsia="zh-CN"/>
              </w:rPr>
              <w:t xml:space="preserve"> </w:t>
            </w:r>
            <w:r w:rsidRPr="00FD70FA">
              <w:rPr>
                <w:rFonts w:ascii="Palatino Linotype" w:eastAsia="Times New Roman" w:hAnsi="Palatino Linotype" w:cs="Courier New"/>
                <w:sz w:val="16"/>
                <w:szCs w:val="16"/>
                <w:lang w:val="nl-NL" w:eastAsia="zh-CN"/>
              </w:rPr>
              <w:t>D</w:t>
            </w:r>
            <w:r w:rsidR="00794FDD">
              <w:rPr>
                <w:rFonts w:ascii="Palatino Linotype" w:eastAsia="Times New Roman" w:hAnsi="Palatino Linotype" w:cs="Courier New"/>
                <w:sz w:val="16"/>
                <w:szCs w:val="16"/>
                <w:lang w:val="nl-NL" w:eastAsia="zh-CN"/>
              </w:rPr>
              <w:t>-</w:t>
            </w:r>
            <w:r w:rsidRPr="00FD70FA">
              <w:rPr>
                <w:rFonts w:ascii="Palatino Linotype" w:eastAsia="Times New Roman" w:hAnsi="Palatino Linotype" w:cs="Courier New"/>
                <w:sz w:val="16"/>
                <w:szCs w:val="16"/>
                <w:lang w:val="nl-NL" w:eastAsia="zh-CN"/>
              </w:rPr>
              <w:t>glycerate</w:t>
            </w:r>
            <w:ins w:id="59" w:author="Microsoft account" w:date="2022-03-09T12:48:00Z">
              <w:r w:rsidR="00993861" w:rsidRPr="00993861">
                <w:rPr>
                  <w:rFonts w:ascii="Palatino Linotype" w:eastAsia="Times New Roman" w:hAnsi="Palatino Linotype" w:cs="Courier New"/>
                  <w:sz w:val="16"/>
                  <w:szCs w:val="16"/>
                  <w:vertAlign w:val="superscript"/>
                  <w:lang w:val="nl-NL" w:eastAsia="zh-CN"/>
                  <w:rPrChange w:id="60" w:author="Microsoft account" w:date="2022-03-09T12:48:00Z">
                    <w:rPr>
                      <w:rFonts w:ascii="Palatino Linotype" w:eastAsia="Times New Roman" w:hAnsi="Palatino Linotype" w:cs="Courier New"/>
                      <w:sz w:val="16"/>
                      <w:szCs w:val="16"/>
                      <w:lang w:val="nl-NL" w:eastAsia="zh-CN"/>
                    </w:rPr>
                  </w:rPrChange>
                </w:rPr>
                <w:t>-</w:t>
              </w:r>
            </w:ins>
            <w:r w:rsidRPr="00FD70FA">
              <w:rPr>
                <w:rFonts w:ascii="Palatino Linotype" w:eastAsia="Times New Roman" w:hAnsi="Palatino Linotype" w:cs="Courier New"/>
                <w:sz w:val="16"/>
                <w:szCs w:val="16"/>
                <w:lang w:val="nl-NL" w:eastAsia="zh-CN"/>
              </w:rPr>
              <w:t xml:space="preserve"> + </w:t>
            </w:r>
            <w:r w:rsidR="000C4C62" w:rsidRPr="000E4D76">
              <w:rPr>
                <w:rFonts w:ascii="Palatino Linotype" w:eastAsia="Times New Roman" w:hAnsi="Palatino Linotype" w:cs="Courier New"/>
                <w:sz w:val="16"/>
                <w:szCs w:val="16"/>
                <w:lang w:val="nl-NL" w:eastAsia="zh-CN"/>
              </w:rPr>
              <w:t>2</w:t>
            </w:r>
            <w:r w:rsidRPr="000E4D76">
              <w:rPr>
                <w:rFonts w:ascii="Palatino Linotype" w:eastAsia="Times New Roman" w:hAnsi="Palatino Linotype" w:cs="Courier New"/>
                <w:sz w:val="16"/>
                <w:szCs w:val="16"/>
                <w:lang w:val="nl-NL" w:eastAsia="zh-CN"/>
              </w:rPr>
              <w:t>.0 H</w:t>
            </w:r>
            <w:r w:rsidRPr="00E2689B">
              <w:rPr>
                <w:rFonts w:ascii="Palatino Linotype" w:eastAsia="Times New Roman" w:hAnsi="Palatino Linotype" w:cs="Courier New"/>
                <w:sz w:val="16"/>
                <w:szCs w:val="16"/>
                <w:vertAlign w:val="superscript"/>
                <w:lang w:val="nl-NL" w:eastAsia="zh-CN"/>
              </w:rPr>
              <w:t>+</w:t>
            </w:r>
            <w:r w:rsidRPr="000E4D76">
              <w:rPr>
                <w:rFonts w:ascii="Palatino Linotype" w:eastAsia="Times New Roman" w:hAnsi="Palatino Linotype" w:cs="Courier New"/>
                <w:sz w:val="16"/>
                <w:szCs w:val="16"/>
                <w:lang w:val="nl-NL" w:eastAsia="zh-CN"/>
              </w:rPr>
              <w:t xml:space="preserve"> </w:t>
            </w:r>
            <w:r w:rsidRPr="00FD70FA">
              <w:rPr>
                <w:rFonts w:ascii="Palatino Linotype" w:eastAsia="Times New Roman" w:hAnsi="Palatino Linotype" w:cs="Courier New"/>
                <w:sz w:val="16"/>
                <w:szCs w:val="16"/>
                <w:lang w:val="nl-NL" w:eastAsia="zh-CN"/>
              </w:rPr>
              <w:t>+ NADPH</w:t>
            </w:r>
            <w:r w:rsidR="000C4C62">
              <w:rPr>
                <w:rFonts w:ascii="Palatino Linotype" w:eastAsia="Times New Roman" w:hAnsi="Palatino Linotype" w:cs="Courier New"/>
                <w:sz w:val="16"/>
                <w:szCs w:val="16"/>
                <w:lang w:val="nl-NL" w:eastAsia="zh-CN"/>
              </w:rPr>
              <w:t xml:space="preserve"> </w:t>
            </w:r>
            <w:r w:rsidR="000C4C62" w:rsidRPr="000A4A5D">
              <w:rPr>
                <w:rFonts w:ascii="Palatino Linotype" w:eastAsia="Times New Roman" w:hAnsi="Palatino Linotype" w:cs="Courier New"/>
                <w:sz w:val="16"/>
                <w:szCs w:val="16"/>
                <w:lang w:val="nl-NL" w:eastAsia="zh-CN"/>
              </w:rPr>
              <w:t>¹</w:t>
            </w:r>
          </w:p>
        </w:tc>
        <w:tc>
          <w:tcPr>
            <w:tcW w:w="1260" w:type="dxa"/>
            <w:tcBorders>
              <w:top w:val="single" w:sz="4" w:space="0" w:color="auto"/>
            </w:tcBorders>
            <w:tcPrChange w:id="61" w:author="Yanfei Zhang" w:date="2022-04-04T20:15:00Z">
              <w:tcPr>
                <w:tcW w:w="1260" w:type="dxa"/>
              </w:tcPr>
            </w:tcPrChange>
          </w:tcPr>
          <w:p w14:paraId="1A7F5713" w14:textId="77777777" w:rsidR="004D0776" w:rsidRPr="00072E4E" w:rsidRDefault="004D0776">
            <w:pPr>
              <w:spacing w:line="240" w:lineRule="auto"/>
              <w:rPr>
                <w:rFonts w:ascii="Palatino Linotype" w:eastAsia="Palatino Linotype" w:hAnsi="Palatino Linotype" w:cs="Palatino Linotype"/>
                <w:sz w:val="16"/>
                <w:szCs w:val="16"/>
              </w:rPr>
            </w:pPr>
            <w:r w:rsidRPr="00072E4E">
              <w:rPr>
                <w:rFonts w:ascii="Palatino Linotype" w:eastAsia="Palatino Linotype" w:hAnsi="Palatino Linotype" w:cs="Palatino Linotype"/>
                <w:sz w:val="16"/>
                <w:szCs w:val="16"/>
              </w:rPr>
              <w:t xml:space="preserve">Proton </w:t>
            </w:r>
            <w:r w:rsidR="00830208">
              <w:rPr>
                <w:rFonts w:ascii="Palatino Linotype" w:eastAsia="Palatino Linotype" w:hAnsi="Palatino Linotype" w:cs="Palatino Linotype"/>
                <w:sz w:val="16"/>
                <w:szCs w:val="16"/>
              </w:rPr>
              <w:t>im</w:t>
            </w:r>
            <w:r w:rsidRPr="00072E4E">
              <w:rPr>
                <w:rFonts w:ascii="Palatino Linotype" w:eastAsia="Palatino Linotype" w:hAnsi="Palatino Linotype" w:cs="Palatino Linotype"/>
                <w:sz w:val="16"/>
                <w:szCs w:val="16"/>
              </w:rPr>
              <w:t>balance</w:t>
            </w:r>
          </w:p>
        </w:tc>
      </w:tr>
      <w:tr w:rsidR="00853636" w:rsidRPr="00072E4E" w14:paraId="1EC38944" w14:textId="77777777" w:rsidTr="00A45EF6">
        <w:tc>
          <w:tcPr>
            <w:tcW w:w="2250" w:type="dxa"/>
            <w:tcPrChange w:id="62" w:author="Yanfei Zhang" w:date="2022-04-04T20:15:00Z">
              <w:tcPr>
                <w:tcW w:w="2250" w:type="dxa"/>
              </w:tcPr>
            </w:tcPrChange>
          </w:tcPr>
          <w:p w14:paraId="795ABEEC" w14:textId="77777777" w:rsidR="004D0776" w:rsidRPr="00072E4E" w:rsidRDefault="004D0776">
            <w:pPr>
              <w:spacing w:line="240" w:lineRule="auto"/>
              <w:rPr>
                <w:rFonts w:ascii="Palatino Linotype" w:eastAsia="Palatino Linotype" w:hAnsi="Palatino Linotype" w:cs="Palatino Linotype"/>
                <w:sz w:val="16"/>
                <w:szCs w:val="16"/>
              </w:rPr>
            </w:pPr>
            <w:r w:rsidRPr="00072E4E">
              <w:rPr>
                <w:rFonts w:ascii="Palatino Linotype" w:eastAsia="Palatino Linotype" w:hAnsi="Palatino Linotype" w:cs="Palatino Linotype"/>
                <w:sz w:val="16"/>
                <w:szCs w:val="16"/>
              </w:rPr>
              <w:t>oxp_redox_1.10.3.13_soxABCD_TRANS__RXN__240</w:t>
            </w:r>
          </w:p>
        </w:tc>
        <w:tc>
          <w:tcPr>
            <w:tcW w:w="2430" w:type="dxa"/>
            <w:tcPrChange w:id="63" w:author="Yanfei Zhang" w:date="2022-04-04T20:15:00Z">
              <w:tcPr>
                <w:tcW w:w="2430" w:type="dxa"/>
              </w:tcPr>
            </w:tcPrChange>
          </w:tcPr>
          <w:p w14:paraId="295B6B22" w14:textId="667A642A" w:rsidR="004D0776" w:rsidRPr="00072E4E" w:rsidRDefault="004D0776" w:rsidP="004D0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textAlignment w:val="baseline"/>
              <w:rPr>
                <w:rFonts w:ascii="Palatino Linotype" w:eastAsia="Times New Roman" w:hAnsi="Palatino Linotype" w:cs="Courier New"/>
                <w:sz w:val="16"/>
                <w:szCs w:val="16"/>
                <w:lang w:eastAsia="zh-CN"/>
              </w:rPr>
            </w:pPr>
            <w:r w:rsidRPr="00072E4E">
              <w:rPr>
                <w:rFonts w:ascii="Palatino Linotype" w:eastAsia="Times New Roman" w:hAnsi="Palatino Linotype" w:cs="Courier New"/>
                <w:sz w:val="16"/>
                <w:szCs w:val="16"/>
                <w:lang w:eastAsia="zh-CN"/>
              </w:rPr>
              <w:t>6.0 H</w:t>
            </w:r>
            <w:r w:rsidRPr="00E2689B">
              <w:rPr>
                <w:rFonts w:ascii="Palatino Linotype" w:eastAsia="Times New Roman" w:hAnsi="Palatino Linotype" w:cs="Courier New"/>
                <w:sz w:val="16"/>
                <w:szCs w:val="16"/>
                <w:vertAlign w:val="superscript"/>
                <w:lang w:eastAsia="zh-CN"/>
              </w:rPr>
              <w:t>+</w:t>
            </w:r>
            <w:r w:rsidRPr="00072E4E">
              <w:rPr>
                <w:rFonts w:ascii="Palatino Linotype" w:eastAsia="Times New Roman" w:hAnsi="Palatino Linotype" w:cs="Courier New"/>
                <w:sz w:val="16"/>
                <w:szCs w:val="16"/>
                <w:lang w:eastAsia="zh-CN"/>
              </w:rPr>
              <w:t xml:space="preserve"> + 0.5 oxygen + </w:t>
            </w:r>
            <w:proofErr w:type="spellStart"/>
            <w:r w:rsidRPr="00072E4E">
              <w:rPr>
                <w:rFonts w:ascii="Palatino Linotype" w:eastAsia="Times New Roman" w:hAnsi="Palatino Linotype" w:cs="Courier New"/>
                <w:sz w:val="16"/>
                <w:szCs w:val="16"/>
                <w:lang w:eastAsia="zh-CN"/>
              </w:rPr>
              <w:t>representative_quinol</w:t>
            </w:r>
            <w:proofErr w:type="spellEnd"/>
            <w:r w:rsidRPr="00072E4E">
              <w:rPr>
                <w:rFonts w:ascii="Palatino Linotype" w:eastAsia="Times New Roman" w:hAnsi="Palatino Linotype" w:cs="Courier New"/>
                <w:sz w:val="16"/>
                <w:szCs w:val="16"/>
                <w:lang w:eastAsia="zh-CN"/>
              </w:rPr>
              <w:t xml:space="preserve"> </w:t>
            </w:r>
            <w:r w:rsidR="00794FDD" w:rsidRPr="00794FDD">
              <w:rPr>
                <w:rFonts w:ascii="Palatino Linotype" w:eastAsia="Times New Roman" w:hAnsi="Palatino Linotype" w:cs="Courier New"/>
                <w:sz w:val="16"/>
                <w:szCs w:val="16"/>
                <w:lang w:eastAsia="zh-CN"/>
              </w:rPr>
              <w:sym w:font="Wingdings" w:char="F0E0"/>
            </w:r>
            <w:r w:rsidR="00794FDD" w:rsidRPr="00072E4E">
              <w:rPr>
                <w:rFonts w:ascii="Palatino Linotype" w:eastAsia="Times New Roman" w:hAnsi="Palatino Linotype" w:cs="Courier New"/>
                <w:sz w:val="16"/>
                <w:szCs w:val="16"/>
                <w:lang w:eastAsia="zh-CN"/>
              </w:rPr>
              <w:t xml:space="preserve"> </w:t>
            </w:r>
            <w:r w:rsidRPr="00072E4E">
              <w:rPr>
                <w:rFonts w:ascii="Palatino Linotype" w:eastAsia="Times New Roman" w:hAnsi="Palatino Linotype" w:cs="Courier New"/>
                <w:sz w:val="16"/>
                <w:szCs w:val="16"/>
                <w:lang w:eastAsia="zh-CN"/>
              </w:rPr>
              <w:t>4.0 H+_</w:t>
            </w:r>
            <w:proofErr w:type="spellStart"/>
            <w:r w:rsidRPr="00072E4E">
              <w:rPr>
                <w:rFonts w:ascii="Palatino Linotype" w:eastAsia="Times New Roman" w:hAnsi="Palatino Linotype" w:cs="Courier New"/>
                <w:sz w:val="16"/>
                <w:szCs w:val="16"/>
                <w:lang w:eastAsia="zh-CN"/>
              </w:rPr>
              <w:t>rc</w:t>
            </w:r>
            <w:proofErr w:type="spellEnd"/>
            <w:r w:rsidRPr="00072E4E">
              <w:rPr>
                <w:rFonts w:ascii="Palatino Linotype" w:eastAsia="Times New Roman" w:hAnsi="Palatino Linotype" w:cs="Courier New"/>
                <w:sz w:val="16"/>
                <w:szCs w:val="16"/>
                <w:lang w:eastAsia="zh-CN"/>
              </w:rPr>
              <w:t xml:space="preserve"> + H</w:t>
            </w:r>
            <w:r w:rsidRPr="00E2689B">
              <w:rPr>
                <w:rFonts w:ascii="Palatino Linotype" w:eastAsia="Times New Roman" w:hAnsi="Palatino Linotype" w:cs="Courier New"/>
                <w:sz w:val="16"/>
                <w:szCs w:val="16"/>
                <w:vertAlign w:val="subscript"/>
                <w:lang w:eastAsia="zh-CN"/>
              </w:rPr>
              <w:t>2</w:t>
            </w:r>
            <w:r w:rsidRPr="00072E4E">
              <w:rPr>
                <w:rFonts w:ascii="Palatino Linotype" w:eastAsia="Times New Roman" w:hAnsi="Palatino Linotype" w:cs="Courier New"/>
                <w:sz w:val="16"/>
                <w:szCs w:val="16"/>
                <w:lang w:eastAsia="zh-CN"/>
              </w:rPr>
              <w:t xml:space="preserve">O + </w:t>
            </w:r>
            <w:proofErr w:type="spellStart"/>
            <w:r w:rsidRPr="00072E4E">
              <w:rPr>
                <w:rFonts w:ascii="Palatino Linotype" w:eastAsia="Times New Roman" w:hAnsi="Palatino Linotype" w:cs="Courier New"/>
                <w:sz w:val="16"/>
                <w:szCs w:val="16"/>
                <w:lang w:eastAsia="zh-CN"/>
              </w:rPr>
              <w:t>representative_quinone</w:t>
            </w:r>
            <w:proofErr w:type="spellEnd"/>
          </w:p>
          <w:p w14:paraId="3329B385" w14:textId="77777777" w:rsidR="004D0776" w:rsidRPr="00072E4E" w:rsidRDefault="004D0776">
            <w:pPr>
              <w:spacing w:line="240" w:lineRule="auto"/>
              <w:rPr>
                <w:rFonts w:ascii="Palatino Linotype" w:eastAsia="Palatino Linotype" w:hAnsi="Palatino Linotype" w:cs="Palatino Linotype"/>
                <w:sz w:val="16"/>
                <w:szCs w:val="16"/>
              </w:rPr>
            </w:pPr>
          </w:p>
        </w:tc>
        <w:tc>
          <w:tcPr>
            <w:tcW w:w="2790" w:type="dxa"/>
            <w:tcPrChange w:id="64" w:author="Yanfei Zhang" w:date="2022-04-04T20:15:00Z">
              <w:tcPr>
                <w:tcW w:w="2790" w:type="dxa"/>
              </w:tcPr>
            </w:tcPrChange>
          </w:tcPr>
          <w:p w14:paraId="61D8C9AF" w14:textId="45DA99E6" w:rsidR="004D0776" w:rsidRPr="00072E4E" w:rsidRDefault="004D0776" w:rsidP="00794F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textAlignment w:val="baseline"/>
              <w:rPr>
                <w:rFonts w:ascii="Palatino Linotype" w:eastAsia="Palatino Linotype" w:hAnsi="Palatino Linotype" w:cs="Palatino Linotype"/>
                <w:sz w:val="16"/>
                <w:szCs w:val="16"/>
              </w:rPr>
            </w:pPr>
            <w:r w:rsidRPr="00072E4E">
              <w:rPr>
                <w:rFonts w:ascii="Palatino Linotype" w:eastAsia="Times New Roman" w:hAnsi="Palatino Linotype" w:cs="Courier New"/>
                <w:sz w:val="16"/>
                <w:szCs w:val="16"/>
                <w:lang w:eastAsia="zh-CN"/>
              </w:rPr>
              <w:t>4.0 H</w:t>
            </w:r>
            <w:r w:rsidRPr="006A4AE3">
              <w:rPr>
                <w:rFonts w:ascii="Palatino Linotype" w:eastAsia="Times New Roman" w:hAnsi="Palatino Linotype" w:cs="Courier New"/>
                <w:sz w:val="16"/>
                <w:szCs w:val="16"/>
                <w:vertAlign w:val="superscript"/>
                <w:lang w:eastAsia="zh-CN"/>
              </w:rPr>
              <w:t>+</w:t>
            </w:r>
            <w:r w:rsidRPr="00072E4E">
              <w:rPr>
                <w:rFonts w:ascii="Palatino Linotype" w:eastAsia="Times New Roman" w:hAnsi="Palatino Linotype" w:cs="Courier New"/>
                <w:sz w:val="16"/>
                <w:szCs w:val="16"/>
                <w:lang w:eastAsia="zh-CN"/>
              </w:rPr>
              <w:t xml:space="preserve"> + 0.5 oxygen + </w:t>
            </w:r>
            <w:proofErr w:type="spellStart"/>
            <w:r w:rsidRPr="00072E4E">
              <w:rPr>
                <w:rFonts w:ascii="Palatino Linotype" w:eastAsia="Times New Roman" w:hAnsi="Palatino Linotype" w:cs="Courier New"/>
                <w:sz w:val="16"/>
                <w:szCs w:val="16"/>
                <w:lang w:eastAsia="zh-CN"/>
              </w:rPr>
              <w:t>rep</w:t>
            </w:r>
            <w:r w:rsidR="00D30F65">
              <w:rPr>
                <w:rFonts w:ascii="Palatino Linotype" w:eastAsia="Times New Roman" w:hAnsi="Palatino Linotype" w:cs="Courier New"/>
                <w:sz w:val="16"/>
                <w:szCs w:val="16"/>
                <w:lang w:eastAsia="zh-CN"/>
              </w:rPr>
              <w:t>resentative_quinol</w:t>
            </w:r>
            <w:proofErr w:type="spellEnd"/>
            <w:r w:rsidR="00D30F65">
              <w:rPr>
                <w:rFonts w:ascii="Palatino Linotype" w:eastAsia="Times New Roman" w:hAnsi="Palatino Linotype" w:cs="Courier New"/>
                <w:sz w:val="16"/>
                <w:szCs w:val="16"/>
                <w:lang w:eastAsia="zh-CN"/>
              </w:rPr>
              <w:t xml:space="preserve"> </w:t>
            </w:r>
            <w:r w:rsidR="00794FDD" w:rsidRPr="00794FDD">
              <w:rPr>
                <w:rFonts w:ascii="Palatino Linotype" w:eastAsia="Times New Roman" w:hAnsi="Palatino Linotype" w:cs="Courier New"/>
                <w:sz w:val="16"/>
                <w:szCs w:val="16"/>
                <w:lang w:eastAsia="zh-CN"/>
              </w:rPr>
              <w:sym w:font="Wingdings" w:char="F0E0"/>
            </w:r>
            <w:r w:rsidR="00794FDD">
              <w:rPr>
                <w:rFonts w:ascii="Palatino Linotype" w:eastAsia="Times New Roman" w:hAnsi="Palatino Linotype" w:cs="Courier New"/>
                <w:sz w:val="16"/>
                <w:szCs w:val="16"/>
                <w:lang w:eastAsia="zh-CN"/>
              </w:rPr>
              <w:t xml:space="preserve"> </w:t>
            </w:r>
            <w:r w:rsidR="00D30F65">
              <w:rPr>
                <w:rFonts w:ascii="Palatino Linotype" w:eastAsia="Times New Roman" w:hAnsi="Palatino Linotype" w:cs="Courier New"/>
                <w:sz w:val="16"/>
                <w:szCs w:val="16"/>
                <w:lang w:eastAsia="zh-CN"/>
              </w:rPr>
              <w:t xml:space="preserve">4.0 </w:t>
            </w:r>
            <w:proofErr w:type="spellStart"/>
            <w:r w:rsidR="00D30F65">
              <w:rPr>
                <w:rFonts w:ascii="Palatino Linotype" w:eastAsia="Times New Roman" w:hAnsi="Palatino Linotype" w:cs="Courier New"/>
                <w:sz w:val="16"/>
                <w:szCs w:val="16"/>
                <w:lang w:eastAsia="zh-CN"/>
              </w:rPr>
              <w:t>H</w:t>
            </w:r>
            <w:r w:rsidR="00D30F65" w:rsidRPr="006A4AE3">
              <w:rPr>
                <w:rFonts w:ascii="Palatino Linotype" w:eastAsia="Times New Roman" w:hAnsi="Palatino Linotype" w:cs="Courier New"/>
                <w:sz w:val="16"/>
                <w:szCs w:val="16"/>
                <w:vertAlign w:val="superscript"/>
                <w:lang w:eastAsia="zh-CN"/>
              </w:rPr>
              <w:t>+</w:t>
            </w:r>
            <w:r w:rsidR="00D30F65">
              <w:rPr>
                <w:rFonts w:ascii="Palatino Linotype" w:eastAsia="Times New Roman" w:hAnsi="Palatino Linotype" w:cs="Courier New"/>
                <w:sz w:val="16"/>
                <w:szCs w:val="16"/>
                <w:lang w:eastAsia="zh-CN"/>
              </w:rPr>
              <w:t>_ex</w:t>
            </w:r>
            <w:proofErr w:type="spellEnd"/>
            <w:r w:rsidRPr="00072E4E">
              <w:rPr>
                <w:rFonts w:ascii="Palatino Linotype" w:eastAsia="Times New Roman" w:hAnsi="Palatino Linotype" w:cs="Courier New"/>
                <w:sz w:val="16"/>
                <w:szCs w:val="16"/>
                <w:lang w:eastAsia="zh-CN"/>
              </w:rPr>
              <w:t xml:space="preserve"> + H</w:t>
            </w:r>
            <w:r w:rsidRPr="006A4AE3">
              <w:rPr>
                <w:rFonts w:ascii="Palatino Linotype" w:eastAsia="Times New Roman" w:hAnsi="Palatino Linotype" w:cs="Courier New"/>
                <w:sz w:val="16"/>
                <w:szCs w:val="16"/>
                <w:vertAlign w:val="subscript"/>
                <w:lang w:eastAsia="zh-CN"/>
              </w:rPr>
              <w:t>2</w:t>
            </w:r>
            <w:r w:rsidRPr="00072E4E">
              <w:rPr>
                <w:rFonts w:ascii="Palatino Linotype" w:eastAsia="Times New Roman" w:hAnsi="Palatino Linotype" w:cs="Courier New"/>
                <w:sz w:val="16"/>
                <w:szCs w:val="16"/>
                <w:lang w:eastAsia="zh-CN"/>
              </w:rPr>
              <w:t xml:space="preserve">O + 4.0 Psi + </w:t>
            </w:r>
            <w:proofErr w:type="spellStart"/>
            <w:r w:rsidRPr="00072E4E">
              <w:rPr>
                <w:rFonts w:ascii="Palatino Linotype" w:eastAsia="Times New Roman" w:hAnsi="Palatino Linotype" w:cs="Courier New"/>
                <w:sz w:val="16"/>
                <w:szCs w:val="16"/>
                <w:lang w:eastAsia="zh-CN"/>
              </w:rPr>
              <w:t>representative_quinone</w:t>
            </w:r>
            <w:proofErr w:type="spellEnd"/>
            <w:r w:rsidR="00123A3E">
              <w:rPr>
                <w:rFonts w:ascii="Palatino Linotype" w:eastAsia="Times New Roman" w:hAnsi="Palatino Linotype" w:cs="Courier New"/>
                <w:sz w:val="16"/>
                <w:szCs w:val="16"/>
                <w:lang w:eastAsia="zh-CN"/>
              </w:rPr>
              <w:t xml:space="preserve"> </w:t>
            </w:r>
            <w:r w:rsidR="000C4C62">
              <w:rPr>
                <w:rFonts w:ascii="Palatino Linotype" w:eastAsia="Palatino Linotype" w:hAnsi="Palatino Linotype" w:cs="Palatino Linotype"/>
                <w:sz w:val="16"/>
                <w:szCs w:val="16"/>
              </w:rPr>
              <w:t>²</w:t>
            </w:r>
          </w:p>
        </w:tc>
        <w:tc>
          <w:tcPr>
            <w:tcW w:w="1260" w:type="dxa"/>
            <w:tcPrChange w:id="65" w:author="Yanfei Zhang" w:date="2022-04-04T20:15:00Z">
              <w:tcPr>
                <w:tcW w:w="1260" w:type="dxa"/>
              </w:tcPr>
            </w:tcPrChange>
          </w:tcPr>
          <w:p w14:paraId="54BE2CA5" w14:textId="77777777" w:rsidR="004D0776" w:rsidRPr="00072E4E" w:rsidRDefault="00CD7034">
            <w:pPr>
              <w:spacing w:line="240" w:lineRule="auto"/>
              <w:rPr>
                <w:rFonts w:ascii="Palatino Linotype" w:eastAsia="Palatino Linotype" w:hAnsi="Palatino Linotype" w:cs="Palatino Linotype"/>
                <w:sz w:val="16"/>
                <w:szCs w:val="16"/>
              </w:rPr>
            </w:pPr>
            <w:r>
              <w:rPr>
                <w:rFonts w:ascii="Palatino Linotype" w:eastAsia="Palatino Linotype" w:hAnsi="Palatino Linotype" w:cs="Palatino Linotype"/>
                <w:sz w:val="16"/>
                <w:szCs w:val="16"/>
              </w:rPr>
              <w:t xml:space="preserve">Unification of the proton written forms </w:t>
            </w:r>
            <w:r w:rsidR="004D0776" w:rsidRPr="00072E4E">
              <w:rPr>
                <w:rFonts w:ascii="Palatino Linotype" w:eastAsia="Palatino Linotype" w:hAnsi="Palatino Linotype" w:cs="Palatino Linotype"/>
                <w:sz w:val="16"/>
                <w:szCs w:val="16"/>
              </w:rPr>
              <w:t xml:space="preserve">and adding of Psi </w:t>
            </w:r>
          </w:p>
        </w:tc>
      </w:tr>
      <w:tr w:rsidR="00853636" w:rsidRPr="00072E4E" w14:paraId="2305EC81" w14:textId="77777777" w:rsidTr="00A45EF6">
        <w:tc>
          <w:tcPr>
            <w:tcW w:w="2250" w:type="dxa"/>
            <w:tcPrChange w:id="66" w:author="Yanfei Zhang" w:date="2022-04-04T20:15:00Z">
              <w:tcPr>
                <w:tcW w:w="2250" w:type="dxa"/>
              </w:tcPr>
            </w:tcPrChange>
          </w:tcPr>
          <w:p w14:paraId="4E75A894" w14:textId="77777777" w:rsidR="004D0776" w:rsidRPr="00072E4E" w:rsidRDefault="004D0776">
            <w:pPr>
              <w:spacing w:line="240" w:lineRule="auto"/>
              <w:rPr>
                <w:rFonts w:ascii="Palatino Linotype" w:eastAsia="Palatino Linotype" w:hAnsi="Palatino Linotype" w:cs="Palatino Linotype"/>
                <w:sz w:val="16"/>
                <w:szCs w:val="16"/>
              </w:rPr>
            </w:pPr>
            <w:r w:rsidRPr="00072E4E">
              <w:rPr>
                <w:rFonts w:ascii="Palatino Linotype" w:eastAsia="Palatino Linotype" w:hAnsi="Palatino Linotype" w:cs="Palatino Linotype"/>
                <w:sz w:val="16"/>
                <w:szCs w:val="16"/>
              </w:rPr>
              <w:t>oxp_redox_1.10.3.13_soxM_TRANS__RXN__240</w:t>
            </w:r>
          </w:p>
        </w:tc>
        <w:tc>
          <w:tcPr>
            <w:tcW w:w="2430" w:type="dxa"/>
            <w:tcPrChange w:id="67" w:author="Yanfei Zhang" w:date="2022-04-04T20:15:00Z">
              <w:tcPr>
                <w:tcW w:w="2430" w:type="dxa"/>
              </w:tcPr>
            </w:tcPrChange>
          </w:tcPr>
          <w:p w14:paraId="12D11C6C" w14:textId="77777777" w:rsidR="004D0776" w:rsidRPr="00072E4E" w:rsidRDefault="004D0776" w:rsidP="004D0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textAlignment w:val="baseline"/>
              <w:rPr>
                <w:rFonts w:ascii="Palatino Linotype" w:eastAsia="Times New Roman" w:hAnsi="Palatino Linotype" w:cs="Courier New"/>
                <w:sz w:val="16"/>
                <w:szCs w:val="16"/>
                <w:lang w:eastAsia="zh-CN"/>
              </w:rPr>
            </w:pPr>
            <w:r w:rsidRPr="00072E4E">
              <w:rPr>
                <w:rFonts w:ascii="Palatino Linotype" w:eastAsia="Times New Roman" w:hAnsi="Palatino Linotype" w:cs="Courier New"/>
                <w:sz w:val="16"/>
                <w:szCs w:val="16"/>
                <w:lang w:eastAsia="zh-CN"/>
              </w:rPr>
              <w:t>2.0 H</w:t>
            </w:r>
            <w:r w:rsidRPr="006A4AE3">
              <w:rPr>
                <w:rFonts w:ascii="Palatino Linotype" w:eastAsia="Times New Roman" w:hAnsi="Palatino Linotype" w:cs="Courier New"/>
                <w:sz w:val="16"/>
                <w:szCs w:val="16"/>
                <w:vertAlign w:val="superscript"/>
                <w:lang w:eastAsia="zh-CN"/>
              </w:rPr>
              <w:t>+</w:t>
            </w:r>
            <w:r w:rsidRPr="00072E4E">
              <w:rPr>
                <w:rFonts w:ascii="Palatino Linotype" w:eastAsia="Times New Roman" w:hAnsi="Palatino Linotype" w:cs="Courier New"/>
                <w:sz w:val="16"/>
                <w:szCs w:val="16"/>
                <w:lang w:eastAsia="zh-CN"/>
              </w:rPr>
              <w:t xml:space="preserve"> + 0.5 oxygen + </w:t>
            </w:r>
            <w:proofErr w:type="spellStart"/>
            <w:r w:rsidRPr="00072E4E">
              <w:rPr>
                <w:rFonts w:ascii="Palatino Linotype" w:eastAsia="Times New Roman" w:hAnsi="Palatino Linotype" w:cs="Courier New"/>
                <w:sz w:val="16"/>
                <w:szCs w:val="16"/>
                <w:lang w:eastAsia="zh-CN"/>
              </w:rPr>
              <w:t>representative_quinol</w:t>
            </w:r>
            <w:proofErr w:type="spellEnd"/>
            <w:r w:rsidRPr="00072E4E">
              <w:rPr>
                <w:rFonts w:ascii="Palatino Linotype" w:eastAsia="Times New Roman" w:hAnsi="Palatino Linotype" w:cs="Courier New"/>
                <w:sz w:val="16"/>
                <w:szCs w:val="16"/>
                <w:lang w:eastAsia="zh-CN"/>
              </w:rPr>
              <w:t xml:space="preserve"> --&gt; 2.0 H</w:t>
            </w:r>
            <w:r w:rsidRPr="006A4AE3">
              <w:rPr>
                <w:rFonts w:ascii="Palatino Linotype" w:eastAsia="Times New Roman" w:hAnsi="Palatino Linotype" w:cs="Courier New"/>
                <w:sz w:val="16"/>
                <w:szCs w:val="16"/>
                <w:vertAlign w:val="superscript"/>
                <w:lang w:eastAsia="zh-CN"/>
              </w:rPr>
              <w:t>+</w:t>
            </w:r>
            <w:r w:rsidRPr="00072E4E">
              <w:rPr>
                <w:rFonts w:ascii="Palatino Linotype" w:eastAsia="Times New Roman" w:hAnsi="Palatino Linotype" w:cs="Courier New"/>
                <w:sz w:val="16"/>
                <w:szCs w:val="16"/>
                <w:lang w:eastAsia="zh-CN"/>
              </w:rPr>
              <w:t>_</w:t>
            </w:r>
            <w:proofErr w:type="spellStart"/>
            <w:r w:rsidRPr="00072E4E">
              <w:rPr>
                <w:rFonts w:ascii="Palatino Linotype" w:eastAsia="Times New Roman" w:hAnsi="Palatino Linotype" w:cs="Courier New"/>
                <w:sz w:val="16"/>
                <w:szCs w:val="16"/>
                <w:lang w:eastAsia="zh-CN"/>
              </w:rPr>
              <w:t>rc</w:t>
            </w:r>
            <w:proofErr w:type="spellEnd"/>
            <w:r w:rsidRPr="00072E4E">
              <w:rPr>
                <w:rFonts w:ascii="Palatino Linotype" w:eastAsia="Times New Roman" w:hAnsi="Palatino Linotype" w:cs="Courier New"/>
                <w:sz w:val="16"/>
                <w:szCs w:val="16"/>
                <w:lang w:eastAsia="zh-CN"/>
              </w:rPr>
              <w:t xml:space="preserve"> + H</w:t>
            </w:r>
            <w:r w:rsidRPr="00E2689B">
              <w:rPr>
                <w:rFonts w:ascii="Palatino Linotype" w:eastAsia="Times New Roman" w:hAnsi="Palatino Linotype" w:cs="Courier New"/>
                <w:sz w:val="16"/>
                <w:szCs w:val="16"/>
                <w:vertAlign w:val="subscript"/>
                <w:lang w:eastAsia="zh-CN"/>
              </w:rPr>
              <w:t>2</w:t>
            </w:r>
            <w:r w:rsidRPr="00072E4E">
              <w:rPr>
                <w:rFonts w:ascii="Palatino Linotype" w:eastAsia="Times New Roman" w:hAnsi="Palatino Linotype" w:cs="Courier New"/>
                <w:sz w:val="16"/>
                <w:szCs w:val="16"/>
                <w:lang w:eastAsia="zh-CN"/>
              </w:rPr>
              <w:t xml:space="preserve">O + </w:t>
            </w:r>
            <w:proofErr w:type="spellStart"/>
            <w:r w:rsidRPr="00072E4E">
              <w:rPr>
                <w:rFonts w:ascii="Palatino Linotype" w:eastAsia="Times New Roman" w:hAnsi="Palatino Linotype" w:cs="Courier New"/>
                <w:sz w:val="16"/>
                <w:szCs w:val="16"/>
                <w:lang w:eastAsia="zh-CN"/>
              </w:rPr>
              <w:t>representative_quinone</w:t>
            </w:r>
            <w:proofErr w:type="spellEnd"/>
          </w:p>
          <w:p w14:paraId="7B3C08DD" w14:textId="77777777" w:rsidR="004D0776" w:rsidRPr="00072E4E" w:rsidRDefault="004D0776">
            <w:pPr>
              <w:spacing w:line="240" w:lineRule="auto"/>
              <w:rPr>
                <w:rFonts w:ascii="Palatino Linotype" w:eastAsia="Palatino Linotype" w:hAnsi="Palatino Linotype" w:cs="Palatino Linotype"/>
                <w:sz w:val="16"/>
                <w:szCs w:val="16"/>
              </w:rPr>
            </w:pPr>
          </w:p>
        </w:tc>
        <w:tc>
          <w:tcPr>
            <w:tcW w:w="2790" w:type="dxa"/>
            <w:tcPrChange w:id="68" w:author="Yanfei Zhang" w:date="2022-04-04T20:15:00Z">
              <w:tcPr>
                <w:tcW w:w="2790" w:type="dxa"/>
              </w:tcPr>
            </w:tcPrChange>
          </w:tcPr>
          <w:p w14:paraId="492CF7E0" w14:textId="77777777" w:rsidR="004D0776" w:rsidRPr="00072E4E" w:rsidRDefault="004D0776" w:rsidP="004D0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textAlignment w:val="baseline"/>
              <w:rPr>
                <w:rFonts w:ascii="Palatino Linotype" w:eastAsia="Times New Roman" w:hAnsi="Palatino Linotype" w:cs="Courier New"/>
                <w:sz w:val="16"/>
                <w:szCs w:val="16"/>
                <w:lang w:eastAsia="zh-CN"/>
              </w:rPr>
            </w:pPr>
            <w:r w:rsidRPr="00072E4E">
              <w:rPr>
                <w:rFonts w:ascii="Palatino Linotype" w:eastAsia="Times New Roman" w:hAnsi="Palatino Linotype" w:cs="Courier New"/>
                <w:sz w:val="16"/>
                <w:szCs w:val="16"/>
                <w:lang w:eastAsia="zh-CN"/>
              </w:rPr>
              <w:t>2.0 H</w:t>
            </w:r>
            <w:r w:rsidRPr="006A4AE3">
              <w:rPr>
                <w:rFonts w:ascii="Palatino Linotype" w:eastAsia="Times New Roman" w:hAnsi="Palatino Linotype" w:cs="Courier New"/>
                <w:sz w:val="16"/>
                <w:szCs w:val="16"/>
                <w:vertAlign w:val="superscript"/>
                <w:lang w:eastAsia="zh-CN"/>
              </w:rPr>
              <w:t>+</w:t>
            </w:r>
            <w:r w:rsidRPr="00072E4E">
              <w:rPr>
                <w:rFonts w:ascii="Palatino Linotype" w:eastAsia="Times New Roman" w:hAnsi="Palatino Linotype" w:cs="Courier New"/>
                <w:sz w:val="16"/>
                <w:szCs w:val="16"/>
                <w:lang w:eastAsia="zh-CN"/>
              </w:rPr>
              <w:t xml:space="preserve"> + 0.5 oxygen + </w:t>
            </w:r>
            <w:proofErr w:type="spellStart"/>
            <w:r w:rsidRPr="00072E4E">
              <w:rPr>
                <w:rFonts w:ascii="Palatino Linotype" w:eastAsia="Times New Roman" w:hAnsi="Palatino Linotype" w:cs="Courier New"/>
                <w:sz w:val="16"/>
                <w:szCs w:val="16"/>
                <w:lang w:eastAsia="zh-CN"/>
              </w:rPr>
              <w:t>rep</w:t>
            </w:r>
            <w:r w:rsidR="00D30F65">
              <w:rPr>
                <w:rFonts w:ascii="Palatino Linotype" w:eastAsia="Times New Roman" w:hAnsi="Palatino Linotype" w:cs="Courier New"/>
                <w:sz w:val="16"/>
                <w:szCs w:val="16"/>
                <w:lang w:eastAsia="zh-CN"/>
              </w:rPr>
              <w:t>resentative_quinol</w:t>
            </w:r>
            <w:proofErr w:type="spellEnd"/>
            <w:r w:rsidR="00D30F65">
              <w:rPr>
                <w:rFonts w:ascii="Palatino Linotype" w:eastAsia="Times New Roman" w:hAnsi="Palatino Linotype" w:cs="Courier New"/>
                <w:sz w:val="16"/>
                <w:szCs w:val="16"/>
                <w:lang w:eastAsia="zh-CN"/>
              </w:rPr>
              <w:t xml:space="preserve"> --&gt; 2.0 </w:t>
            </w:r>
            <w:proofErr w:type="spellStart"/>
            <w:r w:rsidR="00D30F65">
              <w:rPr>
                <w:rFonts w:ascii="Palatino Linotype" w:eastAsia="Times New Roman" w:hAnsi="Palatino Linotype" w:cs="Courier New"/>
                <w:sz w:val="16"/>
                <w:szCs w:val="16"/>
                <w:lang w:eastAsia="zh-CN"/>
              </w:rPr>
              <w:t>H</w:t>
            </w:r>
            <w:r w:rsidR="00D30F65" w:rsidRPr="006A4AE3">
              <w:rPr>
                <w:rFonts w:ascii="Palatino Linotype" w:eastAsia="Times New Roman" w:hAnsi="Palatino Linotype" w:cs="Courier New"/>
                <w:sz w:val="16"/>
                <w:szCs w:val="16"/>
                <w:vertAlign w:val="superscript"/>
                <w:lang w:eastAsia="zh-CN"/>
              </w:rPr>
              <w:t>+</w:t>
            </w:r>
            <w:r w:rsidR="00D30F65">
              <w:rPr>
                <w:rFonts w:ascii="Palatino Linotype" w:eastAsia="Times New Roman" w:hAnsi="Palatino Linotype" w:cs="Courier New"/>
                <w:sz w:val="16"/>
                <w:szCs w:val="16"/>
                <w:lang w:eastAsia="zh-CN"/>
              </w:rPr>
              <w:t>_ex</w:t>
            </w:r>
            <w:proofErr w:type="spellEnd"/>
            <w:r w:rsidRPr="00072E4E">
              <w:rPr>
                <w:rFonts w:ascii="Palatino Linotype" w:eastAsia="Times New Roman" w:hAnsi="Palatino Linotype" w:cs="Courier New"/>
                <w:sz w:val="16"/>
                <w:szCs w:val="16"/>
                <w:lang w:eastAsia="zh-CN"/>
              </w:rPr>
              <w:t xml:space="preserve"> + H</w:t>
            </w:r>
            <w:r w:rsidRPr="006A4AE3">
              <w:rPr>
                <w:rFonts w:ascii="Palatino Linotype" w:eastAsia="Times New Roman" w:hAnsi="Palatino Linotype" w:cs="Courier New"/>
                <w:sz w:val="16"/>
                <w:szCs w:val="16"/>
                <w:vertAlign w:val="subscript"/>
                <w:lang w:eastAsia="zh-CN"/>
              </w:rPr>
              <w:t>2</w:t>
            </w:r>
            <w:r w:rsidRPr="00072E4E">
              <w:rPr>
                <w:rFonts w:ascii="Palatino Linotype" w:eastAsia="Times New Roman" w:hAnsi="Palatino Linotype" w:cs="Courier New"/>
                <w:sz w:val="16"/>
                <w:szCs w:val="16"/>
                <w:lang w:eastAsia="zh-CN"/>
              </w:rPr>
              <w:t xml:space="preserve">O + 2.0 Psi + </w:t>
            </w:r>
            <w:proofErr w:type="spellStart"/>
            <w:r w:rsidRPr="00072E4E">
              <w:rPr>
                <w:rFonts w:ascii="Palatino Linotype" w:eastAsia="Times New Roman" w:hAnsi="Palatino Linotype" w:cs="Courier New"/>
                <w:sz w:val="16"/>
                <w:szCs w:val="16"/>
                <w:lang w:eastAsia="zh-CN"/>
              </w:rPr>
              <w:t>representative_quinone</w:t>
            </w:r>
            <w:proofErr w:type="spellEnd"/>
          </w:p>
          <w:p w14:paraId="5D2E344D" w14:textId="77777777" w:rsidR="004D0776" w:rsidRPr="00072E4E" w:rsidRDefault="004D0776">
            <w:pPr>
              <w:spacing w:line="240" w:lineRule="auto"/>
              <w:rPr>
                <w:rFonts w:ascii="Palatino Linotype" w:eastAsia="Palatino Linotype" w:hAnsi="Palatino Linotype" w:cs="Palatino Linotype"/>
                <w:sz w:val="16"/>
                <w:szCs w:val="16"/>
              </w:rPr>
            </w:pPr>
          </w:p>
        </w:tc>
        <w:tc>
          <w:tcPr>
            <w:tcW w:w="1260" w:type="dxa"/>
            <w:tcPrChange w:id="69" w:author="Yanfei Zhang" w:date="2022-04-04T20:15:00Z">
              <w:tcPr>
                <w:tcW w:w="1260" w:type="dxa"/>
              </w:tcPr>
            </w:tcPrChange>
          </w:tcPr>
          <w:p w14:paraId="50994557" w14:textId="77777777" w:rsidR="004D0776" w:rsidRPr="00072E4E" w:rsidRDefault="003F37B5">
            <w:pPr>
              <w:spacing w:line="240" w:lineRule="auto"/>
              <w:rPr>
                <w:rFonts w:ascii="Palatino Linotype" w:eastAsia="Palatino Linotype" w:hAnsi="Palatino Linotype" w:cs="Palatino Linotype"/>
                <w:sz w:val="16"/>
                <w:szCs w:val="16"/>
              </w:rPr>
            </w:pPr>
            <w:r>
              <w:rPr>
                <w:rFonts w:ascii="Palatino Linotype" w:eastAsia="Palatino Linotype" w:hAnsi="Palatino Linotype" w:cs="Palatino Linotype"/>
                <w:sz w:val="16"/>
                <w:szCs w:val="16"/>
              </w:rPr>
              <w:t xml:space="preserve">Unification of the proton written forms </w:t>
            </w:r>
            <w:r w:rsidRPr="00072E4E">
              <w:rPr>
                <w:rFonts w:ascii="Palatino Linotype" w:eastAsia="Palatino Linotype" w:hAnsi="Palatino Linotype" w:cs="Palatino Linotype"/>
                <w:sz w:val="16"/>
                <w:szCs w:val="16"/>
              </w:rPr>
              <w:t>and adding of Psi</w:t>
            </w:r>
          </w:p>
        </w:tc>
      </w:tr>
      <w:tr w:rsidR="00853636" w:rsidRPr="00072E4E" w14:paraId="765ECEE8" w14:textId="77777777" w:rsidTr="00A45EF6">
        <w:tc>
          <w:tcPr>
            <w:tcW w:w="2250" w:type="dxa"/>
            <w:tcPrChange w:id="70" w:author="Yanfei Zhang" w:date="2022-04-04T20:15:00Z">
              <w:tcPr>
                <w:tcW w:w="2250" w:type="dxa"/>
              </w:tcPr>
            </w:tcPrChange>
          </w:tcPr>
          <w:p w14:paraId="354ED8CC" w14:textId="77777777" w:rsidR="004D0776" w:rsidRPr="00072E4E" w:rsidRDefault="004D0776">
            <w:pPr>
              <w:spacing w:line="240" w:lineRule="auto"/>
              <w:rPr>
                <w:rFonts w:ascii="Palatino Linotype" w:eastAsia="Palatino Linotype" w:hAnsi="Palatino Linotype" w:cs="Palatino Linotype"/>
                <w:sz w:val="16"/>
                <w:szCs w:val="16"/>
              </w:rPr>
            </w:pPr>
            <w:r w:rsidRPr="00072E4E">
              <w:rPr>
                <w:rFonts w:ascii="Palatino Linotype" w:eastAsia="Palatino Linotype" w:hAnsi="Palatino Linotype" w:cs="Palatino Linotype"/>
                <w:sz w:val="16"/>
                <w:szCs w:val="16"/>
              </w:rPr>
              <w:t>oxp_redox_1.10.3.13_doxABCDE_TRANS__RXN__240</w:t>
            </w:r>
          </w:p>
        </w:tc>
        <w:tc>
          <w:tcPr>
            <w:tcW w:w="2430" w:type="dxa"/>
            <w:tcPrChange w:id="71" w:author="Yanfei Zhang" w:date="2022-04-04T20:15:00Z">
              <w:tcPr>
                <w:tcW w:w="2430" w:type="dxa"/>
              </w:tcPr>
            </w:tcPrChange>
          </w:tcPr>
          <w:p w14:paraId="2CDFCBF9" w14:textId="77777777" w:rsidR="004D0776" w:rsidRPr="00072E4E" w:rsidRDefault="004D0776" w:rsidP="004D0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textAlignment w:val="baseline"/>
              <w:rPr>
                <w:rFonts w:ascii="Palatino Linotype" w:eastAsia="Times New Roman" w:hAnsi="Palatino Linotype" w:cs="Courier New"/>
                <w:sz w:val="16"/>
                <w:szCs w:val="16"/>
                <w:lang w:eastAsia="zh-CN"/>
              </w:rPr>
            </w:pPr>
            <w:r w:rsidRPr="00072E4E">
              <w:rPr>
                <w:rFonts w:ascii="Palatino Linotype" w:eastAsia="Times New Roman" w:hAnsi="Palatino Linotype" w:cs="Courier New"/>
                <w:sz w:val="16"/>
                <w:szCs w:val="16"/>
                <w:lang w:eastAsia="zh-CN"/>
              </w:rPr>
              <w:t>2.0 H</w:t>
            </w:r>
            <w:r w:rsidRPr="00E2689B">
              <w:rPr>
                <w:rFonts w:ascii="Palatino Linotype" w:eastAsia="Times New Roman" w:hAnsi="Palatino Linotype" w:cs="Courier New"/>
                <w:sz w:val="16"/>
                <w:szCs w:val="16"/>
                <w:vertAlign w:val="superscript"/>
                <w:lang w:eastAsia="zh-CN"/>
              </w:rPr>
              <w:t>+</w:t>
            </w:r>
            <w:r w:rsidRPr="00072E4E">
              <w:rPr>
                <w:rFonts w:ascii="Palatino Linotype" w:eastAsia="Times New Roman" w:hAnsi="Palatino Linotype" w:cs="Courier New"/>
                <w:sz w:val="16"/>
                <w:szCs w:val="16"/>
                <w:lang w:eastAsia="zh-CN"/>
              </w:rPr>
              <w:t xml:space="preserve"> + 0.5 oxygen + </w:t>
            </w:r>
            <w:proofErr w:type="spellStart"/>
            <w:r w:rsidRPr="00072E4E">
              <w:rPr>
                <w:rFonts w:ascii="Palatino Linotype" w:eastAsia="Times New Roman" w:hAnsi="Palatino Linotype" w:cs="Courier New"/>
                <w:sz w:val="16"/>
                <w:szCs w:val="16"/>
                <w:lang w:eastAsia="zh-CN"/>
              </w:rPr>
              <w:t>representative_quinol</w:t>
            </w:r>
            <w:proofErr w:type="spellEnd"/>
            <w:r w:rsidRPr="00072E4E">
              <w:rPr>
                <w:rFonts w:ascii="Palatino Linotype" w:eastAsia="Times New Roman" w:hAnsi="Palatino Linotype" w:cs="Courier New"/>
                <w:sz w:val="16"/>
                <w:szCs w:val="16"/>
                <w:lang w:eastAsia="zh-CN"/>
              </w:rPr>
              <w:t xml:space="preserve"> --&gt; 2.0 H</w:t>
            </w:r>
            <w:r w:rsidRPr="00E2689B">
              <w:rPr>
                <w:rFonts w:ascii="Palatino Linotype" w:eastAsia="Times New Roman" w:hAnsi="Palatino Linotype" w:cs="Courier New"/>
                <w:sz w:val="16"/>
                <w:szCs w:val="16"/>
                <w:vertAlign w:val="superscript"/>
                <w:lang w:eastAsia="zh-CN"/>
              </w:rPr>
              <w:t>+</w:t>
            </w:r>
            <w:r w:rsidRPr="00072E4E">
              <w:rPr>
                <w:rFonts w:ascii="Palatino Linotype" w:eastAsia="Times New Roman" w:hAnsi="Palatino Linotype" w:cs="Courier New"/>
                <w:sz w:val="16"/>
                <w:szCs w:val="16"/>
                <w:lang w:eastAsia="zh-CN"/>
              </w:rPr>
              <w:t>_</w:t>
            </w:r>
            <w:proofErr w:type="spellStart"/>
            <w:r w:rsidRPr="00072E4E">
              <w:rPr>
                <w:rFonts w:ascii="Palatino Linotype" w:eastAsia="Times New Roman" w:hAnsi="Palatino Linotype" w:cs="Courier New"/>
                <w:sz w:val="16"/>
                <w:szCs w:val="16"/>
                <w:lang w:eastAsia="zh-CN"/>
              </w:rPr>
              <w:t>rc</w:t>
            </w:r>
            <w:proofErr w:type="spellEnd"/>
            <w:r w:rsidRPr="00072E4E">
              <w:rPr>
                <w:rFonts w:ascii="Palatino Linotype" w:eastAsia="Times New Roman" w:hAnsi="Palatino Linotype" w:cs="Courier New"/>
                <w:sz w:val="16"/>
                <w:szCs w:val="16"/>
                <w:lang w:eastAsia="zh-CN"/>
              </w:rPr>
              <w:t xml:space="preserve"> + H</w:t>
            </w:r>
            <w:r w:rsidRPr="00E2689B">
              <w:rPr>
                <w:rFonts w:ascii="Palatino Linotype" w:eastAsia="Times New Roman" w:hAnsi="Palatino Linotype" w:cs="Courier New"/>
                <w:sz w:val="16"/>
                <w:szCs w:val="16"/>
                <w:vertAlign w:val="subscript"/>
                <w:lang w:eastAsia="zh-CN"/>
              </w:rPr>
              <w:t>2</w:t>
            </w:r>
            <w:r w:rsidRPr="00072E4E">
              <w:rPr>
                <w:rFonts w:ascii="Palatino Linotype" w:eastAsia="Times New Roman" w:hAnsi="Palatino Linotype" w:cs="Courier New"/>
                <w:sz w:val="16"/>
                <w:szCs w:val="16"/>
                <w:lang w:eastAsia="zh-CN"/>
              </w:rPr>
              <w:t xml:space="preserve">O + </w:t>
            </w:r>
            <w:proofErr w:type="spellStart"/>
            <w:r w:rsidRPr="00072E4E">
              <w:rPr>
                <w:rFonts w:ascii="Palatino Linotype" w:eastAsia="Times New Roman" w:hAnsi="Palatino Linotype" w:cs="Courier New"/>
                <w:sz w:val="16"/>
                <w:szCs w:val="16"/>
                <w:lang w:eastAsia="zh-CN"/>
              </w:rPr>
              <w:t>representative_quinone</w:t>
            </w:r>
            <w:proofErr w:type="spellEnd"/>
          </w:p>
          <w:p w14:paraId="20A0DC56" w14:textId="77777777" w:rsidR="004D0776" w:rsidRPr="00072E4E" w:rsidRDefault="004D0776">
            <w:pPr>
              <w:spacing w:line="240" w:lineRule="auto"/>
              <w:rPr>
                <w:rFonts w:ascii="Palatino Linotype" w:eastAsia="Palatino Linotype" w:hAnsi="Palatino Linotype" w:cs="Palatino Linotype"/>
                <w:sz w:val="16"/>
                <w:szCs w:val="16"/>
              </w:rPr>
            </w:pPr>
          </w:p>
        </w:tc>
        <w:tc>
          <w:tcPr>
            <w:tcW w:w="2790" w:type="dxa"/>
            <w:tcPrChange w:id="72" w:author="Yanfei Zhang" w:date="2022-04-04T20:15:00Z">
              <w:tcPr>
                <w:tcW w:w="2790" w:type="dxa"/>
              </w:tcPr>
            </w:tcPrChange>
          </w:tcPr>
          <w:p w14:paraId="563190A7" w14:textId="77777777" w:rsidR="004D0776" w:rsidRPr="00072E4E" w:rsidRDefault="004D0776" w:rsidP="004D0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textAlignment w:val="baseline"/>
              <w:rPr>
                <w:rFonts w:ascii="Palatino Linotype" w:eastAsia="Times New Roman" w:hAnsi="Palatino Linotype" w:cs="Courier New"/>
                <w:sz w:val="16"/>
                <w:szCs w:val="16"/>
                <w:lang w:eastAsia="zh-CN"/>
              </w:rPr>
            </w:pPr>
            <w:r w:rsidRPr="00072E4E">
              <w:rPr>
                <w:rFonts w:ascii="Palatino Linotype" w:eastAsia="Times New Roman" w:hAnsi="Palatino Linotype" w:cs="Courier New"/>
                <w:sz w:val="16"/>
                <w:szCs w:val="16"/>
                <w:lang w:eastAsia="zh-CN"/>
              </w:rPr>
              <w:t>2.0 H</w:t>
            </w:r>
            <w:r w:rsidRPr="00E2689B">
              <w:rPr>
                <w:rFonts w:ascii="Palatino Linotype" w:eastAsia="Times New Roman" w:hAnsi="Palatino Linotype" w:cs="Courier New"/>
                <w:sz w:val="16"/>
                <w:szCs w:val="16"/>
                <w:vertAlign w:val="superscript"/>
                <w:lang w:eastAsia="zh-CN"/>
              </w:rPr>
              <w:t>+</w:t>
            </w:r>
            <w:r w:rsidRPr="00072E4E">
              <w:rPr>
                <w:rFonts w:ascii="Palatino Linotype" w:eastAsia="Times New Roman" w:hAnsi="Palatino Linotype" w:cs="Courier New"/>
                <w:sz w:val="16"/>
                <w:szCs w:val="16"/>
                <w:lang w:eastAsia="zh-CN"/>
              </w:rPr>
              <w:t xml:space="preserve"> + 0.5 oxygen + </w:t>
            </w:r>
            <w:proofErr w:type="spellStart"/>
            <w:r w:rsidRPr="00072E4E">
              <w:rPr>
                <w:rFonts w:ascii="Palatino Linotype" w:eastAsia="Times New Roman" w:hAnsi="Palatino Linotype" w:cs="Courier New"/>
                <w:sz w:val="16"/>
                <w:szCs w:val="16"/>
                <w:lang w:eastAsia="zh-CN"/>
              </w:rPr>
              <w:t>representative_quinol</w:t>
            </w:r>
            <w:proofErr w:type="spellEnd"/>
            <w:r w:rsidRPr="00072E4E">
              <w:rPr>
                <w:rFonts w:ascii="Palatino Linotype" w:eastAsia="Times New Roman" w:hAnsi="Palatino Linotype" w:cs="Courier New"/>
                <w:sz w:val="16"/>
                <w:szCs w:val="16"/>
                <w:lang w:eastAsia="zh-CN"/>
              </w:rPr>
              <w:t xml:space="preserve"> --&gt; 2.0 </w:t>
            </w:r>
            <w:proofErr w:type="spellStart"/>
            <w:r w:rsidRPr="00072E4E">
              <w:rPr>
                <w:rFonts w:ascii="Palatino Linotype" w:eastAsia="Times New Roman" w:hAnsi="Palatino Linotype" w:cs="Courier New"/>
                <w:sz w:val="16"/>
                <w:szCs w:val="16"/>
                <w:lang w:eastAsia="zh-CN"/>
              </w:rPr>
              <w:t>H</w:t>
            </w:r>
            <w:r w:rsidRPr="00E2689B">
              <w:rPr>
                <w:rFonts w:ascii="Palatino Linotype" w:eastAsia="Times New Roman" w:hAnsi="Palatino Linotype" w:cs="Courier New"/>
                <w:sz w:val="16"/>
                <w:szCs w:val="16"/>
                <w:vertAlign w:val="superscript"/>
                <w:lang w:eastAsia="zh-CN"/>
              </w:rPr>
              <w:t>+</w:t>
            </w:r>
            <w:r w:rsidR="00D30F65">
              <w:rPr>
                <w:rFonts w:ascii="Palatino Linotype" w:eastAsia="Times New Roman" w:hAnsi="Palatino Linotype" w:cs="Courier New"/>
                <w:sz w:val="16"/>
                <w:szCs w:val="16"/>
                <w:lang w:eastAsia="zh-CN"/>
              </w:rPr>
              <w:t>_ex</w:t>
            </w:r>
            <w:proofErr w:type="spellEnd"/>
            <w:r w:rsidRPr="00072E4E">
              <w:rPr>
                <w:rFonts w:ascii="Palatino Linotype" w:eastAsia="Times New Roman" w:hAnsi="Palatino Linotype" w:cs="Courier New"/>
                <w:sz w:val="16"/>
                <w:szCs w:val="16"/>
                <w:lang w:eastAsia="zh-CN"/>
              </w:rPr>
              <w:t xml:space="preserve"> + H</w:t>
            </w:r>
            <w:r w:rsidRPr="00E2689B">
              <w:rPr>
                <w:rFonts w:ascii="Palatino Linotype" w:eastAsia="Times New Roman" w:hAnsi="Palatino Linotype" w:cs="Courier New"/>
                <w:sz w:val="16"/>
                <w:szCs w:val="16"/>
                <w:vertAlign w:val="subscript"/>
                <w:lang w:eastAsia="zh-CN"/>
              </w:rPr>
              <w:t>2</w:t>
            </w:r>
            <w:r w:rsidRPr="00072E4E">
              <w:rPr>
                <w:rFonts w:ascii="Palatino Linotype" w:eastAsia="Times New Roman" w:hAnsi="Palatino Linotype" w:cs="Courier New"/>
                <w:sz w:val="16"/>
                <w:szCs w:val="16"/>
                <w:lang w:eastAsia="zh-CN"/>
              </w:rPr>
              <w:t xml:space="preserve">O + 2.0 Psi </w:t>
            </w:r>
            <w:proofErr w:type="gramStart"/>
            <w:r w:rsidRPr="00072E4E">
              <w:rPr>
                <w:rFonts w:ascii="Palatino Linotype" w:eastAsia="Times New Roman" w:hAnsi="Palatino Linotype" w:cs="Courier New"/>
                <w:sz w:val="16"/>
                <w:szCs w:val="16"/>
                <w:lang w:eastAsia="zh-CN"/>
              </w:rPr>
              <w:t xml:space="preserve">+ </w:t>
            </w:r>
            <w:r w:rsidR="00CD7034">
              <w:rPr>
                <w:rFonts w:ascii="Palatino Linotype" w:eastAsia="Times New Roman" w:hAnsi="Palatino Linotype" w:cs="Courier New"/>
                <w:sz w:val="16"/>
                <w:szCs w:val="16"/>
                <w:lang w:eastAsia="zh-CN"/>
              </w:rPr>
              <w:t xml:space="preserve"> </w:t>
            </w:r>
            <w:proofErr w:type="spellStart"/>
            <w:r w:rsidRPr="00072E4E">
              <w:rPr>
                <w:rFonts w:ascii="Palatino Linotype" w:eastAsia="Times New Roman" w:hAnsi="Palatino Linotype" w:cs="Courier New"/>
                <w:sz w:val="16"/>
                <w:szCs w:val="16"/>
                <w:lang w:eastAsia="zh-CN"/>
              </w:rPr>
              <w:t>representative</w:t>
            </w:r>
            <w:proofErr w:type="gramEnd"/>
            <w:r w:rsidRPr="00072E4E">
              <w:rPr>
                <w:rFonts w:ascii="Palatino Linotype" w:eastAsia="Times New Roman" w:hAnsi="Palatino Linotype" w:cs="Courier New"/>
                <w:sz w:val="16"/>
                <w:szCs w:val="16"/>
                <w:lang w:eastAsia="zh-CN"/>
              </w:rPr>
              <w:t>_quinone</w:t>
            </w:r>
            <w:proofErr w:type="spellEnd"/>
          </w:p>
          <w:p w14:paraId="46874676" w14:textId="77777777" w:rsidR="004D0776" w:rsidRPr="00072E4E" w:rsidRDefault="004D0776">
            <w:pPr>
              <w:spacing w:line="240" w:lineRule="auto"/>
              <w:rPr>
                <w:rFonts w:ascii="Palatino Linotype" w:eastAsia="Palatino Linotype" w:hAnsi="Palatino Linotype" w:cs="Palatino Linotype"/>
                <w:sz w:val="16"/>
                <w:szCs w:val="16"/>
              </w:rPr>
            </w:pPr>
          </w:p>
        </w:tc>
        <w:tc>
          <w:tcPr>
            <w:tcW w:w="1260" w:type="dxa"/>
            <w:tcPrChange w:id="73" w:author="Yanfei Zhang" w:date="2022-04-04T20:15:00Z">
              <w:tcPr>
                <w:tcW w:w="1260" w:type="dxa"/>
              </w:tcPr>
            </w:tcPrChange>
          </w:tcPr>
          <w:p w14:paraId="4EA6F701" w14:textId="77777777" w:rsidR="004D0776" w:rsidRPr="00072E4E" w:rsidRDefault="003F37B5">
            <w:pPr>
              <w:spacing w:line="240" w:lineRule="auto"/>
              <w:rPr>
                <w:rFonts w:ascii="Palatino Linotype" w:eastAsia="Palatino Linotype" w:hAnsi="Palatino Linotype" w:cs="Palatino Linotype"/>
                <w:sz w:val="16"/>
                <w:szCs w:val="16"/>
              </w:rPr>
            </w:pPr>
            <w:r>
              <w:rPr>
                <w:rFonts w:ascii="Palatino Linotype" w:eastAsia="Palatino Linotype" w:hAnsi="Palatino Linotype" w:cs="Palatino Linotype"/>
                <w:sz w:val="16"/>
                <w:szCs w:val="16"/>
              </w:rPr>
              <w:t xml:space="preserve">Unification of the proton written forms </w:t>
            </w:r>
            <w:r w:rsidRPr="00072E4E">
              <w:rPr>
                <w:rFonts w:ascii="Palatino Linotype" w:eastAsia="Palatino Linotype" w:hAnsi="Palatino Linotype" w:cs="Palatino Linotype"/>
                <w:sz w:val="16"/>
                <w:szCs w:val="16"/>
              </w:rPr>
              <w:t>and adding of Psi</w:t>
            </w:r>
          </w:p>
        </w:tc>
      </w:tr>
      <w:tr w:rsidR="00853636" w:rsidRPr="00072E4E" w14:paraId="1F013E19" w14:textId="77777777" w:rsidTr="00A45EF6">
        <w:tc>
          <w:tcPr>
            <w:tcW w:w="2250" w:type="dxa"/>
            <w:tcPrChange w:id="74" w:author="Yanfei Zhang" w:date="2022-04-04T20:15:00Z">
              <w:tcPr>
                <w:tcW w:w="2250" w:type="dxa"/>
              </w:tcPr>
            </w:tcPrChange>
          </w:tcPr>
          <w:p w14:paraId="2E34898D" w14:textId="77777777" w:rsidR="004D0776" w:rsidRPr="00072E4E" w:rsidRDefault="004D0776" w:rsidP="001A65B4">
            <w:pPr>
              <w:spacing w:line="240" w:lineRule="auto"/>
              <w:rPr>
                <w:rFonts w:ascii="Palatino Linotype" w:eastAsia="Palatino Linotype" w:hAnsi="Palatino Linotype" w:cs="Palatino Linotype"/>
                <w:sz w:val="16"/>
                <w:szCs w:val="16"/>
              </w:rPr>
            </w:pPr>
            <w:r w:rsidRPr="00072E4E">
              <w:rPr>
                <w:rFonts w:ascii="Palatino Linotype" w:eastAsia="Palatino Linotype" w:hAnsi="Palatino Linotype" w:cs="Palatino Linotype"/>
                <w:sz w:val="16"/>
                <w:szCs w:val="16"/>
              </w:rPr>
              <w:t>oxp_3.6.3.14_ATP__synthase</w:t>
            </w:r>
          </w:p>
        </w:tc>
        <w:tc>
          <w:tcPr>
            <w:tcW w:w="2430" w:type="dxa"/>
            <w:tcPrChange w:id="75" w:author="Yanfei Zhang" w:date="2022-04-04T20:15:00Z">
              <w:tcPr>
                <w:tcW w:w="2430" w:type="dxa"/>
              </w:tcPr>
            </w:tcPrChange>
          </w:tcPr>
          <w:p w14:paraId="308DB606" w14:textId="7F015F5C" w:rsidR="004D0776" w:rsidRPr="00072E4E" w:rsidRDefault="004D0776" w:rsidP="004D0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textAlignment w:val="baseline"/>
              <w:rPr>
                <w:rFonts w:ascii="Palatino Linotype" w:eastAsia="Times New Roman" w:hAnsi="Palatino Linotype" w:cs="Courier New"/>
                <w:sz w:val="16"/>
                <w:szCs w:val="16"/>
                <w:lang w:eastAsia="zh-CN"/>
              </w:rPr>
            </w:pPr>
            <w:r w:rsidRPr="00072E4E">
              <w:rPr>
                <w:rFonts w:ascii="Palatino Linotype" w:eastAsia="Times New Roman" w:hAnsi="Palatino Linotype" w:cs="Courier New"/>
                <w:sz w:val="16"/>
                <w:szCs w:val="16"/>
                <w:lang w:eastAsia="zh-CN"/>
              </w:rPr>
              <w:t>ADP + 4.0 H</w:t>
            </w:r>
            <w:r w:rsidRPr="00E2689B">
              <w:rPr>
                <w:rFonts w:ascii="Palatino Linotype" w:eastAsia="Times New Roman" w:hAnsi="Palatino Linotype" w:cs="Courier New"/>
                <w:sz w:val="16"/>
                <w:szCs w:val="16"/>
                <w:vertAlign w:val="superscript"/>
                <w:lang w:eastAsia="zh-CN"/>
              </w:rPr>
              <w:t>+</w:t>
            </w:r>
            <w:r w:rsidRPr="00072E4E">
              <w:rPr>
                <w:rFonts w:ascii="Palatino Linotype" w:eastAsia="Times New Roman" w:hAnsi="Palatino Linotype" w:cs="Courier New"/>
                <w:sz w:val="16"/>
                <w:szCs w:val="16"/>
                <w:lang w:eastAsia="zh-CN"/>
              </w:rPr>
              <w:t>_</w:t>
            </w:r>
            <w:proofErr w:type="spellStart"/>
            <w:r w:rsidRPr="00072E4E">
              <w:rPr>
                <w:rFonts w:ascii="Palatino Linotype" w:eastAsia="Times New Roman" w:hAnsi="Palatino Linotype" w:cs="Courier New"/>
                <w:sz w:val="16"/>
                <w:szCs w:val="16"/>
                <w:lang w:eastAsia="zh-CN"/>
              </w:rPr>
              <w:t>rc</w:t>
            </w:r>
            <w:proofErr w:type="spellEnd"/>
            <w:r w:rsidRPr="00072E4E">
              <w:rPr>
                <w:rFonts w:ascii="Palatino Linotype" w:eastAsia="Times New Roman" w:hAnsi="Palatino Linotype" w:cs="Courier New"/>
                <w:sz w:val="16"/>
                <w:szCs w:val="16"/>
                <w:lang w:eastAsia="zh-CN"/>
              </w:rPr>
              <w:t xml:space="preserve"> + phosphate </w:t>
            </w:r>
            <w:r w:rsidR="00506EFE" w:rsidRPr="00506EFE">
              <w:rPr>
                <w:rFonts w:ascii="Palatino Linotype" w:eastAsia="Times New Roman" w:hAnsi="Palatino Linotype" w:cs="Courier New"/>
                <w:sz w:val="16"/>
                <w:szCs w:val="16"/>
                <w:lang w:eastAsia="zh-CN"/>
              </w:rPr>
              <w:sym w:font="Wingdings" w:char="F0E0"/>
            </w:r>
            <w:r w:rsidRPr="00072E4E">
              <w:rPr>
                <w:rFonts w:ascii="Palatino Linotype" w:eastAsia="Times New Roman" w:hAnsi="Palatino Linotype" w:cs="Courier New"/>
                <w:sz w:val="16"/>
                <w:szCs w:val="16"/>
                <w:lang w:eastAsia="zh-CN"/>
              </w:rPr>
              <w:t xml:space="preserve"> ATP + 4.0 H</w:t>
            </w:r>
            <w:r w:rsidRPr="00E2689B">
              <w:rPr>
                <w:rFonts w:ascii="Palatino Linotype" w:eastAsia="Times New Roman" w:hAnsi="Palatino Linotype" w:cs="Courier New"/>
                <w:sz w:val="16"/>
                <w:szCs w:val="16"/>
                <w:vertAlign w:val="superscript"/>
                <w:lang w:eastAsia="zh-CN"/>
              </w:rPr>
              <w:t>+</w:t>
            </w:r>
            <w:r w:rsidRPr="00072E4E">
              <w:rPr>
                <w:rFonts w:ascii="Palatino Linotype" w:eastAsia="Times New Roman" w:hAnsi="Palatino Linotype" w:cs="Courier New"/>
                <w:sz w:val="16"/>
                <w:szCs w:val="16"/>
                <w:lang w:eastAsia="zh-CN"/>
              </w:rPr>
              <w:t xml:space="preserve"> + H</w:t>
            </w:r>
            <w:r w:rsidRPr="00E2689B">
              <w:rPr>
                <w:rFonts w:ascii="Palatino Linotype" w:eastAsia="Times New Roman" w:hAnsi="Palatino Linotype" w:cs="Courier New"/>
                <w:sz w:val="16"/>
                <w:szCs w:val="16"/>
                <w:vertAlign w:val="subscript"/>
                <w:lang w:eastAsia="zh-CN"/>
              </w:rPr>
              <w:t>2</w:t>
            </w:r>
            <w:r w:rsidRPr="00072E4E">
              <w:rPr>
                <w:rFonts w:ascii="Palatino Linotype" w:eastAsia="Times New Roman" w:hAnsi="Palatino Linotype" w:cs="Courier New"/>
                <w:sz w:val="16"/>
                <w:szCs w:val="16"/>
                <w:lang w:eastAsia="zh-CN"/>
              </w:rPr>
              <w:t>O</w:t>
            </w:r>
          </w:p>
          <w:p w14:paraId="478CC8D0" w14:textId="77777777" w:rsidR="004D0776" w:rsidRPr="00072E4E" w:rsidRDefault="004D0776">
            <w:pPr>
              <w:spacing w:line="240" w:lineRule="auto"/>
              <w:rPr>
                <w:rFonts w:ascii="Palatino Linotype" w:eastAsia="Palatino Linotype" w:hAnsi="Palatino Linotype" w:cs="Palatino Linotype"/>
                <w:sz w:val="16"/>
                <w:szCs w:val="16"/>
              </w:rPr>
            </w:pPr>
          </w:p>
        </w:tc>
        <w:tc>
          <w:tcPr>
            <w:tcW w:w="2790" w:type="dxa"/>
            <w:tcPrChange w:id="76" w:author="Yanfei Zhang" w:date="2022-04-04T20:15:00Z">
              <w:tcPr>
                <w:tcW w:w="2790" w:type="dxa"/>
              </w:tcPr>
            </w:tcPrChange>
          </w:tcPr>
          <w:p w14:paraId="7F00BC15" w14:textId="312E67BB" w:rsidR="004D0776" w:rsidRPr="00072E4E" w:rsidRDefault="00C90ACA" w:rsidP="004D0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textAlignment w:val="baseline"/>
              <w:rPr>
                <w:rFonts w:ascii="Palatino Linotype" w:eastAsia="Times New Roman" w:hAnsi="Palatino Linotype" w:cs="Courier New"/>
                <w:sz w:val="16"/>
                <w:szCs w:val="16"/>
                <w:lang w:eastAsia="zh-CN"/>
              </w:rPr>
            </w:pPr>
            <w:commentRangeStart w:id="77"/>
            <w:r w:rsidRPr="00072E4E">
              <w:rPr>
                <w:rFonts w:ascii="Palatino Linotype" w:eastAsia="Times New Roman" w:hAnsi="Palatino Linotype" w:cs="Courier New"/>
                <w:sz w:val="16"/>
                <w:szCs w:val="16"/>
                <w:lang w:eastAsia="zh-CN"/>
              </w:rPr>
              <w:t>ADP</w:t>
            </w:r>
            <w:ins w:id="78" w:author="Microsoft account" w:date="2022-03-09T12:10:00Z">
              <w:r w:rsidR="00C91B99">
                <w:rPr>
                  <w:rFonts w:ascii="Palatino Linotype" w:eastAsia="Times New Roman" w:hAnsi="Palatino Linotype" w:cs="Courier New"/>
                  <w:sz w:val="16"/>
                  <w:szCs w:val="16"/>
                  <w:vertAlign w:val="superscript"/>
                  <w:lang w:eastAsia="zh-CN"/>
                </w:rPr>
                <w:t>3</w:t>
              </w:r>
            </w:ins>
            <w:ins w:id="79" w:author="Microsoft account" w:date="2022-03-09T11:46:00Z">
              <w:r w:rsidR="001B51CF" w:rsidRPr="001B51CF">
                <w:rPr>
                  <w:rFonts w:ascii="Palatino Linotype" w:eastAsia="Times New Roman" w:hAnsi="Palatino Linotype" w:cs="Courier New"/>
                  <w:sz w:val="16"/>
                  <w:szCs w:val="16"/>
                  <w:vertAlign w:val="superscript"/>
                  <w:lang w:eastAsia="zh-CN"/>
                  <w:rPrChange w:id="80" w:author="Microsoft account" w:date="2022-03-09T11:46:00Z">
                    <w:rPr>
                      <w:rFonts w:ascii="Palatino Linotype" w:eastAsia="Times New Roman" w:hAnsi="Palatino Linotype" w:cs="Courier New"/>
                      <w:sz w:val="16"/>
                      <w:szCs w:val="16"/>
                      <w:lang w:eastAsia="zh-CN"/>
                    </w:rPr>
                  </w:rPrChange>
                </w:rPr>
                <w:t>-</w:t>
              </w:r>
            </w:ins>
            <w:commentRangeEnd w:id="77"/>
            <w:r w:rsidR="006C7EAD">
              <w:rPr>
                <w:rStyle w:val="CommentReference"/>
              </w:rPr>
              <w:commentReference w:id="77"/>
            </w:r>
            <w:r w:rsidRPr="00072E4E">
              <w:rPr>
                <w:rFonts w:ascii="Palatino Linotype" w:eastAsia="Times New Roman" w:hAnsi="Palatino Linotype" w:cs="Courier New"/>
                <w:sz w:val="16"/>
                <w:szCs w:val="16"/>
                <w:lang w:eastAsia="zh-CN"/>
              </w:rPr>
              <w:t xml:space="preserve"> + </w:t>
            </w:r>
            <w:r w:rsidR="004D0776" w:rsidRPr="00072E4E">
              <w:rPr>
                <w:rFonts w:ascii="Palatino Linotype" w:eastAsia="Times New Roman" w:hAnsi="Palatino Linotype" w:cs="Courier New"/>
                <w:sz w:val="16"/>
                <w:szCs w:val="16"/>
                <w:lang w:eastAsia="zh-CN"/>
              </w:rPr>
              <w:t xml:space="preserve">4.0 </w:t>
            </w:r>
            <w:proofErr w:type="spellStart"/>
            <w:r w:rsidR="004D0776" w:rsidRPr="00072E4E">
              <w:rPr>
                <w:rFonts w:ascii="Palatino Linotype" w:eastAsia="Times New Roman" w:hAnsi="Palatino Linotype" w:cs="Courier New"/>
                <w:sz w:val="16"/>
                <w:szCs w:val="16"/>
                <w:lang w:eastAsia="zh-CN"/>
              </w:rPr>
              <w:t>H</w:t>
            </w:r>
            <w:r w:rsidR="004D0776" w:rsidRPr="00E2689B">
              <w:rPr>
                <w:rFonts w:ascii="Palatino Linotype" w:eastAsia="Times New Roman" w:hAnsi="Palatino Linotype" w:cs="Courier New"/>
                <w:sz w:val="16"/>
                <w:szCs w:val="16"/>
                <w:vertAlign w:val="superscript"/>
                <w:lang w:eastAsia="zh-CN"/>
              </w:rPr>
              <w:t>+</w:t>
            </w:r>
            <w:r w:rsidR="00D30F65">
              <w:rPr>
                <w:rFonts w:ascii="Palatino Linotype" w:eastAsia="Times New Roman" w:hAnsi="Palatino Linotype" w:cs="Courier New"/>
                <w:sz w:val="16"/>
                <w:szCs w:val="16"/>
                <w:lang w:eastAsia="zh-CN"/>
              </w:rPr>
              <w:t>_ex</w:t>
            </w:r>
            <w:proofErr w:type="spellEnd"/>
            <w:r w:rsidR="004D0776" w:rsidRPr="00072E4E">
              <w:rPr>
                <w:rFonts w:ascii="Palatino Linotype" w:eastAsia="Times New Roman" w:hAnsi="Palatino Linotype" w:cs="Courier New"/>
                <w:sz w:val="16"/>
                <w:szCs w:val="16"/>
                <w:lang w:eastAsia="zh-CN"/>
              </w:rPr>
              <w:t xml:space="preserve"> + 4.0 Psi</w:t>
            </w:r>
            <w:r w:rsidRPr="00072E4E">
              <w:rPr>
                <w:rFonts w:ascii="Palatino Linotype" w:eastAsia="Times New Roman" w:hAnsi="Palatino Linotype" w:cs="Courier New"/>
                <w:sz w:val="16"/>
                <w:szCs w:val="16"/>
                <w:lang w:eastAsia="zh-CN"/>
              </w:rPr>
              <w:t xml:space="preserve"> + phosphate</w:t>
            </w:r>
            <w:ins w:id="81" w:author="Microsoft account" w:date="2022-03-09T12:10:00Z">
              <w:r w:rsidR="00C91B99">
                <w:rPr>
                  <w:rFonts w:ascii="Palatino Linotype" w:eastAsia="Times New Roman" w:hAnsi="Palatino Linotype" w:cs="Courier New"/>
                  <w:sz w:val="16"/>
                  <w:szCs w:val="16"/>
                  <w:vertAlign w:val="superscript"/>
                  <w:lang w:eastAsia="zh-CN"/>
                </w:rPr>
                <w:t>2-</w:t>
              </w:r>
            </w:ins>
            <w:r w:rsidR="004D0776" w:rsidRPr="00072E4E">
              <w:rPr>
                <w:rFonts w:ascii="Palatino Linotype" w:eastAsia="Times New Roman" w:hAnsi="Palatino Linotype" w:cs="Courier New"/>
                <w:sz w:val="16"/>
                <w:szCs w:val="16"/>
                <w:lang w:eastAsia="zh-CN"/>
              </w:rPr>
              <w:t xml:space="preserve"> </w:t>
            </w:r>
            <w:r w:rsidR="00506EFE" w:rsidRPr="00506EFE">
              <w:rPr>
                <w:rFonts w:ascii="Palatino Linotype" w:eastAsia="Times New Roman" w:hAnsi="Palatino Linotype" w:cs="Courier New"/>
                <w:sz w:val="16"/>
                <w:szCs w:val="16"/>
                <w:lang w:eastAsia="zh-CN"/>
              </w:rPr>
              <w:sym w:font="Wingdings" w:char="F0E0"/>
            </w:r>
            <w:r w:rsidR="004D0776" w:rsidRPr="00072E4E">
              <w:rPr>
                <w:rFonts w:ascii="Palatino Linotype" w:eastAsia="Times New Roman" w:hAnsi="Palatino Linotype" w:cs="Courier New"/>
                <w:sz w:val="16"/>
                <w:szCs w:val="16"/>
                <w:lang w:eastAsia="zh-CN"/>
              </w:rPr>
              <w:t xml:space="preserve"> A</w:t>
            </w:r>
            <w:r w:rsidRPr="00072E4E">
              <w:rPr>
                <w:rFonts w:ascii="Palatino Linotype" w:eastAsia="Times New Roman" w:hAnsi="Palatino Linotype" w:cs="Courier New"/>
                <w:sz w:val="16"/>
                <w:szCs w:val="16"/>
                <w:lang w:eastAsia="zh-CN"/>
              </w:rPr>
              <w:t>T</w:t>
            </w:r>
            <w:r w:rsidR="004D0776" w:rsidRPr="00072E4E">
              <w:rPr>
                <w:rFonts w:ascii="Palatino Linotype" w:eastAsia="Times New Roman" w:hAnsi="Palatino Linotype" w:cs="Courier New"/>
                <w:sz w:val="16"/>
                <w:szCs w:val="16"/>
                <w:lang w:eastAsia="zh-CN"/>
              </w:rPr>
              <w:t>P</w:t>
            </w:r>
            <w:ins w:id="82" w:author="Microsoft account" w:date="2022-03-09T12:10:00Z">
              <w:r w:rsidR="00C91B99">
                <w:rPr>
                  <w:rFonts w:ascii="Palatino Linotype" w:eastAsia="Times New Roman" w:hAnsi="Palatino Linotype" w:cs="Courier New"/>
                  <w:sz w:val="16"/>
                  <w:szCs w:val="16"/>
                  <w:vertAlign w:val="superscript"/>
                  <w:lang w:eastAsia="zh-CN"/>
                </w:rPr>
                <w:t>4</w:t>
              </w:r>
            </w:ins>
            <w:ins w:id="83" w:author="Microsoft account" w:date="2022-03-09T11:46:00Z">
              <w:r w:rsidR="001B51CF" w:rsidRPr="001B51CF">
                <w:rPr>
                  <w:rFonts w:ascii="Palatino Linotype" w:eastAsia="Times New Roman" w:hAnsi="Palatino Linotype" w:cs="Courier New"/>
                  <w:sz w:val="16"/>
                  <w:szCs w:val="16"/>
                  <w:vertAlign w:val="superscript"/>
                  <w:lang w:eastAsia="zh-CN"/>
                  <w:rPrChange w:id="84" w:author="Microsoft account" w:date="2022-03-09T11:46:00Z">
                    <w:rPr>
                      <w:rFonts w:ascii="Palatino Linotype" w:eastAsia="Times New Roman" w:hAnsi="Palatino Linotype" w:cs="Courier New"/>
                      <w:sz w:val="16"/>
                      <w:szCs w:val="16"/>
                      <w:lang w:eastAsia="zh-CN"/>
                    </w:rPr>
                  </w:rPrChange>
                </w:rPr>
                <w:t>-</w:t>
              </w:r>
            </w:ins>
            <w:r w:rsidR="004D0776" w:rsidRPr="00072E4E">
              <w:rPr>
                <w:rFonts w:ascii="Palatino Linotype" w:eastAsia="Times New Roman" w:hAnsi="Palatino Linotype" w:cs="Courier New"/>
                <w:sz w:val="16"/>
                <w:szCs w:val="16"/>
                <w:lang w:eastAsia="zh-CN"/>
              </w:rPr>
              <w:t xml:space="preserve"> + </w:t>
            </w:r>
            <w:r w:rsidR="00C91B99">
              <w:rPr>
                <w:rFonts w:ascii="Palatino Linotype" w:eastAsia="Times New Roman" w:hAnsi="Palatino Linotype" w:cs="Courier New"/>
                <w:sz w:val="16"/>
                <w:szCs w:val="16"/>
                <w:lang w:eastAsia="zh-CN"/>
              </w:rPr>
              <w:t>3</w:t>
            </w:r>
            <w:r w:rsidR="004D0776" w:rsidRPr="00072E4E">
              <w:rPr>
                <w:rFonts w:ascii="Palatino Linotype" w:eastAsia="Times New Roman" w:hAnsi="Palatino Linotype" w:cs="Courier New"/>
                <w:sz w:val="16"/>
                <w:szCs w:val="16"/>
                <w:lang w:eastAsia="zh-CN"/>
              </w:rPr>
              <w:t>.0 H</w:t>
            </w:r>
            <w:r w:rsidR="004D0776" w:rsidRPr="00E2689B">
              <w:rPr>
                <w:rFonts w:ascii="Palatino Linotype" w:eastAsia="Times New Roman" w:hAnsi="Palatino Linotype" w:cs="Courier New"/>
                <w:sz w:val="16"/>
                <w:szCs w:val="16"/>
                <w:vertAlign w:val="superscript"/>
                <w:lang w:eastAsia="zh-CN"/>
              </w:rPr>
              <w:t>+</w:t>
            </w:r>
            <w:r w:rsidR="004D0776" w:rsidRPr="00072E4E">
              <w:rPr>
                <w:rFonts w:ascii="Palatino Linotype" w:eastAsia="Times New Roman" w:hAnsi="Palatino Linotype" w:cs="Courier New"/>
                <w:sz w:val="16"/>
                <w:szCs w:val="16"/>
                <w:lang w:eastAsia="zh-CN"/>
              </w:rPr>
              <w:t xml:space="preserve"> + H</w:t>
            </w:r>
            <w:r w:rsidR="004D0776" w:rsidRPr="00E2689B">
              <w:rPr>
                <w:rFonts w:ascii="Palatino Linotype" w:eastAsia="Times New Roman" w:hAnsi="Palatino Linotype" w:cs="Courier New"/>
                <w:sz w:val="16"/>
                <w:szCs w:val="16"/>
                <w:vertAlign w:val="subscript"/>
                <w:lang w:eastAsia="zh-CN"/>
              </w:rPr>
              <w:t>2</w:t>
            </w:r>
            <w:r w:rsidR="004D0776" w:rsidRPr="00072E4E">
              <w:rPr>
                <w:rFonts w:ascii="Palatino Linotype" w:eastAsia="Times New Roman" w:hAnsi="Palatino Linotype" w:cs="Courier New"/>
                <w:sz w:val="16"/>
                <w:szCs w:val="16"/>
                <w:lang w:eastAsia="zh-CN"/>
              </w:rPr>
              <w:t>O</w:t>
            </w:r>
            <w:r w:rsidR="00042033">
              <w:rPr>
                <w:rFonts w:ascii="Palatino Linotype" w:eastAsia="Times New Roman" w:hAnsi="Palatino Linotype" w:cs="Courier New"/>
                <w:sz w:val="16"/>
                <w:szCs w:val="16"/>
                <w:lang w:eastAsia="zh-CN"/>
              </w:rPr>
              <w:t xml:space="preserve"> </w:t>
            </w:r>
            <w:r w:rsidR="000C4C62">
              <w:rPr>
                <w:rFonts w:ascii="Palatino Linotype" w:eastAsia="Palatino Linotype" w:hAnsi="Palatino Linotype" w:cs="Palatino Linotype"/>
                <w:sz w:val="16"/>
                <w:szCs w:val="16"/>
              </w:rPr>
              <w:t>³</w:t>
            </w:r>
          </w:p>
          <w:p w14:paraId="5A3C80BE" w14:textId="77777777" w:rsidR="004D0776" w:rsidRPr="00072E4E" w:rsidRDefault="004D0776">
            <w:pPr>
              <w:spacing w:line="240" w:lineRule="auto"/>
              <w:rPr>
                <w:rFonts w:ascii="Palatino Linotype" w:eastAsia="Palatino Linotype" w:hAnsi="Palatino Linotype" w:cs="Palatino Linotype"/>
                <w:sz w:val="16"/>
                <w:szCs w:val="16"/>
              </w:rPr>
            </w:pPr>
          </w:p>
        </w:tc>
        <w:tc>
          <w:tcPr>
            <w:tcW w:w="1260" w:type="dxa"/>
            <w:tcPrChange w:id="85" w:author="Yanfei Zhang" w:date="2022-04-04T20:15:00Z">
              <w:tcPr>
                <w:tcW w:w="1260" w:type="dxa"/>
              </w:tcPr>
            </w:tcPrChange>
          </w:tcPr>
          <w:p w14:paraId="5E23D077" w14:textId="77777777" w:rsidR="004D0776" w:rsidRPr="00072E4E" w:rsidRDefault="003F37B5" w:rsidP="003F37B5">
            <w:pPr>
              <w:spacing w:line="240" w:lineRule="auto"/>
              <w:rPr>
                <w:rFonts w:ascii="Palatino Linotype" w:eastAsia="Palatino Linotype" w:hAnsi="Palatino Linotype" w:cs="Palatino Linotype"/>
                <w:sz w:val="16"/>
                <w:szCs w:val="16"/>
              </w:rPr>
            </w:pPr>
            <w:r>
              <w:rPr>
                <w:rFonts w:ascii="Palatino Linotype" w:eastAsia="Palatino Linotype" w:hAnsi="Palatino Linotype" w:cs="Palatino Linotype"/>
                <w:sz w:val="16"/>
                <w:szCs w:val="16"/>
              </w:rPr>
              <w:t>Unification of the proton written forms,</w:t>
            </w:r>
            <w:r w:rsidRPr="00072E4E">
              <w:rPr>
                <w:rFonts w:ascii="Palatino Linotype" w:eastAsia="Palatino Linotype" w:hAnsi="Palatino Linotype" w:cs="Palatino Linotype"/>
                <w:sz w:val="16"/>
                <w:szCs w:val="16"/>
              </w:rPr>
              <w:t xml:space="preserve"> </w:t>
            </w:r>
            <w:r>
              <w:rPr>
                <w:rFonts w:ascii="Palatino Linotype" w:eastAsia="Palatino Linotype" w:hAnsi="Palatino Linotype" w:cs="Palatino Linotype"/>
                <w:sz w:val="16"/>
                <w:szCs w:val="16"/>
              </w:rPr>
              <w:t>p</w:t>
            </w:r>
            <w:r w:rsidR="004D0776" w:rsidRPr="00072E4E">
              <w:rPr>
                <w:rFonts w:ascii="Palatino Linotype" w:eastAsia="Palatino Linotype" w:hAnsi="Palatino Linotype" w:cs="Palatino Linotype"/>
                <w:sz w:val="16"/>
                <w:szCs w:val="16"/>
              </w:rPr>
              <w:t xml:space="preserve">roton </w:t>
            </w:r>
            <w:r w:rsidR="00830208">
              <w:rPr>
                <w:rFonts w:ascii="Palatino Linotype" w:eastAsia="Palatino Linotype" w:hAnsi="Palatino Linotype" w:cs="Palatino Linotype"/>
                <w:sz w:val="16"/>
                <w:szCs w:val="16"/>
              </w:rPr>
              <w:t>im</w:t>
            </w:r>
            <w:r w:rsidR="00830208" w:rsidRPr="00072E4E">
              <w:rPr>
                <w:rFonts w:ascii="Palatino Linotype" w:eastAsia="Palatino Linotype" w:hAnsi="Palatino Linotype" w:cs="Palatino Linotype"/>
                <w:sz w:val="16"/>
                <w:szCs w:val="16"/>
              </w:rPr>
              <w:t>balance</w:t>
            </w:r>
            <w:r w:rsidR="00830208">
              <w:rPr>
                <w:rFonts w:ascii="Palatino Linotype" w:eastAsia="Palatino Linotype" w:hAnsi="Palatino Linotype" w:cs="Palatino Linotype"/>
                <w:sz w:val="16"/>
                <w:szCs w:val="16"/>
              </w:rPr>
              <w:t xml:space="preserve"> </w:t>
            </w:r>
            <w:r w:rsidR="00830208" w:rsidRPr="00072E4E">
              <w:rPr>
                <w:rFonts w:ascii="Palatino Linotype" w:eastAsia="Palatino Linotype" w:hAnsi="Palatino Linotype" w:cs="Palatino Linotype"/>
                <w:sz w:val="16"/>
                <w:szCs w:val="16"/>
                <w:vertAlign w:val="superscript"/>
              </w:rPr>
              <w:t xml:space="preserve"> </w:t>
            </w:r>
            <w:r w:rsidR="004D0776" w:rsidRPr="00072E4E">
              <w:rPr>
                <w:rFonts w:ascii="Palatino Linotype" w:eastAsia="Palatino Linotype" w:hAnsi="Palatino Linotype" w:cs="Palatino Linotype"/>
                <w:sz w:val="16"/>
                <w:szCs w:val="16"/>
              </w:rPr>
              <w:t>and adding of Psi</w:t>
            </w:r>
          </w:p>
        </w:tc>
      </w:tr>
      <w:tr w:rsidR="00D30F65" w:rsidRPr="00072E4E" w14:paraId="3EDF2AE3" w14:textId="77777777" w:rsidTr="00A45EF6">
        <w:tc>
          <w:tcPr>
            <w:tcW w:w="2250" w:type="dxa"/>
            <w:tcPrChange w:id="86" w:author="Yanfei Zhang" w:date="2022-04-04T20:15:00Z">
              <w:tcPr>
                <w:tcW w:w="2250" w:type="dxa"/>
              </w:tcPr>
            </w:tcPrChange>
          </w:tcPr>
          <w:p w14:paraId="0DB808E5" w14:textId="77777777" w:rsidR="00D30F65" w:rsidRPr="00072E4E" w:rsidRDefault="00D30F65" w:rsidP="001A65B4">
            <w:pPr>
              <w:spacing w:line="240" w:lineRule="auto"/>
              <w:rPr>
                <w:rFonts w:ascii="Palatino Linotype" w:eastAsia="Palatino Linotype" w:hAnsi="Palatino Linotype" w:cs="Palatino Linotype"/>
                <w:sz w:val="16"/>
                <w:szCs w:val="16"/>
              </w:rPr>
            </w:pPr>
            <w:proofErr w:type="spellStart"/>
            <w:r w:rsidRPr="00D30F65">
              <w:rPr>
                <w:rFonts w:ascii="Palatino Linotype" w:eastAsia="Palatino Linotype" w:hAnsi="Palatino Linotype" w:cs="Palatino Linotype"/>
                <w:sz w:val="16"/>
                <w:szCs w:val="16"/>
              </w:rPr>
              <w:t>T_symporter</w:t>
            </w:r>
            <w:proofErr w:type="spellEnd"/>
            <w:r w:rsidRPr="00D30F65">
              <w:rPr>
                <w:rFonts w:ascii="Palatino Linotype" w:eastAsia="Palatino Linotype" w:hAnsi="Palatino Linotype" w:cs="Palatino Linotype"/>
                <w:sz w:val="16"/>
                <w:szCs w:val="16"/>
              </w:rPr>
              <w:t>_(S)__</w:t>
            </w:r>
            <w:proofErr w:type="spellStart"/>
            <w:r w:rsidRPr="00D30F65">
              <w:rPr>
                <w:rFonts w:ascii="Palatino Linotype" w:eastAsia="Palatino Linotype" w:hAnsi="Palatino Linotype" w:cs="Palatino Linotype"/>
                <w:sz w:val="16"/>
                <w:szCs w:val="16"/>
              </w:rPr>
              <w:t>lactic_acid</w:t>
            </w:r>
            <w:proofErr w:type="spellEnd"/>
          </w:p>
        </w:tc>
        <w:tc>
          <w:tcPr>
            <w:tcW w:w="2430" w:type="dxa"/>
            <w:tcPrChange w:id="87" w:author="Yanfei Zhang" w:date="2022-04-04T20:15:00Z">
              <w:tcPr>
                <w:tcW w:w="2430" w:type="dxa"/>
              </w:tcPr>
            </w:tcPrChange>
          </w:tcPr>
          <w:p w14:paraId="6839FB6D" w14:textId="429B0C98" w:rsidR="00D30F65" w:rsidRPr="00072E4E" w:rsidRDefault="00D30F65" w:rsidP="00D30F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textAlignment w:val="baseline"/>
              <w:rPr>
                <w:rFonts w:ascii="Palatino Linotype" w:eastAsia="Times New Roman" w:hAnsi="Palatino Linotype" w:cs="Courier New"/>
                <w:sz w:val="16"/>
                <w:szCs w:val="16"/>
                <w:lang w:eastAsia="zh-CN"/>
              </w:rPr>
            </w:pPr>
            <w:r w:rsidRPr="00D30F65">
              <w:rPr>
                <w:rFonts w:ascii="Palatino Linotype" w:eastAsia="Times New Roman" w:hAnsi="Palatino Linotype" w:cs="Courier New"/>
                <w:sz w:val="16"/>
                <w:szCs w:val="16"/>
                <w:lang w:eastAsia="zh-CN"/>
              </w:rPr>
              <w:t>(S)</w:t>
            </w:r>
            <w:r w:rsidR="00506EFE">
              <w:rPr>
                <w:rFonts w:ascii="Palatino Linotype" w:eastAsia="Times New Roman" w:hAnsi="Palatino Linotype" w:cs="Courier New"/>
                <w:sz w:val="16"/>
                <w:szCs w:val="16"/>
                <w:lang w:eastAsia="zh-CN"/>
              </w:rPr>
              <w:t>-</w:t>
            </w:r>
            <w:proofErr w:type="spellStart"/>
            <w:r w:rsidRPr="00D30F65">
              <w:rPr>
                <w:rFonts w:ascii="Palatino Linotype" w:eastAsia="Times New Roman" w:hAnsi="Palatino Linotype" w:cs="Courier New"/>
                <w:sz w:val="16"/>
                <w:szCs w:val="16"/>
                <w:lang w:eastAsia="zh-CN"/>
              </w:rPr>
              <w:t>lactic_acid</w:t>
            </w:r>
            <w:proofErr w:type="spellEnd"/>
            <w:r w:rsidRPr="00D30F65">
              <w:rPr>
                <w:rFonts w:ascii="Palatino Linotype" w:eastAsia="Times New Roman" w:hAnsi="Palatino Linotype" w:cs="Courier New"/>
                <w:sz w:val="16"/>
                <w:szCs w:val="16"/>
                <w:lang w:eastAsia="zh-CN"/>
              </w:rPr>
              <w:t xml:space="preserve"> + 2.0 H</w:t>
            </w:r>
            <w:r w:rsidRPr="006A4AE3">
              <w:rPr>
                <w:rFonts w:ascii="Palatino Linotype" w:eastAsia="Times New Roman" w:hAnsi="Palatino Linotype" w:cs="Courier New"/>
                <w:sz w:val="16"/>
                <w:szCs w:val="16"/>
                <w:vertAlign w:val="superscript"/>
                <w:lang w:eastAsia="zh-CN"/>
              </w:rPr>
              <w:t>+</w:t>
            </w:r>
            <w:r w:rsidRPr="00D30F65">
              <w:rPr>
                <w:rFonts w:ascii="Palatino Linotype" w:eastAsia="Times New Roman" w:hAnsi="Palatino Linotype" w:cs="Courier New"/>
                <w:sz w:val="16"/>
                <w:szCs w:val="16"/>
                <w:lang w:eastAsia="zh-CN"/>
              </w:rPr>
              <w:t xml:space="preserve"> </w:t>
            </w:r>
            <w:r w:rsidR="00AF09EC">
              <w:rPr>
                <w:rFonts w:ascii="Palatino Linotype" w:eastAsia="Times New Roman" w:hAnsi="Palatino Linotype" w:cs="Courier New"/>
                <w:sz w:val="16"/>
                <w:szCs w:val="16"/>
                <w:lang w:eastAsia="zh-CN"/>
              </w:rPr>
              <w:t>&lt;--&gt;</w:t>
            </w:r>
            <w:r w:rsidRPr="00D30F65">
              <w:rPr>
                <w:rFonts w:ascii="Palatino Linotype" w:eastAsia="Times New Roman" w:hAnsi="Palatino Linotype" w:cs="Courier New"/>
                <w:sz w:val="16"/>
                <w:szCs w:val="16"/>
                <w:lang w:eastAsia="zh-CN"/>
              </w:rPr>
              <w:t xml:space="preserve"> (S)</w:t>
            </w:r>
            <w:r w:rsidR="00506EFE">
              <w:rPr>
                <w:rFonts w:ascii="Palatino Linotype" w:eastAsia="Times New Roman" w:hAnsi="Palatino Linotype" w:cs="Courier New"/>
                <w:sz w:val="16"/>
                <w:szCs w:val="16"/>
                <w:lang w:eastAsia="zh-CN"/>
              </w:rPr>
              <w:t>-</w:t>
            </w:r>
            <w:proofErr w:type="spellStart"/>
            <w:r w:rsidRPr="00D30F65">
              <w:rPr>
                <w:rFonts w:ascii="Palatino Linotype" w:eastAsia="Times New Roman" w:hAnsi="Palatino Linotype" w:cs="Courier New"/>
                <w:sz w:val="16"/>
                <w:szCs w:val="16"/>
                <w:lang w:eastAsia="zh-CN"/>
              </w:rPr>
              <w:t>lactic_acid_ex</w:t>
            </w:r>
            <w:proofErr w:type="spellEnd"/>
            <w:r w:rsidRPr="00D30F65">
              <w:rPr>
                <w:rFonts w:ascii="Palatino Linotype" w:eastAsia="Times New Roman" w:hAnsi="Palatino Linotype" w:cs="Courier New"/>
                <w:sz w:val="16"/>
                <w:szCs w:val="16"/>
                <w:lang w:eastAsia="zh-CN"/>
              </w:rPr>
              <w:t xml:space="preserve"> + 2.0 </w:t>
            </w:r>
            <w:proofErr w:type="spellStart"/>
            <w:r w:rsidRPr="00D30F65">
              <w:rPr>
                <w:rFonts w:ascii="Palatino Linotype" w:eastAsia="Times New Roman" w:hAnsi="Palatino Linotype" w:cs="Courier New"/>
                <w:sz w:val="16"/>
                <w:szCs w:val="16"/>
                <w:lang w:eastAsia="zh-CN"/>
              </w:rPr>
              <w:t>H</w:t>
            </w:r>
            <w:r w:rsidRPr="006A4AE3">
              <w:rPr>
                <w:rFonts w:ascii="Palatino Linotype" w:eastAsia="Times New Roman" w:hAnsi="Palatino Linotype" w:cs="Courier New"/>
                <w:sz w:val="16"/>
                <w:szCs w:val="16"/>
                <w:vertAlign w:val="superscript"/>
                <w:lang w:eastAsia="zh-CN"/>
              </w:rPr>
              <w:t>+</w:t>
            </w:r>
            <w:r w:rsidRPr="00D30F65">
              <w:rPr>
                <w:rFonts w:ascii="Palatino Linotype" w:eastAsia="Times New Roman" w:hAnsi="Palatino Linotype" w:cs="Courier New"/>
                <w:sz w:val="16"/>
                <w:szCs w:val="16"/>
                <w:lang w:eastAsia="zh-CN"/>
              </w:rPr>
              <w:t>_ex</w:t>
            </w:r>
            <w:proofErr w:type="spellEnd"/>
            <w:r w:rsidRPr="00D30F65">
              <w:rPr>
                <w:rFonts w:ascii="Palatino Linotype" w:eastAsia="Times New Roman" w:hAnsi="Palatino Linotype" w:cs="Courier New"/>
                <w:sz w:val="16"/>
                <w:szCs w:val="16"/>
                <w:lang w:eastAsia="zh-CN"/>
              </w:rPr>
              <w:t xml:space="preserve"> </w:t>
            </w:r>
          </w:p>
        </w:tc>
        <w:tc>
          <w:tcPr>
            <w:tcW w:w="2790" w:type="dxa"/>
            <w:tcPrChange w:id="88" w:author="Yanfei Zhang" w:date="2022-04-04T20:15:00Z">
              <w:tcPr>
                <w:tcW w:w="2790" w:type="dxa"/>
              </w:tcPr>
            </w:tcPrChange>
          </w:tcPr>
          <w:p w14:paraId="136F7452" w14:textId="3C71E46C" w:rsidR="00D30F65" w:rsidRPr="00072E4E" w:rsidRDefault="00D30F65" w:rsidP="00AF09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textAlignment w:val="baseline"/>
              <w:rPr>
                <w:rFonts w:ascii="Palatino Linotype" w:eastAsia="Times New Roman" w:hAnsi="Palatino Linotype" w:cs="Courier New"/>
                <w:sz w:val="16"/>
                <w:szCs w:val="16"/>
                <w:lang w:eastAsia="zh-CN"/>
              </w:rPr>
            </w:pPr>
            <w:r w:rsidRPr="00D30F65">
              <w:rPr>
                <w:rFonts w:ascii="Palatino Linotype" w:eastAsia="Times New Roman" w:hAnsi="Palatino Linotype" w:cs="Courier New"/>
                <w:sz w:val="16"/>
                <w:szCs w:val="16"/>
                <w:lang w:eastAsia="zh-CN"/>
              </w:rPr>
              <w:t>(S)</w:t>
            </w:r>
            <w:r w:rsidR="00506EFE">
              <w:rPr>
                <w:rFonts w:ascii="Palatino Linotype" w:eastAsia="Times New Roman" w:hAnsi="Palatino Linotype" w:cs="Courier New"/>
                <w:sz w:val="16"/>
                <w:szCs w:val="16"/>
                <w:lang w:eastAsia="zh-CN"/>
              </w:rPr>
              <w:t>-</w:t>
            </w:r>
            <w:proofErr w:type="spellStart"/>
            <w:r w:rsidRPr="00D30F65">
              <w:rPr>
                <w:rFonts w:ascii="Palatino Linotype" w:eastAsia="Times New Roman" w:hAnsi="Palatino Linotype" w:cs="Courier New"/>
                <w:sz w:val="16"/>
                <w:szCs w:val="16"/>
                <w:lang w:eastAsia="zh-CN"/>
              </w:rPr>
              <w:t>lactic_acid</w:t>
            </w:r>
            <w:proofErr w:type="spellEnd"/>
            <w:r w:rsidRPr="00D30F65">
              <w:rPr>
                <w:rFonts w:ascii="Palatino Linotype" w:eastAsia="Times New Roman" w:hAnsi="Palatino Linotype" w:cs="Courier New"/>
                <w:sz w:val="16"/>
                <w:szCs w:val="16"/>
                <w:lang w:eastAsia="zh-CN"/>
              </w:rPr>
              <w:t xml:space="preserve"> + 2.0 H</w:t>
            </w:r>
            <w:r w:rsidRPr="006A4AE3">
              <w:rPr>
                <w:rFonts w:ascii="Palatino Linotype" w:eastAsia="Times New Roman" w:hAnsi="Palatino Linotype" w:cs="Courier New"/>
                <w:sz w:val="16"/>
                <w:szCs w:val="16"/>
                <w:vertAlign w:val="superscript"/>
                <w:lang w:eastAsia="zh-CN"/>
              </w:rPr>
              <w:t>+</w:t>
            </w:r>
            <w:r w:rsidRPr="00D30F65">
              <w:rPr>
                <w:rFonts w:ascii="Palatino Linotype" w:eastAsia="Times New Roman" w:hAnsi="Palatino Linotype" w:cs="Courier New"/>
                <w:sz w:val="16"/>
                <w:szCs w:val="16"/>
                <w:lang w:eastAsia="zh-CN"/>
              </w:rPr>
              <w:t xml:space="preserve"> </w:t>
            </w:r>
            <w:r w:rsidR="00AF09EC">
              <w:rPr>
                <w:rFonts w:ascii="Palatino Linotype" w:eastAsia="Times New Roman" w:hAnsi="Palatino Linotype" w:cs="Courier New"/>
                <w:sz w:val="16"/>
                <w:szCs w:val="16"/>
                <w:lang w:eastAsia="zh-CN"/>
              </w:rPr>
              <w:t>&lt;--</w:t>
            </w:r>
            <w:r>
              <w:rPr>
                <w:rFonts w:ascii="Palatino Linotype" w:eastAsia="Times New Roman" w:hAnsi="Palatino Linotype" w:cs="Courier New"/>
                <w:sz w:val="16"/>
                <w:szCs w:val="16"/>
                <w:lang w:eastAsia="zh-CN"/>
              </w:rPr>
              <w:t>&gt;</w:t>
            </w:r>
            <w:r w:rsidRPr="00D30F65">
              <w:rPr>
                <w:rFonts w:ascii="Palatino Linotype" w:eastAsia="Times New Roman" w:hAnsi="Palatino Linotype" w:cs="Courier New"/>
                <w:sz w:val="16"/>
                <w:szCs w:val="16"/>
                <w:lang w:eastAsia="zh-CN"/>
              </w:rPr>
              <w:t xml:space="preserve"> (S)</w:t>
            </w:r>
            <w:r w:rsidR="00506EFE">
              <w:rPr>
                <w:rFonts w:ascii="Palatino Linotype" w:eastAsia="Times New Roman" w:hAnsi="Palatino Linotype" w:cs="Courier New"/>
                <w:sz w:val="16"/>
                <w:szCs w:val="16"/>
                <w:lang w:eastAsia="zh-CN"/>
              </w:rPr>
              <w:t>-</w:t>
            </w:r>
            <w:proofErr w:type="spellStart"/>
            <w:r w:rsidRPr="00D30F65">
              <w:rPr>
                <w:rFonts w:ascii="Palatino Linotype" w:eastAsia="Times New Roman" w:hAnsi="Palatino Linotype" w:cs="Courier New"/>
                <w:sz w:val="16"/>
                <w:szCs w:val="16"/>
                <w:lang w:eastAsia="zh-CN"/>
              </w:rPr>
              <w:t>lactic_acid_ex</w:t>
            </w:r>
            <w:proofErr w:type="spellEnd"/>
            <w:r w:rsidRPr="00D30F65">
              <w:rPr>
                <w:rFonts w:ascii="Palatino Linotype" w:eastAsia="Times New Roman" w:hAnsi="Palatino Linotype" w:cs="Courier New"/>
                <w:sz w:val="16"/>
                <w:szCs w:val="16"/>
                <w:lang w:eastAsia="zh-CN"/>
              </w:rPr>
              <w:t xml:space="preserve"> + 2.0 </w:t>
            </w:r>
            <w:proofErr w:type="spellStart"/>
            <w:r w:rsidRPr="00D30F65">
              <w:rPr>
                <w:rFonts w:ascii="Palatino Linotype" w:eastAsia="Times New Roman" w:hAnsi="Palatino Linotype" w:cs="Courier New"/>
                <w:sz w:val="16"/>
                <w:szCs w:val="16"/>
                <w:lang w:eastAsia="zh-CN"/>
              </w:rPr>
              <w:t>H</w:t>
            </w:r>
            <w:r w:rsidRPr="006A4AE3">
              <w:rPr>
                <w:rFonts w:ascii="Palatino Linotype" w:eastAsia="Times New Roman" w:hAnsi="Palatino Linotype" w:cs="Courier New"/>
                <w:sz w:val="16"/>
                <w:szCs w:val="16"/>
                <w:vertAlign w:val="superscript"/>
                <w:lang w:eastAsia="zh-CN"/>
              </w:rPr>
              <w:t>+</w:t>
            </w:r>
            <w:r w:rsidRPr="00D30F65">
              <w:rPr>
                <w:rFonts w:ascii="Palatino Linotype" w:eastAsia="Times New Roman" w:hAnsi="Palatino Linotype" w:cs="Courier New"/>
                <w:sz w:val="16"/>
                <w:szCs w:val="16"/>
                <w:lang w:eastAsia="zh-CN"/>
              </w:rPr>
              <w:t>_ex</w:t>
            </w:r>
            <w:proofErr w:type="spellEnd"/>
            <w:r w:rsidRPr="00D30F65">
              <w:rPr>
                <w:rFonts w:ascii="Palatino Linotype" w:eastAsia="Times New Roman" w:hAnsi="Palatino Linotype" w:cs="Courier New"/>
                <w:sz w:val="16"/>
                <w:szCs w:val="16"/>
                <w:lang w:eastAsia="zh-CN"/>
              </w:rPr>
              <w:t xml:space="preserve"> + 2.0 Psi</w:t>
            </w:r>
          </w:p>
        </w:tc>
        <w:tc>
          <w:tcPr>
            <w:tcW w:w="1260" w:type="dxa"/>
            <w:tcPrChange w:id="89" w:author="Yanfei Zhang" w:date="2022-04-04T20:15:00Z">
              <w:tcPr>
                <w:tcW w:w="1260" w:type="dxa"/>
              </w:tcPr>
            </w:tcPrChange>
          </w:tcPr>
          <w:p w14:paraId="35CE1A99" w14:textId="47EFC9BF" w:rsidR="00D30F65" w:rsidRPr="00072E4E" w:rsidRDefault="00D30F65" w:rsidP="006A4AE3">
            <w:pPr>
              <w:spacing w:line="240" w:lineRule="auto"/>
              <w:rPr>
                <w:rFonts w:ascii="Palatino Linotype" w:eastAsia="Palatino Linotype" w:hAnsi="Palatino Linotype" w:cs="Palatino Linotype"/>
                <w:sz w:val="16"/>
                <w:szCs w:val="16"/>
              </w:rPr>
            </w:pPr>
            <w:r w:rsidRPr="00072E4E">
              <w:rPr>
                <w:rFonts w:ascii="Palatino Linotype" w:eastAsia="Palatino Linotype" w:hAnsi="Palatino Linotype" w:cs="Palatino Linotype"/>
                <w:sz w:val="16"/>
                <w:szCs w:val="16"/>
              </w:rPr>
              <w:t>Adding of Psi</w:t>
            </w:r>
            <w:ins w:id="90" w:author="Microsoft account" w:date="2022-03-09T09:27:00Z">
              <w:del w:id="91" w:author="Yanfei Zhang" w:date="2022-03-28T17:18:00Z">
                <w:r w:rsidR="009327C8" w:rsidDel="006A4AE3">
                  <w:rPr>
                    <w:rFonts w:ascii="Palatino Linotype" w:eastAsia="Palatino Linotype" w:hAnsi="Palatino Linotype" w:cs="Palatino Linotype"/>
                    <w:sz w:val="16"/>
                    <w:szCs w:val="16"/>
                  </w:rPr>
                  <w:delText>;</w:delText>
                </w:r>
              </w:del>
              <w:r w:rsidR="009327C8">
                <w:rPr>
                  <w:rFonts w:ascii="Palatino Linotype" w:eastAsia="Palatino Linotype" w:hAnsi="Palatino Linotype" w:cs="Palatino Linotype"/>
                  <w:sz w:val="16"/>
                  <w:szCs w:val="16"/>
                </w:rPr>
                <w:t xml:space="preserve"> </w:t>
              </w:r>
              <w:del w:id="92" w:author="Yanfei Zhang" w:date="2022-03-28T17:18:00Z">
                <w:r w:rsidR="009327C8" w:rsidRPr="00D65649" w:rsidDel="006A4AE3">
                  <w:rPr>
                    <w:rFonts w:ascii="Palatino Linotype" w:eastAsia="Palatino Linotype" w:hAnsi="Palatino Linotype" w:cs="Palatino Linotype"/>
                    <w:sz w:val="16"/>
                    <w:szCs w:val="16"/>
                    <w:highlight w:val="yellow"/>
                    <w:rPrChange w:id="93" w:author="Microsoft account" w:date="2022-03-09T11:36:00Z">
                      <w:rPr>
                        <w:rFonts w:ascii="Palatino Linotype" w:eastAsia="Palatino Linotype" w:hAnsi="Palatino Linotype" w:cs="Palatino Linotype"/>
                        <w:sz w:val="16"/>
                        <w:szCs w:val="16"/>
                      </w:rPr>
                    </w:rPrChange>
                  </w:rPr>
                  <w:delText>the proton stoichiometry of 2 was already in the metabolic map</w:delText>
                </w:r>
              </w:del>
            </w:ins>
            <w:ins w:id="94" w:author="Microsoft account" w:date="2022-03-09T10:46:00Z">
              <w:del w:id="95" w:author="Yanfei Zhang" w:date="2022-03-28T17:18:00Z">
                <w:r w:rsidR="00714298" w:rsidRPr="00D65649" w:rsidDel="006A4AE3">
                  <w:rPr>
                    <w:rFonts w:ascii="Palatino Linotype" w:eastAsia="Palatino Linotype" w:hAnsi="Palatino Linotype" w:cs="Palatino Linotype"/>
                    <w:sz w:val="16"/>
                    <w:szCs w:val="16"/>
                    <w:highlight w:val="yellow"/>
                    <w:rPrChange w:id="96" w:author="Microsoft account" w:date="2022-03-09T11:36:00Z">
                      <w:rPr>
                        <w:rFonts w:ascii="Palatino Linotype" w:eastAsia="Palatino Linotype" w:hAnsi="Palatino Linotype" w:cs="Palatino Linotype"/>
                        <w:sz w:val="16"/>
                        <w:szCs w:val="16"/>
                      </w:rPr>
                    </w:rPrChange>
                  </w:rPr>
                  <w:delText xml:space="preserve">  PLEASE CHECK IF THIS</w:delText>
                </w:r>
              </w:del>
            </w:ins>
            <w:ins w:id="97" w:author="Microsoft account" w:date="2022-03-09T11:36:00Z">
              <w:del w:id="98" w:author="Yanfei Zhang" w:date="2022-03-28T17:18:00Z">
                <w:r w:rsidR="00D65649" w:rsidDel="006A4AE3">
                  <w:rPr>
                    <w:rFonts w:ascii="Palatino Linotype" w:eastAsia="Palatino Linotype" w:hAnsi="Palatino Linotype" w:cs="Palatino Linotype"/>
                    <w:sz w:val="16"/>
                    <w:szCs w:val="16"/>
                    <w:highlight w:val="yellow"/>
                  </w:rPr>
                  <w:delText xml:space="preserve"> STATEMENT</w:delText>
                </w:r>
              </w:del>
            </w:ins>
            <w:ins w:id="99" w:author="Microsoft account" w:date="2022-03-09T10:46:00Z">
              <w:del w:id="100" w:author="Yanfei Zhang" w:date="2022-03-28T17:18:00Z">
                <w:r w:rsidR="00714298" w:rsidRPr="00D65649" w:rsidDel="006A4AE3">
                  <w:rPr>
                    <w:rFonts w:ascii="Palatino Linotype" w:eastAsia="Palatino Linotype" w:hAnsi="Palatino Linotype" w:cs="Palatino Linotype"/>
                    <w:sz w:val="16"/>
                    <w:szCs w:val="16"/>
                    <w:highlight w:val="yellow"/>
                    <w:rPrChange w:id="101" w:author="Microsoft account" w:date="2022-03-09T11:36:00Z">
                      <w:rPr>
                        <w:rFonts w:ascii="Palatino Linotype" w:eastAsia="Palatino Linotype" w:hAnsi="Palatino Linotype" w:cs="Palatino Linotype"/>
                        <w:sz w:val="16"/>
                        <w:szCs w:val="16"/>
                      </w:rPr>
                    </w:rPrChange>
                  </w:rPr>
                  <w:delText xml:space="preserve"> IS CORRECT</w:delText>
                </w:r>
              </w:del>
            </w:ins>
          </w:p>
        </w:tc>
      </w:tr>
      <w:tr w:rsidR="00D03269" w:rsidRPr="00072E4E" w14:paraId="1618BA24" w14:textId="77777777" w:rsidTr="00A45EF6">
        <w:tc>
          <w:tcPr>
            <w:tcW w:w="2250" w:type="dxa"/>
            <w:tcBorders>
              <w:bottom w:val="nil"/>
            </w:tcBorders>
            <w:tcPrChange w:id="102" w:author="Yanfei Zhang" w:date="2022-04-04T20:16:00Z">
              <w:tcPr>
                <w:tcW w:w="2250" w:type="dxa"/>
              </w:tcPr>
            </w:tcPrChange>
          </w:tcPr>
          <w:p w14:paraId="127D0F00" w14:textId="77777777" w:rsidR="00D03269" w:rsidRPr="00D30F65" w:rsidRDefault="00D03269" w:rsidP="00D03269">
            <w:pPr>
              <w:spacing w:line="240" w:lineRule="auto"/>
              <w:rPr>
                <w:rFonts w:ascii="Palatino Linotype" w:eastAsia="Palatino Linotype" w:hAnsi="Palatino Linotype" w:cs="Palatino Linotype"/>
                <w:sz w:val="16"/>
                <w:szCs w:val="16"/>
              </w:rPr>
            </w:pPr>
            <w:r w:rsidRPr="00D03269">
              <w:rPr>
                <w:rFonts w:ascii="Palatino Linotype" w:eastAsia="Palatino Linotype" w:hAnsi="Palatino Linotype" w:cs="Palatino Linotype"/>
                <w:sz w:val="16"/>
                <w:szCs w:val="16"/>
              </w:rPr>
              <w:t>carb_glucn</w:t>
            </w:r>
            <w:r>
              <w:rPr>
                <w:rFonts w:ascii="Palatino Linotype" w:eastAsia="Palatino Linotype" w:hAnsi="Palatino Linotype" w:cs="Palatino Linotype"/>
                <w:sz w:val="16"/>
                <w:szCs w:val="16"/>
              </w:rPr>
              <w:t>eo_1.2.1.13_GAPDHSYNEC__RXN_NAD</w:t>
            </w:r>
          </w:p>
        </w:tc>
        <w:tc>
          <w:tcPr>
            <w:tcW w:w="2430" w:type="dxa"/>
            <w:tcBorders>
              <w:bottom w:val="nil"/>
            </w:tcBorders>
            <w:tcPrChange w:id="103" w:author="Yanfei Zhang" w:date="2022-04-04T20:16:00Z">
              <w:tcPr>
                <w:tcW w:w="2430" w:type="dxa"/>
              </w:tcPr>
            </w:tcPrChange>
          </w:tcPr>
          <w:p w14:paraId="62B51FE1" w14:textId="0720A888" w:rsidR="00D03269" w:rsidRPr="00D30F65" w:rsidRDefault="00D03269" w:rsidP="00794F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textAlignment w:val="baseline"/>
              <w:rPr>
                <w:rFonts w:ascii="Palatino Linotype" w:eastAsia="Times New Roman" w:hAnsi="Palatino Linotype" w:cs="Courier New"/>
                <w:sz w:val="16"/>
                <w:szCs w:val="16"/>
                <w:lang w:eastAsia="zh-CN"/>
              </w:rPr>
            </w:pPr>
            <w:r w:rsidRPr="00D03269">
              <w:rPr>
                <w:rFonts w:ascii="Palatino Linotype" w:eastAsia="Times New Roman" w:hAnsi="Palatino Linotype" w:cs="Courier New"/>
                <w:sz w:val="16"/>
                <w:szCs w:val="16"/>
                <w:lang w:eastAsia="zh-CN"/>
              </w:rPr>
              <w:t>1,3__bisphospho__D__glycerate + H</w:t>
            </w:r>
            <w:r w:rsidRPr="006A4AE3">
              <w:rPr>
                <w:rFonts w:ascii="Palatino Linotype" w:eastAsia="Times New Roman" w:hAnsi="Palatino Linotype" w:cs="Courier New"/>
                <w:sz w:val="16"/>
                <w:szCs w:val="16"/>
                <w:vertAlign w:val="superscript"/>
                <w:lang w:eastAsia="zh-CN"/>
              </w:rPr>
              <w:t>+</w:t>
            </w:r>
            <w:r w:rsidRPr="00D03269">
              <w:rPr>
                <w:rFonts w:ascii="Palatino Linotype" w:eastAsia="Times New Roman" w:hAnsi="Palatino Linotype" w:cs="Courier New"/>
                <w:sz w:val="16"/>
                <w:szCs w:val="16"/>
                <w:lang w:eastAsia="zh-CN"/>
              </w:rPr>
              <w:t xml:space="preserve"> + NADH </w:t>
            </w:r>
            <w:r w:rsidR="00794FDD" w:rsidRPr="00794FDD">
              <w:rPr>
                <w:rFonts w:ascii="Palatino Linotype" w:eastAsia="Times New Roman" w:hAnsi="Palatino Linotype" w:cs="Courier New"/>
                <w:sz w:val="16"/>
                <w:szCs w:val="16"/>
                <w:lang w:eastAsia="zh-CN"/>
              </w:rPr>
              <w:sym w:font="Wingdings" w:char="F0E0"/>
            </w:r>
            <w:r w:rsidR="00794FDD" w:rsidRPr="00D03269">
              <w:rPr>
                <w:rFonts w:ascii="Palatino Linotype" w:eastAsia="Times New Roman" w:hAnsi="Palatino Linotype" w:cs="Courier New"/>
                <w:sz w:val="16"/>
                <w:szCs w:val="16"/>
                <w:lang w:eastAsia="zh-CN"/>
              </w:rPr>
              <w:t xml:space="preserve"> </w:t>
            </w:r>
            <w:r w:rsidRPr="00D03269">
              <w:rPr>
                <w:rFonts w:ascii="Palatino Linotype" w:eastAsia="Times New Roman" w:hAnsi="Palatino Linotype" w:cs="Courier New"/>
                <w:sz w:val="16"/>
                <w:szCs w:val="16"/>
                <w:lang w:eastAsia="zh-CN"/>
              </w:rPr>
              <w:t>D__glyceraldehyde</w:t>
            </w:r>
            <w:r w:rsidR="00506EFE">
              <w:rPr>
                <w:rFonts w:ascii="Palatino Linotype" w:eastAsia="Times New Roman" w:hAnsi="Palatino Linotype" w:cs="Courier New"/>
                <w:sz w:val="16"/>
                <w:szCs w:val="16"/>
                <w:lang w:eastAsia="zh-CN"/>
              </w:rPr>
              <w:t>-</w:t>
            </w:r>
            <w:r w:rsidRPr="00D03269">
              <w:rPr>
                <w:rFonts w:ascii="Palatino Linotype" w:eastAsia="Times New Roman" w:hAnsi="Palatino Linotype" w:cs="Courier New"/>
                <w:sz w:val="16"/>
                <w:szCs w:val="16"/>
                <w:lang w:eastAsia="zh-CN"/>
              </w:rPr>
              <w:t>3</w:t>
            </w:r>
            <w:r w:rsidR="00506EFE">
              <w:rPr>
                <w:rFonts w:ascii="Palatino Linotype" w:eastAsia="Times New Roman" w:hAnsi="Palatino Linotype" w:cs="Courier New"/>
                <w:sz w:val="16"/>
                <w:szCs w:val="16"/>
                <w:lang w:eastAsia="zh-CN"/>
              </w:rPr>
              <w:t>-</w:t>
            </w:r>
            <w:r w:rsidRPr="00D03269">
              <w:rPr>
                <w:rFonts w:ascii="Palatino Linotype" w:eastAsia="Times New Roman" w:hAnsi="Palatino Linotype" w:cs="Courier New"/>
                <w:sz w:val="16"/>
                <w:szCs w:val="16"/>
                <w:lang w:eastAsia="zh-CN"/>
              </w:rPr>
              <w:t>phosphate + NAD</w:t>
            </w:r>
            <w:r w:rsidRPr="006A4AE3">
              <w:rPr>
                <w:rFonts w:ascii="Palatino Linotype" w:eastAsia="Times New Roman" w:hAnsi="Palatino Linotype" w:cs="Courier New"/>
                <w:sz w:val="16"/>
                <w:szCs w:val="16"/>
                <w:vertAlign w:val="superscript"/>
                <w:lang w:eastAsia="zh-CN"/>
              </w:rPr>
              <w:t>+</w:t>
            </w:r>
            <w:r w:rsidRPr="00D03269">
              <w:rPr>
                <w:rFonts w:ascii="Palatino Linotype" w:eastAsia="Times New Roman" w:hAnsi="Palatino Linotype" w:cs="Courier New"/>
                <w:sz w:val="16"/>
                <w:szCs w:val="16"/>
                <w:lang w:eastAsia="zh-CN"/>
              </w:rPr>
              <w:t xml:space="preserve"> + phosphate</w:t>
            </w:r>
          </w:p>
        </w:tc>
        <w:tc>
          <w:tcPr>
            <w:tcW w:w="2790" w:type="dxa"/>
            <w:tcBorders>
              <w:bottom w:val="nil"/>
            </w:tcBorders>
            <w:tcPrChange w:id="104" w:author="Yanfei Zhang" w:date="2022-04-04T20:16:00Z">
              <w:tcPr>
                <w:tcW w:w="2790" w:type="dxa"/>
              </w:tcPr>
            </w:tcPrChange>
          </w:tcPr>
          <w:p w14:paraId="5994F35F" w14:textId="2EC3C74E" w:rsidR="00D03269" w:rsidRPr="00D30F65" w:rsidRDefault="00D03269" w:rsidP="005A51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textAlignment w:val="baseline"/>
              <w:rPr>
                <w:rFonts w:ascii="Palatino Linotype" w:eastAsia="Times New Roman" w:hAnsi="Palatino Linotype" w:cs="Courier New"/>
                <w:sz w:val="16"/>
                <w:szCs w:val="16"/>
                <w:lang w:eastAsia="zh-CN"/>
              </w:rPr>
            </w:pPr>
            <w:r w:rsidRPr="00D03269">
              <w:rPr>
                <w:rFonts w:ascii="Palatino Linotype" w:eastAsia="Times New Roman" w:hAnsi="Palatino Linotype" w:cs="Courier New"/>
                <w:sz w:val="16"/>
                <w:szCs w:val="16"/>
                <w:lang w:eastAsia="zh-CN"/>
              </w:rPr>
              <w:t>1,3</w:t>
            </w:r>
            <w:r w:rsidR="00794FDD">
              <w:rPr>
                <w:rFonts w:ascii="Palatino Linotype" w:eastAsia="Times New Roman" w:hAnsi="Palatino Linotype" w:cs="Courier New"/>
                <w:sz w:val="16"/>
                <w:szCs w:val="16"/>
                <w:lang w:eastAsia="zh-CN"/>
              </w:rPr>
              <w:t>-</w:t>
            </w:r>
            <w:r w:rsidRPr="00D03269">
              <w:rPr>
                <w:rFonts w:ascii="Palatino Linotype" w:eastAsia="Times New Roman" w:hAnsi="Palatino Linotype" w:cs="Courier New"/>
                <w:sz w:val="16"/>
                <w:szCs w:val="16"/>
                <w:lang w:eastAsia="zh-CN"/>
              </w:rPr>
              <w:t>bispho</w:t>
            </w:r>
            <w:r w:rsidR="005A51F9">
              <w:rPr>
                <w:rFonts w:ascii="Palatino Linotype" w:eastAsia="Times New Roman" w:hAnsi="Palatino Linotype" w:cs="Courier New"/>
                <w:sz w:val="16"/>
                <w:szCs w:val="16"/>
                <w:lang w:eastAsia="zh-CN"/>
              </w:rPr>
              <w:t>spho</w:t>
            </w:r>
            <w:r w:rsidR="00794FDD">
              <w:rPr>
                <w:rFonts w:ascii="Palatino Linotype" w:eastAsia="Times New Roman" w:hAnsi="Palatino Linotype" w:cs="Courier New"/>
                <w:sz w:val="16"/>
                <w:szCs w:val="16"/>
                <w:lang w:eastAsia="zh-CN"/>
              </w:rPr>
              <w:t>-</w:t>
            </w:r>
            <w:r w:rsidR="005A51F9">
              <w:rPr>
                <w:rFonts w:ascii="Palatino Linotype" w:eastAsia="Times New Roman" w:hAnsi="Palatino Linotype" w:cs="Courier New"/>
                <w:sz w:val="16"/>
                <w:szCs w:val="16"/>
                <w:lang w:eastAsia="zh-CN"/>
              </w:rPr>
              <w:t>D</w:t>
            </w:r>
            <w:r w:rsidR="00794FDD">
              <w:rPr>
                <w:rFonts w:ascii="Palatino Linotype" w:eastAsia="Times New Roman" w:hAnsi="Palatino Linotype" w:cs="Courier New"/>
                <w:sz w:val="16"/>
                <w:szCs w:val="16"/>
                <w:lang w:eastAsia="zh-CN"/>
              </w:rPr>
              <w:t>-</w:t>
            </w:r>
            <w:r w:rsidR="005A51F9">
              <w:rPr>
                <w:rFonts w:ascii="Palatino Linotype" w:eastAsia="Times New Roman" w:hAnsi="Palatino Linotype" w:cs="Courier New"/>
                <w:sz w:val="16"/>
                <w:szCs w:val="16"/>
                <w:lang w:eastAsia="zh-CN"/>
              </w:rPr>
              <w:t>glycerate</w:t>
            </w:r>
            <w:ins w:id="105" w:author="Microsoft account" w:date="2022-03-09T11:44:00Z">
              <w:r w:rsidR="00250C47">
                <w:rPr>
                  <w:rFonts w:ascii="Palatino Linotype" w:eastAsia="Times New Roman" w:hAnsi="Palatino Linotype" w:cs="Courier New"/>
                  <w:sz w:val="16"/>
                  <w:szCs w:val="16"/>
                  <w:vertAlign w:val="superscript"/>
                  <w:lang w:eastAsia="zh-CN"/>
                </w:rPr>
                <w:t>2</w:t>
              </w:r>
            </w:ins>
            <w:ins w:id="106" w:author="Microsoft account" w:date="2022-03-09T11:43:00Z">
              <w:r w:rsidR="00250C47" w:rsidRPr="00250C47">
                <w:rPr>
                  <w:rFonts w:ascii="Palatino Linotype" w:eastAsia="Times New Roman" w:hAnsi="Palatino Linotype" w:cs="Courier New"/>
                  <w:sz w:val="16"/>
                  <w:szCs w:val="16"/>
                  <w:vertAlign w:val="superscript"/>
                  <w:lang w:eastAsia="zh-CN"/>
                  <w:rPrChange w:id="107" w:author="Microsoft account" w:date="2022-03-09T11:43:00Z">
                    <w:rPr>
                      <w:rFonts w:ascii="Palatino Linotype" w:eastAsia="Times New Roman" w:hAnsi="Palatino Linotype" w:cs="Courier New"/>
                      <w:sz w:val="16"/>
                      <w:szCs w:val="16"/>
                      <w:lang w:eastAsia="zh-CN"/>
                    </w:rPr>
                  </w:rPrChange>
                </w:rPr>
                <w:t>-</w:t>
              </w:r>
            </w:ins>
            <w:r w:rsidR="005A51F9">
              <w:rPr>
                <w:rFonts w:ascii="Palatino Linotype" w:eastAsia="Times New Roman" w:hAnsi="Palatino Linotype" w:cs="Courier New"/>
                <w:sz w:val="16"/>
                <w:szCs w:val="16"/>
                <w:lang w:eastAsia="zh-CN"/>
              </w:rPr>
              <w:t xml:space="preserve"> + H</w:t>
            </w:r>
            <w:r w:rsidR="005A51F9" w:rsidRPr="00794FDD">
              <w:rPr>
                <w:rFonts w:ascii="Palatino Linotype" w:eastAsia="Times New Roman" w:hAnsi="Palatino Linotype" w:cs="Courier New"/>
                <w:sz w:val="16"/>
                <w:szCs w:val="16"/>
                <w:vertAlign w:val="superscript"/>
                <w:lang w:eastAsia="zh-CN"/>
                <w:rPrChange w:id="108" w:author="Microsoft account" w:date="2022-03-09T11:18:00Z">
                  <w:rPr>
                    <w:rFonts w:ascii="Palatino Linotype" w:eastAsia="Times New Roman" w:hAnsi="Palatino Linotype" w:cs="Courier New"/>
                    <w:sz w:val="16"/>
                    <w:szCs w:val="16"/>
                    <w:lang w:eastAsia="zh-CN"/>
                  </w:rPr>
                </w:rPrChange>
              </w:rPr>
              <w:t>+</w:t>
            </w:r>
            <w:r w:rsidR="005A51F9">
              <w:rPr>
                <w:rFonts w:ascii="Palatino Linotype" w:eastAsia="Times New Roman" w:hAnsi="Palatino Linotype" w:cs="Courier New"/>
                <w:sz w:val="16"/>
                <w:szCs w:val="16"/>
                <w:lang w:eastAsia="zh-CN"/>
              </w:rPr>
              <w:t xml:space="preserve"> + NADH &lt;--&gt;</w:t>
            </w:r>
            <w:r w:rsidRPr="00D03269">
              <w:rPr>
                <w:rFonts w:ascii="Palatino Linotype" w:eastAsia="Times New Roman" w:hAnsi="Palatino Linotype" w:cs="Courier New"/>
                <w:sz w:val="16"/>
                <w:szCs w:val="16"/>
                <w:lang w:eastAsia="zh-CN"/>
              </w:rPr>
              <w:t xml:space="preserve"> D</w:t>
            </w:r>
            <w:r w:rsidR="00794FDD">
              <w:rPr>
                <w:rFonts w:ascii="Palatino Linotype" w:eastAsia="Times New Roman" w:hAnsi="Palatino Linotype" w:cs="Courier New"/>
                <w:sz w:val="16"/>
                <w:szCs w:val="16"/>
                <w:lang w:eastAsia="zh-CN"/>
              </w:rPr>
              <w:t>-</w:t>
            </w:r>
            <w:r w:rsidRPr="00D03269">
              <w:rPr>
                <w:rFonts w:ascii="Palatino Linotype" w:eastAsia="Times New Roman" w:hAnsi="Palatino Linotype" w:cs="Courier New"/>
                <w:sz w:val="16"/>
                <w:szCs w:val="16"/>
                <w:lang w:eastAsia="zh-CN"/>
              </w:rPr>
              <w:t>glyceraldehyde</w:t>
            </w:r>
            <w:r w:rsidR="00794FDD">
              <w:rPr>
                <w:rFonts w:ascii="Palatino Linotype" w:eastAsia="Times New Roman" w:hAnsi="Palatino Linotype" w:cs="Courier New"/>
                <w:sz w:val="16"/>
                <w:szCs w:val="16"/>
                <w:lang w:eastAsia="zh-CN"/>
              </w:rPr>
              <w:t>-</w:t>
            </w:r>
            <w:r w:rsidRPr="00D03269">
              <w:rPr>
                <w:rFonts w:ascii="Palatino Linotype" w:eastAsia="Times New Roman" w:hAnsi="Palatino Linotype" w:cs="Courier New"/>
                <w:sz w:val="16"/>
                <w:szCs w:val="16"/>
                <w:lang w:eastAsia="zh-CN"/>
              </w:rPr>
              <w:t>3</w:t>
            </w:r>
            <w:r w:rsidR="00794FDD">
              <w:rPr>
                <w:rFonts w:ascii="Palatino Linotype" w:eastAsia="Times New Roman" w:hAnsi="Palatino Linotype" w:cs="Courier New"/>
                <w:sz w:val="16"/>
                <w:szCs w:val="16"/>
                <w:lang w:eastAsia="zh-CN"/>
              </w:rPr>
              <w:t>-</w:t>
            </w:r>
            <w:r w:rsidRPr="00D03269">
              <w:rPr>
                <w:rFonts w:ascii="Palatino Linotype" w:eastAsia="Times New Roman" w:hAnsi="Palatino Linotype" w:cs="Courier New"/>
                <w:sz w:val="16"/>
                <w:szCs w:val="16"/>
                <w:lang w:eastAsia="zh-CN"/>
              </w:rPr>
              <w:t>phosphate</w:t>
            </w:r>
            <w:ins w:id="109" w:author="Microsoft account" w:date="2022-03-09T11:42:00Z">
              <w:r w:rsidR="00250C47" w:rsidRPr="00250C47">
                <w:rPr>
                  <w:rFonts w:ascii="Palatino Linotype" w:eastAsia="Times New Roman" w:hAnsi="Palatino Linotype" w:cs="Courier New"/>
                  <w:sz w:val="16"/>
                  <w:szCs w:val="16"/>
                  <w:vertAlign w:val="superscript"/>
                  <w:lang w:eastAsia="zh-CN"/>
                  <w:rPrChange w:id="110" w:author="Microsoft account" w:date="2022-03-09T11:43:00Z">
                    <w:rPr>
                      <w:rFonts w:ascii="Palatino Linotype" w:eastAsia="Times New Roman" w:hAnsi="Palatino Linotype" w:cs="Courier New"/>
                      <w:sz w:val="16"/>
                      <w:szCs w:val="16"/>
                      <w:lang w:eastAsia="zh-CN"/>
                    </w:rPr>
                  </w:rPrChange>
                </w:rPr>
                <w:t>-</w:t>
              </w:r>
            </w:ins>
            <w:r w:rsidRPr="00D03269">
              <w:rPr>
                <w:rFonts w:ascii="Palatino Linotype" w:eastAsia="Times New Roman" w:hAnsi="Palatino Linotype" w:cs="Courier New"/>
                <w:sz w:val="16"/>
                <w:szCs w:val="16"/>
                <w:lang w:eastAsia="zh-CN"/>
              </w:rPr>
              <w:t xml:space="preserve"> + NAD</w:t>
            </w:r>
            <w:r w:rsidRPr="00794FDD">
              <w:rPr>
                <w:rFonts w:ascii="Palatino Linotype" w:eastAsia="Times New Roman" w:hAnsi="Palatino Linotype" w:cs="Courier New"/>
                <w:sz w:val="16"/>
                <w:szCs w:val="16"/>
                <w:vertAlign w:val="superscript"/>
                <w:lang w:eastAsia="zh-CN"/>
                <w:rPrChange w:id="111" w:author="Microsoft account" w:date="2022-03-09T11:18:00Z">
                  <w:rPr>
                    <w:rFonts w:ascii="Palatino Linotype" w:eastAsia="Times New Roman" w:hAnsi="Palatino Linotype" w:cs="Courier New"/>
                    <w:sz w:val="16"/>
                    <w:szCs w:val="16"/>
                    <w:lang w:eastAsia="zh-CN"/>
                  </w:rPr>
                </w:rPrChange>
              </w:rPr>
              <w:t>+</w:t>
            </w:r>
            <w:r w:rsidRPr="00D03269">
              <w:rPr>
                <w:rFonts w:ascii="Palatino Linotype" w:eastAsia="Times New Roman" w:hAnsi="Palatino Linotype" w:cs="Courier New"/>
                <w:sz w:val="16"/>
                <w:szCs w:val="16"/>
                <w:lang w:eastAsia="zh-CN"/>
              </w:rPr>
              <w:t xml:space="preserve"> + phosphate</w:t>
            </w:r>
            <w:ins w:id="112" w:author="Microsoft account" w:date="2022-03-09T11:42:00Z">
              <w:r w:rsidR="00E145EA" w:rsidRPr="00E145EA">
                <w:rPr>
                  <w:rFonts w:ascii="Palatino Linotype" w:eastAsia="Times New Roman" w:hAnsi="Palatino Linotype" w:cs="Courier New"/>
                  <w:sz w:val="16"/>
                  <w:szCs w:val="16"/>
                  <w:vertAlign w:val="superscript"/>
                  <w:lang w:eastAsia="zh-CN"/>
                  <w:rPrChange w:id="113" w:author="Microsoft account" w:date="2022-03-09T11:42:00Z">
                    <w:rPr>
                      <w:rFonts w:ascii="Palatino Linotype" w:eastAsia="Times New Roman" w:hAnsi="Palatino Linotype" w:cs="Courier New"/>
                      <w:sz w:val="16"/>
                      <w:szCs w:val="16"/>
                      <w:lang w:eastAsia="zh-CN"/>
                    </w:rPr>
                  </w:rPrChange>
                </w:rPr>
                <w:t>-</w:t>
              </w:r>
            </w:ins>
          </w:p>
        </w:tc>
        <w:tc>
          <w:tcPr>
            <w:tcW w:w="1260" w:type="dxa"/>
            <w:tcBorders>
              <w:bottom w:val="nil"/>
            </w:tcBorders>
            <w:tcPrChange w:id="114" w:author="Yanfei Zhang" w:date="2022-04-04T20:16:00Z">
              <w:tcPr>
                <w:tcW w:w="1260" w:type="dxa"/>
              </w:tcPr>
            </w:tcPrChange>
          </w:tcPr>
          <w:p w14:paraId="42496E49" w14:textId="77777777" w:rsidR="00D03269" w:rsidRPr="00072E4E" w:rsidRDefault="005A51F9" w:rsidP="00D03269">
            <w:pPr>
              <w:spacing w:line="240" w:lineRule="auto"/>
              <w:rPr>
                <w:rFonts w:ascii="Palatino Linotype" w:eastAsia="Palatino Linotype" w:hAnsi="Palatino Linotype" w:cs="Palatino Linotype"/>
                <w:sz w:val="16"/>
                <w:szCs w:val="16"/>
              </w:rPr>
            </w:pPr>
            <w:r>
              <w:rPr>
                <w:rFonts w:ascii="Palatino Linotype" w:eastAsia="Palatino Linotype" w:hAnsi="Palatino Linotype" w:cs="Palatino Linotype"/>
                <w:sz w:val="16"/>
                <w:szCs w:val="16"/>
              </w:rPr>
              <w:t xml:space="preserve"> Changed to reversible</w:t>
            </w:r>
          </w:p>
        </w:tc>
      </w:tr>
      <w:tr w:rsidR="005A51F9" w:rsidRPr="00072E4E" w14:paraId="20E9E8F2" w14:textId="77777777" w:rsidTr="00A45EF6">
        <w:tc>
          <w:tcPr>
            <w:tcW w:w="2250" w:type="dxa"/>
            <w:tcBorders>
              <w:top w:val="nil"/>
              <w:bottom w:val="single" w:sz="4" w:space="0" w:color="auto"/>
            </w:tcBorders>
            <w:tcPrChange w:id="115" w:author="Yanfei Zhang" w:date="2022-04-04T20:16:00Z">
              <w:tcPr>
                <w:tcW w:w="2250" w:type="dxa"/>
              </w:tcPr>
            </w:tcPrChange>
          </w:tcPr>
          <w:p w14:paraId="4DA9C5D4" w14:textId="77777777" w:rsidR="005A51F9" w:rsidRPr="00D30F65" w:rsidRDefault="005A51F9" w:rsidP="005A51F9">
            <w:pPr>
              <w:spacing w:line="240" w:lineRule="auto"/>
              <w:rPr>
                <w:rFonts w:ascii="Palatino Linotype" w:eastAsia="Palatino Linotype" w:hAnsi="Palatino Linotype" w:cs="Palatino Linotype"/>
                <w:sz w:val="16"/>
                <w:szCs w:val="16"/>
              </w:rPr>
            </w:pPr>
            <w:r w:rsidRPr="00D03269">
              <w:rPr>
                <w:rFonts w:ascii="Palatino Linotype" w:eastAsia="Palatino Linotype" w:hAnsi="Palatino Linotype" w:cs="Palatino Linotype"/>
                <w:sz w:val="16"/>
                <w:szCs w:val="16"/>
              </w:rPr>
              <w:t>carb_glucneo_1.2.1.13_GAPDHSYNEC__RXN_NADP</w:t>
            </w:r>
          </w:p>
        </w:tc>
        <w:tc>
          <w:tcPr>
            <w:tcW w:w="2430" w:type="dxa"/>
            <w:tcBorders>
              <w:top w:val="nil"/>
              <w:bottom w:val="single" w:sz="4" w:space="0" w:color="auto"/>
            </w:tcBorders>
            <w:tcPrChange w:id="116" w:author="Yanfei Zhang" w:date="2022-04-04T20:16:00Z">
              <w:tcPr>
                <w:tcW w:w="2430" w:type="dxa"/>
              </w:tcPr>
            </w:tcPrChange>
          </w:tcPr>
          <w:p w14:paraId="05172C30" w14:textId="61C7DFE0" w:rsidR="005A51F9" w:rsidRPr="00D30F65" w:rsidRDefault="005A51F9" w:rsidP="00794F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textAlignment w:val="baseline"/>
              <w:rPr>
                <w:rFonts w:ascii="Palatino Linotype" w:eastAsia="Times New Roman" w:hAnsi="Palatino Linotype" w:cs="Courier New"/>
                <w:sz w:val="16"/>
                <w:szCs w:val="16"/>
                <w:lang w:eastAsia="zh-CN"/>
              </w:rPr>
            </w:pPr>
            <w:r w:rsidRPr="00D03269">
              <w:rPr>
                <w:rFonts w:ascii="Palatino Linotype" w:eastAsia="Times New Roman" w:hAnsi="Palatino Linotype" w:cs="Courier New"/>
                <w:sz w:val="16"/>
                <w:szCs w:val="16"/>
                <w:lang w:eastAsia="zh-CN"/>
              </w:rPr>
              <w:t>1,3</w:t>
            </w:r>
            <w:r w:rsidR="00794FDD">
              <w:rPr>
                <w:rFonts w:ascii="Palatino Linotype" w:eastAsia="Times New Roman" w:hAnsi="Palatino Linotype" w:cs="Courier New"/>
                <w:sz w:val="16"/>
                <w:szCs w:val="16"/>
                <w:lang w:eastAsia="zh-CN"/>
              </w:rPr>
              <w:t>-</w:t>
            </w:r>
            <w:r w:rsidRPr="00D03269">
              <w:rPr>
                <w:rFonts w:ascii="Palatino Linotype" w:eastAsia="Times New Roman" w:hAnsi="Palatino Linotype" w:cs="Courier New"/>
                <w:sz w:val="16"/>
                <w:szCs w:val="16"/>
                <w:lang w:eastAsia="zh-CN"/>
              </w:rPr>
              <w:t>bisphospho</w:t>
            </w:r>
            <w:r w:rsidR="00794FDD">
              <w:rPr>
                <w:rFonts w:ascii="Palatino Linotype" w:eastAsia="Times New Roman" w:hAnsi="Palatino Linotype" w:cs="Courier New"/>
                <w:sz w:val="16"/>
                <w:szCs w:val="16"/>
                <w:lang w:eastAsia="zh-CN"/>
              </w:rPr>
              <w:t>-</w:t>
            </w:r>
            <w:r w:rsidRPr="00D03269">
              <w:rPr>
                <w:rFonts w:ascii="Palatino Linotype" w:eastAsia="Times New Roman" w:hAnsi="Palatino Linotype" w:cs="Courier New"/>
                <w:sz w:val="16"/>
                <w:szCs w:val="16"/>
                <w:lang w:eastAsia="zh-CN"/>
              </w:rPr>
              <w:t>D</w:t>
            </w:r>
            <w:r w:rsidR="00794FDD">
              <w:rPr>
                <w:rFonts w:ascii="Palatino Linotype" w:eastAsia="Times New Roman" w:hAnsi="Palatino Linotype" w:cs="Courier New"/>
                <w:sz w:val="16"/>
                <w:szCs w:val="16"/>
                <w:lang w:eastAsia="zh-CN"/>
              </w:rPr>
              <w:t>-</w:t>
            </w:r>
            <w:r w:rsidRPr="00D03269">
              <w:rPr>
                <w:rFonts w:ascii="Palatino Linotype" w:eastAsia="Times New Roman" w:hAnsi="Palatino Linotype" w:cs="Courier New"/>
                <w:sz w:val="16"/>
                <w:szCs w:val="16"/>
                <w:lang w:eastAsia="zh-CN"/>
              </w:rPr>
              <w:t>glycerate + H</w:t>
            </w:r>
            <w:r w:rsidRPr="006A4AE3">
              <w:rPr>
                <w:rFonts w:ascii="Palatino Linotype" w:eastAsia="Times New Roman" w:hAnsi="Palatino Linotype" w:cs="Courier New"/>
                <w:sz w:val="16"/>
                <w:szCs w:val="16"/>
                <w:vertAlign w:val="superscript"/>
                <w:lang w:eastAsia="zh-CN"/>
              </w:rPr>
              <w:t>+</w:t>
            </w:r>
            <w:r w:rsidRPr="00D03269">
              <w:rPr>
                <w:rFonts w:ascii="Palatino Linotype" w:eastAsia="Times New Roman" w:hAnsi="Palatino Linotype" w:cs="Courier New"/>
                <w:sz w:val="16"/>
                <w:szCs w:val="16"/>
                <w:lang w:eastAsia="zh-CN"/>
              </w:rPr>
              <w:t xml:space="preserve"> + NADPH </w:t>
            </w:r>
            <w:r w:rsidR="00794FDD" w:rsidRPr="00794FDD">
              <w:rPr>
                <w:rFonts w:ascii="Palatino Linotype" w:eastAsia="Times New Roman" w:hAnsi="Palatino Linotype" w:cs="Courier New"/>
                <w:sz w:val="16"/>
                <w:szCs w:val="16"/>
                <w:lang w:eastAsia="zh-CN"/>
              </w:rPr>
              <w:sym w:font="Wingdings" w:char="F0E0"/>
            </w:r>
            <w:r w:rsidR="00794FDD" w:rsidRPr="00D03269">
              <w:rPr>
                <w:rFonts w:ascii="Palatino Linotype" w:eastAsia="Times New Roman" w:hAnsi="Palatino Linotype" w:cs="Courier New"/>
                <w:sz w:val="16"/>
                <w:szCs w:val="16"/>
                <w:lang w:eastAsia="zh-CN"/>
              </w:rPr>
              <w:t xml:space="preserve"> </w:t>
            </w:r>
            <w:r w:rsidRPr="00D03269">
              <w:rPr>
                <w:rFonts w:ascii="Palatino Linotype" w:eastAsia="Times New Roman" w:hAnsi="Palatino Linotype" w:cs="Courier New"/>
                <w:sz w:val="16"/>
                <w:szCs w:val="16"/>
                <w:lang w:eastAsia="zh-CN"/>
              </w:rPr>
              <w:t>D</w:t>
            </w:r>
            <w:r w:rsidR="00794FDD">
              <w:rPr>
                <w:rFonts w:ascii="Palatino Linotype" w:eastAsia="Times New Roman" w:hAnsi="Palatino Linotype" w:cs="Courier New"/>
                <w:sz w:val="16"/>
                <w:szCs w:val="16"/>
                <w:lang w:eastAsia="zh-CN"/>
              </w:rPr>
              <w:t>-</w:t>
            </w:r>
            <w:r w:rsidRPr="00D03269">
              <w:rPr>
                <w:rFonts w:ascii="Palatino Linotype" w:eastAsia="Times New Roman" w:hAnsi="Palatino Linotype" w:cs="Courier New"/>
                <w:sz w:val="16"/>
                <w:szCs w:val="16"/>
                <w:lang w:eastAsia="zh-CN"/>
              </w:rPr>
              <w:t>glyceraldehyde</w:t>
            </w:r>
            <w:r w:rsidR="00794FDD">
              <w:rPr>
                <w:rFonts w:ascii="Palatino Linotype" w:eastAsia="Times New Roman" w:hAnsi="Palatino Linotype" w:cs="Courier New"/>
                <w:sz w:val="16"/>
                <w:szCs w:val="16"/>
                <w:lang w:eastAsia="zh-CN"/>
              </w:rPr>
              <w:t>-</w:t>
            </w:r>
            <w:r w:rsidRPr="00D03269">
              <w:rPr>
                <w:rFonts w:ascii="Palatino Linotype" w:eastAsia="Times New Roman" w:hAnsi="Palatino Linotype" w:cs="Courier New"/>
                <w:sz w:val="16"/>
                <w:szCs w:val="16"/>
                <w:lang w:eastAsia="zh-CN"/>
              </w:rPr>
              <w:t>3</w:t>
            </w:r>
            <w:r w:rsidR="00794FDD">
              <w:rPr>
                <w:rFonts w:ascii="Palatino Linotype" w:eastAsia="Times New Roman" w:hAnsi="Palatino Linotype" w:cs="Courier New"/>
                <w:sz w:val="16"/>
                <w:szCs w:val="16"/>
                <w:lang w:eastAsia="zh-CN"/>
              </w:rPr>
              <w:t>-</w:t>
            </w:r>
            <w:r w:rsidRPr="00D03269">
              <w:rPr>
                <w:rFonts w:ascii="Palatino Linotype" w:eastAsia="Times New Roman" w:hAnsi="Palatino Linotype" w:cs="Courier New"/>
                <w:sz w:val="16"/>
                <w:szCs w:val="16"/>
                <w:lang w:eastAsia="zh-CN"/>
              </w:rPr>
              <w:t>phosphate + NADP</w:t>
            </w:r>
            <w:r w:rsidRPr="006A4AE3">
              <w:rPr>
                <w:rFonts w:ascii="Palatino Linotype" w:eastAsia="Times New Roman" w:hAnsi="Palatino Linotype" w:cs="Courier New"/>
                <w:sz w:val="16"/>
                <w:szCs w:val="16"/>
                <w:vertAlign w:val="superscript"/>
                <w:lang w:eastAsia="zh-CN"/>
              </w:rPr>
              <w:t>+</w:t>
            </w:r>
            <w:r w:rsidRPr="00D03269">
              <w:rPr>
                <w:rFonts w:ascii="Palatino Linotype" w:eastAsia="Times New Roman" w:hAnsi="Palatino Linotype" w:cs="Courier New"/>
                <w:sz w:val="16"/>
                <w:szCs w:val="16"/>
                <w:lang w:eastAsia="zh-CN"/>
              </w:rPr>
              <w:t xml:space="preserve"> + phosphate</w:t>
            </w:r>
          </w:p>
        </w:tc>
        <w:tc>
          <w:tcPr>
            <w:tcW w:w="2790" w:type="dxa"/>
            <w:tcBorders>
              <w:top w:val="nil"/>
              <w:bottom w:val="single" w:sz="4" w:space="0" w:color="auto"/>
            </w:tcBorders>
            <w:tcPrChange w:id="117" w:author="Yanfei Zhang" w:date="2022-04-04T20:16:00Z">
              <w:tcPr>
                <w:tcW w:w="2790" w:type="dxa"/>
              </w:tcPr>
            </w:tcPrChange>
          </w:tcPr>
          <w:p w14:paraId="6506DC91" w14:textId="5899F615" w:rsidR="005A51F9" w:rsidRPr="00D30F65" w:rsidRDefault="005A51F9" w:rsidP="00250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textAlignment w:val="baseline"/>
              <w:rPr>
                <w:rFonts w:ascii="Palatino Linotype" w:eastAsia="Times New Roman" w:hAnsi="Palatino Linotype" w:cs="Courier New"/>
                <w:sz w:val="16"/>
                <w:szCs w:val="16"/>
                <w:lang w:eastAsia="zh-CN"/>
              </w:rPr>
            </w:pPr>
            <w:r w:rsidRPr="00D03269">
              <w:rPr>
                <w:rFonts w:ascii="Palatino Linotype" w:eastAsia="Times New Roman" w:hAnsi="Palatino Linotype" w:cs="Courier New"/>
                <w:sz w:val="16"/>
                <w:szCs w:val="16"/>
                <w:lang w:eastAsia="zh-CN"/>
              </w:rPr>
              <w:t>1,3</w:t>
            </w:r>
            <w:r w:rsidR="00794FDD">
              <w:rPr>
                <w:rFonts w:ascii="Palatino Linotype" w:eastAsia="Times New Roman" w:hAnsi="Palatino Linotype" w:cs="Courier New"/>
                <w:sz w:val="16"/>
                <w:szCs w:val="16"/>
                <w:lang w:eastAsia="zh-CN"/>
              </w:rPr>
              <w:t>-</w:t>
            </w:r>
            <w:r w:rsidRPr="00D03269">
              <w:rPr>
                <w:rFonts w:ascii="Palatino Linotype" w:eastAsia="Times New Roman" w:hAnsi="Palatino Linotype" w:cs="Courier New"/>
                <w:sz w:val="16"/>
                <w:szCs w:val="16"/>
                <w:lang w:eastAsia="zh-CN"/>
              </w:rPr>
              <w:t>bisphospho</w:t>
            </w:r>
            <w:r w:rsidR="00794FDD">
              <w:rPr>
                <w:rFonts w:ascii="Palatino Linotype" w:eastAsia="Times New Roman" w:hAnsi="Palatino Linotype" w:cs="Courier New"/>
                <w:sz w:val="16"/>
                <w:szCs w:val="16"/>
                <w:lang w:eastAsia="zh-CN"/>
              </w:rPr>
              <w:t>-</w:t>
            </w:r>
            <w:r w:rsidRPr="00D03269">
              <w:rPr>
                <w:rFonts w:ascii="Palatino Linotype" w:eastAsia="Times New Roman" w:hAnsi="Palatino Linotype" w:cs="Courier New"/>
                <w:sz w:val="16"/>
                <w:szCs w:val="16"/>
                <w:lang w:eastAsia="zh-CN"/>
              </w:rPr>
              <w:t>D</w:t>
            </w:r>
            <w:r w:rsidR="00794FDD">
              <w:rPr>
                <w:rFonts w:ascii="Palatino Linotype" w:eastAsia="Times New Roman" w:hAnsi="Palatino Linotype" w:cs="Courier New"/>
                <w:sz w:val="16"/>
                <w:szCs w:val="16"/>
                <w:lang w:eastAsia="zh-CN"/>
              </w:rPr>
              <w:t>-</w:t>
            </w:r>
            <w:r w:rsidRPr="00D03269">
              <w:rPr>
                <w:rFonts w:ascii="Palatino Linotype" w:eastAsia="Times New Roman" w:hAnsi="Palatino Linotype" w:cs="Courier New"/>
                <w:sz w:val="16"/>
                <w:szCs w:val="16"/>
                <w:lang w:eastAsia="zh-CN"/>
              </w:rPr>
              <w:t>glycerate</w:t>
            </w:r>
            <w:ins w:id="118" w:author="Microsoft account" w:date="2022-03-09T11:44:00Z">
              <w:r w:rsidR="00250C47" w:rsidRPr="00250C47">
                <w:rPr>
                  <w:rFonts w:ascii="Palatino Linotype" w:eastAsia="Times New Roman" w:hAnsi="Palatino Linotype" w:cs="Courier New"/>
                  <w:sz w:val="16"/>
                  <w:szCs w:val="16"/>
                  <w:vertAlign w:val="superscript"/>
                  <w:lang w:eastAsia="zh-CN"/>
                  <w:rPrChange w:id="119" w:author="Microsoft account" w:date="2022-03-09T11:44:00Z">
                    <w:rPr>
                      <w:rFonts w:ascii="Palatino Linotype" w:eastAsia="Times New Roman" w:hAnsi="Palatino Linotype" w:cs="Courier New"/>
                      <w:sz w:val="16"/>
                      <w:szCs w:val="16"/>
                      <w:lang w:eastAsia="zh-CN"/>
                    </w:rPr>
                  </w:rPrChange>
                </w:rPr>
                <w:t>2-</w:t>
              </w:r>
            </w:ins>
            <w:r w:rsidRPr="00D03269">
              <w:rPr>
                <w:rFonts w:ascii="Palatino Linotype" w:eastAsia="Times New Roman" w:hAnsi="Palatino Linotype" w:cs="Courier New"/>
                <w:sz w:val="16"/>
                <w:szCs w:val="16"/>
                <w:lang w:eastAsia="zh-CN"/>
              </w:rPr>
              <w:t xml:space="preserve"> + H</w:t>
            </w:r>
            <w:r w:rsidRPr="00794FDD">
              <w:rPr>
                <w:rFonts w:ascii="Palatino Linotype" w:eastAsia="Times New Roman" w:hAnsi="Palatino Linotype" w:cs="Courier New"/>
                <w:sz w:val="16"/>
                <w:szCs w:val="16"/>
                <w:vertAlign w:val="superscript"/>
                <w:lang w:eastAsia="zh-CN"/>
                <w:rPrChange w:id="120" w:author="Microsoft account" w:date="2022-03-09T11:18:00Z">
                  <w:rPr>
                    <w:rFonts w:ascii="Palatino Linotype" w:eastAsia="Times New Roman" w:hAnsi="Palatino Linotype" w:cs="Courier New"/>
                    <w:sz w:val="16"/>
                    <w:szCs w:val="16"/>
                    <w:lang w:eastAsia="zh-CN"/>
                  </w:rPr>
                </w:rPrChange>
              </w:rPr>
              <w:t>+</w:t>
            </w:r>
            <w:r w:rsidRPr="00D03269">
              <w:rPr>
                <w:rFonts w:ascii="Palatino Linotype" w:eastAsia="Times New Roman" w:hAnsi="Palatino Linotype" w:cs="Courier New"/>
                <w:sz w:val="16"/>
                <w:szCs w:val="16"/>
                <w:lang w:eastAsia="zh-CN"/>
              </w:rPr>
              <w:t xml:space="preserve"> + NADPH </w:t>
            </w:r>
            <w:r>
              <w:rPr>
                <w:rFonts w:ascii="Palatino Linotype" w:eastAsia="Times New Roman" w:hAnsi="Palatino Linotype" w:cs="Courier New"/>
                <w:sz w:val="16"/>
                <w:szCs w:val="16"/>
                <w:lang w:eastAsia="zh-CN"/>
              </w:rPr>
              <w:t>&lt;--&gt;</w:t>
            </w:r>
            <w:r w:rsidRPr="00D03269">
              <w:rPr>
                <w:rFonts w:ascii="Palatino Linotype" w:eastAsia="Times New Roman" w:hAnsi="Palatino Linotype" w:cs="Courier New"/>
                <w:sz w:val="16"/>
                <w:szCs w:val="16"/>
                <w:lang w:eastAsia="zh-CN"/>
              </w:rPr>
              <w:t xml:space="preserve"> D</w:t>
            </w:r>
            <w:r w:rsidR="00794FDD">
              <w:rPr>
                <w:rFonts w:ascii="Palatino Linotype" w:eastAsia="Times New Roman" w:hAnsi="Palatino Linotype" w:cs="Courier New"/>
                <w:sz w:val="16"/>
                <w:szCs w:val="16"/>
                <w:lang w:eastAsia="zh-CN"/>
              </w:rPr>
              <w:t>-</w:t>
            </w:r>
            <w:r w:rsidRPr="00D03269">
              <w:rPr>
                <w:rFonts w:ascii="Palatino Linotype" w:eastAsia="Times New Roman" w:hAnsi="Palatino Linotype" w:cs="Courier New"/>
                <w:sz w:val="16"/>
                <w:szCs w:val="16"/>
                <w:lang w:eastAsia="zh-CN"/>
              </w:rPr>
              <w:t>glyceraldehyde</w:t>
            </w:r>
            <w:r w:rsidR="00794FDD">
              <w:rPr>
                <w:rFonts w:ascii="Palatino Linotype" w:eastAsia="Times New Roman" w:hAnsi="Palatino Linotype" w:cs="Courier New"/>
                <w:sz w:val="16"/>
                <w:szCs w:val="16"/>
                <w:lang w:eastAsia="zh-CN"/>
              </w:rPr>
              <w:t>-</w:t>
            </w:r>
            <w:r w:rsidRPr="00D03269">
              <w:rPr>
                <w:rFonts w:ascii="Palatino Linotype" w:eastAsia="Times New Roman" w:hAnsi="Palatino Linotype" w:cs="Courier New"/>
                <w:sz w:val="16"/>
                <w:szCs w:val="16"/>
                <w:lang w:eastAsia="zh-CN"/>
              </w:rPr>
              <w:t>3</w:t>
            </w:r>
            <w:r w:rsidR="00794FDD">
              <w:rPr>
                <w:rFonts w:ascii="Palatino Linotype" w:eastAsia="Times New Roman" w:hAnsi="Palatino Linotype" w:cs="Courier New"/>
                <w:sz w:val="16"/>
                <w:szCs w:val="16"/>
                <w:lang w:eastAsia="zh-CN"/>
              </w:rPr>
              <w:t>-</w:t>
            </w:r>
            <w:r w:rsidRPr="00D03269">
              <w:rPr>
                <w:rFonts w:ascii="Palatino Linotype" w:eastAsia="Times New Roman" w:hAnsi="Palatino Linotype" w:cs="Courier New"/>
                <w:sz w:val="16"/>
                <w:szCs w:val="16"/>
                <w:lang w:eastAsia="zh-CN"/>
              </w:rPr>
              <w:t>phosphate</w:t>
            </w:r>
            <w:ins w:id="121" w:author="Microsoft account" w:date="2022-03-09T11:45:00Z">
              <w:r w:rsidR="00250C47" w:rsidRPr="00250C47">
                <w:rPr>
                  <w:rFonts w:ascii="Palatino Linotype" w:eastAsia="Times New Roman" w:hAnsi="Palatino Linotype" w:cs="Courier New"/>
                  <w:sz w:val="16"/>
                  <w:szCs w:val="16"/>
                  <w:vertAlign w:val="superscript"/>
                  <w:lang w:eastAsia="zh-CN"/>
                  <w:rPrChange w:id="122" w:author="Microsoft account" w:date="2022-03-09T11:45:00Z">
                    <w:rPr>
                      <w:rFonts w:ascii="Palatino Linotype" w:eastAsia="Times New Roman" w:hAnsi="Palatino Linotype" w:cs="Courier New"/>
                      <w:sz w:val="16"/>
                      <w:szCs w:val="16"/>
                      <w:lang w:eastAsia="zh-CN"/>
                    </w:rPr>
                  </w:rPrChange>
                </w:rPr>
                <w:t>-</w:t>
              </w:r>
            </w:ins>
            <w:r w:rsidRPr="00D03269">
              <w:rPr>
                <w:rFonts w:ascii="Palatino Linotype" w:eastAsia="Times New Roman" w:hAnsi="Palatino Linotype" w:cs="Courier New"/>
                <w:sz w:val="16"/>
                <w:szCs w:val="16"/>
                <w:lang w:eastAsia="zh-CN"/>
              </w:rPr>
              <w:t xml:space="preserve"> + NADP</w:t>
            </w:r>
            <w:r w:rsidRPr="00794FDD">
              <w:rPr>
                <w:rFonts w:ascii="Palatino Linotype" w:eastAsia="Times New Roman" w:hAnsi="Palatino Linotype" w:cs="Courier New"/>
                <w:sz w:val="16"/>
                <w:szCs w:val="16"/>
                <w:vertAlign w:val="superscript"/>
                <w:lang w:eastAsia="zh-CN"/>
                <w:rPrChange w:id="123" w:author="Microsoft account" w:date="2022-03-09T11:20:00Z">
                  <w:rPr>
                    <w:rFonts w:ascii="Palatino Linotype" w:eastAsia="Times New Roman" w:hAnsi="Palatino Linotype" w:cs="Courier New"/>
                    <w:sz w:val="16"/>
                    <w:szCs w:val="16"/>
                    <w:lang w:eastAsia="zh-CN"/>
                  </w:rPr>
                </w:rPrChange>
              </w:rPr>
              <w:t>+</w:t>
            </w:r>
            <w:r w:rsidRPr="00D03269">
              <w:rPr>
                <w:rFonts w:ascii="Palatino Linotype" w:eastAsia="Times New Roman" w:hAnsi="Palatino Linotype" w:cs="Courier New"/>
                <w:sz w:val="16"/>
                <w:szCs w:val="16"/>
                <w:lang w:eastAsia="zh-CN"/>
              </w:rPr>
              <w:t xml:space="preserve"> + phosphate</w:t>
            </w:r>
            <w:ins w:id="124" w:author="Microsoft account" w:date="2022-03-09T11:45:00Z">
              <w:r w:rsidR="00250C47" w:rsidRPr="00250C47">
                <w:rPr>
                  <w:rFonts w:ascii="Palatino Linotype" w:eastAsia="Times New Roman" w:hAnsi="Palatino Linotype" w:cs="Courier New"/>
                  <w:sz w:val="16"/>
                  <w:szCs w:val="16"/>
                  <w:vertAlign w:val="superscript"/>
                  <w:lang w:eastAsia="zh-CN"/>
                  <w:rPrChange w:id="125" w:author="Microsoft account" w:date="2022-03-09T11:45:00Z">
                    <w:rPr>
                      <w:rFonts w:ascii="Palatino Linotype" w:eastAsia="Times New Roman" w:hAnsi="Palatino Linotype" w:cs="Courier New"/>
                      <w:sz w:val="16"/>
                      <w:szCs w:val="16"/>
                      <w:lang w:eastAsia="zh-CN"/>
                    </w:rPr>
                  </w:rPrChange>
                </w:rPr>
                <w:t>-</w:t>
              </w:r>
            </w:ins>
          </w:p>
        </w:tc>
        <w:tc>
          <w:tcPr>
            <w:tcW w:w="1260" w:type="dxa"/>
            <w:tcBorders>
              <w:top w:val="nil"/>
              <w:bottom w:val="single" w:sz="4" w:space="0" w:color="auto"/>
            </w:tcBorders>
            <w:tcPrChange w:id="126" w:author="Yanfei Zhang" w:date="2022-04-04T20:16:00Z">
              <w:tcPr>
                <w:tcW w:w="1260" w:type="dxa"/>
              </w:tcPr>
            </w:tcPrChange>
          </w:tcPr>
          <w:p w14:paraId="53488A2E" w14:textId="77777777" w:rsidR="005A51F9" w:rsidRPr="00072E4E" w:rsidRDefault="005A51F9" w:rsidP="005A51F9">
            <w:pPr>
              <w:spacing w:line="240" w:lineRule="auto"/>
              <w:rPr>
                <w:rFonts w:ascii="Palatino Linotype" w:eastAsia="Palatino Linotype" w:hAnsi="Palatino Linotype" w:cs="Palatino Linotype"/>
                <w:sz w:val="16"/>
                <w:szCs w:val="16"/>
              </w:rPr>
            </w:pPr>
            <w:r>
              <w:rPr>
                <w:rFonts w:ascii="Palatino Linotype" w:eastAsia="Palatino Linotype" w:hAnsi="Palatino Linotype" w:cs="Palatino Linotype"/>
                <w:sz w:val="16"/>
                <w:szCs w:val="16"/>
              </w:rPr>
              <w:t xml:space="preserve"> Changed to reversible</w:t>
            </w:r>
          </w:p>
        </w:tc>
      </w:tr>
    </w:tbl>
    <w:p w14:paraId="489A4469" w14:textId="74E15F4F" w:rsidR="000C4C62" w:rsidRPr="004E389C" w:rsidRDefault="004E389C" w:rsidP="00BF1D7C">
      <w:pPr>
        <w:pBdr>
          <w:top w:val="nil"/>
          <w:left w:val="nil"/>
          <w:bottom w:val="nil"/>
          <w:right w:val="nil"/>
          <w:between w:val="nil"/>
        </w:pBdr>
        <w:spacing w:before="60" w:line="240" w:lineRule="auto"/>
        <w:rPr>
          <w:rFonts w:ascii="Palatino Linotype" w:eastAsia="Palatino Linotype" w:hAnsi="Palatino Linotype" w:cs="Palatino Linotype"/>
          <w:sz w:val="18"/>
          <w:szCs w:val="18"/>
        </w:rPr>
      </w:pPr>
      <w:r w:rsidRPr="00123A3E">
        <w:rPr>
          <w:rFonts w:ascii="Palatino Linotype" w:eastAsia="Times New Roman" w:hAnsi="Palatino Linotype" w:cs="Courier New"/>
          <w:sz w:val="18"/>
          <w:szCs w:val="18"/>
          <w:lang w:eastAsia="zh-CN"/>
        </w:rPr>
        <w:t>¹</w:t>
      </w:r>
      <w:r w:rsidR="00E66ADB">
        <w:rPr>
          <w:rFonts w:ascii="Palatino Linotype" w:eastAsia="Times New Roman" w:hAnsi="Palatino Linotype" w:cs="Courier New"/>
          <w:sz w:val="18"/>
          <w:szCs w:val="18"/>
          <w:lang w:eastAsia="zh-CN"/>
        </w:rPr>
        <w:t xml:space="preserve"> </w:t>
      </w:r>
      <w:r w:rsidR="00E66ADB">
        <w:rPr>
          <w:rFonts w:ascii="Palatino Linotype" w:eastAsia="Palatino Linotype" w:hAnsi="Palatino Linotype" w:cs="Palatino Linotype"/>
          <w:sz w:val="18"/>
          <w:szCs w:val="18"/>
        </w:rPr>
        <w:t>This reaction involves trans</w:t>
      </w:r>
      <w:r w:rsidR="00714298">
        <w:rPr>
          <w:rFonts w:ascii="Palatino Linotype" w:eastAsia="Palatino Linotype" w:hAnsi="Palatino Linotype" w:cs="Palatino Linotype"/>
          <w:sz w:val="18"/>
          <w:szCs w:val="18"/>
        </w:rPr>
        <w:t>ferring</w:t>
      </w:r>
      <w:r w:rsidR="00E66ADB">
        <w:rPr>
          <w:rFonts w:ascii="Palatino Linotype" w:eastAsia="Palatino Linotype" w:hAnsi="Palatino Linotype" w:cs="Palatino Linotype"/>
          <w:sz w:val="18"/>
          <w:szCs w:val="18"/>
        </w:rPr>
        <w:t xml:space="preserve"> </w:t>
      </w:r>
      <w:r w:rsidR="0041537E">
        <w:rPr>
          <w:rFonts w:ascii="Palatino Linotype" w:eastAsia="Palatino Linotype" w:hAnsi="Palatino Linotype" w:cs="Palatino Linotype"/>
          <w:sz w:val="18"/>
          <w:szCs w:val="18"/>
        </w:rPr>
        <w:t xml:space="preserve">one </w:t>
      </w:r>
      <w:r w:rsidR="00EC0D3F">
        <w:rPr>
          <w:rFonts w:ascii="Palatino Linotype" w:eastAsia="Palatino Linotype" w:hAnsi="Palatino Linotype" w:cs="Palatino Linotype"/>
          <w:sz w:val="18"/>
          <w:szCs w:val="18"/>
        </w:rPr>
        <w:t xml:space="preserve">O </w:t>
      </w:r>
      <w:r w:rsidR="00E66ADB">
        <w:rPr>
          <w:rFonts w:ascii="Palatino Linotype" w:eastAsia="Palatino Linotype" w:hAnsi="Palatino Linotype" w:cs="Palatino Linotype"/>
          <w:sz w:val="18"/>
          <w:szCs w:val="18"/>
        </w:rPr>
        <w:t>from H</w:t>
      </w:r>
      <w:r w:rsidR="00E66ADB" w:rsidRPr="00E66ADB">
        <w:rPr>
          <w:rFonts w:ascii="Palatino Linotype" w:eastAsia="Palatino Linotype" w:hAnsi="Palatino Linotype" w:cs="Palatino Linotype"/>
          <w:sz w:val="18"/>
          <w:szCs w:val="18"/>
          <w:vertAlign w:val="subscript"/>
        </w:rPr>
        <w:t>2</w:t>
      </w:r>
      <w:r w:rsidR="00E66ADB">
        <w:rPr>
          <w:rFonts w:ascii="Palatino Linotype" w:eastAsia="Palatino Linotype" w:hAnsi="Palatino Linotype" w:cs="Palatino Linotype"/>
          <w:sz w:val="18"/>
          <w:szCs w:val="18"/>
        </w:rPr>
        <w:t xml:space="preserve">O to </w:t>
      </w:r>
      <w:r w:rsidR="004230D5">
        <w:rPr>
          <w:rFonts w:ascii="Palatino Linotype" w:eastAsia="Palatino Linotype" w:hAnsi="Palatino Linotype" w:cs="Palatino Linotype"/>
          <w:sz w:val="18"/>
          <w:szCs w:val="18"/>
        </w:rPr>
        <w:t>D-</w:t>
      </w:r>
      <w:r w:rsidR="00EC0D3F">
        <w:rPr>
          <w:rFonts w:ascii="Palatino Linotype" w:eastAsia="Palatino Linotype" w:hAnsi="Palatino Linotype" w:cs="Palatino Linotype"/>
          <w:sz w:val="18"/>
          <w:szCs w:val="18"/>
        </w:rPr>
        <w:t xml:space="preserve">glyceraldehyde, and the two </w:t>
      </w:r>
      <w:r w:rsidR="004230D5">
        <w:rPr>
          <w:rFonts w:ascii="Palatino Linotype" w:eastAsia="Palatino Linotype" w:hAnsi="Palatino Linotype" w:cs="Palatino Linotype"/>
          <w:sz w:val="18"/>
          <w:szCs w:val="18"/>
        </w:rPr>
        <w:t xml:space="preserve">remaining </w:t>
      </w:r>
      <w:r w:rsidR="00EC0D3F">
        <w:rPr>
          <w:rFonts w:ascii="Palatino Linotype" w:eastAsia="Palatino Linotype" w:hAnsi="Palatino Linotype" w:cs="Palatino Linotype"/>
          <w:sz w:val="18"/>
          <w:szCs w:val="18"/>
        </w:rPr>
        <w:t xml:space="preserve">H to </w:t>
      </w:r>
      <w:r w:rsidR="00E66ADB">
        <w:rPr>
          <w:rFonts w:ascii="Palatino Linotype" w:eastAsia="Palatino Linotype" w:hAnsi="Palatino Linotype" w:cs="Palatino Linotype"/>
          <w:sz w:val="18"/>
          <w:szCs w:val="18"/>
        </w:rPr>
        <w:t>NADP</w:t>
      </w:r>
      <w:r w:rsidR="00E66ADB" w:rsidRPr="00E66ADB">
        <w:rPr>
          <w:rFonts w:ascii="Palatino Linotype" w:eastAsia="Palatino Linotype" w:hAnsi="Palatino Linotype" w:cs="Palatino Linotype"/>
          <w:sz w:val="18"/>
          <w:szCs w:val="18"/>
          <w:vertAlign w:val="superscript"/>
        </w:rPr>
        <w:t>+</w:t>
      </w:r>
      <w:r w:rsidR="00EC0D3F">
        <w:rPr>
          <w:rFonts w:ascii="Palatino Linotype" w:eastAsia="Palatino Linotype" w:hAnsi="Palatino Linotype" w:cs="Palatino Linotype"/>
          <w:sz w:val="18"/>
          <w:szCs w:val="18"/>
        </w:rPr>
        <w:t>.  The resulting NADPH</w:t>
      </w:r>
      <w:r w:rsidR="00EC0D3F" w:rsidRPr="006A4AE3">
        <w:rPr>
          <w:rFonts w:ascii="Palatino Linotype" w:eastAsia="Palatino Linotype" w:hAnsi="Palatino Linotype" w:cs="Palatino Linotype"/>
          <w:sz w:val="18"/>
          <w:szCs w:val="18"/>
          <w:vertAlign w:val="subscript"/>
        </w:rPr>
        <w:t>2</w:t>
      </w:r>
      <w:r w:rsidR="00EC0D3F" w:rsidRPr="006A4AE3">
        <w:rPr>
          <w:rFonts w:ascii="Palatino Linotype" w:eastAsia="Palatino Linotype" w:hAnsi="Palatino Linotype" w:cs="Palatino Linotype"/>
          <w:sz w:val="18"/>
          <w:szCs w:val="18"/>
          <w:vertAlign w:val="superscript"/>
        </w:rPr>
        <w:t>+</w:t>
      </w:r>
      <w:r w:rsidR="00EC0D3F">
        <w:rPr>
          <w:rFonts w:ascii="Palatino Linotype" w:eastAsia="Palatino Linotype" w:hAnsi="Palatino Linotype" w:cs="Palatino Linotype"/>
          <w:sz w:val="18"/>
          <w:szCs w:val="18"/>
        </w:rPr>
        <w:t xml:space="preserve"> then dissociates one proton</w:t>
      </w:r>
      <w:r w:rsidR="004230D5">
        <w:rPr>
          <w:rFonts w:ascii="Palatino Linotype" w:eastAsia="Palatino Linotype" w:hAnsi="Palatino Linotype" w:cs="Palatino Linotype"/>
          <w:sz w:val="18"/>
          <w:szCs w:val="18"/>
        </w:rPr>
        <w:t xml:space="preserve"> to become NADPH</w:t>
      </w:r>
      <w:r w:rsidR="00EC0D3F">
        <w:rPr>
          <w:rFonts w:ascii="Palatino Linotype" w:eastAsia="Palatino Linotype" w:hAnsi="Palatino Linotype" w:cs="Palatino Linotype"/>
          <w:sz w:val="18"/>
          <w:szCs w:val="18"/>
        </w:rPr>
        <w:t xml:space="preserve">, as does the </w:t>
      </w:r>
      <w:r w:rsidR="004230D5">
        <w:rPr>
          <w:rFonts w:ascii="Palatino Linotype" w:eastAsia="Palatino Linotype" w:hAnsi="Palatino Linotype" w:cs="Palatino Linotype"/>
          <w:sz w:val="18"/>
          <w:szCs w:val="18"/>
        </w:rPr>
        <w:t>D-</w:t>
      </w:r>
      <w:proofErr w:type="spellStart"/>
      <w:r w:rsidR="00EC0D3F">
        <w:rPr>
          <w:rFonts w:ascii="Palatino Linotype" w:eastAsia="Palatino Linotype" w:hAnsi="Palatino Linotype" w:cs="Palatino Linotype"/>
          <w:sz w:val="18"/>
          <w:szCs w:val="18"/>
        </w:rPr>
        <w:t>glyceric</w:t>
      </w:r>
      <w:proofErr w:type="spellEnd"/>
      <w:r w:rsidR="00EC0D3F">
        <w:rPr>
          <w:rFonts w:ascii="Palatino Linotype" w:eastAsia="Palatino Linotype" w:hAnsi="Palatino Linotype" w:cs="Palatino Linotype"/>
          <w:sz w:val="18"/>
          <w:szCs w:val="18"/>
        </w:rPr>
        <w:t xml:space="preserve"> acid</w:t>
      </w:r>
      <w:r w:rsidR="004230D5">
        <w:rPr>
          <w:rFonts w:ascii="Palatino Linotype" w:eastAsia="Palatino Linotype" w:hAnsi="Palatino Linotype" w:cs="Palatino Linotype"/>
          <w:sz w:val="18"/>
          <w:szCs w:val="18"/>
        </w:rPr>
        <w:t xml:space="preserve"> to become D-</w:t>
      </w:r>
      <w:proofErr w:type="spellStart"/>
      <w:r w:rsidR="004230D5">
        <w:rPr>
          <w:rFonts w:ascii="Palatino Linotype" w:eastAsia="Palatino Linotype" w:hAnsi="Palatino Linotype" w:cs="Palatino Linotype"/>
          <w:sz w:val="18"/>
          <w:szCs w:val="18"/>
        </w:rPr>
        <w:t>glycerate</w:t>
      </w:r>
      <w:proofErr w:type="spellEnd"/>
      <w:r w:rsidR="00E61EE2">
        <w:rPr>
          <w:rFonts w:ascii="Palatino Linotype" w:eastAsia="Palatino Linotype" w:hAnsi="Palatino Linotype" w:cs="Palatino Linotype"/>
          <w:sz w:val="18"/>
          <w:szCs w:val="18"/>
        </w:rPr>
        <w:t>,</w:t>
      </w:r>
      <w:r w:rsidR="00E66ADB">
        <w:rPr>
          <w:rFonts w:ascii="Palatino Linotype" w:eastAsia="Palatino Linotype" w:hAnsi="Palatino Linotype" w:cs="Palatino Linotype"/>
          <w:sz w:val="18"/>
          <w:szCs w:val="18"/>
        </w:rPr>
        <w:t xml:space="preserve"> </w:t>
      </w:r>
      <w:r w:rsidR="00E61EE2">
        <w:rPr>
          <w:rFonts w:ascii="Palatino Linotype" w:eastAsia="Palatino Linotype" w:hAnsi="Palatino Linotype" w:cs="Palatino Linotype"/>
          <w:sz w:val="18"/>
          <w:szCs w:val="18"/>
        </w:rPr>
        <w:t>so</w:t>
      </w:r>
      <w:r w:rsidR="004230D5">
        <w:rPr>
          <w:rFonts w:ascii="Palatino Linotype" w:eastAsia="Palatino Linotype" w:hAnsi="Palatino Linotype" w:cs="Palatino Linotype"/>
          <w:sz w:val="18"/>
          <w:szCs w:val="18"/>
        </w:rPr>
        <w:t xml:space="preserve"> that in total 2</w:t>
      </w:r>
      <w:r w:rsidR="00A721B5">
        <w:rPr>
          <w:rFonts w:ascii="Palatino Linotype" w:eastAsia="Palatino Linotype" w:hAnsi="Palatino Linotype" w:cs="Palatino Linotype"/>
          <w:sz w:val="18"/>
          <w:szCs w:val="18"/>
        </w:rPr>
        <w:t xml:space="preserve"> </w:t>
      </w:r>
      <w:r w:rsidR="00E61EE2">
        <w:rPr>
          <w:rFonts w:ascii="Palatino Linotype" w:eastAsia="Palatino Linotype" w:hAnsi="Palatino Linotype" w:cs="Palatino Linotype"/>
          <w:sz w:val="18"/>
          <w:szCs w:val="18"/>
        </w:rPr>
        <w:t>H</w:t>
      </w:r>
      <w:r w:rsidR="00E61EE2" w:rsidRPr="00696F6C">
        <w:rPr>
          <w:rFonts w:ascii="Palatino Linotype" w:eastAsia="Palatino Linotype" w:hAnsi="Palatino Linotype" w:cs="Palatino Linotype"/>
          <w:sz w:val="18"/>
          <w:szCs w:val="18"/>
          <w:vertAlign w:val="superscript"/>
        </w:rPr>
        <w:t>+</w:t>
      </w:r>
      <w:r w:rsidR="00E61EE2">
        <w:rPr>
          <w:rFonts w:ascii="Palatino Linotype" w:eastAsia="Palatino Linotype" w:hAnsi="Palatino Linotype" w:cs="Palatino Linotype"/>
          <w:sz w:val="18"/>
          <w:szCs w:val="18"/>
        </w:rPr>
        <w:t xml:space="preserve"> should be produced.</w:t>
      </w:r>
      <w:r w:rsidR="000E6F2E">
        <w:rPr>
          <w:rFonts w:ascii="Palatino Linotype" w:eastAsia="Palatino Linotype" w:hAnsi="Palatino Linotype" w:cs="Palatino Linotype"/>
          <w:sz w:val="18"/>
          <w:szCs w:val="18"/>
        </w:rPr>
        <w:t xml:space="preserve"> </w:t>
      </w:r>
    </w:p>
    <w:p w14:paraId="613F4855" w14:textId="4974D2D8" w:rsidR="00877BA2" w:rsidRPr="00072E4E" w:rsidRDefault="00E61EE2" w:rsidP="00BF1D7C">
      <w:pPr>
        <w:pBdr>
          <w:top w:val="nil"/>
          <w:left w:val="nil"/>
          <w:bottom w:val="nil"/>
          <w:right w:val="nil"/>
          <w:between w:val="nil"/>
        </w:pBdr>
        <w:spacing w:line="240" w:lineRule="auto"/>
        <w:rPr>
          <w:rFonts w:ascii="Palatino Linotype" w:eastAsia="Palatino Linotype" w:hAnsi="Palatino Linotype" w:cs="Palatino Linotype"/>
          <w:sz w:val="18"/>
          <w:szCs w:val="18"/>
        </w:rPr>
      </w:pPr>
      <w:r w:rsidRPr="00072E4E">
        <w:rPr>
          <w:rFonts w:ascii="Palatino Linotype" w:eastAsia="Palatino Linotype" w:hAnsi="Palatino Linotype" w:cs="Palatino Linotype"/>
          <w:sz w:val="18"/>
          <w:szCs w:val="18"/>
        </w:rPr>
        <w:t>²</w:t>
      </w:r>
      <w:r w:rsidR="00123A3E">
        <w:rPr>
          <w:rFonts w:ascii="Palatino Linotype" w:eastAsia="Palatino Linotype" w:hAnsi="Palatino Linotype" w:cs="Palatino Linotype"/>
          <w:sz w:val="18"/>
          <w:szCs w:val="18"/>
        </w:rPr>
        <w:t xml:space="preserve"> </w:t>
      </w:r>
      <w:r w:rsidR="00877BA2" w:rsidRPr="00072E4E">
        <w:rPr>
          <w:rFonts w:ascii="Palatino Linotype" w:eastAsia="Palatino Linotype" w:hAnsi="Palatino Linotype" w:cs="Palatino Linotype"/>
          <w:sz w:val="18"/>
          <w:szCs w:val="18"/>
        </w:rPr>
        <w:t>H+_</w:t>
      </w:r>
      <w:proofErr w:type="spellStart"/>
      <w:r w:rsidR="009B04CB" w:rsidRPr="00072E4E">
        <w:rPr>
          <w:rFonts w:ascii="Palatino Linotype" w:eastAsia="Palatino Linotype" w:hAnsi="Palatino Linotype" w:cs="Palatino Linotype"/>
          <w:sz w:val="18"/>
          <w:szCs w:val="18"/>
        </w:rPr>
        <w:t>rc</w:t>
      </w:r>
      <w:proofErr w:type="spellEnd"/>
      <w:r w:rsidR="00877BA2" w:rsidRPr="00072E4E">
        <w:rPr>
          <w:rFonts w:ascii="Palatino Linotype" w:eastAsia="Palatino Linotype" w:hAnsi="Palatino Linotype" w:cs="Palatino Linotype"/>
          <w:sz w:val="18"/>
          <w:szCs w:val="18"/>
        </w:rPr>
        <w:t xml:space="preserve"> </w:t>
      </w:r>
      <w:r w:rsidR="00662E5E">
        <w:rPr>
          <w:rFonts w:ascii="Palatino Linotype" w:eastAsia="Palatino Linotype" w:hAnsi="Palatino Linotype" w:cs="Palatino Linotype"/>
          <w:sz w:val="18"/>
          <w:szCs w:val="18"/>
        </w:rPr>
        <w:t>refers to</w:t>
      </w:r>
      <w:r w:rsidR="00877BA2" w:rsidRPr="00072E4E">
        <w:rPr>
          <w:rFonts w:ascii="Palatino Linotype" w:eastAsia="Palatino Linotype" w:hAnsi="Palatino Linotype" w:cs="Palatino Linotype"/>
          <w:sz w:val="18"/>
          <w:szCs w:val="18"/>
        </w:rPr>
        <w:t xml:space="preserve"> proton</w:t>
      </w:r>
      <w:r w:rsidR="00821F49">
        <w:rPr>
          <w:rFonts w:ascii="Palatino Linotype" w:eastAsia="Palatino Linotype" w:hAnsi="Palatino Linotype" w:cs="Palatino Linotype"/>
          <w:sz w:val="18"/>
          <w:szCs w:val="18"/>
        </w:rPr>
        <w:t>s</w:t>
      </w:r>
      <w:r w:rsidR="00877BA2" w:rsidRPr="00072E4E">
        <w:rPr>
          <w:rFonts w:ascii="Palatino Linotype" w:eastAsia="Palatino Linotype" w:hAnsi="Palatino Linotype" w:cs="Palatino Linotype"/>
          <w:sz w:val="18"/>
          <w:szCs w:val="18"/>
        </w:rPr>
        <w:t xml:space="preserve"> outside</w:t>
      </w:r>
      <w:r w:rsidR="00821F49">
        <w:rPr>
          <w:rFonts w:ascii="Palatino Linotype" w:eastAsia="Palatino Linotype" w:hAnsi="Palatino Linotype" w:cs="Palatino Linotype"/>
          <w:sz w:val="18"/>
          <w:szCs w:val="18"/>
        </w:rPr>
        <w:t xml:space="preserve"> the cells</w:t>
      </w:r>
      <w:r w:rsidR="00877BA2" w:rsidRPr="00072E4E">
        <w:rPr>
          <w:rFonts w:ascii="Palatino Linotype" w:eastAsia="Palatino Linotype" w:hAnsi="Palatino Linotype" w:cs="Palatino Linotype"/>
          <w:sz w:val="18"/>
          <w:szCs w:val="18"/>
        </w:rPr>
        <w:t xml:space="preserve">. </w:t>
      </w:r>
      <w:r w:rsidR="00104378">
        <w:rPr>
          <w:rFonts w:ascii="Palatino Linotype" w:eastAsia="Palatino Linotype" w:hAnsi="Palatino Linotype" w:cs="Palatino Linotype"/>
          <w:sz w:val="18"/>
          <w:szCs w:val="18"/>
        </w:rPr>
        <w:t>H+ refers to intra</w:t>
      </w:r>
      <w:r w:rsidR="00696F6C">
        <w:rPr>
          <w:rFonts w:ascii="Palatino Linotype" w:eastAsia="Palatino Linotype" w:hAnsi="Palatino Linotype" w:cs="Palatino Linotype"/>
          <w:sz w:val="18"/>
          <w:szCs w:val="18"/>
        </w:rPr>
        <w:t>cellular protons</w:t>
      </w:r>
    </w:p>
    <w:p w14:paraId="53C6DD10" w14:textId="361437EC" w:rsidR="00710A52" w:rsidRPr="00072E4E" w:rsidRDefault="00E61EE2" w:rsidP="00BF1D7C">
      <w:pPr>
        <w:pBdr>
          <w:top w:val="nil"/>
          <w:left w:val="nil"/>
          <w:bottom w:val="nil"/>
          <w:right w:val="nil"/>
          <w:between w:val="nil"/>
        </w:pBdr>
        <w:spacing w:line="240" w:lineRule="auto"/>
        <w:rPr>
          <w:rFonts w:ascii="Palatino Linotype" w:eastAsia="Palatino Linotype" w:hAnsi="Palatino Linotype" w:cs="Palatino Linotype"/>
          <w:sz w:val="18"/>
          <w:szCs w:val="18"/>
        </w:rPr>
      </w:pPr>
      <w:r>
        <w:rPr>
          <w:rFonts w:ascii="Palatino Linotype" w:eastAsia="Palatino Linotype" w:hAnsi="Palatino Linotype" w:cs="Palatino Linotype"/>
          <w:sz w:val="16"/>
          <w:szCs w:val="16"/>
        </w:rPr>
        <w:t>³</w:t>
      </w:r>
      <w:r w:rsidR="00072E4E" w:rsidRPr="00072E4E">
        <w:rPr>
          <w:rFonts w:ascii="Palatino Linotype" w:eastAsia="Palatino Linotype" w:hAnsi="Palatino Linotype" w:cs="Palatino Linotype"/>
          <w:sz w:val="16"/>
          <w:szCs w:val="16"/>
          <w:vertAlign w:val="superscript"/>
        </w:rPr>
        <w:t xml:space="preserve"> </w:t>
      </w:r>
      <w:r w:rsidR="00104378">
        <w:rPr>
          <w:rFonts w:ascii="Palatino Linotype" w:eastAsia="Palatino Linotype" w:hAnsi="Palatino Linotype" w:cs="Palatino Linotype"/>
          <w:sz w:val="18"/>
          <w:szCs w:val="18"/>
        </w:rPr>
        <w:t>T</w:t>
      </w:r>
      <w:r w:rsidR="00710A52" w:rsidRPr="00072E4E">
        <w:rPr>
          <w:rFonts w:ascii="Palatino Linotype" w:eastAsia="Palatino Linotype" w:hAnsi="Palatino Linotype" w:cs="Palatino Linotype"/>
          <w:sz w:val="18"/>
          <w:szCs w:val="18"/>
        </w:rPr>
        <w:t>h</w:t>
      </w:r>
      <w:r w:rsidR="00777B60">
        <w:rPr>
          <w:rFonts w:ascii="Palatino Linotype" w:eastAsia="Palatino Linotype" w:hAnsi="Palatino Linotype" w:cs="Palatino Linotype"/>
          <w:sz w:val="18"/>
          <w:szCs w:val="18"/>
        </w:rPr>
        <w:t>is</w:t>
      </w:r>
      <w:r w:rsidR="00710A52" w:rsidRPr="00072E4E">
        <w:rPr>
          <w:rFonts w:ascii="Palatino Linotype" w:eastAsia="Palatino Linotype" w:hAnsi="Palatino Linotype" w:cs="Palatino Linotype"/>
          <w:sz w:val="18"/>
          <w:szCs w:val="18"/>
        </w:rPr>
        <w:t xml:space="preserve"> reaction can </w:t>
      </w:r>
      <w:r w:rsidR="00F70D7D">
        <w:rPr>
          <w:rFonts w:ascii="Palatino Linotype" w:eastAsia="Palatino Linotype" w:hAnsi="Palatino Linotype" w:cs="Palatino Linotype"/>
          <w:sz w:val="18"/>
          <w:szCs w:val="18"/>
        </w:rPr>
        <w:t xml:space="preserve">also </w:t>
      </w:r>
      <w:r w:rsidR="00710A52" w:rsidRPr="00072E4E">
        <w:rPr>
          <w:rFonts w:ascii="Palatino Linotype" w:eastAsia="Palatino Linotype" w:hAnsi="Palatino Linotype" w:cs="Palatino Linotype"/>
          <w:sz w:val="18"/>
          <w:szCs w:val="18"/>
        </w:rPr>
        <w:t xml:space="preserve">be obtained by </w:t>
      </w:r>
      <w:r w:rsidR="00104378">
        <w:rPr>
          <w:rFonts w:ascii="Palatino Linotype" w:eastAsia="Palatino Linotype" w:hAnsi="Palatino Linotype" w:cs="Palatino Linotype"/>
          <w:sz w:val="18"/>
          <w:szCs w:val="18"/>
        </w:rPr>
        <w:t>subtracting</w:t>
      </w:r>
      <w:r w:rsidR="00F70D7D">
        <w:rPr>
          <w:rFonts w:ascii="Palatino Linotype" w:eastAsia="Palatino Linotype" w:hAnsi="Palatino Linotype" w:cs="Palatino Linotype"/>
          <w:sz w:val="18"/>
          <w:szCs w:val="18"/>
        </w:rPr>
        <w:t xml:space="preserve"> </w:t>
      </w:r>
      <w:r w:rsidR="00710A52" w:rsidRPr="00072E4E">
        <w:rPr>
          <w:rFonts w:ascii="Palatino Linotype" w:eastAsia="Palatino Linotype" w:hAnsi="Palatino Linotype" w:cs="Palatino Linotype"/>
          <w:sz w:val="18"/>
          <w:szCs w:val="18"/>
        </w:rPr>
        <w:t xml:space="preserve">the </w:t>
      </w:r>
      <w:r w:rsidR="00F70D7D">
        <w:rPr>
          <w:rFonts w:ascii="Palatino Linotype" w:eastAsia="Palatino Linotype" w:hAnsi="Palatino Linotype" w:cs="Palatino Linotype"/>
          <w:sz w:val="18"/>
          <w:szCs w:val="18"/>
        </w:rPr>
        <w:t xml:space="preserve">following </w:t>
      </w:r>
      <w:r w:rsidR="00777B60">
        <w:rPr>
          <w:rFonts w:ascii="Palatino Linotype" w:eastAsia="Palatino Linotype" w:hAnsi="Palatino Linotype" w:cs="Palatino Linotype"/>
          <w:sz w:val="18"/>
          <w:szCs w:val="18"/>
        </w:rPr>
        <w:t>t</w:t>
      </w:r>
      <w:r w:rsidR="00E43C2E">
        <w:rPr>
          <w:rFonts w:ascii="Palatino Linotype" w:eastAsia="Palatino Linotype" w:hAnsi="Palatino Linotype" w:cs="Palatino Linotype"/>
          <w:sz w:val="18"/>
          <w:szCs w:val="18"/>
        </w:rPr>
        <w:t>hree</w:t>
      </w:r>
      <w:r w:rsidR="00777B60">
        <w:rPr>
          <w:rFonts w:ascii="Palatino Linotype" w:eastAsia="Palatino Linotype" w:hAnsi="Palatino Linotype" w:cs="Palatino Linotype"/>
          <w:sz w:val="18"/>
          <w:szCs w:val="18"/>
        </w:rPr>
        <w:t xml:space="preserve"> </w:t>
      </w:r>
      <w:r w:rsidR="00777B60" w:rsidRPr="00072E4E">
        <w:rPr>
          <w:rFonts w:ascii="Palatino Linotype" w:eastAsia="Palatino Linotype" w:hAnsi="Palatino Linotype" w:cs="Palatino Linotype"/>
          <w:sz w:val="18"/>
          <w:szCs w:val="18"/>
        </w:rPr>
        <w:t>reactions</w:t>
      </w:r>
      <w:r w:rsidR="00F70D7D">
        <w:rPr>
          <w:rFonts w:ascii="Palatino Linotype" w:eastAsia="Palatino Linotype" w:hAnsi="Palatino Linotype" w:cs="Palatino Linotype"/>
          <w:sz w:val="18"/>
          <w:szCs w:val="18"/>
        </w:rPr>
        <w:t xml:space="preserve">: </w:t>
      </w:r>
      <w:r w:rsidR="00710A52" w:rsidRPr="00072E4E">
        <w:rPr>
          <w:rFonts w:ascii="Palatino Linotype" w:eastAsia="Palatino Linotype" w:hAnsi="Palatino Linotype" w:cs="Palatino Linotype"/>
          <w:sz w:val="18"/>
          <w:szCs w:val="18"/>
        </w:rPr>
        <w:t xml:space="preserve"> </w:t>
      </w:r>
    </w:p>
    <w:p w14:paraId="305BA910" w14:textId="779ACA41" w:rsidR="00AE7656" w:rsidRPr="008E1075" w:rsidRDefault="00E43C2E" w:rsidP="008E1075">
      <w:pPr>
        <w:pBdr>
          <w:top w:val="nil"/>
          <w:left w:val="nil"/>
          <w:bottom w:val="nil"/>
          <w:right w:val="nil"/>
          <w:between w:val="nil"/>
        </w:pBdr>
        <w:spacing w:line="240" w:lineRule="auto"/>
        <w:ind w:left="144"/>
        <w:rPr>
          <w:rFonts w:ascii="Palatino Linotype" w:eastAsia="Palatino Linotype" w:hAnsi="Palatino Linotype" w:cs="Palatino Linotype"/>
          <w:sz w:val="18"/>
          <w:szCs w:val="18"/>
        </w:rPr>
      </w:pPr>
      <w:r w:rsidRPr="00072E4E">
        <w:rPr>
          <w:rFonts w:ascii="Palatino Linotype" w:eastAsia="Palatino Linotype" w:hAnsi="Palatino Linotype" w:cs="Palatino Linotype"/>
          <w:sz w:val="18"/>
          <w:szCs w:val="18"/>
        </w:rPr>
        <w:t>4 Psi + 4 H</w:t>
      </w:r>
      <w:r w:rsidRPr="00476D83">
        <w:rPr>
          <w:rFonts w:ascii="Palatino Linotype" w:eastAsia="Palatino Linotype" w:hAnsi="Palatino Linotype" w:cs="Palatino Linotype"/>
          <w:sz w:val="18"/>
          <w:szCs w:val="18"/>
          <w:vertAlign w:val="superscript"/>
        </w:rPr>
        <w:t>+</w:t>
      </w:r>
      <w:r w:rsidRPr="00072E4E">
        <w:rPr>
          <w:rFonts w:ascii="Palatino Linotype" w:eastAsia="Palatino Linotype" w:hAnsi="Palatino Linotype" w:cs="Palatino Linotype"/>
          <w:sz w:val="18"/>
          <w:szCs w:val="18"/>
        </w:rPr>
        <w:t>_</w:t>
      </w:r>
      <w:proofErr w:type="spellStart"/>
      <w:r w:rsidRPr="00072E4E">
        <w:rPr>
          <w:rFonts w:ascii="Palatino Linotype" w:eastAsia="Palatino Linotype" w:hAnsi="Palatino Linotype" w:cs="Palatino Linotype"/>
          <w:sz w:val="18"/>
          <w:szCs w:val="18"/>
        </w:rPr>
        <w:t>rc</w:t>
      </w:r>
      <w:proofErr w:type="spellEnd"/>
      <w:r w:rsidRPr="00072E4E">
        <w:rPr>
          <w:rFonts w:ascii="Palatino Linotype" w:eastAsia="Palatino Linotype" w:hAnsi="Palatino Linotype" w:cs="Palatino Linotype"/>
          <w:sz w:val="18"/>
          <w:szCs w:val="18"/>
        </w:rPr>
        <w:t xml:space="preserve"> </w:t>
      </w:r>
      <w:r w:rsidR="008E1075">
        <w:rPr>
          <w:rFonts w:ascii="Palatino Linotype" w:eastAsia="Palatino Linotype" w:hAnsi="Palatino Linotype" w:cs="Palatino Linotype"/>
          <w:sz w:val="18"/>
          <w:szCs w:val="18"/>
        </w:rPr>
        <w:t xml:space="preserve"> </w:t>
      </w:r>
      <w:r w:rsidR="008E1075" w:rsidRPr="008E1075">
        <w:rPr>
          <w:rFonts w:ascii="Palatino Linotype" w:eastAsia="Palatino Linotype" w:hAnsi="Palatino Linotype" w:cs="Palatino Linotype"/>
          <w:sz w:val="18"/>
          <w:szCs w:val="18"/>
        </w:rPr>
        <w:sym w:font="Wingdings" w:char="F0E0"/>
      </w:r>
      <w:r w:rsidRPr="00072E4E">
        <w:rPr>
          <w:rFonts w:ascii="Palatino Linotype" w:eastAsia="Palatino Linotype" w:hAnsi="Palatino Linotype" w:cs="Palatino Linotype"/>
          <w:sz w:val="18"/>
          <w:szCs w:val="18"/>
        </w:rPr>
        <w:t xml:space="preserve"> </w:t>
      </w:r>
      <w:r w:rsidR="008E1075">
        <w:rPr>
          <w:rFonts w:ascii="Palatino Linotype" w:eastAsia="Palatino Linotype" w:hAnsi="Palatino Linotype" w:cs="Palatino Linotype"/>
          <w:sz w:val="18"/>
          <w:szCs w:val="18"/>
        </w:rPr>
        <w:t>4</w:t>
      </w:r>
      <w:r w:rsidR="008E1075" w:rsidRPr="00072E4E">
        <w:rPr>
          <w:rFonts w:ascii="Palatino Linotype" w:eastAsia="Palatino Linotype" w:hAnsi="Palatino Linotype" w:cs="Palatino Linotype"/>
          <w:sz w:val="18"/>
          <w:szCs w:val="18"/>
        </w:rPr>
        <w:t xml:space="preserve"> H</w:t>
      </w:r>
      <w:r w:rsidR="008E1075" w:rsidRPr="00476D83">
        <w:rPr>
          <w:rFonts w:ascii="Palatino Linotype" w:eastAsia="Palatino Linotype" w:hAnsi="Palatino Linotype" w:cs="Palatino Linotype"/>
          <w:sz w:val="18"/>
          <w:szCs w:val="18"/>
          <w:vertAlign w:val="superscript"/>
        </w:rPr>
        <w:t>+</w:t>
      </w:r>
      <w:r w:rsidR="008E1075">
        <w:rPr>
          <w:rFonts w:ascii="Palatino Linotype" w:eastAsia="Palatino Linotype" w:hAnsi="Palatino Linotype" w:cs="Palatino Linotype"/>
          <w:sz w:val="18"/>
          <w:szCs w:val="18"/>
        </w:rPr>
        <w:t xml:space="preserve"> , </w:t>
      </w:r>
      <w:r w:rsidR="00853636" w:rsidRPr="00072E4E">
        <w:rPr>
          <w:rFonts w:ascii="Palatino Linotype" w:eastAsia="Palatino Linotype" w:hAnsi="Palatino Linotype" w:cs="Palatino Linotype"/>
          <w:sz w:val="18"/>
          <w:szCs w:val="18"/>
        </w:rPr>
        <w:t>ADP</w:t>
      </w:r>
      <w:r w:rsidR="008E1075">
        <w:rPr>
          <w:rFonts w:ascii="Palatino Linotype" w:eastAsia="Palatino Linotype" w:hAnsi="Palatino Linotype" w:cs="Palatino Linotype"/>
          <w:sz w:val="18"/>
          <w:szCs w:val="18"/>
          <w:vertAlign w:val="superscript"/>
        </w:rPr>
        <w:t>3</w:t>
      </w:r>
      <w:r w:rsidR="00853636" w:rsidRPr="00476D83">
        <w:rPr>
          <w:rFonts w:ascii="Palatino Linotype" w:eastAsia="Palatino Linotype" w:hAnsi="Palatino Linotype" w:cs="Palatino Linotype"/>
          <w:sz w:val="18"/>
          <w:szCs w:val="18"/>
          <w:vertAlign w:val="superscript"/>
        </w:rPr>
        <w:t>-</w:t>
      </w:r>
      <w:r w:rsidR="00853636" w:rsidRPr="00072E4E">
        <w:rPr>
          <w:rFonts w:ascii="Palatino Linotype" w:eastAsia="Palatino Linotype" w:hAnsi="Palatino Linotype" w:cs="Palatino Linotype"/>
          <w:sz w:val="18"/>
          <w:szCs w:val="18"/>
        </w:rPr>
        <w:t xml:space="preserve"> + phosphate</w:t>
      </w:r>
      <w:r w:rsidR="00853636" w:rsidRPr="00476D83">
        <w:rPr>
          <w:rFonts w:ascii="Palatino Linotype" w:eastAsia="Palatino Linotype" w:hAnsi="Palatino Linotype" w:cs="Palatino Linotype"/>
          <w:sz w:val="18"/>
          <w:szCs w:val="18"/>
          <w:vertAlign w:val="superscript"/>
        </w:rPr>
        <w:t>-</w:t>
      </w:r>
      <w:r w:rsidR="00853636" w:rsidRPr="00072E4E">
        <w:rPr>
          <w:rFonts w:ascii="Palatino Linotype" w:eastAsia="Palatino Linotype" w:hAnsi="Palatino Linotype" w:cs="Palatino Linotype"/>
          <w:sz w:val="18"/>
          <w:szCs w:val="18"/>
        </w:rPr>
        <w:t xml:space="preserve"> </w:t>
      </w:r>
      <w:r w:rsidR="008E1075" w:rsidRPr="008E1075">
        <w:rPr>
          <w:rFonts w:ascii="Palatino Linotype" w:eastAsia="Palatino Linotype" w:hAnsi="Palatino Linotype" w:cs="Palatino Linotype"/>
          <w:sz w:val="18"/>
          <w:szCs w:val="18"/>
        </w:rPr>
        <w:sym w:font="Wingdings" w:char="F0E0"/>
      </w:r>
      <w:r w:rsidR="00853636" w:rsidRPr="00072E4E">
        <w:rPr>
          <w:rFonts w:ascii="Palatino Linotype" w:eastAsia="Palatino Linotype" w:hAnsi="Palatino Linotype" w:cs="Palatino Linotype"/>
          <w:sz w:val="18"/>
          <w:szCs w:val="18"/>
        </w:rPr>
        <w:t xml:space="preserve"> ATP</w:t>
      </w:r>
      <w:r w:rsidR="008E1075">
        <w:rPr>
          <w:rFonts w:ascii="Palatino Linotype" w:eastAsia="Palatino Linotype" w:hAnsi="Palatino Linotype" w:cs="Palatino Linotype"/>
          <w:sz w:val="18"/>
          <w:szCs w:val="18"/>
          <w:vertAlign w:val="superscript"/>
        </w:rPr>
        <w:t>4</w:t>
      </w:r>
      <w:r w:rsidR="00853636" w:rsidRPr="00476D83">
        <w:rPr>
          <w:rFonts w:ascii="Palatino Linotype" w:eastAsia="Palatino Linotype" w:hAnsi="Palatino Linotype" w:cs="Palatino Linotype"/>
          <w:sz w:val="18"/>
          <w:szCs w:val="18"/>
          <w:vertAlign w:val="superscript"/>
        </w:rPr>
        <w:t>-</w:t>
      </w:r>
      <w:r w:rsidR="00853636" w:rsidRPr="00072E4E">
        <w:rPr>
          <w:rFonts w:ascii="Palatino Linotype" w:eastAsia="Palatino Linotype" w:hAnsi="Palatino Linotype" w:cs="Palatino Linotype"/>
          <w:sz w:val="18"/>
          <w:szCs w:val="18"/>
        </w:rPr>
        <w:t xml:space="preserve"> + H</w:t>
      </w:r>
      <w:r w:rsidR="00853636" w:rsidRPr="00476D83">
        <w:rPr>
          <w:rFonts w:ascii="Palatino Linotype" w:eastAsia="Palatino Linotype" w:hAnsi="Palatino Linotype" w:cs="Palatino Linotype"/>
          <w:sz w:val="18"/>
          <w:szCs w:val="18"/>
          <w:vertAlign w:val="subscript"/>
        </w:rPr>
        <w:t>2</w:t>
      </w:r>
      <w:r w:rsidR="00E33BFB">
        <w:rPr>
          <w:rFonts w:ascii="Palatino Linotype" w:eastAsia="Palatino Linotype" w:hAnsi="Palatino Linotype" w:cs="Palatino Linotype"/>
          <w:sz w:val="18"/>
          <w:szCs w:val="18"/>
        </w:rPr>
        <w:t>O</w:t>
      </w:r>
      <w:r>
        <w:rPr>
          <w:rFonts w:ascii="Palatino Linotype" w:eastAsia="Palatino Linotype" w:hAnsi="Palatino Linotype" w:cs="Palatino Linotype"/>
          <w:sz w:val="18"/>
          <w:szCs w:val="18"/>
        </w:rPr>
        <w:t xml:space="preserve">, and </w:t>
      </w:r>
      <w:r w:rsidR="00853636" w:rsidRPr="00072E4E">
        <w:rPr>
          <w:rFonts w:ascii="Palatino Linotype" w:eastAsia="Palatino Linotype" w:hAnsi="Palatino Linotype" w:cs="Palatino Linotype"/>
          <w:sz w:val="18"/>
          <w:szCs w:val="18"/>
        </w:rPr>
        <w:t>phosphate</w:t>
      </w:r>
      <w:r w:rsidR="008E1075">
        <w:rPr>
          <w:rFonts w:ascii="Palatino Linotype" w:eastAsia="Palatino Linotype" w:hAnsi="Palatino Linotype" w:cs="Palatino Linotype"/>
          <w:sz w:val="18"/>
          <w:szCs w:val="18"/>
          <w:vertAlign w:val="superscript"/>
        </w:rPr>
        <w:t>2-</w:t>
      </w:r>
      <w:r w:rsidR="00853636" w:rsidRPr="00072E4E">
        <w:rPr>
          <w:rFonts w:ascii="Palatino Linotype" w:eastAsia="Palatino Linotype" w:hAnsi="Palatino Linotype" w:cs="Palatino Linotype"/>
          <w:sz w:val="18"/>
          <w:szCs w:val="18"/>
        </w:rPr>
        <w:t xml:space="preserve"> </w:t>
      </w:r>
      <w:r w:rsidR="008E1075">
        <w:rPr>
          <w:rFonts w:ascii="Palatino Linotype" w:eastAsia="Palatino Linotype" w:hAnsi="Palatino Linotype" w:cs="Palatino Linotype"/>
          <w:sz w:val="18"/>
          <w:szCs w:val="18"/>
        </w:rPr>
        <w:t xml:space="preserve">+ </w:t>
      </w:r>
      <w:r w:rsidR="008E1075" w:rsidRPr="00072E4E">
        <w:rPr>
          <w:rFonts w:ascii="Palatino Linotype" w:eastAsia="Palatino Linotype" w:hAnsi="Palatino Linotype" w:cs="Palatino Linotype"/>
          <w:sz w:val="18"/>
          <w:szCs w:val="18"/>
        </w:rPr>
        <w:t>H</w:t>
      </w:r>
      <w:r w:rsidR="008E1075" w:rsidRPr="00476D83">
        <w:rPr>
          <w:rFonts w:ascii="Palatino Linotype" w:eastAsia="Palatino Linotype" w:hAnsi="Palatino Linotype" w:cs="Palatino Linotype"/>
          <w:sz w:val="18"/>
          <w:szCs w:val="18"/>
          <w:vertAlign w:val="superscript"/>
        </w:rPr>
        <w:t>+</w:t>
      </w:r>
      <w:r w:rsidR="008E1075">
        <w:rPr>
          <w:rFonts w:ascii="Palatino Linotype" w:eastAsia="Palatino Linotype" w:hAnsi="Palatino Linotype" w:cs="Palatino Linotype"/>
          <w:sz w:val="18"/>
          <w:szCs w:val="18"/>
        </w:rPr>
        <w:t xml:space="preserve"> </w:t>
      </w:r>
      <w:r w:rsidR="008E1075" w:rsidRPr="00072E4E">
        <w:rPr>
          <w:rFonts w:ascii="Palatino Linotype" w:eastAsia="Palatino Linotype" w:hAnsi="Palatino Linotype" w:cs="Palatino Linotype"/>
          <w:sz w:val="18"/>
          <w:szCs w:val="18"/>
        </w:rPr>
        <w:t xml:space="preserve"> </w:t>
      </w:r>
      <w:r w:rsidR="008E1075" w:rsidRPr="008E1075">
        <w:rPr>
          <w:rFonts w:ascii="Palatino Linotype" w:eastAsia="Palatino Linotype" w:hAnsi="Palatino Linotype" w:cs="Palatino Linotype"/>
          <w:sz w:val="18"/>
          <w:szCs w:val="18"/>
        </w:rPr>
        <w:sym w:font="Wingdings" w:char="F0E0"/>
      </w:r>
      <w:r w:rsidR="00853636" w:rsidRPr="00072E4E">
        <w:rPr>
          <w:rFonts w:ascii="Palatino Linotype" w:eastAsia="Palatino Linotype" w:hAnsi="Palatino Linotype" w:cs="Palatino Linotype"/>
          <w:sz w:val="18"/>
          <w:szCs w:val="18"/>
        </w:rPr>
        <w:t xml:space="preserve"> phosphate</w:t>
      </w:r>
      <w:r w:rsidR="008E1075">
        <w:rPr>
          <w:rFonts w:ascii="Palatino Linotype" w:eastAsia="Palatino Linotype" w:hAnsi="Palatino Linotype" w:cs="Palatino Linotype"/>
          <w:sz w:val="18"/>
          <w:szCs w:val="18"/>
          <w:vertAlign w:val="superscript"/>
        </w:rPr>
        <w:t>-</w:t>
      </w:r>
      <w:r w:rsidR="008E1075">
        <w:rPr>
          <w:rFonts w:ascii="Palatino Linotype" w:eastAsia="Palatino Linotype" w:hAnsi="Palatino Linotype" w:cs="Palatino Linotype"/>
          <w:sz w:val="18"/>
          <w:szCs w:val="18"/>
        </w:rPr>
        <w:t>.</w:t>
      </w:r>
      <w:r>
        <w:rPr>
          <w:rFonts w:ascii="Palatino Linotype" w:eastAsia="Palatino Linotype" w:hAnsi="Palatino Linotype" w:cs="Palatino Linotype"/>
          <w:sz w:val="18"/>
          <w:szCs w:val="18"/>
        </w:rPr>
        <w:t xml:space="preserve"> A</w:t>
      </w:r>
      <w:r w:rsidR="00853636" w:rsidRPr="00072E4E">
        <w:rPr>
          <w:rFonts w:ascii="Palatino Linotype" w:eastAsia="Palatino Linotype" w:hAnsi="Palatino Linotype" w:cs="Palatino Linotype"/>
          <w:sz w:val="18"/>
          <w:szCs w:val="18"/>
        </w:rPr>
        <w:t>t pH</w:t>
      </w:r>
      <w:r w:rsidR="002714D1">
        <w:rPr>
          <w:rFonts w:ascii="Palatino Linotype" w:eastAsia="Palatino Linotype" w:hAnsi="Palatino Linotype" w:cs="Palatino Linotype"/>
          <w:sz w:val="18"/>
          <w:szCs w:val="18"/>
        </w:rPr>
        <w:t>7</w:t>
      </w:r>
      <w:r w:rsidR="00853636" w:rsidRPr="00072E4E">
        <w:rPr>
          <w:rFonts w:ascii="Palatino Linotype" w:eastAsia="Palatino Linotype" w:hAnsi="Palatino Linotype" w:cs="Palatino Linotype"/>
          <w:sz w:val="18"/>
          <w:szCs w:val="18"/>
        </w:rPr>
        <w:t xml:space="preserve"> phosphate is taken as </w:t>
      </w:r>
      <w:r w:rsidR="002714D1">
        <w:rPr>
          <w:rFonts w:ascii="Palatino Linotype" w:eastAsia="Palatino Linotype" w:hAnsi="Palatino Linotype" w:cs="Palatino Linotype"/>
          <w:sz w:val="18"/>
          <w:szCs w:val="18"/>
        </w:rPr>
        <w:t>2</w:t>
      </w:r>
      <w:r w:rsidR="00853636" w:rsidRPr="00072E4E">
        <w:rPr>
          <w:rFonts w:ascii="Palatino Linotype" w:eastAsia="Palatino Linotype" w:hAnsi="Palatino Linotype" w:cs="Palatino Linotype"/>
          <w:sz w:val="18"/>
          <w:szCs w:val="18"/>
        </w:rPr>
        <w:t>-</w:t>
      </w:r>
      <w:r w:rsidR="00F70D7D">
        <w:rPr>
          <w:rFonts w:ascii="Palatino Linotype" w:eastAsia="Palatino Linotype" w:hAnsi="Palatino Linotype" w:cs="Palatino Linotype"/>
          <w:sz w:val="18"/>
          <w:szCs w:val="18"/>
        </w:rPr>
        <w:t xml:space="preserve">, ATP as </w:t>
      </w:r>
      <w:r w:rsidR="002714D1">
        <w:rPr>
          <w:rFonts w:ascii="Palatino Linotype" w:eastAsia="Palatino Linotype" w:hAnsi="Palatino Linotype" w:cs="Palatino Linotype"/>
          <w:sz w:val="18"/>
          <w:szCs w:val="18"/>
        </w:rPr>
        <w:t>4</w:t>
      </w:r>
      <w:r w:rsidR="00F70D7D">
        <w:rPr>
          <w:rFonts w:ascii="Palatino Linotype" w:eastAsia="Palatino Linotype" w:hAnsi="Palatino Linotype" w:cs="Palatino Linotype"/>
          <w:sz w:val="18"/>
          <w:szCs w:val="18"/>
        </w:rPr>
        <w:t xml:space="preserve">- and ADP as </w:t>
      </w:r>
      <w:r w:rsidR="002714D1">
        <w:rPr>
          <w:rFonts w:ascii="Palatino Linotype" w:eastAsia="Palatino Linotype" w:hAnsi="Palatino Linotype" w:cs="Palatino Linotype"/>
          <w:sz w:val="18"/>
          <w:szCs w:val="18"/>
        </w:rPr>
        <w:t>3</w:t>
      </w:r>
      <w:r w:rsidR="00F70D7D">
        <w:rPr>
          <w:rFonts w:ascii="Palatino Linotype" w:eastAsia="Palatino Linotype" w:hAnsi="Palatino Linotype" w:cs="Palatino Linotype"/>
          <w:sz w:val="18"/>
          <w:szCs w:val="18"/>
        </w:rPr>
        <w:t>-</w:t>
      </w:r>
      <w:r w:rsidR="00104378">
        <w:rPr>
          <w:rFonts w:ascii="Palatino Linotype" w:eastAsia="Palatino Linotype" w:hAnsi="Palatino Linotype" w:cs="Palatino Linotype"/>
          <w:sz w:val="18"/>
          <w:szCs w:val="18"/>
        </w:rPr>
        <w:t xml:space="preserve">; even though </w:t>
      </w:r>
      <w:r w:rsidR="00104378" w:rsidRPr="00476D83">
        <w:rPr>
          <w:rFonts w:ascii="Palatino Linotype" w:eastAsia="Palatino Linotype" w:hAnsi="Palatino Linotype" w:cs="Palatino Linotype"/>
          <w:i/>
          <w:sz w:val="18"/>
          <w:szCs w:val="18"/>
        </w:rPr>
        <w:t xml:space="preserve">S. </w:t>
      </w:r>
      <w:proofErr w:type="spellStart"/>
      <w:r w:rsidR="00104378" w:rsidRPr="00476D83">
        <w:rPr>
          <w:rFonts w:ascii="Palatino Linotype" w:eastAsia="Palatino Linotype" w:hAnsi="Palatino Linotype" w:cs="Palatino Linotype"/>
          <w:i/>
          <w:sz w:val="18"/>
          <w:szCs w:val="18"/>
        </w:rPr>
        <w:t>sulfataricus</w:t>
      </w:r>
      <w:proofErr w:type="spellEnd"/>
      <w:r w:rsidR="00104378">
        <w:rPr>
          <w:rFonts w:ascii="Palatino Linotype" w:eastAsia="Palatino Linotype" w:hAnsi="Palatino Linotype" w:cs="Palatino Linotype"/>
          <w:sz w:val="18"/>
          <w:szCs w:val="18"/>
        </w:rPr>
        <w:t xml:space="preserve"> is an </w:t>
      </w:r>
      <w:proofErr w:type="spellStart"/>
      <w:r w:rsidR="00104378">
        <w:rPr>
          <w:rFonts w:ascii="Palatino Linotype" w:eastAsia="Palatino Linotype" w:hAnsi="Palatino Linotype" w:cs="Palatino Linotype"/>
          <w:sz w:val="18"/>
          <w:szCs w:val="18"/>
        </w:rPr>
        <w:t>acidophile</w:t>
      </w:r>
      <w:proofErr w:type="spellEnd"/>
      <w:r w:rsidR="008E1075">
        <w:rPr>
          <w:rFonts w:ascii="Palatino Linotype" w:eastAsia="Palatino Linotype" w:hAnsi="Palatino Linotype" w:cs="Palatino Linotype"/>
          <w:sz w:val="18"/>
          <w:szCs w:val="18"/>
        </w:rPr>
        <w:t>,</w:t>
      </w:r>
      <w:r w:rsidR="00104378">
        <w:rPr>
          <w:rFonts w:ascii="Palatino Linotype" w:eastAsia="Palatino Linotype" w:hAnsi="Palatino Linotype" w:cs="Palatino Linotype"/>
          <w:sz w:val="18"/>
          <w:szCs w:val="18"/>
        </w:rPr>
        <w:t xml:space="preserve"> its intracellular pH is not far from neutral</w:t>
      </w:r>
      <w:r w:rsidR="00895BCD">
        <w:rPr>
          <w:rFonts w:ascii="Palatino Linotype" w:eastAsia="Palatino Linotype" w:hAnsi="Palatino Linotype" w:cs="Palatino Linotype"/>
          <w:sz w:val="18"/>
          <w:szCs w:val="18"/>
        </w:rPr>
        <w:t xml:space="preserve">; </w:t>
      </w:r>
      <w:r w:rsidR="009327C8">
        <w:rPr>
          <w:rFonts w:ascii="Palatino Linotype" w:eastAsia="Palatino Linotype" w:hAnsi="Palatino Linotype" w:cs="Palatino Linotype"/>
          <w:sz w:val="18"/>
          <w:szCs w:val="18"/>
        </w:rPr>
        <w:t>t</w:t>
      </w:r>
      <w:r w:rsidR="00895BCD">
        <w:rPr>
          <w:rFonts w:ascii="Palatino Linotype" w:eastAsia="Palatino Linotype" w:hAnsi="Palatino Linotype" w:cs="Palatino Linotype"/>
          <w:sz w:val="18"/>
          <w:szCs w:val="18"/>
        </w:rPr>
        <w:t xml:space="preserve">he proton pumping stoichiometry </w:t>
      </w:r>
      <w:r w:rsidR="009327C8">
        <w:rPr>
          <w:rFonts w:ascii="Palatino Linotype" w:eastAsia="Palatino Linotype" w:hAnsi="Palatino Linotype" w:cs="Palatino Linotype"/>
          <w:sz w:val="18"/>
          <w:szCs w:val="18"/>
        </w:rPr>
        <w:t xml:space="preserve">of the proton-translocating ATPase </w:t>
      </w:r>
      <w:r w:rsidR="00895BCD">
        <w:rPr>
          <w:rFonts w:ascii="Palatino Linotype" w:eastAsia="Palatino Linotype" w:hAnsi="Palatino Linotype" w:cs="Palatino Linotype"/>
          <w:sz w:val="18"/>
          <w:szCs w:val="18"/>
        </w:rPr>
        <w:t xml:space="preserve">is taken to equal 4 </w:t>
      </w:r>
      <w:r w:rsidR="009327C8">
        <w:rPr>
          <w:rFonts w:ascii="Palatino Linotype" w:eastAsia="Palatino Linotype" w:hAnsi="Palatino Linotype" w:cs="Palatino Linotype"/>
          <w:sz w:val="18"/>
          <w:szCs w:val="18"/>
        </w:rPr>
        <w:t xml:space="preserve">outward </w:t>
      </w:r>
      <w:r w:rsidR="00895BCD">
        <w:rPr>
          <w:rFonts w:ascii="Palatino Linotype" w:eastAsia="Palatino Linotype" w:hAnsi="Palatino Linotype" w:cs="Palatino Linotype"/>
          <w:sz w:val="18"/>
          <w:szCs w:val="18"/>
        </w:rPr>
        <w:t>protons per ATP</w:t>
      </w:r>
      <w:r w:rsidR="00104378">
        <w:rPr>
          <w:rFonts w:ascii="Palatino Linotype" w:eastAsia="Palatino Linotype" w:hAnsi="Palatino Linotype" w:cs="Palatino Linotype"/>
          <w:sz w:val="18"/>
          <w:szCs w:val="18"/>
        </w:rPr>
        <w:t xml:space="preserve">.  </w:t>
      </w:r>
      <w:r w:rsidR="00F70D7D">
        <w:rPr>
          <w:rFonts w:ascii="Palatino Linotype" w:eastAsia="Palatino Linotype" w:hAnsi="Palatino Linotype" w:cs="Palatino Linotype"/>
          <w:sz w:val="18"/>
          <w:szCs w:val="18"/>
        </w:rPr>
        <w:t xml:space="preserve"> </w:t>
      </w:r>
    </w:p>
    <w:p w14:paraId="47719750" w14:textId="390CA2FB" w:rsidR="00AE7656" w:rsidRDefault="00710A52" w:rsidP="00305EF5">
      <w:pPr>
        <w:pBdr>
          <w:top w:val="nil"/>
          <w:left w:val="nil"/>
          <w:bottom w:val="nil"/>
          <w:right w:val="nil"/>
          <w:between w:val="nil"/>
        </w:pBdr>
        <w:spacing w:before="120" w:line="240" w:lineRule="auto"/>
        <w:ind w:firstLine="432"/>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This </w:t>
      </w:r>
      <w:r w:rsidR="00F771FC">
        <w:rPr>
          <w:rFonts w:ascii="Palatino Linotype" w:eastAsia="Palatino Linotype" w:hAnsi="Palatino Linotype" w:cs="Palatino Linotype"/>
          <w:sz w:val="20"/>
          <w:szCs w:val="20"/>
        </w:rPr>
        <w:t>genome w</w:t>
      </w:r>
      <w:r w:rsidR="009B04CB">
        <w:rPr>
          <w:rFonts w:ascii="Palatino Linotype" w:eastAsia="Palatino Linotype" w:hAnsi="Palatino Linotype" w:cs="Palatino Linotype"/>
          <w:sz w:val="20"/>
          <w:szCs w:val="20"/>
        </w:rPr>
        <w:t>ide metabolic m</w:t>
      </w:r>
      <w:r w:rsidR="00DB0F05">
        <w:rPr>
          <w:rFonts w:ascii="Palatino Linotype" w:eastAsia="Palatino Linotype" w:hAnsi="Palatino Linotype" w:cs="Palatino Linotype"/>
          <w:sz w:val="20"/>
          <w:szCs w:val="20"/>
        </w:rPr>
        <w:t>ap</w:t>
      </w:r>
      <w:r w:rsidR="009B04CB">
        <w:rPr>
          <w:rFonts w:ascii="Palatino Linotype" w:eastAsia="Palatino Linotype" w:hAnsi="Palatino Linotype" w:cs="Palatino Linotype"/>
          <w:sz w:val="20"/>
          <w:szCs w:val="20"/>
        </w:rPr>
        <w:t xml:space="preserve"> contains 992</w:t>
      </w:r>
      <w:r w:rsidR="00F771FC">
        <w:rPr>
          <w:rFonts w:ascii="Palatino Linotype" w:eastAsia="Palatino Linotype" w:hAnsi="Palatino Linotype" w:cs="Palatino Linotype"/>
          <w:sz w:val="20"/>
          <w:szCs w:val="20"/>
        </w:rPr>
        <w:t xml:space="preserve"> reaction</w:t>
      </w:r>
      <w:r w:rsidR="009B04CB">
        <w:rPr>
          <w:rFonts w:ascii="Palatino Linotype" w:eastAsia="Palatino Linotype" w:hAnsi="Palatino Linotype" w:cs="Palatino Linotype"/>
          <w:sz w:val="20"/>
          <w:szCs w:val="20"/>
        </w:rPr>
        <w:t>s with 866</w:t>
      </w:r>
      <w:r w:rsidR="00F726ED">
        <w:rPr>
          <w:rFonts w:ascii="Palatino Linotype" w:eastAsia="Palatino Linotype" w:hAnsi="Palatino Linotype" w:cs="Palatino Linotype"/>
          <w:sz w:val="20"/>
          <w:szCs w:val="20"/>
        </w:rPr>
        <w:t xml:space="preserve"> metabolites.</w:t>
      </w:r>
      <w:r w:rsidR="006F6473">
        <w:rPr>
          <w:rFonts w:ascii="Palatino Linotype" w:eastAsia="Palatino Linotype" w:hAnsi="Palatino Linotype" w:cs="Palatino Linotype"/>
          <w:sz w:val="20"/>
          <w:szCs w:val="20"/>
        </w:rPr>
        <w:t xml:space="preserve"> </w:t>
      </w:r>
      <w:proofErr w:type="spellStart"/>
      <w:r w:rsidR="006F6473">
        <w:rPr>
          <w:rFonts w:ascii="Palatino Linotype" w:eastAsia="Palatino Linotype" w:hAnsi="Palatino Linotype" w:cs="Palatino Linotype"/>
          <w:sz w:val="20"/>
          <w:szCs w:val="20"/>
        </w:rPr>
        <w:t>Its</w:t>
      </w:r>
      <w:proofErr w:type="spellEnd"/>
      <w:r w:rsidR="006F6473">
        <w:rPr>
          <w:rFonts w:ascii="Palatino Linotype" w:eastAsia="Palatino Linotype" w:hAnsi="Palatino Linotype" w:cs="Palatino Linotype"/>
          <w:sz w:val="20"/>
          <w:szCs w:val="20"/>
        </w:rPr>
        <w:t xml:space="preserve"> </w:t>
      </w:r>
      <w:r w:rsidR="006F6473" w:rsidRPr="006F6473">
        <w:rPr>
          <w:rFonts w:ascii="Palatino Linotype" w:eastAsia="Palatino Linotype" w:hAnsi="Palatino Linotype" w:cs="Palatino Linotype"/>
          <w:i/>
          <w:sz w:val="20"/>
          <w:szCs w:val="20"/>
        </w:rPr>
        <w:t xml:space="preserve">in </w:t>
      </w:r>
      <w:proofErr w:type="spellStart"/>
      <w:r w:rsidR="006F6473" w:rsidRPr="006F6473">
        <w:rPr>
          <w:rFonts w:ascii="Palatino Linotype" w:eastAsia="Palatino Linotype" w:hAnsi="Palatino Linotype" w:cs="Palatino Linotype"/>
          <w:i/>
          <w:sz w:val="20"/>
          <w:szCs w:val="20"/>
        </w:rPr>
        <w:t>silico</w:t>
      </w:r>
      <w:proofErr w:type="spellEnd"/>
      <w:r w:rsidR="006F6473">
        <w:rPr>
          <w:rFonts w:ascii="Palatino Linotype" w:eastAsia="Palatino Linotype" w:hAnsi="Palatino Linotype" w:cs="Palatino Linotype"/>
          <w:sz w:val="20"/>
          <w:szCs w:val="20"/>
        </w:rPr>
        <w:t xml:space="preserve"> growth medium consisted of </w:t>
      </w:r>
      <w:r w:rsidR="007606F2">
        <w:rPr>
          <w:rFonts w:ascii="Palatino Linotype" w:eastAsia="Palatino Linotype" w:hAnsi="Palatino Linotype" w:cs="Palatino Linotype"/>
          <w:sz w:val="20"/>
          <w:szCs w:val="20"/>
        </w:rPr>
        <w:t>gluco</w:t>
      </w:r>
      <w:r w:rsidR="00EB22B6">
        <w:rPr>
          <w:rFonts w:ascii="Palatino Linotype" w:eastAsia="Palatino Linotype" w:hAnsi="Palatino Linotype" w:cs="Palatino Linotype"/>
          <w:sz w:val="20"/>
          <w:szCs w:val="20"/>
        </w:rPr>
        <w:t>se, oxygen, phosphate, sulfate</w:t>
      </w:r>
      <w:r w:rsidR="007606F2">
        <w:rPr>
          <w:rFonts w:ascii="Palatino Linotype" w:eastAsia="Palatino Linotype" w:hAnsi="Palatino Linotype" w:cs="Palatino Linotype"/>
          <w:sz w:val="20"/>
          <w:szCs w:val="20"/>
        </w:rPr>
        <w:t>, ammonium, H</w:t>
      </w:r>
      <w:r w:rsidR="007606F2" w:rsidRPr="004E510C">
        <w:rPr>
          <w:rFonts w:ascii="Palatino Linotype" w:eastAsia="Palatino Linotype" w:hAnsi="Palatino Linotype" w:cs="Palatino Linotype"/>
          <w:sz w:val="20"/>
          <w:szCs w:val="20"/>
          <w:vertAlign w:val="superscript"/>
        </w:rPr>
        <w:t>+</w:t>
      </w:r>
      <w:r w:rsidR="007606F2">
        <w:rPr>
          <w:rFonts w:ascii="Palatino Linotype" w:eastAsia="Palatino Linotype" w:hAnsi="Palatino Linotype" w:cs="Palatino Linotype"/>
          <w:sz w:val="20"/>
          <w:szCs w:val="20"/>
        </w:rPr>
        <w:t>, H</w:t>
      </w:r>
      <w:r w:rsidR="007606F2" w:rsidRPr="004E510C">
        <w:rPr>
          <w:rFonts w:ascii="Palatino Linotype" w:eastAsia="Palatino Linotype" w:hAnsi="Palatino Linotype" w:cs="Palatino Linotype"/>
          <w:sz w:val="20"/>
          <w:szCs w:val="20"/>
          <w:vertAlign w:val="subscript"/>
        </w:rPr>
        <w:t>2</w:t>
      </w:r>
      <w:r w:rsidR="00EB22B6">
        <w:rPr>
          <w:rFonts w:ascii="Palatino Linotype" w:eastAsia="Palatino Linotype" w:hAnsi="Palatino Linotype" w:cs="Palatino Linotype"/>
          <w:sz w:val="20"/>
          <w:szCs w:val="20"/>
        </w:rPr>
        <w:t>O</w:t>
      </w:r>
      <w:r w:rsidR="007606F2">
        <w:rPr>
          <w:rFonts w:ascii="Palatino Linotype" w:eastAsia="Palatino Linotype" w:hAnsi="Palatino Linotype" w:cs="Palatino Linotype"/>
          <w:sz w:val="20"/>
          <w:szCs w:val="20"/>
        </w:rPr>
        <w:t>, Co</w:t>
      </w:r>
      <w:r w:rsidR="007606F2" w:rsidRPr="004E510C">
        <w:rPr>
          <w:rFonts w:ascii="Palatino Linotype" w:eastAsia="Palatino Linotype" w:hAnsi="Palatino Linotype" w:cs="Palatino Linotype"/>
          <w:sz w:val="20"/>
          <w:szCs w:val="20"/>
          <w:vertAlign w:val="superscript"/>
        </w:rPr>
        <w:t>2+</w:t>
      </w:r>
      <w:r w:rsidR="00EB22B6">
        <w:rPr>
          <w:rFonts w:ascii="Palatino Linotype" w:eastAsia="Palatino Linotype" w:hAnsi="Palatino Linotype" w:cs="Palatino Linotype"/>
          <w:sz w:val="20"/>
          <w:szCs w:val="20"/>
        </w:rPr>
        <w:t>.</w:t>
      </w:r>
      <w:r w:rsidR="006F6473">
        <w:rPr>
          <w:rFonts w:ascii="Palatino Linotype" w:eastAsia="Palatino Linotype" w:hAnsi="Palatino Linotype" w:cs="Palatino Linotype"/>
          <w:sz w:val="20"/>
          <w:szCs w:val="20"/>
        </w:rPr>
        <w:t xml:space="preserve"> The import reactions were provided with </w:t>
      </w:r>
      <w:r w:rsidR="00113F2F">
        <w:rPr>
          <w:rFonts w:asciiTheme="minorEastAsia" w:eastAsiaTheme="minorEastAsia" w:hAnsiTheme="minorEastAsia" w:cs="Palatino Linotype" w:hint="eastAsia"/>
          <w:sz w:val="20"/>
          <w:szCs w:val="20"/>
          <w:lang w:eastAsia="zh-CN"/>
        </w:rPr>
        <w:t>the</w:t>
      </w:r>
      <w:r w:rsidR="00113F2F">
        <w:rPr>
          <w:rFonts w:ascii="Palatino Linotype" w:eastAsia="Palatino Linotype" w:hAnsi="Palatino Linotype" w:cs="Palatino Linotype"/>
          <w:sz w:val="20"/>
          <w:szCs w:val="20"/>
        </w:rPr>
        <w:t xml:space="preserve"> </w:t>
      </w:r>
      <w:r w:rsidR="007606F2">
        <w:rPr>
          <w:rFonts w:ascii="Palatino Linotype" w:eastAsia="Palatino Linotype" w:hAnsi="Palatino Linotype" w:cs="Palatino Linotype"/>
          <w:sz w:val="20"/>
          <w:szCs w:val="20"/>
        </w:rPr>
        <w:t xml:space="preserve">lower </w:t>
      </w:r>
      <w:r w:rsidR="006F6473">
        <w:rPr>
          <w:rFonts w:ascii="Palatino Linotype" w:eastAsia="Palatino Linotype" w:hAnsi="Palatino Linotype" w:cs="Palatino Linotype"/>
          <w:sz w:val="20"/>
          <w:szCs w:val="20"/>
        </w:rPr>
        <w:t xml:space="preserve">bound of </w:t>
      </w:r>
      <w:r w:rsidR="007606F2">
        <w:rPr>
          <w:rFonts w:ascii="Palatino Linotype" w:eastAsia="Palatino Linotype" w:hAnsi="Palatino Linotype" w:cs="Palatino Linotype"/>
          <w:sz w:val="20"/>
          <w:szCs w:val="20"/>
        </w:rPr>
        <w:t>-1000 except the import reaction for glucose (The lower bound of this reaction was set to -1</w:t>
      </w:r>
      <w:r w:rsidR="001B5FDF">
        <w:rPr>
          <w:rFonts w:ascii="Palatino Linotype" w:eastAsia="Palatino Linotype" w:hAnsi="Palatino Linotype" w:cs="Palatino Linotype"/>
          <w:sz w:val="20"/>
          <w:szCs w:val="20"/>
        </w:rPr>
        <w:t>; negative fluxes refer to uptake</w:t>
      </w:r>
      <w:r w:rsidR="007606F2">
        <w:rPr>
          <w:rFonts w:ascii="Palatino Linotype" w:eastAsia="Palatino Linotype" w:hAnsi="Palatino Linotype" w:cs="Palatino Linotype"/>
          <w:sz w:val="20"/>
          <w:szCs w:val="20"/>
        </w:rPr>
        <w:t>).</w:t>
      </w:r>
    </w:p>
    <w:p w14:paraId="6BC6C35C" w14:textId="77777777" w:rsidR="00AE7656" w:rsidRDefault="00F771FC">
      <w:pPr>
        <w:pBdr>
          <w:top w:val="nil"/>
          <w:left w:val="nil"/>
          <w:bottom w:val="nil"/>
          <w:right w:val="nil"/>
          <w:between w:val="nil"/>
        </w:pBdr>
        <w:spacing w:before="240" w:after="120" w:line="240" w:lineRule="auto"/>
        <w:jc w:val="left"/>
        <w:rPr>
          <w:rFonts w:ascii="Palatino Linotype" w:eastAsia="Palatino Linotype" w:hAnsi="Palatino Linotype" w:cs="Palatino Linotype"/>
          <w:i/>
          <w:sz w:val="20"/>
          <w:szCs w:val="20"/>
        </w:rPr>
      </w:pPr>
      <w:r>
        <w:rPr>
          <w:rFonts w:ascii="Palatino Linotype" w:eastAsia="Palatino Linotype" w:hAnsi="Palatino Linotype" w:cs="Palatino Linotype"/>
          <w:i/>
          <w:sz w:val="20"/>
          <w:szCs w:val="20"/>
        </w:rPr>
        <w:t>2.3. Flux balance analysis</w:t>
      </w:r>
    </w:p>
    <w:p w14:paraId="43417E75" w14:textId="7F83C805" w:rsidR="00AE7656" w:rsidRDefault="00F771FC" w:rsidP="00C90ACA">
      <w:pPr>
        <w:pBdr>
          <w:top w:val="nil"/>
          <w:left w:val="nil"/>
          <w:bottom w:val="nil"/>
          <w:right w:val="nil"/>
          <w:between w:val="nil"/>
        </w:pBdr>
        <w:spacing w:line="240" w:lineRule="auto"/>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Flux balance analysis (FBA) is a widely used approach for predicting the optimal flux patterns through biochemical networks at steady state (</w:t>
      </w:r>
      <w:r w:rsidRPr="00A45EF6">
        <w:rPr>
          <w:rFonts w:ascii="Palatino Linotype" w:eastAsia="Palatino Linotype" w:hAnsi="Palatino Linotype" w:cs="Palatino Linotype"/>
          <w:sz w:val="20"/>
          <w:szCs w:val="20"/>
          <w:rPrChange w:id="127" w:author="Yanfei Zhang" w:date="2022-04-04T20:17:00Z">
            <w:rPr>
              <w:rFonts w:ascii="Palatino Linotype" w:eastAsia="Palatino Linotype" w:hAnsi="Palatino Linotype" w:cs="Palatino Linotype"/>
              <w:sz w:val="20"/>
              <w:szCs w:val="20"/>
              <w:highlight w:val="yellow"/>
            </w:rPr>
          </w:rPrChange>
        </w:rPr>
        <w:t>Orth</w:t>
      </w:r>
      <w:ins w:id="128" w:author="Microsoft account" w:date="2022-03-08T14:43:00Z">
        <w:r w:rsidR="002F123C" w:rsidRPr="00A45EF6">
          <w:rPr>
            <w:rFonts w:ascii="Palatino Linotype" w:eastAsia="Palatino Linotype" w:hAnsi="Palatino Linotype" w:cs="Palatino Linotype"/>
            <w:sz w:val="20"/>
            <w:szCs w:val="20"/>
            <w:rPrChange w:id="129" w:author="Yanfei Zhang" w:date="2022-04-04T20:17:00Z">
              <w:rPr>
                <w:rFonts w:ascii="Palatino Linotype" w:eastAsia="Palatino Linotype" w:hAnsi="Palatino Linotype" w:cs="Palatino Linotype"/>
                <w:sz w:val="20"/>
                <w:szCs w:val="20"/>
                <w:highlight w:val="yellow"/>
              </w:rPr>
            </w:rPrChange>
          </w:rPr>
          <w:t xml:space="preserve"> et al.</w:t>
        </w:r>
      </w:ins>
      <w:del w:id="130" w:author="Microsoft account" w:date="2022-03-08T14:43:00Z">
        <w:r w:rsidRPr="00A45EF6" w:rsidDel="002F123C">
          <w:rPr>
            <w:rFonts w:ascii="Palatino Linotype" w:eastAsia="Palatino Linotype" w:hAnsi="Palatino Linotype" w:cs="Palatino Linotype"/>
            <w:sz w:val="20"/>
            <w:szCs w:val="20"/>
            <w:rPrChange w:id="131" w:author="Yanfei Zhang" w:date="2022-04-04T20:17:00Z">
              <w:rPr>
                <w:rFonts w:ascii="Palatino Linotype" w:eastAsia="Palatino Linotype" w:hAnsi="Palatino Linotype" w:cs="Palatino Linotype"/>
                <w:sz w:val="20"/>
                <w:szCs w:val="20"/>
                <w:highlight w:val="yellow"/>
              </w:rPr>
            </w:rPrChange>
          </w:rPr>
          <w:delText>, Jeffrey D., Ines Thiele</w:delText>
        </w:r>
      </w:del>
      <w:r w:rsidRPr="00A45EF6">
        <w:rPr>
          <w:rFonts w:ascii="Palatino Linotype" w:eastAsia="Palatino Linotype" w:hAnsi="Palatino Linotype" w:cs="Palatino Linotype"/>
          <w:sz w:val="20"/>
          <w:szCs w:val="20"/>
          <w:rPrChange w:id="132" w:author="Yanfei Zhang" w:date="2022-04-04T20:17:00Z">
            <w:rPr>
              <w:rFonts w:ascii="Palatino Linotype" w:eastAsia="Palatino Linotype" w:hAnsi="Palatino Linotype" w:cs="Palatino Linotype"/>
              <w:sz w:val="20"/>
              <w:szCs w:val="20"/>
              <w:highlight w:val="yellow"/>
            </w:rPr>
          </w:rPrChange>
        </w:rPr>
        <w:t>, 2011</w:t>
      </w:r>
      <w:r>
        <w:rPr>
          <w:rFonts w:ascii="Palatino Linotype" w:eastAsia="Palatino Linotype" w:hAnsi="Palatino Linotype" w:cs="Palatino Linotype"/>
          <w:sz w:val="20"/>
          <w:szCs w:val="20"/>
        </w:rPr>
        <w:t>). It is especially useful for researching genome scale metabolic network reconstructions, as it requires no additional knowledge</w:t>
      </w:r>
      <w:r w:rsidR="005F625A">
        <w:rPr>
          <w:rFonts w:ascii="Palatino Linotype" w:eastAsia="Palatino Linotype" w:hAnsi="Palatino Linotype" w:cs="Palatino Linotype"/>
          <w:sz w:val="20"/>
          <w:szCs w:val="20"/>
        </w:rPr>
        <w:t xml:space="preserve"> with the exception of the network’s objectives</w:t>
      </w:r>
      <w:r>
        <w:rPr>
          <w:rFonts w:ascii="Palatino Linotype" w:eastAsia="Palatino Linotype" w:hAnsi="Palatino Linotype" w:cs="Palatino Linotype"/>
          <w:sz w:val="20"/>
          <w:szCs w:val="20"/>
        </w:rPr>
        <w:t xml:space="preserve">. The steady state condition is represented by the formula </w:t>
      </w:r>
      <w:proofErr w:type="spellStart"/>
      <w:r>
        <w:rPr>
          <w:rFonts w:ascii="Palatino Linotype" w:eastAsia="Palatino Linotype" w:hAnsi="Palatino Linotype" w:cs="Palatino Linotype"/>
          <w:sz w:val="20"/>
          <w:szCs w:val="20"/>
        </w:rPr>
        <w:t>S</w:t>
      </w:r>
      <w:r w:rsidR="00212D0B">
        <w:rPr>
          <w:rFonts w:ascii="Palatino Linotype" w:eastAsia="Palatino Linotype" w:hAnsi="Palatino Linotype" w:cs="Palatino Linotype"/>
          <w:sz w:val="20"/>
          <w:szCs w:val="20"/>
        </w:rPr>
        <w:t>·</w:t>
      </w:r>
      <w:r w:rsidRPr="00F84866">
        <w:rPr>
          <w:rFonts w:ascii="Palatino Linotype" w:eastAsia="Palatino Linotype" w:hAnsi="Palatino Linotype" w:cs="Palatino Linotype"/>
          <w:sz w:val="20"/>
          <w:szCs w:val="20"/>
        </w:rPr>
        <w:t>v</w:t>
      </w:r>
      <w:proofErr w:type="spellEnd"/>
      <w:r>
        <w:rPr>
          <w:rFonts w:ascii="Palatino Linotype" w:eastAsia="Palatino Linotype" w:hAnsi="Palatino Linotype" w:cs="Palatino Linotype"/>
          <w:sz w:val="20"/>
          <w:szCs w:val="20"/>
        </w:rPr>
        <w:t xml:space="preserve"> = 0, where S is the stoichiometric matrix with corresponding stoichiometric coefficients,</w:t>
      </w:r>
      <w:r w:rsidR="00212D0B">
        <w:rPr>
          <w:rFonts w:ascii="Palatino Linotype" w:eastAsia="Palatino Linotype" w:hAnsi="Palatino Linotype" w:cs="Palatino Linotype"/>
          <w:sz w:val="20"/>
          <w:szCs w:val="20"/>
        </w:rPr>
        <w:t xml:space="preserve"> stands for </w:t>
      </w:r>
      <w:proofErr w:type="spellStart"/>
      <w:r w:rsidR="00212D0B">
        <w:rPr>
          <w:rFonts w:ascii="Palatino Linotype" w:eastAsia="Palatino Linotype" w:hAnsi="Palatino Linotype" w:cs="Palatino Linotype"/>
          <w:sz w:val="20"/>
          <w:szCs w:val="20"/>
        </w:rPr>
        <w:t>matix</w:t>
      </w:r>
      <w:proofErr w:type="spellEnd"/>
      <w:r w:rsidR="00212D0B">
        <w:rPr>
          <w:rFonts w:ascii="Palatino Linotype" w:eastAsia="Palatino Linotype" w:hAnsi="Palatino Linotype" w:cs="Palatino Linotype"/>
          <w:sz w:val="20"/>
          <w:szCs w:val="20"/>
        </w:rPr>
        <w:t xml:space="preserve"> multiplication, </w:t>
      </w:r>
      <w:r w:rsidRPr="00696F6C">
        <w:rPr>
          <w:rFonts w:ascii="Palatino Linotype" w:eastAsia="Palatino Linotype" w:hAnsi="Palatino Linotype" w:cs="Palatino Linotype"/>
          <w:i/>
          <w:sz w:val="20"/>
          <w:szCs w:val="20"/>
        </w:rPr>
        <w:t>v</w:t>
      </w:r>
      <w:r>
        <w:rPr>
          <w:rFonts w:ascii="Palatino Linotype" w:eastAsia="Palatino Linotype" w:hAnsi="Palatino Linotype" w:cs="Palatino Linotype"/>
          <w:sz w:val="20"/>
          <w:szCs w:val="20"/>
        </w:rPr>
        <w:t xml:space="preserve"> is the column vector of steady state fluxes through all the steps (vertices) in the network</w:t>
      </w:r>
      <w:r w:rsidR="00212D0B">
        <w:rPr>
          <w:rFonts w:ascii="Palatino Linotype" w:eastAsia="Palatino Linotype" w:hAnsi="Palatino Linotype" w:cs="Palatino Linotype"/>
          <w:sz w:val="20"/>
          <w:szCs w:val="20"/>
        </w:rPr>
        <w:t xml:space="preserve"> and 0 is a column vector of zero’s</w:t>
      </w:r>
      <w:r>
        <w:rPr>
          <w:rFonts w:ascii="Palatino Linotype" w:eastAsia="Palatino Linotype" w:hAnsi="Palatino Linotype" w:cs="Palatino Linotype"/>
          <w:sz w:val="20"/>
          <w:szCs w:val="20"/>
        </w:rPr>
        <w:t>. FBA maximizes or minimize</w:t>
      </w:r>
      <w:r w:rsidR="005F625A">
        <w:rPr>
          <w:rFonts w:ascii="Palatino Linotype" w:eastAsia="Palatino Linotype" w:hAnsi="Palatino Linotype" w:cs="Palatino Linotype"/>
          <w:sz w:val="20"/>
          <w:szCs w:val="20"/>
        </w:rPr>
        <w:t>s</w:t>
      </w:r>
      <w:r>
        <w:rPr>
          <w:rFonts w:ascii="Palatino Linotype" w:eastAsia="Palatino Linotype" w:hAnsi="Palatino Linotype" w:cs="Palatino Linotype"/>
          <w:sz w:val="20"/>
          <w:szCs w:val="20"/>
        </w:rPr>
        <w:t xml:space="preserve"> an objective function Z = </w:t>
      </w:r>
      <w:proofErr w:type="spellStart"/>
      <w:r>
        <w:rPr>
          <w:rFonts w:ascii="Palatino Linotype" w:eastAsia="Palatino Linotype" w:hAnsi="Palatino Linotype" w:cs="Palatino Linotype"/>
          <w:sz w:val="20"/>
          <w:szCs w:val="20"/>
        </w:rPr>
        <w:t>c</w:t>
      </w:r>
      <w:r>
        <w:rPr>
          <w:rFonts w:ascii="Palatino Linotype" w:eastAsia="Palatino Linotype" w:hAnsi="Palatino Linotype" w:cs="Palatino Linotype"/>
          <w:sz w:val="20"/>
          <w:szCs w:val="20"/>
          <w:vertAlign w:val="superscript"/>
        </w:rPr>
        <w:t>T</w:t>
      </w:r>
      <w:r w:rsidR="00212D0B">
        <w:rPr>
          <w:rFonts w:ascii="Palatino Linotype" w:eastAsia="Palatino Linotype" w:hAnsi="Palatino Linotype" w:cs="Palatino Linotype"/>
          <w:sz w:val="20"/>
          <w:szCs w:val="20"/>
        </w:rPr>
        <w:t>·v</w:t>
      </w:r>
      <w:proofErr w:type="spellEnd"/>
      <w:r>
        <w:rPr>
          <w:rFonts w:ascii="Palatino Linotype" w:eastAsia="Palatino Linotype" w:hAnsi="Palatino Linotype" w:cs="Palatino Linotype"/>
          <w:sz w:val="20"/>
          <w:szCs w:val="20"/>
        </w:rPr>
        <w:t xml:space="preserve">, where </w:t>
      </w:r>
      <w:proofErr w:type="spellStart"/>
      <w:r>
        <w:rPr>
          <w:rFonts w:ascii="Palatino Linotype" w:eastAsia="Palatino Linotype" w:hAnsi="Palatino Linotype" w:cs="Palatino Linotype"/>
          <w:sz w:val="20"/>
          <w:szCs w:val="20"/>
        </w:rPr>
        <w:t>c</w:t>
      </w:r>
      <w:r>
        <w:rPr>
          <w:rFonts w:ascii="Palatino Linotype" w:eastAsia="Palatino Linotype" w:hAnsi="Palatino Linotype" w:cs="Palatino Linotype"/>
          <w:sz w:val="20"/>
          <w:szCs w:val="20"/>
          <w:vertAlign w:val="superscript"/>
        </w:rPr>
        <w:t>T</w:t>
      </w:r>
      <w:proofErr w:type="spellEnd"/>
      <w:r>
        <w:rPr>
          <w:rFonts w:ascii="Palatino Linotype" w:eastAsia="Palatino Linotype" w:hAnsi="Palatino Linotype" w:cs="Palatino Linotype"/>
          <w:sz w:val="20"/>
          <w:szCs w:val="20"/>
        </w:rPr>
        <w:t xml:space="preserve"> is a row vector of weights, indicating how much each reaction contri</w:t>
      </w:r>
      <w:r w:rsidR="00162D66">
        <w:rPr>
          <w:rFonts w:ascii="Palatino Linotype" w:eastAsia="Palatino Linotype" w:hAnsi="Palatino Linotype" w:cs="Palatino Linotype"/>
          <w:sz w:val="20"/>
          <w:szCs w:val="20"/>
        </w:rPr>
        <w:t xml:space="preserve">butes to the </w:t>
      </w:r>
      <w:r w:rsidR="00162D66">
        <w:rPr>
          <w:rFonts w:ascii="Palatino Linotype" w:eastAsia="Palatino Linotype" w:hAnsi="Palatino Linotype" w:cs="Palatino Linotype"/>
          <w:sz w:val="20"/>
          <w:szCs w:val="20"/>
        </w:rPr>
        <w:lastRenderedPageBreak/>
        <w:t>objective function</w:t>
      </w:r>
      <w:r w:rsidR="00BF3D5A">
        <w:rPr>
          <w:rFonts w:ascii="Palatino Linotype" w:eastAsia="Palatino Linotype" w:hAnsi="Palatino Linotype" w:cs="Palatino Linotype"/>
          <w:sz w:val="20"/>
          <w:szCs w:val="20"/>
        </w:rPr>
        <w:t xml:space="preserve"> </w:t>
      </w:r>
      <w:r>
        <w:rPr>
          <w:rFonts w:ascii="Palatino Linotype" w:eastAsia="Palatino Linotype" w:hAnsi="Palatino Linotype" w:cs="Palatino Linotype"/>
          <w:sz w:val="20"/>
          <w:szCs w:val="20"/>
        </w:rPr>
        <w:t>Z. For all fluxes upper and lower bounds need to be indicated, but for all but one, these can be set fairly arbitrary. With this, FBA is a linear programming problem. The output of FBA i</w:t>
      </w:r>
      <w:r w:rsidR="005F625A">
        <w:rPr>
          <w:rFonts w:ascii="Palatino Linotype" w:eastAsia="Palatino Linotype" w:hAnsi="Palatino Linotype" w:cs="Palatino Linotype"/>
          <w:sz w:val="20"/>
          <w:szCs w:val="20"/>
        </w:rPr>
        <w:t>s a flux distribution which min</w:t>
      </w:r>
      <w:r>
        <w:rPr>
          <w:rFonts w:ascii="Palatino Linotype" w:eastAsia="Palatino Linotype" w:hAnsi="Palatino Linotype" w:cs="Palatino Linotype"/>
          <w:sz w:val="20"/>
          <w:szCs w:val="20"/>
        </w:rPr>
        <w:t>imizes or maximizes the objective function.</w:t>
      </w:r>
      <w:r w:rsidR="00E24E8E">
        <w:rPr>
          <w:rFonts w:ascii="Palatino Linotype" w:eastAsia="Palatino Linotype" w:hAnsi="Palatino Linotype" w:cs="Palatino Linotype"/>
          <w:sz w:val="20"/>
          <w:szCs w:val="20"/>
        </w:rPr>
        <w:t xml:space="preserve"> The </w:t>
      </w:r>
      <w:sdt>
        <w:sdtPr>
          <w:tag w:val="goog_rdk_16"/>
          <w:id w:val="1892923714"/>
        </w:sdtPr>
        <w:sdtContent/>
      </w:sdt>
      <w:r w:rsidR="00E24E8E">
        <w:rPr>
          <w:rFonts w:ascii="Palatino Linotype" w:eastAsia="Palatino Linotype" w:hAnsi="Palatino Linotype" w:cs="Palatino Linotype"/>
          <w:sz w:val="20"/>
          <w:szCs w:val="20"/>
        </w:rPr>
        <w:t xml:space="preserve">biomass reaction </w:t>
      </w:r>
      <w:r>
        <w:rPr>
          <w:rFonts w:ascii="Palatino Linotype" w:eastAsia="Palatino Linotype" w:hAnsi="Palatino Linotype" w:cs="Palatino Linotype"/>
          <w:sz w:val="20"/>
          <w:szCs w:val="20"/>
        </w:rPr>
        <w:t xml:space="preserve">(see below) </w:t>
      </w:r>
      <w:r w:rsidR="00E24E8E">
        <w:rPr>
          <w:rFonts w:ascii="Palatino Linotype" w:eastAsia="Palatino Linotype" w:hAnsi="Palatino Linotype" w:cs="Palatino Linotype"/>
          <w:sz w:val="20"/>
          <w:szCs w:val="20"/>
        </w:rPr>
        <w:t>was used as the objective funct</w:t>
      </w:r>
      <w:r w:rsidR="004C0069">
        <w:rPr>
          <w:rFonts w:ascii="Palatino Linotype" w:eastAsia="Palatino Linotype" w:hAnsi="Palatino Linotype" w:cs="Palatino Linotype"/>
          <w:sz w:val="20"/>
          <w:szCs w:val="20"/>
        </w:rPr>
        <w:t>ion. Its detailed description i</w:t>
      </w:r>
      <w:r w:rsidR="00E24E8E">
        <w:rPr>
          <w:rFonts w:ascii="Palatino Linotype" w:eastAsia="Palatino Linotype" w:hAnsi="Palatino Linotype" w:cs="Palatino Linotype"/>
          <w:sz w:val="20"/>
          <w:szCs w:val="20"/>
        </w:rPr>
        <w:t xml:space="preserve">s in the paper published by </w:t>
      </w:r>
      <w:proofErr w:type="spellStart"/>
      <w:r w:rsidR="00E24E8E">
        <w:rPr>
          <w:rFonts w:ascii="Palatino Linotype" w:eastAsia="Palatino Linotype" w:hAnsi="Palatino Linotype" w:cs="Palatino Linotype"/>
          <w:sz w:val="20"/>
          <w:szCs w:val="20"/>
        </w:rPr>
        <w:t>Ulas</w:t>
      </w:r>
      <w:proofErr w:type="spellEnd"/>
      <w:r w:rsidR="00E24E8E">
        <w:rPr>
          <w:rFonts w:ascii="Palatino Linotype" w:eastAsia="Palatino Linotype" w:hAnsi="Palatino Linotype" w:cs="Palatino Linotype"/>
          <w:sz w:val="20"/>
          <w:szCs w:val="20"/>
        </w:rPr>
        <w:t xml:space="preserve"> et al. </w:t>
      </w:r>
      <w:r>
        <w:rPr>
          <w:rFonts w:ascii="Palatino Linotype" w:eastAsia="Palatino Linotype" w:hAnsi="Palatino Linotype" w:cs="Palatino Linotype"/>
          <w:sz w:val="20"/>
          <w:szCs w:val="20"/>
        </w:rPr>
        <w:t>(</w:t>
      </w:r>
      <w:proofErr w:type="spellStart"/>
      <w:r>
        <w:rPr>
          <w:rFonts w:ascii="Palatino Linotype" w:eastAsia="Palatino Linotype" w:hAnsi="Palatino Linotype" w:cs="Palatino Linotype"/>
          <w:sz w:val="20"/>
          <w:szCs w:val="20"/>
        </w:rPr>
        <w:t>Ulas</w:t>
      </w:r>
      <w:proofErr w:type="spellEnd"/>
      <w:r>
        <w:rPr>
          <w:rFonts w:ascii="Palatino Linotype" w:eastAsia="Palatino Linotype" w:hAnsi="Palatino Linotype" w:cs="Palatino Linotype"/>
          <w:sz w:val="20"/>
          <w:szCs w:val="20"/>
        </w:rPr>
        <w:t xml:space="preserve"> et al., </w:t>
      </w:r>
      <w:r w:rsidR="009B04CB">
        <w:rPr>
          <w:rFonts w:ascii="Palatino Linotype" w:eastAsia="Palatino Linotype" w:hAnsi="Palatino Linotype" w:cs="Palatino Linotype"/>
          <w:sz w:val="20"/>
          <w:szCs w:val="20"/>
        </w:rPr>
        <w:t>2012). Here in the mediu</w:t>
      </w:r>
      <w:r w:rsidR="00E24E8E">
        <w:rPr>
          <w:rFonts w:ascii="Palatino Linotype" w:eastAsia="Palatino Linotype" w:hAnsi="Palatino Linotype" w:cs="Palatino Linotype"/>
          <w:sz w:val="20"/>
          <w:szCs w:val="20"/>
        </w:rPr>
        <w:t xml:space="preserve">m the carbon source was glucose </w:t>
      </w:r>
      <w:r w:rsidR="009B04CB">
        <w:rPr>
          <w:rFonts w:ascii="Palatino Linotype" w:eastAsia="Palatino Linotype" w:hAnsi="Palatino Linotype" w:cs="Palatino Linotype"/>
          <w:sz w:val="20"/>
          <w:szCs w:val="20"/>
        </w:rPr>
        <w:t xml:space="preserve">and the nitrogen source was </w:t>
      </w:r>
      <w:r w:rsidR="00B309BF" w:rsidRPr="00B309BF">
        <w:rPr>
          <w:rFonts w:ascii="Palatino Linotype" w:eastAsia="Palatino Linotype" w:hAnsi="Palatino Linotype" w:cs="Palatino Linotype"/>
          <w:sz w:val="20"/>
          <w:szCs w:val="20"/>
        </w:rPr>
        <w:t>ammonium</w:t>
      </w:r>
      <w:r w:rsidR="0066500D">
        <w:rPr>
          <w:rFonts w:ascii="Palatino Linotype" w:eastAsia="Palatino Linotype" w:hAnsi="Palatino Linotype" w:cs="Palatino Linotype"/>
          <w:sz w:val="20"/>
          <w:szCs w:val="20"/>
        </w:rPr>
        <w:t xml:space="preserve">. The biomass reaction sums the </w:t>
      </w:r>
      <w:proofErr w:type="spellStart"/>
      <w:r w:rsidR="003A2B72">
        <w:rPr>
          <w:rFonts w:ascii="Palatino Linotype" w:eastAsia="Palatino Linotype" w:hAnsi="Palatino Linotype" w:cs="Palatino Linotype"/>
          <w:sz w:val="20"/>
          <w:szCs w:val="20"/>
        </w:rPr>
        <w:t>milli</w:t>
      </w:r>
      <w:r w:rsidR="0066500D">
        <w:rPr>
          <w:rFonts w:ascii="Palatino Linotype" w:eastAsia="Palatino Linotype" w:hAnsi="Palatino Linotype" w:cs="Palatino Linotype"/>
          <w:sz w:val="20"/>
          <w:szCs w:val="20"/>
        </w:rPr>
        <w:t>molar</w:t>
      </w:r>
      <w:proofErr w:type="spellEnd"/>
      <w:r w:rsidR="0066500D">
        <w:rPr>
          <w:rFonts w:ascii="Palatino Linotype" w:eastAsia="Palatino Linotype" w:hAnsi="Palatino Linotype" w:cs="Palatino Linotype"/>
          <w:sz w:val="20"/>
          <w:szCs w:val="20"/>
        </w:rPr>
        <w:t xml:space="preserve"> </w:t>
      </w:r>
      <w:r w:rsidR="0090180E">
        <w:rPr>
          <w:rFonts w:ascii="Palatino Linotype" w:eastAsia="Palatino Linotype" w:hAnsi="Palatino Linotype" w:cs="Palatino Linotype"/>
          <w:sz w:val="20"/>
          <w:szCs w:val="20"/>
        </w:rPr>
        <w:t>amounts</w:t>
      </w:r>
      <w:r w:rsidR="0099030F">
        <w:rPr>
          <w:rFonts w:ascii="Palatino Linotype" w:eastAsia="Palatino Linotype" w:hAnsi="Palatino Linotype" w:cs="Palatino Linotype"/>
          <w:sz w:val="20"/>
          <w:szCs w:val="20"/>
        </w:rPr>
        <w:t xml:space="preserve"> of each pre</w:t>
      </w:r>
      <w:r w:rsidR="00D42A09">
        <w:rPr>
          <w:rFonts w:ascii="Palatino Linotype" w:eastAsia="Palatino Linotype" w:hAnsi="Palatino Linotype" w:cs="Palatino Linotype"/>
          <w:sz w:val="20"/>
          <w:szCs w:val="20"/>
        </w:rPr>
        <w:t xml:space="preserve">cursor required to </w:t>
      </w:r>
      <w:r w:rsidR="00E00ACC">
        <w:rPr>
          <w:rFonts w:ascii="Palatino Linotype" w:eastAsia="Palatino Linotype" w:hAnsi="Palatino Linotype" w:cs="Palatino Linotype"/>
          <w:color w:val="auto"/>
          <w:sz w:val="20"/>
          <w:szCs w:val="20"/>
        </w:rPr>
        <w:t xml:space="preserve">synthesize </w:t>
      </w:r>
      <w:proofErr w:type="gramStart"/>
      <w:r w:rsidR="00E00ACC">
        <w:rPr>
          <w:rFonts w:ascii="Palatino Linotype" w:eastAsia="Palatino Linotype" w:hAnsi="Palatino Linotype" w:cs="Palatino Linotype"/>
          <w:color w:val="auto"/>
          <w:sz w:val="20"/>
          <w:szCs w:val="20"/>
        </w:rPr>
        <w:t>1</w:t>
      </w:r>
      <w:r w:rsidR="00D42A09" w:rsidRPr="00603A05">
        <w:rPr>
          <w:rFonts w:ascii="Palatino Linotype" w:eastAsia="Palatino Linotype" w:hAnsi="Palatino Linotype" w:cs="Palatino Linotype"/>
          <w:color w:val="auto"/>
          <w:sz w:val="20"/>
          <w:szCs w:val="20"/>
        </w:rPr>
        <w:t xml:space="preserve"> </w:t>
      </w:r>
      <w:r w:rsidR="0099030F" w:rsidRPr="00603A05">
        <w:rPr>
          <w:rFonts w:ascii="Palatino Linotype" w:eastAsia="Palatino Linotype" w:hAnsi="Palatino Linotype" w:cs="Palatino Linotype"/>
          <w:color w:val="auto"/>
          <w:sz w:val="20"/>
          <w:szCs w:val="20"/>
        </w:rPr>
        <w:t>gram</w:t>
      </w:r>
      <w:proofErr w:type="gramEnd"/>
      <w:r w:rsidR="0099030F" w:rsidRPr="00603A05">
        <w:rPr>
          <w:rFonts w:ascii="Palatino Linotype" w:eastAsia="Palatino Linotype" w:hAnsi="Palatino Linotype" w:cs="Palatino Linotype"/>
          <w:color w:val="auto"/>
          <w:sz w:val="20"/>
          <w:szCs w:val="20"/>
        </w:rPr>
        <w:t xml:space="preserve"> </w:t>
      </w:r>
      <w:r w:rsidR="0099030F">
        <w:rPr>
          <w:rFonts w:ascii="Palatino Linotype" w:eastAsia="Palatino Linotype" w:hAnsi="Palatino Linotype" w:cs="Palatino Linotype"/>
          <w:sz w:val="20"/>
          <w:szCs w:val="20"/>
        </w:rPr>
        <w:t xml:space="preserve">dry weight of the organism </w:t>
      </w:r>
      <w:r w:rsidR="0066500D">
        <w:rPr>
          <w:rFonts w:ascii="Palatino Linotype" w:eastAsia="Palatino Linotype" w:hAnsi="Palatino Linotype" w:cs="Palatino Linotype"/>
          <w:sz w:val="20"/>
          <w:szCs w:val="20"/>
        </w:rPr>
        <w:t>(</w:t>
      </w:r>
      <w:proofErr w:type="spellStart"/>
      <w:r w:rsidR="0066500D">
        <w:rPr>
          <w:rFonts w:ascii="Palatino Linotype" w:eastAsia="Palatino Linotype" w:hAnsi="Palatino Linotype" w:cs="Palatino Linotype"/>
          <w:sz w:val="20"/>
          <w:szCs w:val="20"/>
        </w:rPr>
        <w:t>mmol</w:t>
      </w:r>
      <w:proofErr w:type="spellEnd"/>
      <w:r w:rsidR="0066500D">
        <w:rPr>
          <w:rFonts w:ascii="Palatino Linotype" w:eastAsia="Palatino Linotype" w:hAnsi="Palatino Linotype" w:cs="Palatino Linotype"/>
          <w:sz w:val="20"/>
          <w:szCs w:val="20"/>
        </w:rPr>
        <w:t xml:space="preserve"> gDW</w:t>
      </w:r>
      <w:r w:rsidR="0066500D" w:rsidRPr="0066500D">
        <w:rPr>
          <w:rFonts w:ascii="Palatino Linotype" w:eastAsia="Palatino Linotype" w:hAnsi="Palatino Linotype" w:cs="Palatino Linotype"/>
          <w:sz w:val="20"/>
          <w:szCs w:val="20"/>
          <w:vertAlign w:val="superscript"/>
        </w:rPr>
        <w:t>-1</w:t>
      </w:r>
      <w:r w:rsidR="0066500D">
        <w:rPr>
          <w:rFonts w:ascii="Palatino Linotype" w:eastAsia="Palatino Linotype" w:hAnsi="Palatino Linotype" w:cs="Palatino Linotype"/>
          <w:sz w:val="20"/>
          <w:szCs w:val="20"/>
        </w:rPr>
        <w:t>)</w:t>
      </w:r>
      <w:r w:rsidR="00BD57F0">
        <w:rPr>
          <w:rFonts w:ascii="Palatino Linotype" w:eastAsia="Palatino Linotype" w:hAnsi="Palatino Linotype" w:cs="Palatino Linotype"/>
          <w:sz w:val="20"/>
          <w:szCs w:val="20"/>
        </w:rPr>
        <w:t xml:space="preserve"> (</w:t>
      </w:r>
      <w:r w:rsidR="00A3158D">
        <w:rPr>
          <w:rFonts w:ascii="Palatino Linotype" w:eastAsia="Palatino Linotype" w:hAnsi="Palatino Linotype" w:cs="Palatino Linotype"/>
          <w:sz w:val="20"/>
          <w:szCs w:val="20"/>
        </w:rPr>
        <w:t>The file named as “</w:t>
      </w:r>
      <w:proofErr w:type="spellStart"/>
      <w:r w:rsidR="00A3158D" w:rsidRPr="00BD57F0">
        <w:rPr>
          <w:rFonts w:ascii="Palatino Linotype" w:eastAsia="Palatino Linotype" w:hAnsi="Palatino Linotype" w:cs="Palatino Linotype"/>
          <w:sz w:val="20"/>
          <w:szCs w:val="20"/>
        </w:rPr>
        <w:t>biomass_equation_table</w:t>
      </w:r>
      <w:proofErr w:type="spellEnd"/>
      <w:r w:rsidR="00A3158D">
        <w:rPr>
          <w:rFonts w:ascii="Palatino Linotype" w:eastAsia="Palatino Linotype" w:hAnsi="Palatino Linotype" w:cs="Palatino Linotype"/>
          <w:sz w:val="20"/>
          <w:szCs w:val="20"/>
        </w:rPr>
        <w:t>”</w:t>
      </w:r>
      <w:r w:rsidR="00A3158D" w:rsidRPr="008A2C74">
        <w:rPr>
          <w:rFonts w:ascii="Palatino Linotype" w:eastAsia="Palatino Linotype" w:hAnsi="Palatino Linotype" w:cs="Palatino Linotype"/>
          <w:sz w:val="20"/>
          <w:szCs w:val="20"/>
        </w:rPr>
        <w:t xml:space="preserve"> </w:t>
      </w:r>
      <w:r w:rsidR="00A3158D">
        <w:rPr>
          <w:rFonts w:ascii="Palatino Linotype" w:eastAsia="Palatino Linotype" w:hAnsi="Palatino Linotype" w:cs="Palatino Linotype"/>
          <w:sz w:val="20"/>
          <w:szCs w:val="20"/>
        </w:rPr>
        <w:t xml:space="preserve">which shows this calculation can be found in the </w:t>
      </w:r>
      <w:proofErr w:type="spellStart"/>
      <w:r w:rsidR="00A3158D">
        <w:rPr>
          <w:rFonts w:ascii="Palatino Linotype" w:eastAsia="Palatino Linotype" w:hAnsi="Palatino Linotype" w:cs="Palatino Linotype"/>
          <w:sz w:val="20"/>
          <w:szCs w:val="20"/>
        </w:rPr>
        <w:t>Github</w:t>
      </w:r>
      <w:proofErr w:type="spellEnd"/>
      <w:r w:rsidR="00A3158D">
        <w:rPr>
          <w:rFonts w:ascii="Palatino Linotype" w:eastAsia="Palatino Linotype" w:hAnsi="Palatino Linotype" w:cs="Palatino Linotype"/>
          <w:sz w:val="20"/>
          <w:szCs w:val="20"/>
        </w:rPr>
        <w:t xml:space="preserve"> repository under the folder name “Data”)</w:t>
      </w:r>
      <w:r w:rsidR="00080470">
        <w:rPr>
          <w:rFonts w:ascii="Palatino Linotype" w:eastAsia="Palatino Linotype" w:hAnsi="Palatino Linotype" w:cs="Palatino Linotype"/>
          <w:sz w:val="20"/>
          <w:szCs w:val="20"/>
        </w:rPr>
        <w:t>:</w:t>
      </w:r>
    </w:p>
    <w:p w14:paraId="47782219" w14:textId="77777777" w:rsidR="007D392A" w:rsidRDefault="007D392A" w:rsidP="009B04CB">
      <w:pPr>
        <w:pBdr>
          <w:top w:val="nil"/>
          <w:left w:val="nil"/>
          <w:bottom w:val="nil"/>
          <w:right w:val="nil"/>
          <w:between w:val="nil"/>
        </w:pBdr>
        <w:spacing w:line="240" w:lineRule="auto"/>
        <w:ind w:firstLine="420"/>
        <w:rPr>
          <w:rFonts w:ascii="Palatino Linotype" w:eastAsia="Palatino Linotype" w:hAnsi="Palatino Linotype" w:cs="Palatino Linotype"/>
          <w:sz w:val="20"/>
          <w:szCs w:val="20"/>
        </w:rPr>
      </w:pPr>
    </w:p>
    <w:p w14:paraId="21E80C3B" w14:textId="77777777" w:rsidR="00AE7656" w:rsidRDefault="00F771FC">
      <w:pPr>
        <w:pBdr>
          <w:top w:val="nil"/>
          <w:left w:val="nil"/>
          <w:bottom w:val="nil"/>
          <w:right w:val="nil"/>
          <w:between w:val="nil"/>
        </w:pBdr>
        <w:spacing w:line="240" w:lineRule="auto"/>
        <w:rPr>
          <w:sz w:val="18"/>
          <w:szCs w:val="18"/>
        </w:rPr>
      </w:pPr>
      <m:oMath>
        <m:r>
          <w:rPr>
            <w:rFonts w:ascii="Cambria Math" w:eastAsia="Cambria Math" w:hAnsi="Cambria Math" w:cs="Cambria Math"/>
            <w:sz w:val="18"/>
            <w:szCs w:val="18"/>
          </w:rPr>
          <m:t>0.0098 2,3-bis-O-phytanyl-sn-glycerol+0.0509 AMP+0.0284 CMP+1.8644 EXP(-05) FAD+0.0286 GMP+0.3188 L-alanine+0.2656 L-arginine+0.2823 L-asparagine+0.2662 L-aspartate+0.0350 L-cysteine+0.3860 L-glutamate+0.1192 L-glutamine+0.0733 L-histidine+0.0015 L-homocysteine+0.5388 L-isoleucine+0.5874 L-leucine+0.4363 L-lysine+0.1248 L-methionine+0.2514 L-phenylalanine+0.2163 L-proline+0.3809 L-serine+0.2685 L-threonine+0.0595 L-tryptophan+0.2734 L-tyrosine+0.4224 L-valine+0.00324 NAD++1.4915 EXP(-04) NADH+1.4915 EXP(-04) NADP++5.9661 EXP(-04) NADPH+1.4915 EXP(-04) UDP-alpha-N-acetyl-D-glucosamine+0.0515 UMP+1.4915 EXP(-04) coenzyme A+0.0069 coenzyme B12+0.0105 dAMP+0.0059 dCMP+0.0059 dGMP+0.0105 dTMP+0.3653 glycine+0.5420 glycogen+0.0027 norspermidine+0.0031 norspermine+7.7187 EXP(-04) phosphoenolpyruvate+2.2727 EXP(-05) propanoyl-CoA+6.8685 EXP(-04) putrescine+1.4915 EXP(-04) pyridoxal-</m:t>
        </m:r>
        <m:sSup>
          <m:sSupPr>
            <m:ctrlPr>
              <w:rPr>
                <w:rFonts w:ascii="Cambria Math" w:eastAsia="Cambria Math" w:hAnsi="Cambria Math" w:cs="Cambria Math"/>
                <w:sz w:val="18"/>
                <w:szCs w:val="18"/>
              </w:rPr>
            </m:ctrlPr>
          </m:sSupPr>
          <m:e>
            <m:r>
              <w:rPr>
                <w:rFonts w:ascii="Cambria Math" w:eastAsia="Cambria Math" w:hAnsi="Cambria Math" w:cs="Cambria Math"/>
                <w:sz w:val="18"/>
                <w:szCs w:val="18"/>
              </w:rPr>
              <m:t>5</m:t>
            </m:r>
          </m:e>
          <m:sup>
            <m:r>
              <w:rPr>
                <w:rFonts w:ascii="Cambria Math" w:eastAsia="Cambria Math" w:hAnsi="Cambria Math" w:cs="Cambria Math"/>
                <w:sz w:val="18"/>
                <w:szCs w:val="18"/>
              </w:rPr>
              <m:t>'</m:t>
            </m:r>
          </m:sup>
        </m:sSup>
        <m:r>
          <w:rPr>
            <w:rFonts w:ascii="Cambria Math" w:eastAsia="Cambria Math" w:hAnsi="Cambria Math" w:cs="Cambria Math"/>
            <w:sz w:val="18"/>
            <w:szCs w:val="18"/>
          </w:rPr>
          <m:t>-phosp→hate+0.0015 representative-quinone+0.0052 saturated calditolcaldarchaeol+0.0022 saturated glycolipidcaldarchaeol+0.0029 saturated inositolcaldarchaeol+0.0206 saturated inositolcalditolcaldarchaeol+0.0029 saturated inositolglycolipidcaldarchaeol+0.0039 saturated sulfoglycolipidcaldarchaeol+6.0034EXP(-05) shikimate+2.1068 EXP(-04) sn-glycerol-3-phosphate+0.0116 spermidine+0.0348 tetrahydrosulfopterin+1.4915 EXP(-04) thiamin diphosphate+0.0012 trehalose → 1 gram of Biomass_Sulfolobus+5.6724 H2O</m:t>
        </m:r>
      </m:oMath>
      <w:r w:rsidR="0066500D">
        <w:rPr>
          <w:sz w:val="18"/>
          <w:szCs w:val="18"/>
        </w:rPr>
        <w:t>¹</w:t>
      </w:r>
      <w:r>
        <w:rPr>
          <w:sz w:val="18"/>
          <w:szCs w:val="18"/>
        </w:rPr>
        <w:object w:dxaOrig="170" w:dyaOrig="280" w14:anchorId="38F0BC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7.5pt;height:15pt" o:ole="">
            <v:imagedata r:id="rId11" o:title=""/>
          </v:shape>
          <o:OLEObject Type="Embed" ProgID="Equation.DSMT4" ShapeID="_x0000_i1057" DrawAspect="Content" ObjectID="_1710781948" r:id="rId12"/>
        </w:object>
      </w:r>
      <w:r>
        <w:rPr>
          <w:sz w:val="18"/>
          <w:szCs w:val="18"/>
        </w:rPr>
        <w:object w:dxaOrig="170" w:dyaOrig="280" w14:anchorId="067801F4">
          <v:shape id="_x0000_i1058" type="#_x0000_t75" style="width:7.5pt;height:15pt" o:ole="">
            <v:imagedata r:id="rId13" o:title=""/>
          </v:shape>
          <o:OLEObject Type="Embed" ProgID="Equation.DSMT4" ShapeID="_x0000_i1058" DrawAspect="Content" ObjectID="_1710781949" r:id="rId14"/>
        </w:object>
      </w:r>
      <w:r>
        <w:rPr>
          <w:sz w:val="18"/>
          <w:szCs w:val="18"/>
        </w:rPr>
        <w:t xml:space="preserve"> </w:t>
      </w:r>
    </w:p>
    <w:p w14:paraId="5E29EC27" w14:textId="2685B203" w:rsidR="00AC0D8F" w:rsidRPr="00162D66" w:rsidRDefault="0066500D" w:rsidP="00162D66">
      <w:pPr>
        <w:pBdr>
          <w:top w:val="nil"/>
          <w:left w:val="nil"/>
          <w:bottom w:val="nil"/>
          <w:right w:val="nil"/>
          <w:between w:val="nil"/>
        </w:pBdr>
        <w:spacing w:before="120" w:line="240" w:lineRule="auto"/>
        <w:rPr>
          <w:rFonts w:ascii="Palatino Linotype" w:hAnsi="Palatino Linotype"/>
          <w:sz w:val="18"/>
          <w:szCs w:val="18"/>
        </w:rPr>
      </w:pPr>
      <w:r w:rsidRPr="00162D66">
        <w:rPr>
          <w:rFonts w:ascii="Palatino Linotype" w:hAnsi="Palatino Linotype"/>
          <w:sz w:val="18"/>
          <w:szCs w:val="18"/>
        </w:rPr>
        <w:t xml:space="preserve">¹ In this biomass reaction ATP is not </w:t>
      </w:r>
      <w:r w:rsidR="00E90ABB" w:rsidRPr="00162D66">
        <w:rPr>
          <w:rFonts w:ascii="Palatino Linotype" w:hAnsi="Palatino Linotype"/>
          <w:sz w:val="18"/>
          <w:szCs w:val="18"/>
        </w:rPr>
        <w:t xml:space="preserve">contained, it is used in another reaction </w:t>
      </w:r>
      <w:r w:rsidR="00605005">
        <w:rPr>
          <w:rFonts w:ascii="Palatino Linotype" w:hAnsi="Palatino Linotype"/>
          <w:sz w:val="18"/>
          <w:szCs w:val="18"/>
        </w:rPr>
        <w:t xml:space="preserve">inadvertently </w:t>
      </w:r>
      <w:r w:rsidR="00E90ABB" w:rsidRPr="00162D66">
        <w:rPr>
          <w:rFonts w:ascii="Palatino Linotype" w:hAnsi="Palatino Linotype"/>
          <w:sz w:val="18"/>
          <w:szCs w:val="18"/>
        </w:rPr>
        <w:t xml:space="preserve">named GAM </w:t>
      </w:r>
      <w:r w:rsidR="00605005">
        <w:rPr>
          <w:rFonts w:ascii="Palatino Linotype" w:hAnsi="Palatino Linotype"/>
          <w:sz w:val="18"/>
          <w:szCs w:val="18"/>
        </w:rPr>
        <w:t xml:space="preserve">reaction </w:t>
      </w:r>
      <w:r w:rsidR="00E90ABB" w:rsidRPr="00162D66">
        <w:rPr>
          <w:rFonts w:ascii="Palatino Linotype" w:hAnsi="Palatino Linotype"/>
          <w:sz w:val="18"/>
          <w:szCs w:val="18"/>
        </w:rPr>
        <w:t>(Growth Associated Maintenance</w:t>
      </w:r>
      <w:ins w:id="133" w:author="Microsoft account" w:date="2022-03-10T11:18:00Z">
        <w:r w:rsidR="00C227CB">
          <w:rPr>
            <w:rFonts w:ascii="Palatino Linotype" w:hAnsi="Palatino Linotype"/>
            <w:sz w:val="18"/>
            <w:szCs w:val="18"/>
          </w:rPr>
          <w:t>).</w:t>
        </w:r>
        <w:del w:id="134" w:author="Yanfei Zhang" w:date="2022-03-28T23:42:00Z">
          <w:r w:rsidR="00C227CB" w:rsidDel="008B62ED">
            <w:rPr>
              <w:rFonts w:ascii="Palatino Linotype" w:hAnsi="Palatino Linotype"/>
              <w:sz w:val="18"/>
              <w:szCs w:val="18"/>
            </w:rPr>
            <w:delText xml:space="preserve"> </w:delText>
          </w:r>
        </w:del>
        <w:r w:rsidR="00C227CB">
          <w:rPr>
            <w:rFonts w:ascii="Palatino Linotype" w:hAnsi="Palatino Linotype"/>
            <w:sz w:val="18"/>
            <w:szCs w:val="18"/>
          </w:rPr>
          <w:t xml:space="preserve"> The inverse of this </w:t>
        </w:r>
      </w:ins>
      <w:ins w:id="135" w:author="Microsoft account" w:date="2022-03-10T11:19:00Z">
        <w:r w:rsidR="00C227CB">
          <w:rPr>
            <w:rFonts w:ascii="Palatino Linotype" w:hAnsi="Palatino Linotype"/>
            <w:sz w:val="18"/>
            <w:szCs w:val="18"/>
          </w:rPr>
          <w:t xml:space="preserve">(37 </w:t>
        </w:r>
        <w:proofErr w:type="spellStart"/>
        <w:r w:rsidR="00C227CB">
          <w:rPr>
            <w:rFonts w:ascii="Palatino Linotype" w:hAnsi="Palatino Linotype"/>
            <w:sz w:val="18"/>
            <w:szCs w:val="18"/>
          </w:rPr>
          <w:t>gDW</w:t>
        </w:r>
        <w:proofErr w:type="spellEnd"/>
        <w:r w:rsidR="00C227CB">
          <w:rPr>
            <w:rFonts w:ascii="Palatino Linotype" w:hAnsi="Palatino Linotype"/>
            <w:sz w:val="18"/>
            <w:szCs w:val="18"/>
          </w:rPr>
          <w:t>/</w:t>
        </w:r>
        <w:proofErr w:type="spellStart"/>
        <w:r w:rsidR="00C227CB">
          <w:rPr>
            <w:rFonts w:ascii="Palatino Linotype" w:hAnsi="Palatino Linotype"/>
            <w:sz w:val="18"/>
            <w:szCs w:val="18"/>
          </w:rPr>
          <w:t>mol</w:t>
        </w:r>
        <w:proofErr w:type="spellEnd"/>
        <w:r w:rsidR="00C227CB">
          <w:rPr>
            <w:rFonts w:ascii="Palatino Linotype" w:hAnsi="Palatino Linotype"/>
            <w:sz w:val="18"/>
            <w:szCs w:val="18"/>
          </w:rPr>
          <w:t xml:space="preserve"> ATP) </w:t>
        </w:r>
      </w:ins>
      <w:ins w:id="136" w:author="Microsoft account" w:date="2022-03-10T11:12:00Z">
        <w:r w:rsidR="00605005">
          <w:rPr>
            <w:rFonts w:ascii="Palatino Linotype" w:hAnsi="Palatino Linotype"/>
            <w:sz w:val="18"/>
            <w:szCs w:val="18"/>
          </w:rPr>
          <w:t xml:space="preserve">actually corresponds to the maximal </w:t>
        </w:r>
      </w:ins>
      <w:ins w:id="137" w:author="Microsoft account" w:date="2022-03-10T11:19:00Z">
        <w:r w:rsidR="00C227CB">
          <w:rPr>
            <w:rFonts w:ascii="Palatino Linotype" w:hAnsi="Palatino Linotype"/>
            <w:sz w:val="18"/>
            <w:szCs w:val="18"/>
          </w:rPr>
          <w:t xml:space="preserve">theoretical </w:t>
        </w:r>
      </w:ins>
      <w:ins w:id="138" w:author="Microsoft account" w:date="2022-03-10T11:12:00Z">
        <w:r w:rsidR="00605005">
          <w:rPr>
            <w:rFonts w:ascii="Palatino Linotype" w:hAnsi="Palatino Linotype"/>
            <w:sz w:val="18"/>
            <w:szCs w:val="18"/>
          </w:rPr>
          <w:t xml:space="preserve">growth yield on ATP, i.e. </w:t>
        </w:r>
        <w:proofErr w:type="spellStart"/>
        <w:r w:rsidR="00605005">
          <w:rPr>
            <w:rFonts w:ascii="Palatino Linotype" w:hAnsi="Palatino Linotype"/>
            <w:sz w:val="18"/>
            <w:szCs w:val="18"/>
          </w:rPr>
          <w:t>YATPmax.theoretical</w:t>
        </w:r>
      </w:ins>
      <w:proofErr w:type="spellEnd"/>
      <w:ins w:id="139" w:author="Microsoft account" w:date="2022-03-10T11:13:00Z">
        <w:r w:rsidR="00605005">
          <w:rPr>
            <w:rFonts w:ascii="Palatino Linotype" w:hAnsi="Palatino Linotype"/>
            <w:sz w:val="18"/>
            <w:szCs w:val="18"/>
          </w:rPr>
          <w:t xml:space="preserve"> </w:t>
        </w:r>
      </w:ins>
      <w:ins w:id="140" w:author="Yanfei Zhang" w:date="2022-03-28T23:43:00Z">
        <w:r w:rsidR="008B62ED">
          <w:rPr>
            <w:rFonts w:ascii="Palatino Linotype" w:hAnsi="Palatino Linotype"/>
            <w:sz w:val="18"/>
            <w:szCs w:val="18"/>
          </w:rPr>
          <w:t>(</w:t>
        </w:r>
      </w:ins>
      <w:proofErr w:type="spellStart"/>
      <w:ins w:id="141" w:author="Microsoft account" w:date="2022-03-10T11:13:00Z">
        <w:del w:id="142" w:author="Yanfei Zhang" w:date="2022-03-28T23:43:00Z">
          <w:r w:rsidR="00605005" w:rsidDel="008B62ED">
            <w:rPr>
              <w:rFonts w:ascii="Palatino Linotype" w:hAnsi="Palatino Linotype"/>
              <w:sz w:val="18"/>
              <w:szCs w:val="18"/>
            </w:rPr>
            <w:delText>[</w:delText>
          </w:r>
        </w:del>
        <w:r w:rsidR="00605005">
          <w:rPr>
            <w:rFonts w:ascii="Palatino Linotype" w:hAnsi="Palatino Linotype"/>
            <w:sz w:val="18"/>
            <w:szCs w:val="18"/>
          </w:rPr>
          <w:t>Stouthamer</w:t>
        </w:r>
        <w:proofErr w:type="spellEnd"/>
        <w:r w:rsidR="00605005">
          <w:rPr>
            <w:rFonts w:ascii="Palatino Linotype" w:hAnsi="Palatino Linotype"/>
            <w:sz w:val="18"/>
            <w:szCs w:val="18"/>
          </w:rPr>
          <w:t xml:space="preserve">, 1973; </w:t>
        </w:r>
        <w:proofErr w:type="spellStart"/>
        <w:r w:rsidR="00605005">
          <w:rPr>
            <w:rFonts w:ascii="Palatino Linotype" w:hAnsi="Palatino Linotype"/>
            <w:sz w:val="18"/>
            <w:szCs w:val="18"/>
          </w:rPr>
          <w:t>Westerhoff</w:t>
        </w:r>
        <w:proofErr w:type="spellEnd"/>
        <w:r w:rsidR="00605005">
          <w:rPr>
            <w:rFonts w:ascii="Palatino Linotype" w:hAnsi="Palatino Linotype"/>
            <w:sz w:val="18"/>
            <w:szCs w:val="18"/>
          </w:rPr>
          <w:t xml:space="preserve"> and Van Dam, 1987</w:t>
        </w:r>
      </w:ins>
      <w:ins w:id="143" w:author="Yanfei Zhang" w:date="2022-04-04T20:21:00Z">
        <w:r w:rsidR="00A45EF6">
          <w:rPr>
            <w:rFonts w:ascii="Palatino Linotype" w:hAnsi="Palatino Linotype"/>
            <w:sz w:val="18"/>
            <w:szCs w:val="18"/>
          </w:rPr>
          <w:t>)</w:t>
        </w:r>
      </w:ins>
      <w:ins w:id="144" w:author="Microsoft account" w:date="2022-03-10T11:13:00Z">
        <w:del w:id="145" w:author="Yanfei Zhang" w:date="2022-03-28T23:43:00Z">
          <w:r w:rsidR="00605005" w:rsidDel="008B62ED">
            <w:rPr>
              <w:rFonts w:ascii="Palatino Linotype" w:hAnsi="Palatino Linotype"/>
              <w:sz w:val="18"/>
              <w:szCs w:val="18"/>
            </w:rPr>
            <w:delText>]</w:delText>
          </w:r>
        </w:del>
      </w:ins>
      <w:ins w:id="146" w:author="Microsoft account" w:date="2022-03-10T11:14:00Z">
        <w:r w:rsidR="00605005">
          <w:rPr>
            <w:rFonts w:ascii="Palatino Linotype" w:hAnsi="Palatino Linotype"/>
            <w:sz w:val="18"/>
            <w:szCs w:val="18"/>
          </w:rPr>
          <w:t xml:space="preserve">, without taking transport </w:t>
        </w:r>
      </w:ins>
      <w:ins w:id="147" w:author="Microsoft account" w:date="2022-03-10T11:20:00Z">
        <w:r w:rsidR="00C227CB">
          <w:rPr>
            <w:rFonts w:ascii="Palatino Linotype" w:hAnsi="Palatino Linotype"/>
            <w:sz w:val="18"/>
            <w:szCs w:val="18"/>
          </w:rPr>
          <w:t xml:space="preserve">and maintenance </w:t>
        </w:r>
      </w:ins>
      <w:ins w:id="148" w:author="Microsoft account" w:date="2022-03-10T11:14:00Z">
        <w:r w:rsidR="00605005">
          <w:rPr>
            <w:rFonts w:ascii="Palatino Linotype" w:hAnsi="Palatino Linotype"/>
            <w:sz w:val="18"/>
            <w:szCs w:val="18"/>
          </w:rPr>
          <w:t>into account</w:t>
        </w:r>
      </w:ins>
      <w:r w:rsidR="00E90ABB" w:rsidRPr="00162D66">
        <w:rPr>
          <w:rFonts w:ascii="Palatino Linotype" w:hAnsi="Palatino Linotype"/>
          <w:sz w:val="18"/>
          <w:szCs w:val="18"/>
        </w:rPr>
        <w:t>)</w:t>
      </w:r>
      <w:del w:id="149" w:author="Microsoft account" w:date="2022-03-10T11:17:00Z">
        <w:r w:rsidRPr="00162D66" w:rsidDel="00605005">
          <w:rPr>
            <w:rFonts w:ascii="Palatino Linotype" w:hAnsi="Palatino Linotype"/>
            <w:sz w:val="18"/>
            <w:szCs w:val="18"/>
          </w:rPr>
          <w:delText xml:space="preserve"> </w:delText>
        </w:r>
        <w:r w:rsidR="00E90ABB" w:rsidRPr="00162D66" w:rsidDel="00605005">
          <w:rPr>
            <w:rFonts w:ascii="Palatino Linotype" w:hAnsi="Palatino Linotype"/>
            <w:sz w:val="18"/>
            <w:szCs w:val="18"/>
          </w:rPr>
          <w:delText>reaction</w:delText>
        </w:r>
      </w:del>
      <w:r w:rsidR="00E90ABB" w:rsidRPr="00162D66">
        <w:rPr>
          <w:rFonts w:ascii="Palatino Linotype" w:hAnsi="Palatino Linotype"/>
          <w:sz w:val="18"/>
          <w:szCs w:val="18"/>
        </w:rPr>
        <w:t>. GAM is written in the following way:</w:t>
      </w:r>
      <w:r w:rsidR="00AC0D8F" w:rsidRPr="00162D66">
        <w:rPr>
          <w:rFonts w:ascii="Palatino Linotype" w:hAnsi="Palatino Linotype"/>
          <w:sz w:val="18"/>
          <w:szCs w:val="18"/>
        </w:rPr>
        <w:t xml:space="preserve"> </w:t>
      </w:r>
    </w:p>
    <w:p w14:paraId="09558144" w14:textId="77777777" w:rsidR="00E90ABB" w:rsidRPr="00F84866" w:rsidRDefault="008B18BD" w:rsidP="00162D66">
      <w:pPr>
        <w:pBdr>
          <w:top w:val="nil"/>
          <w:left w:val="nil"/>
          <w:bottom w:val="nil"/>
          <w:right w:val="nil"/>
          <w:between w:val="nil"/>
        </w:pBdr>
        <w:spacing w:before="120" w:line="240" w:lineRule="auto"/>
        <w:rPr>
          <w:rFonts w:ascii="Palatino Linotype" w:hAnsi="Palatino Linotype"/>
          <w:sz w:val="18"/>
          <w:szCs w:val="18"/>
        </w:rPr>
      </w:pPr>
      <m:oMathPara>
        <m:oMath>
          <m:r>
            <m:rPr>
              <m:sty m:val="p"/>
            </m:rPr>
            <w:rPr>
              <w:rFonts w:ascii="Cambria Math" w:hAnsi="Cambria Math"/>
              <w:sz w:val="18"/>
              <w:szCs w:val="18"/>
            </w:rPr>
            <m:t>27.309 ATP +Biomass_Sulfolobus+ 27.309 H2O</m:t>
          </m:r>
          <m:r>
            <w:rPr>
              <w:rFonts w:ascii="Cambria Math" w:eastAsia="Cambria Math" w:hAnsi="Cambria Math" w:cs="Cambria Math"/>
              <w:sz w:val="18"/>
              <w:szCs w:val="18"/>
            </w:rPr>
            <m:t>→</m:t>
          </m:r>
          <m:r>
            <m:rPr>
              <m:sty m:val="p"/>
            </m:rPr>
            <w:rPr>
              <w:rFonts w:ascii="Cambria Math" w:hAnsi="Cambria Math"/>
              <w:sz w:val="18"/>
              <w:szCs w:val="18"/>
            </w:rPr>
            <m:t>27.309 ADP + 27.309 H+ + 27.309 phosphate</m:t>
          </m:r>
        </m:oMath>
      </m:oMathPara>
    </w:p>
    <w:p w14:paraId="304CD32A" w14:textId="77777777" w:rsidR="00D42A09" w:rsidDel="00FF3666" w:rsidRDefault="003A2B72" w:rsidP="00520BF4">
      <w:pPr>
        <w:pBdr>
          <w:top w:val="nil"/>
          <w:left w:val="nil"/>
          <w:bottom w:val="nil"/>
          <w:right w:val="nil"/>
          <w:between w:val="nil"/>
        </w:pBdr>
        <w:spacing w:before="120" w:line="240" w:lineRule="auto"/>
        <w:rPr>
          <w:ins w:id="150" w:author="Microsoft account" w:date="2022-03-10T11:14:00Z"/>
          <w:del w:id="151" w:author="Yanfei Zhang" w:date="2022-03-28T23:51:00Z"/>
          <w:rFonts w:ascii="Palatino Linotype" w:hAnsi="Palatino Linotype"/>
          <w:sz w:val="18"/>
          <w:szCs w:val="18"/>
        </w:rPr>
      </w:pPr>
      <w:r>
        <w:rPr>
          <w:rFonts w:ascii="Palatino Linotype" w:hAnsi="Palatino Linotype"/>
          <w:sz w:val="18"/>
          <w:szCs w:val="18"/>
        </w:rPr>
        <w:t>In the above equation ‘</w:t>
      </w:r>
      <w:r w:rsidR="00FC1A5F">
        <w:rPr>
          <w:rFonts w:ascii="Palatino Linotype" w:hAnsi="Palatino Linotype"/>
          <w:sz w:val="18"/>
          <w:szCs w:val="18"/>
        </w:rPr>
        <w:t>EXP(-0n)’ means 10</w:t>
      </w:r>
      <w:r w:rsidR="00FC1A5F" w:rsidRPr="00D42A09">
        <w:rPr>
          <w:rFonts w:ascii="Palatino Linotype" w:hAnsi="Palatino Linotype"/>
          <w:sz w:val="18"/>
          <w:szCs w:val="18"/>
          <w:vertAlign w:val="superscript"/>
        </w:rPr>
        <w:t>-0n</w:t>
      </w:r>
      <w:r w:rsidR="00FC1A5F">
        <w:rPr>
          <w:rFonts w:ascii="Palatino Linotype" w:hAnsi="Palatino Linotype"/>
          <w:sz w:val="18"/>
          <w:szCs w:val="18"/>
        </w:rPr>
        <w:t>, i.e. EXP(-04)=10</w:t>
      </w:r>
      <w:r w:rsidR="00FC1A5F" w:rsidRPr="00D42A09">
        <w:rPr>
          <w:rFonts w:ascii="Palatino Linotype" w:hAnsi="Palatino Linotype"/>
          <w:sz w:val="18"/>
          <w:szCs w:val="18"/>
          <w:vertAlign w:val="superscript"/>
        </w:rPr>
        <w:t>-4</w:t>
      </w:r>
      <w:r w:rsidR="00D42A09">
        <w:rPr>
          <w:rFonts w:ascii="Palatino Linotype" w:hAnsi="Palatino Linotype"/>
          <w:sz w:val="18"/>
          <w:szCs w:val="18"/>
        </w:rPr>
        <w:t>.</w:t>
      </w:r>
    </w:p>
    <w:p w14:paraId="3387E65E" w14:textId="233991CB" w:rsidR="00605005" w:rsidDel="00A45EF6" w:rsidRDefault="00605005" w:rsidP="00520BF4">
      <w:pPr>
        <w:pBdr>
          <w:top w:val="nil"/>
          <w:left w:val="nil"/>
          <w:bottom w:val="nil"/>
          <w:right w:val="nil"/>
          <w:between w:val="nil"/>
        </w:pBdr>
        <w:spacing w:before="120" w:line="240" w:lineRule="auto"/>
        <w:rPr>
          <w:ins w:id="152" w:author="Microsoft account" w:date="2022-03-10T11:14:00Z"/>
          <w:del w:id="153" w:author="Yanfei Zhang" w:date="2022-04-04T20:18:00Z"/>
          <w:rFonts w:ascii="Palatino Linotype" w:hAnsi="Palatino Linotype"/>
          <w:sz w:val="18"/>
          <w:szCs w:val="18"/>
        </w:rPr>
      </w:pPr>
    </w:p>
    <w:p w14:paraId="7F9D6C00" w14:textId="1312E85B" w:rsidR="00605005" w:rsidDel="00A45EF6" w:rsidRDefault="00605005" w:rsidP="00520BF4">
      <w:pPr>
        <w:pBdr>
          <w:top w:val="nil"/>
          <w:left w:val="nil"/>
          <w:bottom w:val="nil"/>
          <w:right w:val="nil"/>
          <w:between w:val="nil"/>
        </w:pBdr>
        <w:spacing w:before="120" w:line="240" w:lineRule="auto"/>
        <w:rPr>
          <w:ins w:id="154" w:author="Microsoft account" w:date="2022-03-10T11:22:00Z"/>
          <w:del w:id="155" w:author="Yanfei Zhang" w:date="2022-04-04T20:17:00Z"/>
          <w:rFonts w:ascii="Segoe UI" w:hAnsi="Segoe UI" w:cs="Segoe UI"/>
          <w:color w:val="333333"/>
          <w:shd w:val="clear" w:color="auto" w:fill="FCFCFC"/>
        </w:rPr>
      </w:pPr>
      <w:ins w:id="156" w:author="Microsoft account" w:date="2022-03-10T11:14:00Z">
        <w:del w:id="157" w:author="Yanfei Zhang" w:date="2022-03-28T23:47:00Z">
          <w:r w:rsidDel="008B62ED">
            <w:rPr>
              <w:rFonts w:ascii="Palatino Linotype" w:hAnsi="Palatino Linotype"/>
              <w:sz w:val="18"/>
              <w:szCs w:val="18"/>
            </w:rPr>
            <w:delText>[</w:delText>
          </w:r>
        </w:del>
        <w:del w:id="158" w:author="Yanfei Zhang" w:date="2022-03-28T23:45:00Z">
          <w:r w:rsidDel="008B62ED">
            <w:rPr>
              <w:rFonts w:ascii="Segoe UI" w:hAnsi="Segoe UI" w:cs="Segoe UI"/>
              <w:color w:val="333333"/>
              <w:shd w:val="clear" w:color="auto" w:fill="FCFCFC"/>
            </w:rPr>
            <w:delText>Stouthamer, A.H. A theoretical study on the amount of ATP required for synthesis of microbial cell material. </w:delText>
          </w:r>
          <w:r w:rsidDel="008B62ED">
            <w:rPr>
              <w:rFonts w:ascii="Segoe UI" w:hAnsi="Segoe UI" w:cs="Segoe UI"/>
              <w:i/>
              <w:iCs/>
              <w:color w:val="333333"/>
              <w:shd w:val="clear" w:color="auto" w:fill="FCFCFC"/>
            </w:rPr>
            <w:delText>Antonie van Leeuwenhoek</w:delText>
          </w:r>
          <w:r w:rsidDel="008B62ED">
            <w:rPr>
              <w:rFonts w:ascii="Segoe UI" w:hAnsi="Segoe UI" w:cs="Segoe UI"/>
              <w:color w:val="333333"/>
              <w:shd w:val="clear" w:color="auto" w:fill="FCFCFC"/>
            </w:rPr>
            <w:delText> </w:delText>
          </w:r>
          <w:r w:rsidDel="008B62ED">
            <w:rPr>
              <w:rFonts w:ascii="Segoe UI" w:hAnsi="Segoe UI" w:cs="Segoe UI"/>
              <w:b/>
              <w:bCs/>
              <w:color w:val="333333"/>
              <w:shd w:val="clear" w:color="auto" w:fill="FCFCFC"/>
            </w:rPr>
            <w:delText>39, </w:delText>
          </w:r>
          <w:r w:rsidDel="008B62ED">
            <w:rPr>
              <w:rFonts w:ascii="Segoe UI" w:hAnsi="Segoe UI" w:cs="Segoe UI"/>
              <w:color w:val="333333"/>
              <w:shd w:val="clear" w:color="auto" w:fill="FCFCFC"/>
            </w:rPr>
            <w:delText xml:space="preserve">545–565 (1973). </w:delText>
          </w:r>
        </w:del>
      </w:ins>
      <w:ins w:id="159" w:author="Microsoft account" w:date="2022-03-10T11:22:00Z">
        <w:del w:id="160" w:author="Yanfei Zhang" w:date="2022-03-28T23:45:00Z">
          <w:r w:rsidR="008503E3" w:rsidDel="008B62ED">
            <w:rPr>
              <w:rFonts w:ascii="Segoe UI" w:hAnsi="Segoe UI" w:cs="Segoe UI"/>
              <w:color w:val="333333"/>
              <w:shd w:val="clear" w:color="auto" w:fill="FCFCFC"/>
            </w:rPr>
            <w:fldChar w:fldCharType="begin"/>
          </w:r>
          <w:r w:rsidR="008503E3" w:rsidDel="008B62ED">
            <w:rPr>
              <w:rFonts w:ascii="Segoe UI" w:hAnsi="Segoe UI" w:cs="Segoe UI"/>
              <w:color w:val="333333"/>
              <w:shd w:val="clear" w:color="auto" w:fill="FCFCFC"/>
            </w:rPr>
            <w:delInstrText xml:space="preserve"> HYPERLINK "</w:delInstrText>
          </w:r>
        </w:del>
      </w:ins>
      <w:ins w:id="161" w:author="Microsoft account" w:date="2022-03-10T11:14:00Z">
        <w:del w:id="162" w:author="Yanfei Zhang" w:date="2022-03-28T23:45:00Z">
          <w:r w:rsidR="008503E3" w:rsidDel="008B62ED">
            <w:rPr>
              <w:rFonts w:ascii="Segoe UI" w:hAnsi="Segoe UI" w:cs="Segoe UI"/>
              <w:color w:val="333333"/>
              <w:shd w:val="clear" w:color="auto" w:fill="FCFCFC"/>
            </w:rPr>
            <w:delInstrText>https://doi.org/10.1007/BF02578899</w:delInstrText>
          </w:r>
        </w:del>
      </w:ins>
      <w:ins w:id="163" w:author="Microsoft account" w:date="2022-03-10T11:22:00Z">
        <w:del w:id="164" w:author="Yanfei Zhang" w:date="2022-03-28T23:45:00Z">
          <w:r w:rsidR="008503E3" w:rsidDel="008B62ED">
            <w:rPr>
              <w:rFonts w:ascii="Segoe UI" w:hAnsi="Segoe UI" w:cs="Segoe UI"/>
              <w:color w:val="333333"/>
              <w:shd w:val="clear" w:color="auto" w:fill="FCFCFC"/>
            </w:rPr>
            <w:delInstrText xml:space="preserve">" </w:delInstrText>
          </w:r>
          <w:r w:rsidR="008503E3" w:rsidDel="008B62ED">
            <w:rPr>
              <w:rFonts w:ascii="Segoe UI" w:hAnsi="Segoe UI" w:cs="Segoe UI"/>
              <w:color w:val="333333"/>
              <w:shd w:val="clear" w:color="auto" w:fill="FCFCFC"/>
            </w:rPr>
            <w:fldChar w:fldCharType="separate"/>
          </w:r>
        </w:del>
      </w:ins>
      <w:ins w:id="165" w:author="Microsoft account" w:date="2022-03-10T11:14:00Z">
        <w:del w:id="166" w:author="Yanfei Zhang" w:date="2022-03-28T23:45:00Z">
          <w:r w:rsidR="008503E3" w:rsidRPr="008B3740" w:rsidDel="008B62ED">
            <w:rPr>
              <w:rStyle w:val="Hyperlink"/>
              <w:rFonts w:ascii="Segoe UI" w:hAnsi="Segoe UI" w:cs="Segoe UI"/>
              <w:shd w:val="clear" w:color="auto" w:fill="FCFCFC"/>
            </w:rPr>
            <w:delText>https://doi.org/10.1007/BF02578899</w:delText>
          </w:r>
        </w:del>
      </w:ins>
      <w:ins w:id="167" w:author="Microsoft account" w:date="2022-03-10T11:22:00Z">
        <w:del w:id="168" w:author="Yanfei Zhang" w:date="2022-03-28T23:45:00Z">
          <w:r w:rsidR="008503E3" w:rsidDel="008B62ED">
            <w:rPr>
              <w:rFonts w:ascii="Segoe UI" w:hAnsi="Segoe UI" w:cs="Segoe UI"/>
              <w:color w:val="333333"/>
              <w:shd w:val="clear" w:color="auto" w:fill="FCFCFC"/>
            </w:rPr>
            <w:fldChar w:fldCharType="end"/>
          </w:r>
        </w:del>
      </w:ins>
    </w:p>
    <w:p w14:paraId="467B835B" w14:textId="729ADB94" w:rsidR="008503E3" w:rsidRPr="00520BF4" w:rsidRDefault="008503E3" w:rsidP="00520BF4">
      <w:pPr>
        <w:pBdr>
          <w:top w:val="nil"/>
          <w:left w:val="nil"/>
          <w:bottom w:val="nil"/>
          <w:right w:val="nil"/>
          <w:between w:val="nil"/>
        </w:pBdr>
        <w:spacing w:before="120" w:line="240" w:lineRule="auto"/>
        <w:rPr>
          <w:rFonts w:ascii="Palatino Linotype" w:hAnsi="Palatino Linotype"/>
          <w:sz w:val="18"/>
          <w:szCs w:val="18"/>
        </w:rPr>
      </w:pPr>
      <w:ins w:id="169" w:author="Microsoft account" w:date="2022-03-10T11:22:00Z">
        <w:del w:id="170" w:author="Yanfei Zhang" w:date="2022-03-28T23:47:00Z">
          <w:r w:rsidDel="008B62ED">
            <w:rPr>
              <w:rFonts w:ascii="Segoe UI" w:hAnsi="Segoe UI" w:cs="Segoe UI"/>
              <w:color w:val="333333"/>
              <w:shd w:val="clear" w:color="auto" w:fill="FCFCFC"/>
            </w:rPr>
            <w:delText>Westerhoff H.V. and Van Dam K. (1987) Thermodynamics and control of biological free-energy transduction, Elsevier, Amsterdam</w:delText>
          </w:r>
        </w:del>
      </w:ins>
      <w:ins w:id="171" w:author="Microsoft account" w:date="2022-03-10T11:31:00Z">
        <w:del w:id="172" w:author="Yanfei Zhang" w:date="2022-03-28T23:47:00Z">
          <w:r w:rsidR="00A929E3" w:rsidDel="008B62ED">
            <w:rPr>
              <w:rFonts w:ascii="Segoe UI" w:hAnsi="Segoe UI" w:cs="Segoe UI"/>
              <w:color w:val="333333"/>
              <w:shd w:val="clear" w:color="auto" w:fill="FCFCFC"/>
            </w:rPr>
            <w:delText xml:space="preserve">. </w:delText>
          </w:r>
        </w:del>
      </w:ins>
      <w:ins w:id="173" w:author="Microsoft account" w:date="2022-03-10T11:22:00Z">
        <w:del w:id="174" w:author="Yanfei Zhang" w:date="2022-03-28T23:47:00Z">
          <w:r w:rsidR="00694E18" w:rsidDel="008B62ED">
            <w:rPr>
              <w:rFonts w:ascii="Segoe UI" w:hAnsi="Segoe UI" w:cs="Segoe UI"/>
              <w:color w:val="333333"/>
              <w:shd w:val="clear" w:color="auto" w:fill="FCFCFC"/>
            </w:rPr>
            <w:delText xml:space="preserve"> </w:delText>
          </w:r>
        </w:del>
      </w:ins>
      <w:ins w:id="175" w:author="Microsoft account" w:date="2022-03-10T11:30:00Z">
        <w:del w:id="176" w:author="Yanfei Zhang" w:date="2022-03-28T23:47:00Z">
          <w:r w:rsidR="00A929E3" w:rsidDel="008B62ED">
            <w:rPr>
              <w:rFonts w:ascii="Segoe UI" w:hAnsi="Segoe UI" w:cs="Segoe UI"/>
              <w:color w:val="333333"/>
              <w:shd w:val="clear" w:color="auto" w:fill="FCFCFC"/>
            </w:rPr>
            <w:fldChar w:fldCharType="begin"/>
          </w:r>
          <w:r w:rsidR="00A929E3" w:rsidDel="008B62ED">
            <w:rPr>
              <w:rFonts w:ascii="Segoe UI" w:hAnsi="Segoe UI" w:cs="Segoe UI"/>
              <w:color w:val="333333"/>
              <w:shd w:val="clear" w:color="auto" w:fill="FCFCFC"/>
            </w:rPr>
            <w:delInstrText xml:space="preserve"> HYPERLINK "</w:delInstrText>
          </w:r>
        </w:del>
      </w:ins>
      <w:ins w:id="177" w:author="Microsoft account" w:date="2022-03-10T11:22:00Z">
        <w:del w:id="178" w:author="Yanfei Zhang" w:date="2022-03-28T23:47:00Z">
          <w:r w:rsidR="00A929E3" w:rsidDel="008B62ED">
            <w:rPr>
              <w:rFonts w:ascii="Segoe UI" w:hAnsi="Segoe UI" w:cs="Segoe UI"/>
              <w:color w:val="333333"/>
              <w:shd w:val="clear" w:color="auto" w:fill="FCFCFC"/>
            </w:rPr>
            <w:delInstrText>https://doi.org</w:delInstrText>
          </w:r>
        </w:del>
      </w:ins>
      <w:ins w:id="179" w:author="Microsoft account" w:date="2022-03-10T11:30:00Z">
        <w:del w:id="180" w:author="Yanfei Zhang" w:date="2022-03-28T23:47:00Z">
          <w:r w:rsidR="00A929E3" w:rsidDel="008B62ED">
            <w:rPr>
              <w:rFonts w:ascii="Segoe UI" w:hAnsi="Segoe UI" w:cs="Segoe UI"/>
              <w:color w:val="333333"/>
              <w:shd w:val="clear" w:color="auto" w:fill="FCFCFC"/>
            </w:rPr>
            <w:delInstrText>/</w:delInstrText>
          </w:r>
        </w:del>
      </w:ins>
      <w:ins w:id="181" w:author="Microsoft account" w:date="2022-03-10T11:29:00Z">
        <w:del w:id="182" w:author="Yanfei Zhang" w:date="2022-03-28T23:47:00Z">
          <w:r w:rsidR="00A929E3" w:rsidDel="008B62ED">
            <w:rPr>
              <w:rFonts w:ascii="Segoe UI" w:hAnsi="Segoe UI" w:cs="Segoe UI"/>
              <w:sz w:val="26"/>
              <w:szCs w:val="26"/>
              <w:lang w:eastAsia="zh-CN"/>
            </w:rPr>
            <w:delInstrText>10.15490/fairdomhub.1.datafile.4954.1</w:delInstrText>
          </w:r>
        </w:del>
      </w:ins>
      <w:ins w:id="183" w:author="Microsoft account" w:date="2022-03-10T11:30:00Z">
        <w:del w:id="184" w:author="Yanfei Zhang" w:date="2022-03-28T23:47:00Z">
          <w:r w:rsidR="00A929E3" w:rsidDel="008B62ED">
            <w:rPr>
              <w:rFonts w:ascii="Segoe UI" w:hAnsi="Segoe UI" w:cs="Segoe UI"/>
              <w:color w:val="333333"/>
              <w:shd w:val="clear" w:color="auto" w:fill="FCFCFC"/>
            </w:rPr>
            <w:delInstrText xml:space="preserve">" </w:delInstrText>
          </w:r>
          <w:r w:rsidR="00A929E3" w:rsidDel="008B62ED">
            <w:rPr>
              <w:rFonts w:ascii="Segoe UI" w:hAnsi="Segoe UI" w:cs="Segoe UI"/>
              <w:color w:val="333333"/>
              <w:shd w:val="clear" w:color="auto" w:fill="FCFCFC"/>
            </w:rPr>
            <w:fldChar w:fldCharType="separate"/>
          </w:r>
        </w:del>
      </w:ins>
      <w:ins w:id="185" w:author="Microsoft account" w:date="2022-03-10T11:22:00Z">
        <w:del w:id="186" w:author="Yanfei Zhang" w:date="2022-03-28T23:47:00Z">
          <w:r w:rsidR="00A929E3" w:rsidRPr="008B3740" w:rsidDel="008B62ED">
            <w:rPr>
              <w:rStyle w:val="Hyperlink"/>
              <w:rFonts w:ascii="Segoe UI" w:hAnsi="Segoe UI" w:cs="Segoe UI"/>
              <w:shd w:val="clear" w:color="auto" w:fill="FCFCFC"/>
            </w:rPr>
            <w:delText>https://doi.org</w:delText>
          </w:r>
        </w:del>
      </w:ins>
      <w:ins w:id="187" w:author="Microsoft account" w:date="2022-03-10T11:30:00Z">
        <w:del w:id="188" w:author="Yanfei Zhang" w:date="2022-03-28T23:47:00Z">
          <w:r w:rsidR="00A929E3" w:rsidRPr="008B3740" w:rsidDel="008B62ED">
            <w:rPr>
              <w:rStyle w:val="Hyperlink"/>
              <w:rFonts w:ascii="Segoe UI" w:hAnsi="Segoe UI" w:cs="Segoe UI"/>
              <w:shd w:val="clear" w:color="auto" w:fill="FCFCFC"/>
            </w:rPr>
            <w:delText>/</w:delText>
          </w:r>
        </w:del>
      </w:ins>
      <w:ins w:id="189" w:author="Microsoft account" w:date="2022-03-10T11:29:00Z">
        <w:del w:id="190" w:author="Yanfei Zhang" w:date="2022-03-28T23:47:00Z">
          <w:r w:rsidR="00A929E3" w:rsidRPr="008B3740" w:rsidDel="008B62ED">
            <w:rPr>
              <w:rStyle w:val="Hyperlink"/>
              <w:rFonts w:ascii="Segoe UI" w:hAnsi="Segoe UI" w:cs="Segoe UI"/>
              <w:sz w:val="26"/>
              <w:szCs w:val="26"/>
              <w:lang w:eastAsia="zh-CN"/>
            </w:rPr>
            <w:delText>10.15490/fairdomhub.1.datafile.4954.1</w:delText>
          </w:r>
        </w:del>
      </w:ins>
      <w:ins w:id="191" w:author="Microsoft account" w:date="2022-03-10T11:30:00Z">
        <w:del w:id="192" w:author="Yanfei Zhang" w:date="2022-03-28T23:47:00Z">
          <w:r w:rsidR="00A929E3" w:rsidDel="008B62ED">
            <w:rPr>
              <w:rFonts w:ascii="Segoe UI" w:hAnsi="Segoe UI" w:cs="Segoe UI"/>
              <w:color w:val="333333"/>
              <w:shd w:val="clear" w:color="auto" w:fill="FCFCFC"/>
            </w:rPr>
            <w:fldChar w:fldCharType="end"/>
          </w:r>
          <w:r w:rsidR="00A929E3" w:rsidDel="008B62ED">
            <w:rPr>
              <w:rFonts w:ascii="Segoe UI" w:hAnsi="Segoe UI" w:cs="Segoe UI"/>
              <w:sz w:val="26"/>
              <w:szCs w:val="26"/>
              <w:lang w:eastAsia="zh-CN"/>
            </w:rPr>
            <w:delText xml:space="preserve"> </w:delText>
          </w:r>
        </w:del>
      </w:ins>
      <w:ins w:id="193" w:author="Microsoft account" w:date="2022-03-10T11:31:00Z">
        <w:del w:id="194" w:author="Yanfei Zhang" w:date="2022-03-28T23:47:00Z">
          <w:r w:rsidR="00A929E3" w:rsidDel="008B62ED">
            <w:rPr>
              <w:rFonts w:ascii="Segoe UI" w:hAnsi="Segoe UI" w:cs="Segoe UI"/>
              <w:sz w:val="26"/>
              <w:szCs w:val="26"/>
              <w:lang w:eastAsia="zh-CN"/>
            </w:rPr>
            <w:delText xml:space="preserve">  ]</w:delText>
          </w:r>
        </w:del>
      </w:ins>
    </w:p>
    <w:p w14:paraId="0E4DB459" w14:textId="77777777" w:rsidR="00577E45" w:rsidRDefault="00577E45" w:rsidP="0002712E">
      <w:pPr>
        <w:pBdr>
          <w:top w:val="nil"/>
          <w:left w:val="nil"/>
          <w:bottom w:val="nil"/>
          <w:right w:val="nil"/>
          <w:between w:val="nil"/>
        </w:pBdr>
        <w:spacing w:before="240" w:after="120" w:line="240" w:lineRule="auto"/>
        <w:rPr>
          <w:rFonts w:ascii="Palatino Linotype" w:eastAsia="Palatino Linotype" w:hAnsi="Palatino Linotype" w:cs="Palatino Linotype"/>
          <w:i/>
          <w:sz w:val="20"/>
          <w:szCs w:val="20"/>
          <w:highlight w:val="yellow"/>
        </w:rPr>
      </w:pPr>
      <w:r>
        <w:rPr>
          <w:rFonts w:ascii="Palatino Linotype" w:eastAsia="Palatino Linotype" w:hAnsi="Palatino Linotype" w:cs="Palatino Linotype"/>
          <w:i/>
          <w:sz w:val="20"/>
          <w:szCs w:val="20"/>
        </w:rPr>
        <w:t xml:space="preserve">2.4. </w:t>
      </w:r>
      <w:r w:rsidR="00C1783D">
        <w:rPr>
          <w:rFonts w:ascii="Palatino Linotype" w:eastAsia="Palatino Linotype" w:hAnsi="Palatino Linotype" w:cs="Palatino Linotype"/>
          <w:i/>
          <w:sz w:val="20"/>
          <w:szCs w:val="20"/>
        </w:rPr>
        <w:t>Mapping transcriptome to genome wide metabolic map</w:t>
      </w:r>
      <w:r>
        <w:rPr>
          <w:rFonts w:ascii="Palatino Linotype" w:eastAsia="Palatino Linotype" w:hAnsi="Palatino Linotype" w:cs="Palatino Linotype"/>
          <w:i/>
          <w:sz w:val="20"/>
          <w:szCs w:val="20"/>
        </w:rPr>
        <w:t xml:space="preserve"> </w:t>
      </w:r>
      <w:r w:rsidR="00CF2F4A">
        <w:rPr>
          <w:rFonts w:ascii="Palatino Linotype" w:eastAsia="Palatino Linotype" w:hAnsi="Palatino Linotype" w:cs="Palatino Linotype"/>
          <w:i/>
          <w:sz w:val="20"/>
          <w:szCs w:val="20"/>
        </w:rPr>
        <w:t xml:space="preserve"> </w:t>
      </w:r>
    </w:p>
    <w:p w14:paraId="560C75C0" w14:textId="694F23B4" w:rsidR="003026B7" w:rsidRDefault="003026B7" w:rsidP="00746CE5">
      <w:pPr>
        <w:spacing w:line="240" w:lineRule="auto"/>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The </w:t>
      </w:r>
      <w:r w:rsidR="00B309BF">
        <w:rPr>
          <w:rFonts w:ascii="Palatino Linotype" w:eastAsia="Palatino Linotype" w:hAnsi="Palatino Linotype" w:cs="Palatino Linotype"/>
          <w:sz w:val="20"/>
          <w:szCs w:val="20"/>
        </w:rPr>
        <w:t>transcriptomic</w:t>
      </w:r>
      <w:r>
        <w:rPr>
          <w:rFonts w:ascii="Palatino Linotype" w:eastAsia="Palatino Linotype" w:hAnsi="Palatino Linotype" w:cs="Palatino Linotype"/>
          <w:sz w:val="20"/>
          <w:szCs w:val="20"/>
        </w:rPr>
        <w:t xml:space="preserve"> data from four microarrays of the two biological samples (the cells growing at </w:t>
      </w:r>
      <w:r w:rsidR="00A5617F">
        <w:rPr>
          <w:rFonts w:ascii="Palatino Linotype" w:eastAsia="Palatino Linotype" w:hAnsi="Palatino Linotype" w:cs="Palatino Linotype"/>
          <w:sz w:val="20"/>
          <w:szCs w:val="20"/>
        </w:rPr>
        <w:t xml:space="preserve">70 </w:t>
      </w:r>
      <w:r>
        <w:rPr>
          <w:rFonts w:ascii="Palatino Linotype" w:eastAsia="Palatino Linotype" w:hAnsi="Palatino Linotype" w:cs="Palatino Linotype"/>
          <w:sz w:val="20"/>
          <w:szCs w:val="20"/>
        </w:rPr>
        <w:t xml:space="preserve">and </w:t>
      </w:r>
      <w:r w:rsidR="00A5617F">
        <w:rPr>
          <w:rFonts w:ascii="Palatino Linotype" w:eastAsia="Palatino Linotype" w:hAnsi="Palatino Linotype" w:cs="Palatino Linotype"/>
          <w:sz w:val="20"/>
          <w:szCs w:val="20"/>
        </w:rPr>
        <w:t xml:space="preserve">80 </w:t>
      </w:r>
      <w:r>
        <w:rPr>
          <w:rFonts w:asciiTheme="minorEastAsia" w:eastAsiaTheme="minorEastAsia" w:hAnsiTheme="minorEastAsia" w:hint="eastAsia"/>
          <w:sz w:val="20"/>
          <w:szCs w:val="20"/>
          <w:lang w:eastAsia="zh-CN"/>
        </w:rPr>
        <w:t>℃</w:t>
      </w:r>
      <w:r w:rsidR="0004574A">
        <w:rPr>
          <w:rFonts w:ascii="Palatino Linotype" w:eastAsia="Palatino Linotype" w:hAnsi="Palatino Linotype" w:cs="Palatino Linotype"/>
          <w:sz w:val="20"/>
          <w:szCs w:val="20"/>
        </w:rPr>
        <w:t xml:space="preserve">) were </w:t>
      </w:r>
      <w:r w:rsidR="00B309BF">
        <w:rPr>
          <w:rFonts w:ascii="Palatino Linotype" w:eastAsia="Palatino Linotype" w:hAnsi="Palatino Linotype" w:cs="Palatino Linotype"/>
          <w:sz w:val="20"/>
          <w:szCs w:val="20"/>
        </w:rPr>
        <w:t xml:space="preserve">partially </w:t>
      </w:r>
      <w:r w:rsidR="0004574A">
        <w:rPr>
          <w:rFonts w:ascii="Palatino Linotype" w:eastAsia="Palatino Linotype" w:hAnsi="Palatino Linotype" w:cs="Palatino Linotype"/>
          <w:sz w:val="20"/>
          <w:szCs w:val="20"/>
        </w:rPr>
        <w:t>map</w:t>
      </w:r>
      <w:r w:rsidR="00B309BF">
        <w:rPr>
          <w:rFonts w:ascii="Palatino Linotype" w:eastAsia="Palatino Linotype" w:hAnsi="Palatino Linotype" w:cs="Palatino Linotype"/>
          <w:sz w:val="20"/>
          <w:szCs w:val="20"/>
        </w:rPr>
        <w:t>ped</w:t>
      </w:r>
      <w:r w:rsidR="0004574A">
        <w:rPr>
          <w:rFonts w:ascii="Palatino Linotype" w:eastAsia="Palatino Linotype" w:hAnsi="Palatino Linotype" w:cs="Palatino Linotype"/>
          <w:sz w:val="20"/>
          <w:szCs w:val="20"/>
        </w:rPr>
        <w:t xml:space="preserve"> to the genome wide metabolic map to check the rewi</w:t>
      </w:r>
      <w:r w:rsidR="00B309BF">
        <w:rPr>
          <w:rFonts w:ascii="Palatino Linotype" w:eastAsia="Palatino Linotype" w:hAnsi="Palatino Linotype" w:cs="Palatino Linotype"/>
          <w:sz w:val="20"/>
          <w:szCs w:val="20"/>
        </w:rPr>
        <w:t>ring of the metabolic pathways.</w:t>
      </w:r>
      <w:r>
        <w:rPr>
          <w:rFonts w:ascii="Palatino Linotype" w:eastAsia="Palatino Linotype" w:hAnsi="Palatino Linotype" w:cs="Palatino Linotype"/>
          <w:sz w:val="20"/>
          <w:szCs w:val="20"/>
        </w:rPr>
        <w:t xml:space="preserve"> </w:t>
      </w:r>
      <w:r w:rsidR="0004574A">
        <w:rPr>
          <w:rFonts w:ascii="Palatino Linotype" w:eastAsia="Palatino Linotype" w:hAnsi="Palatino Linotype" w:cs="Palatino Linotype"/>
          <w:sz w:val="20"/>
          <w:szCs w:val="20"/>
        </w:rPr>
        <w:t xml:space="preserve">The data </w:t>
      </w:r>
      <w:r w:rsidR="0094655A">
        <w:rPr>
          <w:rFonts w:ascii="Palatino Linotype" w:eastAsia="Palatino Linotype" w:hAnsi="Palatino Linotype" w:cs="Palatino Linotype"/>
          <w:sz w:val="20"/>
          <w:szCs w:val="20"/>
        </w:rPr>
        <w:t xml:space="preserve">(The data is in the </w:t>
      </w:r>
      <w:r w:rsidR="00696405">
        <w:rPr>
          <w:rFonts w:ascii="Palatino Linotype" w:eastAsia="Palatino Linotype" w:hAnsi="Palatino Linotype" w:cs="Palatino Linotype"/>
          <w:sz w:val="20"/>
          <w:szCs w:val="20"/>
        </w:rPr>
        <w:t xml:space="preserve">excel </w:t>
      </w:r>
      <w:r w:rsidR="0094655A">
        <w:rPr>
          <w:rFonts w:ascii="Palatino Linotype" w:eastAsia="Palatino Linotype" w:hAnsi="Palatino Linotype" w:cs="Palatino Linotype"/>
          <w:sz w:val="20"/>
          <w:szCs w:val="20"/>
        </w:rPr>
        <w:t>file named “</w:t>
      </w:r>
      <w:r w:rsidR="0094655A" w:rsidRPr="0094655A">
        <w:rPr>
          <w:rFonts w:ascii="Palatino Linotype" w:eastAsia="Palatino Linotype" w:hAnsi="Palatino Linotype" w:cs="Palatino Linotype"/>
          <w:sz w:val="20"/>
          <w:szCs w:val="20"/>
        </w:rPr>
        <w:t xml:space="preserve">80vs70 </w:t>
      </w:r>
      <w:proofErr w:type="spellStart"/>
      <w:r w:rsidR="0094655A" w:rsidRPr="0094655A">
        <w:rPr>
          <w:rFonts w:ascii="Palatino Linotype" w:eastAsia="Palatino Linotype" w:hAnsi="Palatino Linotype" w:cs="Palatino Linotype"/>
          <w:sz w:val="20"/>
          <w:szCs w:val="20"/>
        </w:rPr>
        <w:t>ArrayData</w:t>
      </w:r>
      <w:proofErr w:type="spellEnd"/>
      <w:r w:rsidR="00381E64">
        <w:rPr>
          <w:rFonts w:ascii="Palatino Linotype" w:eastAsia="Palatino Linotype" w:hAnsi="Palatino Linotype" w:cs="Palatino Linotype"/>
          <w:sz w:val="20"/>
          <w:szCs w:val="20"/>
        </w:rPr>
        <w:t xml:space="preserve">”, and it can be found in the </w:t>
      </w:r>
      <w:proofErr w:type="spellStart"/>
      <w:r w:rsidR="00381E64">
        <w:rPr>
          <w:rFonts w:ascii="Palatino Linotype" w:eastAsia="Palatino Linotype" w:hAnsi="Palatino Linotype" w:cs="Palatino Linotype"/>
          <w:sz w:val="20"/>
          <w:szCs w:val="20"/>
        </w:rPr>
        <w:t>Github</w:t>
      </w:r>
      <w:proofErr w:type="spellEnd"/>
      <w:r w:rsidR="00381E64">
        <w:rPr>
          <w:rFonts w:ascii="Palatino Linotype" w:eastAsia="Palatino Linotype" w:hAnsi="Palatino Linotype" w:cs="Palatino Linotype"/>
          <w:sz w:val="20"/>
          <w:szCs w:val="20"/>
        </w:rPr>
        <w:t xml:space="preserve"> repository under the folder name “</w:t>
      </w:r>
      <w:r w:rsidR="00065616">
        <w:rPr>
          <w:rFonts w:ascii="Palatino Linotype" w:eastAsia="Palatino Linotype" w:hAnsi="Palatino Linotype" w:cs="Palatino Linotype"/>
          <w:sz w:val="20"/>
          <w:szCs w:val="20"/>
        </w:rPr>
        <w:t>d</w:t>
      </w:r>
      <w:r w:rsidR="00381E64">
        <w:rPr>
          <w:rFonts w:ascii="Palatino Linotype" w:eastAsia="Palatino Linotype" w:hAnsi="Palatino Linotype" w:cs="Palatino Linotype"/>
          <w:sz w:val="20"/>
          <w:szCs w:val="20"/>
        </w:rPr>
        <w:t>ata”</w:t>
      </w:r>
      <w:r w:rsidR="0094655A">
        <w:rPr>
          <w:rFonts w:ascii="Palatino Linotype" w:eastAsia="Palatino Linotype" w:hAnsi="Palatino Linotype" w:cs="Palatino Linotype"/>
          <w:sz w:val="20"/>
          <w:szCs w:val="20"/>
        </w:rPr>
        <w:t xml:space="preserve">.) </w:t>
      </w:r>
      <w:r w:rsidR="0004574A">
        <w:rPr>
          <w:rFonts w:ascii="Palatino Linotype" w:eastAsia="Palatino Linotype" w:hAnsi="Palatino Linotype" w:cs="Palatino Linotype"/>
          <w:sz w:val="20"/>
          <w:szCs w:val="20"/>
        </w:rPr>
        <w:t>were ob</w:t>
      </w:r>
      <w:r w:rsidR="0094655A">
        <w:rPr>
          <w:rFonts w:ascii="Palatino Linotype" w:eastAsia="Palatino Linotype" w:hAnsi="Palatino Linotype" w:cs="Palatino Linotype"/>
          <w:sz w:val="20"/>
          <w:szCs w:val="20"/>
        </w:rPr>
        <w:t>tained by collaborators</w:t>
      </w:r>
      <w:r w:rsidR="009B5A86">
        <w:rPr>
          <w:rFonts w:ascii="Palatino Linotype" w:eastAsia="Palatino Linotype" w:hAnsi="Palatino Linotype" w:cs="Palatino Linotype"/>
          <w:sz w:val="20"/>
          <w:szCs w:val="20"/>
        </w:rPr>
        <w:t xml:space="preserve"> in the group of </w:t>
      </w:r>
      <w:del w:id="195" w:author="Microsoft account" w:date="2022-03-18T21:22:00Z">
        <w:r w:rsidR="009B5A86" w:rsidDel="00F36F39">
          <w:rPr>
            <w:rFonts w:ascii="Palatino Linotype" w:eastAsia="Palatino Linotype" w:hAnsi="Palatino Linotype" w:cs="Palatino Linotype"/>
            <w:sz w:val="20"/>
            <w:szCs w:val="20"/>
          </w:rPr>
          <w:delText xml:space="preserve">J. </w:delText>
        </w:r>
      </w:del>
      <w:ins w:id="196" w:author="Microsoft account" w:date="2022-03-18T21:22:00Z">
        <w:r w:rsidR="00F36F39">
          <w:rPr>
            <w:rFonts w:ascii="Palatino Linotype" w:eastAsia="Palatino Linotype" w:hAnsi="Palatino Linotype" w:cs="Palatino Linotype"/>
            <w:sz w:val="20"/>
            <w:szCs w:val="20"/>
          </w:rPr>
          <w:t>V</w:t>
        </w:r>
      </w:ins>
      <w:del w:id="197" w:author="Microsoft account" w:date="2022-03-18T21:22:00Z">
        <w:r w:rsidR="009B5A86" w:rsidDel="00F36F39">
          <w:rPr>
            <w:rFonts w:ascii="Palatino Linotype" w:eastAsia="Palatino Linotype" w:hAnsi="Palatino Linotype" w:cs="Palatino Linotype"/>
            <w:sz w:val="20"/>
            <w:szCs w:val="20"/>
          </w:rPr>
          <w:delText>v</w:delText>
        </w:r>
      </w:del>
      <w:r w:rsidR="009B5A86">
        <w:rPr>
          <w:rFonts w:ascii="Palatino Linotype" w:eastAsia="Palatino Linotype" w:hAnsi="Palatino Linotype" w:cs="Palatino Linotype"/>
          <w:sz w:val="20"/>
          <w:szCs w:val="20"/>
        </w:rPr>
        <w:t>an der Oo</w:t>
      </w:r>
      <w:r w:rsidR="00E90ABB">
        <w:rPr>
          <w:rFonts w:ascii="Palatino Linotype" w:eastAsia="Palatino Linotype" w:hAnsi="Palatino Linotype" w:cs="Palatino Linotype"/>
          <w:sz w:val="20"/>
          <w:szCs w:val="20"/>
        </w:rPr>
        <w:t xml:space="preserve">st of the </w:t>
      </w:r>
      <w:proofErr w:type="spellStart"/>
      <w:r w:rsidR="00E90ABB">
        <w:rPr>
          <w:rFonts w:ascii="Palatino Linotype" w:eastAsia="Palatino Linotype" w:hAnsi="Palatino Linotype" w:cs="Palatino Linotype"/>
          <w:sz w:val="20"/>
          <w:szCs w:val="20"/>
        </w:rPr>
        <w:t>Wageningen</w:t>
      </w:r>
      <w:proofErr w:type="spellEnd"/>
      <w:r w:rsidR="00E90ABB">
        <w:rPr>
          <w:rFonts w:ascii="Palatino Linotype" w:eastAsia="Palatino Linotype" w:hAnsi="Palatino Linotype" w:cs="Palatino Linotype"/>
          <w:sz w:val="20"/>
          <w:szCs w:val="20"/>
        </w:rPr>
        <w:t xml:space="preserve"> University</w:t>
      </w:r>
      <w:r w:rsidR="001B09A3">
        <w:rPr>
          <w:rFonts w:ascii="Palatino Linotype" w:eastAsia="Palatino Linotype" w:hAnsi="Palatino Linotype" w:cs="Palatino Linotype"/>
          <w:sz w:val="20"/>
          <w:szCs w:val="20"/>
        </w:rPr>
        <w:t xml:space="preserve"> </w:t>
      </w:r>
      <w:r w:rsidR="00B309BF">
        <w:rPr>
          <w:rFonts w:ascii="Palatino Linotype" w:eastAsia="Palatino Linotype" w:hAnsi="Palatino Linotype" w:cs="Palatino Linotype"/>
          <w:sz w:val="20"/>
          <w:szCs w:val="20"/>
        </w:rPr>
        <w:t>and</w:t>
      </w:r>
      <w:r w:rsidR="0004574A">
        <w:rPr>
          <w:rFonts w:ascii="Palatino Linotype" w:eastAsia="Palatino Linotype" w:hAnsi="Palatino Linotype" w:cs="Palatino Linotype"/>
          <w:sz w:val="20"/>
          <w:szCs w:val="20"/>
        </w:rPr>
        <w:t xml:space="preserve"> part</w:t>
      </w:r>
      <w:r w:rsidR="001B09A3">
        <w:rPr>
          <w:rFonts w:ascii="Palatino Linotype" w:eastAsia="Palatino Linotype" w:hAnsi="Palatino Linotype" w:cs="Palatino Linotype"/>
          <w:sz w:val="20"/>
          <w:szCs w:val="20"/>
        </w:rPr>
        <w:t xml:space="preserve"> of</w:t>
      </w:r>
      <w:r w:rsidR="0004574A">
        <w:rPr>
          <w:rFonts w:ascii="Palatino Linotype" w:eastAsia="Palatino Linotype" w:hAnsi="Palatino Linotype" w:cs="Palatino Linotype"/>
          <w:sz w:val="20"/>
          <w:szCs w:val="20"/>
        </w:rPr>
        <w:t xml:space="preserve"> the data has </w:t>
      </w:r>
      <w:r w:rsidR="0004574A" w:rsidRPr="003026B7">
        <w:rPr>
          <w:rFonts w:ascii="Palatino Linotype" w:eastAsia="Palatino Linotype" w:hAnsi="Palatino Linotype" w:cs="Palatino Linotype"/>
          <w:sz w:val="20"/>
          <w:szCs w:val="20"/>
        </w:rPr>
        <w:t xml:space="preserve">been </w:t>
      </w:r>
      <w:r w:rsidR="0004574A">
        <w:rPr>
          <w:rFonts w:ascii="Palatino Linotype" w:eastAsia="Palatino Linotype" w:hAnsi="Palatino Linotype" w:cs="Palatino Linotype"/>
          <w:sz w:val="20"/>
          <w:szCs w:val="20"/>
        </w:rPr>
        <w:t xml:space="preserve">published in 2009 </w:t>
      </w:r>
      <w:r w:rsidR="0004574A" w:rsidRPr="003026B7">
        <w:rPr>
          <w:rFonts w:ascii="Palatino Linotype" w:eastAsia="Palatino Linotype" w:hAnsi="Palatino Linotype" w:cs="Palatino Linotype"/>
          <w:sz w:val="20"/>
          <w:szCs w:val="20"/>
        </w:rPr>
        <w:fldChar w:fldCharType="begin" w:fldLock="1"/>
      </w:r>
      <w:r w:rsidR="0004574A" w:rsidRPr="003026B7">
        <w:rPr>
          <w:rFonts w:ascii="Palatino Linotype" w:eastAsia="Palatino Linotype" w:hAnsi="Palatino Linotype" w:cs="Palatino Linotype"/>
          <w:sz w:val="20"/>
          <w:szCs w:val="20"/>
        </w:rPr>
        <w:instrText>ADDIN CSL_CITATION {"citationItems":[{"id":"ITEM-1","itemData":{"DOI":"10.1007/s00792-009-0280-0","ISSN":"14310651","PMID":"19802714","abstract":"Within the archaea, the thermoacidophilic crenarchaeote Sulfolobus solfataricus has become an important model organism for physiology and biochemistry, comparative and functional genomics, as well as, more recently also for systems biology approaches. Within the Sulfolobus Systems Biology (\"SulfoSYS\")-project the effect of changing growth temperatures on a metabolic network is investigated at the systems level by integrating genomic, transcriptomic, proteomic, metabolomic and enzymatic information for production of a silicon cell-model. The network under investigation is the central carbohydrate metabolism. The generation of high-quality quantitative data, which is critical for the investigation of biological systems and the successful integration of the different datasets, derived for example from high-throughput approaches (e.g., transcriptome or proteome analyses), requires the application and compliance of uniform standard protocols, e.g., for growth and handling of the organism as well as the \"-omics\" approaches. Here, we report on the establishment and implementation of standard operating procedures for the different wet-lab and in silico techniques that are applied within the SulfoSYS-project and that we believe can be useful for future projects on Sulfolobus or (hyper)thermophiles in general. Beside established techniques, it includes new methodologies like strain surveillance, the improved identification of membrane proteins and the application of crenarchaeal metabolomics. © The Author(s) 2009.","author":[{"dropping-particle":"","family":"Zaparty","given":"Melanie","non-dropping-particle":"","parse-names":false,"suffix":""},{"dropping-particle":"","family":"Esser","given":"Dominik","non-dropping-particle":"","parse-names":false,"suffix":""},{"dropping-particle":"","family":"Gertig","given":"Susanne","non-dropping-particle":"","parse-names":false,"suffix":""},{"dropping-particle":"","family":"Haferkamp","given":"Patrick","non-dropping-particle":"","parse-names":false,"suffix":""},{"dropping-particle":"","family":"Kouril","given":"Theresa","non-dropping-particle":"","parse-names":false,"suffix":""},{"dropping-particle":"","family":"Manica","given":"Andrea","non-dropping-particle":"","parse-names":false,"suffix":""},{"dropping-particle":"","family":"Pham","given":"Trong K.","non-dropping-particle":"","parse-names":false,"suffix":""},{"dropping-particle":"","family":"Reimann","given":"Julia","non-dropping-particle":"","parse-names":false,"suffix":""},{"dropping-particle":"","family":"Schreiber","given":"Kerstin","non-dropping-particle":"","parse-names":false,"suffix":""},{"dropping-particle":"","family":"Sierocinski","given":"Pawel","non-dropping-particle":"","parse-names":false,"suffix":""},{"dropping-particle":"","family":"Teichmann","given":"Daniela","non-dropping-particle":"","parse-names":false,"suffix":""},{"dropping-particle":"","family":"Wolferen","given":"Marleen","non-dropping-particle":"van","parse-names":false,"suffix":""},{"dropping-particle":"","family":"Jan","given":"Mathias","non-dropping-particle":"von","parse-names":false,"suffix":""},{"dropping-particle":"","family":"Wieloch","given":"Patricia","non-dropping-particle":"","parse-names":false,"suffix":""},{"dropping-particle":"V.","family":"Albers","given":"Sonja","non-dropping-particle":"","parse-names":false,"suffix":""},{"dropping-particle":"","family":"Driessen","given":"Arnold J.M.","non-dropping-particle":"","parse-names":false,"suffix":""},{"dropping-particle":"","family":"Klenk","given":"Hans Peter","non-dropping-particle":"","parse-names":false,"suffix":""},{"dropping-particle":"","family":"Schleper","given":"Christa","non-dropping-particle":"","parse-names":false,"suffix":""},{"dropping-particle":"","family":"Schomburg","given":"Dietmar","non-dropping-particle":"","parse-names":false,"suffix":""},{"dropping-particle":"","family":"Oost","given":"John","non-dropping-particle":"van der","parse-names":false,"suffix":""},{"dropping-particle":"","family":"Wright","given":"Phillip C.","non-dropping-particle":"","parse-names":false,"suffix":""},{"dropping-particle":"","family":"Siebers","given":"Bettina","non-dropping-particle":"","parse-names":false,"suffix":""}],"container-title":"Extremophiles","id":"ITEM-1","issue":"1","issued":{"date-parts":[["2009"]]},"page":"119-142","title":"\"Hot standards\" for the thermoacidophilic archaeon Sulfolobus solfataricus","type":"article-journal","volume":"14"},"uris":["http://www.mendeley.com/documents/?uuid=969379b2-8f7a-48c6-8ce2-a3a7f624f9fe"]}],"mendeley":{"formattedCitation":"(Zaparty et al., 2009)","plainTextFormattedCitation":"(Zaparty et al., 2009)","previouslyFormattedCitation":"(Zaparty et al., 2009)"},"properties":{"noteIndex":0},"schema":"https://github.com/citation-style-language/schema/raw/master/csl-citation.json"}</w:instrText>
      </w:r>
      <w:r w:rsidR="0004574A" w:rsidRPr="003026B7">
        <w:rPr>
          <w:rFonts w:ascii="Palatino Linotype" w:eastAsia="Palatino Linotype" w:hAnsi="Palatino Linotype" w:cs="Palatino Linotype"/>
          <w:sz w:val="20"/>
          <w:szCs w:val="20"/>
        </w:rPr>
        <w:fldChar w:fldCharType="separate"/>
      </w:r>
      <w:r w:rsidR="0004574A" w:rsidRPr="003026B7">
        <w:rPr>
          <w:rFonts w:ascii="Palatino Linotype" w:eastAsia="Palatino Linotype" w:hAnsi="Palatino Linotype" w:cs="Palatino Linotype"/>
          <w:noProof/>
          <w:sz w:val="20"/>
          <w:szCs w:val="20"/>
        </w:rPr>
        <w:t>(Zaparty et al., 2009)</w:t>
      </w:r>
      <w:r w:rsidR="0004574A" w:rsidRPr="003026B7">
        <w:rPr>
          <w:rFonts w:ascii="Palatino Linotype" w:eastAsia="Palatino Linotype" w:hAnsi="Palatino Linotype" w:cs="Palatino Linotype"/>
          <w:sz w:val="20"/>
          <w:szCs w:val="20"/>
        </w:rPr>
        <w:fldChar w:fldCharType="end"/>
      </w:r>
      <w:r w:rsidR="0004574A">
        <w:rPr>
          <w:rFonts w:ascii="Palatino Linotype" w:eastAsia="Palatino Linotype" w:hAnsi="Palatino Linotype" w:cs="Palatino Linotype"/>
          <w:sz w:val="20"/>
          <w:szCs w:val="20"/>
        </w:rPr>
        <w:t>.</w:t>
      </w:r>
      <w:r w:rsidR="0090180E">
        <w:rPr>
          <w:rFonts w:ascii="Palatino Linotype" w:eastAsia="Palatino Linotype" w:hAnsi="Palatino Linotype" w:cs="Palatino Linotype"/>
          <w:sz w:val="20"/>
          <w:szCs w:val="20"/>
        </w:rPr>
        <w:t xml:space="preserve"> </w:t>
      </w:r>
    </w:p>
    <w:p w14:paraId="370E222A" w14:textId="77777777" w:rsidR="005201FF" w:rsidRDefault="006E3163" w:rsidP="00746CE5">
      <w:pPr>
        <w:spacing w:line="240" w:lineRule="auto"/>
        <w:ind w:firstLine="432"/>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Sometimes </w:t>
      </w:r>
      <w:r w:rsidR="001B09A3">
        <w:rPr>
          <w:rFonts w:ascii="Palatino Linotype" w:eastAsia="Palatino Linotype" w:hAnsi="Palatino Linotype" w:cs="Palatino Linotype"/>
          <w:sz w:val="20"/>
          <w:szCs w:val="20"/>
        </w:rPr>
        <w:t>variation in the</w:t>
      </w:r>
      <w:r>
        <w:rPr>
          <w:rFonts w:ascii="Palatino Linotype" w:eastAsia="Palatino Linotype" w:hAnsi="Palatino Linotype" w:cs="Palatino Linotype"/>
          <w:sz w:val="20"/>
          <w:szCs w:val="20"/>
        </w:rPr>
        <w:t xml:space="preserve"> expression of </w:t>
      </w:r>
      <w:r w:rsidR="001B09A3">
        <w:rPr>
          <w:rFonts w:ascii="Palatino Linotype" w:eastAsia="Palatino Linotype" w:hAnsi="Palatino Linotype" w:cs="Palatino Linotype"/>
          <w:sz w:val="20"/>
          <w:szCs w:val="20"/>
        </w:rPr>
        <w:t>a</w:t>
      </w:r>
      <w:r>
        <w:rPr>
          <w:rFonts w:ascii="Palatino Linotype" w:eastAsia="Palatino Linotype" w:hAnsi="Palatino Linotype" w:cs="Palatino Linotype"/>
          <w:sz w:val="20"/>
          <w:szCs w:val="20"/>
        </w:rPr>
        <w:t xml:space="preserve"> metabolic gene between two growing conditions </w:t>
      </w:r>
      <w:r w:rsidR="00712CC5">
        <w:rPr>
          <w:rFonts w:ascii="Palatino Linotype" w:eastAsia="Palatino Linotype" w:hAnsi="Palatino Linotype" w:cs="Palatino Linotype"/>
          <w:sz w:val="20"/>
          <w:szCs w:val="20"/>
        </w:rPr>
        <w:t xml:space="preserve">does </w:t>
      </w:r>
      <w:r>
        <w:rPr>
          <w:rFonts w:ascii="Palatino Linotype" w:eastAsia="Palatino Linotype" w:hAnsi="Palatino Linotype" w:cs="Palatino Linotype"/>
          <w:sz w:val="20"/>
          <w:szCs w:val="20"/>
        </w:rPr>
        <w:t>not affect the corresponding biochemical reaction</w:t>
      </w:r>
      <w:r w:rsidR="00712CC5">
        <w:rPr>
          <w:rFonts w:ascii="Palatino Linotype" w:eastAsia="Palatino Linotype" w:hAnsi="Palatino Linotype" w:cs="Palatino Linotype"/>
          <w:sz w:val="20"/>
          <w:szCs w:val="20"/>
        </w:rPr>
        <w:t>. This can be</w:t>
      </w:r>
      <w:r>
        <w:rPr>
          <w:rFonts w:ascii="Palatino Linotype" w:eastAsia="Palatino Linotype" w:hAnsi="Palatino Linotype" w:cs="Palatino Linotype"/>
          <w:sz w:val="20"/>
          <w:szCs w:val="20"/>
        </w:rPr>
        <w:t xml:space="preserve"> because the enzyme that catalyze</w:t>
      </w:r>
      <w:r w:rsidR="001B09A3">
        <w:rPr>
          <w:rFonts w:ascii="Palatino Linotype" w:eastAsia="Palatino Linotype" w:hAnsi="Palatino Linotype" w:cs="Palatino Linotype"/>
          <w:sz w:val="20"/>
          <w:szCs w:val="20"/>
        </w:rPr>
        <w:t>s</w:t>
      </w:r>
      <w:r>
        <w:rPr>
          <w:rFonts w:ascii="Palatino Linotype" w:eastAsia="Palatino Linotype" w:hAnsi="Palatino Linotype" w:cs="Palatino Linotype"/>
          <w:sz w:val="20"/>
          <w:szCs w:val="20"/>
        </w:rPr>
        <w:t xml:space="preserve"> the reaction </w:t>
      </w:r>
      <w:r w:rsidR="001B09A3">
        <w:rPr>
          <w:rFonts w:ascii="Palatino Linotype" w:eastAsia="Palatino Linotype" w:hAnsi="Palatino Linotype" w:cs="Palatino Linotype"/>
          <w:sz w:val="20"/>
          <w:szCs w:val="20"/>
        </w:rPr>
        <w:t>is a</w:t>
      </w:r>
      <w:r>
        <w:rPr>
          <w:rFonts w:ascii="Palatino Linotype" w:eastAsia="Palatino Linotype" w:hAnsi="Palatino Linotype" w:cs="Palatino Linotype"/>
          <w:sz w:val="20"/>
          <w:szCs w:val="20"/>
        </w:rPr>
        <w:t xml:space="preserve"> multi-subunit enzyme</w:t>
      </w:r>
      <w:r w:rsidR="001B09A3">
        <w:rPr>
          <w:rFonts w:ascii="Palatino Linotype" w:eastAsia="Palatino Linotype" w:hAnsi="Palatino Linotype" w:cs="Palatino Linotype"/>
          <w:sz w:val="20"/>
          <w:szCs w:val="20"/>
        </w:rPr>
        <w:t xml:space="preserve"> encoded by more than one gene</w:t>
      </w:r>
      <w:r w:rsidR="00CE7056">
        <w:rPr>
          <w:rFonts w:ascii="Palatino Linotype" w:eastAsia="Palatino Linotype" w:hAnsi="Palatino Linotype" w:cs="Palatino Linotype"/>
          <w:sz w:val="20"/>
          <w:szCs w:val="20"/>
        </w:rPr>
        <w:t>, and the gene of which the expression level changes remains above the expression level of one of the other subunits</w:t>
      </w:r>
      <w:r w:rsidR="00381E64">
        <w:rPr>
          <w:rFonts w:ascii="Palatino Linotype" w:eastAsia="Palatino Linotype" w:hAnsi="Palatino Linotype" w:cs="Palatino Linotype"/>
          <w:sz w:val="20"/>
          <w:szCs w:val="20"/>
        </w:rPr>
        <w:t>.</w:t>
      </w:r>
      <w:r w:rsidR="00712CC5">
        <w:rPr>
          <w:rFonts w:ascii="Palatino Linotype" w:eastAsia="Palatino Linotype" w:hAnsi="Palatino Linotype" w:cs="Palatino Linotype"/>
          <w:sz w:val="20"/>
          <w:szCs w:val="20"/>
        </w:rPr>
        <w:t xml:space="preserve"> Alternatively,</w:t>
      </w:r>
      <w:r>
        <w:rPr>
          <w:rFonts w:ascii="Palatino Linotype" w:eastAsia="Palatino Linotype" w:hAnsi="Palatino Linotype" w:cs="Palatino Linotype"/>
          <w:sz w:val="20"/>
          <w:szCs w:val="20"/>
        </w:rPr>
        <w:t xml:space="preserve"> the reaction m</w:t>
      </w:r>
      <w:r w:rsidR="00712CC5">
        <w:rPr>
          <w:rFonts w:ascii="Palatino Linotype" w:eastAsia="Palatino Linotype" w:hAnsi="Palatino Linotype" w:cs="Palatino Linotype"/>
          <w:sz w:val="20"/>
          <w:szCs w:val="20"/>
        </w:rPr>
        <w:t>ay</w:t>
      </w:r>
      <w:r>
        <w:rPr>
          <w:rFonts w:ascii="Palatino Linotype" w:eastAsia="Palatino Linotype" w:hAnsi="Palatino Linotype" w:cs="Palatino Linotype"/>
          <w:sz w:val="20"/>
          <w:szCs w:val="20"/>
        </w:rPr>
        <w:t xml:space="preserve"> be catalyzed by </w:t>
      </w:r>
      <w:r w:rsidR="00D745BE">
        <w:rPr>
          <w:rFonts w:ascii="Palatino Linotype" w:eastAsia="Palatino Linotype" w:hAnsi="Palatino Linotype" w:cs="Palatino Linotype"/>
          <w:sz w:val="20"/>
          <w:szCs w:val="20"/>
        </w:rPr>
        <w:t>more than one</w:t>
      </w:r>
      <w:r>
        <w:rPr>
          <w:rFonts w:ascii="Palatino Linotype" w:eastAsia="Palatino Linotype" w:hAnsi="Palatino Linotype" w:cs="Palatino Linotype"/>
          <w:sz w:val="20"/>
          <w:szCs w:val="20"/>
        </w:rPr>
        <w:t xml:space="preserve"> </w:t>
      </w:r>
      <w:r w:rsidR="00C65EDB">
        <w:rPr>
          <w:rFonts w:ascii="Palatino Linotype" w:eastAsia="Palatino Linotype" w:hAnsi="Palatino Linotype" w:cs="Palatino Linotype"/>
          <w:sz w:val="20"/>
          <w:szCs w:val="20"/>
        </w:rPr>
        <w:t>isozyme</w:t>
      </w:r>
      <w:r>
        <w:rPr>
          <w:rFonts w:ascii="Palatino Linotype" w:eastAsia="Palatino Linotype" w:hAnsi="Palatino Linotype" w:cs="Palatino Linotype"/>
          <w:sz w:val="20"/>
          <w:szCs w:val="20"/>
        </w:rPr>
        <w:t xml:space="preserve">, the </w:t>
      </w:r>
      <w:r w:rsidR="00CE7056">
        <w:rPr>
          <w:rFonts w:ascii="Palatino Linotype" w:eastAsia="Palatino Linotype" w:hAnsi="Palatino Linotype" w:cs="Palatino Linotype"/>
          <w:sz w:val="20"/>
          <w:szCs w:val="20"/>
        </w:rPr>
        <w:t xml:space="preserve">change </w:t>
      </w:r>
      <w:r>
        <w:rPr>
          <w:rFonts w:ascii="Palatino Linotype" w:eastAsia="Palatino Linotype" w:hAnsi="Palatino Linotype" w:cs="Palatino Linotype"/>
          <w:sz w:val="20"/>
          <w:szCs w:val="20"/>
        </w:rPr>
        <w:t xml:space="preserve">in expression </w:t>
      </w:r>
      <w:r w:rsidR="00CE7056">
        <w:rPr>
          <w:rFonts w:ascii="Palatino Linotype" w:eastAsia="Palatino Linotype" w:hAnsi="Palatino Linotype" w:cs="Palatino Linotype"/>
          <w:sz w:val="20"/>
          <w:szCs w:val="20"/>
        </w:rPr>
        <w:t xml:space="preserve">of the one enzyme </w:t>
      </w:r>
      <w:r w:rsidR="005201FF">
        <w:rPr>
          <w:rFonts w:ascii="Palatino Linotype" w:eastAsia="Palatino Linotype" w:hAnsi="Palatino Linotype" w:cs="Palatino Linotype"/>
          <w:sz w:val="20"/>
          <w:szCs w:val="20"/>
        </w:rPr>
        <w:t>be</w:t>
      </w:r>
      <w:r w:rsidR="00CE7056">
        <w:rPr>
          <w:rFonts w:ascii="Palatino Linotype" w:eastAsia="Palatino Linotype" w:hAnsi="Palatino Linotype" w:cs="Palatino Linotype"/>
          <w:sz w:val="20"/>
          <w:szCs w:val="20"/>
        </w:rPr>
        <w:t>ing</w:t>
      </w:r>
      <w:r w:rsidR="005201FF">
        <w:rPr>
          <w:rFonts w:ascii="Palatino Linotype" w:eastAsia="Palatino Linotype" w:hAnsi="Palatino Linotype" w:cs="Palatino Linotype"/>
          <w:sz w:val="20"/>
          <w:szCs w:val="20"/>
        </w:rPr>
        <w:t xml:space="preserve"> comp</w:t>
      </w:r>
      <w:r w:rsidR="00712CC5">
        <w:rPr>
          <w:rFonts w:ascii="Palatino Linotype" w:eastAsia="Palatino Linotype" w:hAnsi="Palatino Linotype" w:cs="Palatino Linotype"/>
          <w:sz w:val="20"/>
          <w:szCs w:val="20"/>
        </w:rPr>
        <w:t>ensated for</w:t>
      </w:r>
      <w:r w:rsidR="005201FF">
        <w:rPr>
          <w:rFonts w:ascii="Palatino Linotype" w:eastAsia="Palatino Linotype" w:hAnsi="Palatino Linotype" w:cs="Palatino Linotype"/>
          <w:sz w:val="20"/>
          <w:szCs w:val="20"/>
        </w:rPr>
        <w:t xml:space="preserve"> by </w:t>
      </w:r>
      <w:r w:rsidR="00712CC5">
        <w:rPr>
          <w:rFonts w:ascii="Palatino Linotype" w:eastAsia="Palatino Linotype" w:hAnsi="Palatino Linotype" w:cs="Palatino Linotype"/>
          <w:sz w:val="20"/>
          <w:szCs w:val="20"/>
        </w:rPr>
        <w:t xml:space="preserve">an opposite </w:t>
      </w:r>
      <w:r w:rsidR="00CE7056">
        <w:rPr>
          <w:rFonts w:ascii="Palatino Linotype" w:eastAsia="Palatino Linotype" w:hAnsi="Palatino Linotype" w:cs="Palatino Linotype"/>
          <w:sz w:val="20"/>
          <w:szCs w:val="20"/>
        </w:rPr>
        <w:t xml:space="preserve">change </w:t>
      </w:r>
      <w:r w:rsidR="00712CC5">
        <w:rPr>
          <w:rFonts w:ascii="Palatino Linotype" w:eastAsia="Palatino Linotype" w:hAnsi="Palatino Linotype" w:cs="Palatino Linotype"/>
          <w:sz w:val="20"/>
          <w:szCs w:val="20"/>
        </w:rPr>
        <w:t>in expression of a different isozyme</w:t>
      </w:r>
      <w:r w:rsidR="005201FF">
        <w:rPr>
          <w:rFonts w:ascii="Palatino Linotype" w:eastAsia="Palatino Linotype" w:hAnsi="Palatino Linotype" w:cs="Palatino Linotype"/>
          <w:sz w:val="20"/>
          <w:szCs w:val="20"/>
        </w:rPr>
        <w:t xml:space="preserve">. Gene-reaction rules in the genome wide metabolic map contain the information </w:t>
      </w:r>
      <w:r w:rsidR="00363199">
        <w:rPr>
          <w:rFonts w:ascii="Palatino Linotype" w:eastAsia="Palatino Linotype" w:hAnsi="Palatino Linotype" w:cs="Palatino Linotype"/>
          <w:sz w:val="20"/>
          <w:szCs w:val="20"/>
        </w:rPr>
        <w:t>on</w:t>
      </w:r>
      <w:r w:rsidR="005201FF">
        <w:rPr>
          <w:rFonts w:ascii="Palatino Linotype" w:eastAsia="Palatino Linotype" w:hAnsi="Palatino Linotype" w:cs="Palatino Linotype"/>
          <w:sz w:val="20"/>
          <w:szCs w:val="20"/>
        </w:rPr>
        <w:t xml:space="preserve"> how many subunits </w:t>
      </w:r>
      <w:r w:rsidR="00363199">
        <w:rPr>
          <w:rFonts w:ascii="Palatino Linotype" w:eastAsia="Palatino Linotype" w:hAnsi="Palatino Linotype" w:cs="Palatino Linotype"/>
          <w:sz w:val="20"/>
          <w:szCs w:val="20"/>
        </w:rPr>
        <w:t>an</w:t>
      </w:r>
      <w:r w:rsidR="005201FF">
        <w:rPr>
          <w:rFonts w:ascii="Palatino Linotype" w:eastAsia="Palatino Linotype" w:hAnsi="Palatino Linotype" w:cs="Palatino Linotype"/>
          <w:sz w:val="20"/>
          <w:szCs w:val="20"/>
        </w:rPr>
        <w:t xml:space="preserve"> enzyme</w:t>
      </w:r>
      <w:r w:rsidR="00363199">
        <w:rPr>
          <w:rFonts w:ascii="Palatino Linotype" w:eastAsia="Palatino Linotype" w:hAnsi="Palatino Linotype" w:cs="Palatino Linotype"/>
          <w:sz w:val="20"/>
          <w:szCs w:val="20"/>
        </w:rPr>
        <w:t xml:space="preserve"> has</w:t>
      </w:r>
      <w:r w:rsidR="00CE7056">
        <w:rPr>
          <w:rFonts w:ascii="Palatino Linotype" w:eastAsia="Palatino Linotype" w:hAnsi="Palatino Linotype" w:cs="Palatino Linotype"/>
          <w:sz w:val="20"/>
          <w:szCs w:val="20"/>
        </w:rPr>
        <w:t>,</w:t>
      </w:r>
      <w:r w:rsidR="00363199">
        <w:rPr>
          <w:rFonts w:ascii="Palatino Linotype" w:eastAsia="Palatino Linotype" w:hAnsi="Palatino Linotype" w:cs="Palatino Linotype"/>
          <w:sz w:val="20"/>
          <w:szCs w:val="20"/>
        </w:rPr>
        <w:t xml:space="preserve"> and on </w:t>
      </w:r>
      <w:r w:rsidR="005201FF">
        <w:rPr>
          <w:rFonts w:ascii="Palatino Linotype" w:eastAsia="Palatino Linotype" w:hAnsi="Palatino Linotype" w:cs="Palatino Linotype"/>
          <w:sz w:val="20"/>
          <w:szCs w:val="20"/>
        </w:rPr>
        <w:t xml:space="preserve">how many </w:t>
      </w:r>
      <w:r w:rsidR="00C65EDB">
        <w:rPr>
          <w:rFonts w:ascii="Palatino Linotype" w:eastAsia="Palatino Linotype" w:hAnsi="Palatino Linotype" w:cs="Palatino Linotype"/>
          <w:sz w:val="20"/>
          <w:szCs w:val="20"/>
        </w:rPr>
        <w:t>isozymes</w:t>
      </w:r>
      <w:r w:rsidR="004A4E10">
        <w:rPr>
          <w:rFonts w:ascii="Palatino Linotype" w:eastAsia="Palatino Linotype" w:hAnsi="Palatino Linotype" w:cs="Palatino Linotype"/>
          <w:sz w:val="20"/>
          <w:szCs w:val="20"/>
        </w:rPr>
        <w:t xml:space="preserve"> can catalyze a reaction</w:t>
      </w:r>
      <w:r w:rsidR="005201FF">
        <w:rPr>
          <w:rFonts w:ascii="Palatino Linotype" w:eastAsia="Palatino Linotype" w:hAnsi="Palatino Linotype" w:cs="Palatino Linotype"/>
          <w:sz w:val="20"/>
          <w:szCs w:val="20"/>
        </w:rPr>
        <w:t xml:space="preserve">. </w:t>
      </w:r>
      <w:r w:rsidR="00363199">
        <w:rPr>
          <w:rFonts w:ascii="Palatino Linotype" w:eastAsia="Palatino Linotype" w:hAnsi="Palatino Linotype" w:cs="Palatino Linotype"/>
          <w:sz w:val="20"/>
          <w:szCs w:val="20"/>
        </w:rPr>
        <w:t xml:space="preserve">These </w:t>
      </w:r>
      <w:r w:rsidR="005201FF">
        <w:rPr>
          <w:rFonts w:ascii="Palatino Linotype" w:eastAsia="Palatino Linotype" w:hAnsi="Palatino Linotype" w:cs="Palatino Linotype"/>
          <w:sz w:val="20"/>
          <w:szCs w:val="20"/>
        </w:rPr>
        <w:t>gen</w:t>
      </w:r>
      <w:r w:rsidR="001B512A">
        <w:rPr>
          <w:rFonts w:ascii="Palatino Linotype" w:eastAsia="Palatino Linotype" w:hAnsi="Palatino Linotype" w:cs="Palatino Linotype"/>
          <w:sz w:val="20"/>
          <w:szCs w:val="20"/>
        </w:rPr>
        <w:t>e</w:t>
      </w:r>
      <w:r w:rsidR="004A4E10">
        <w:rPr>
          <w:rFonts w:ascii="Palatino Linotype" w:eastAsia="Palatino Linotype" w:hAnsi="Palatino Linotype" w:cs="Palatino Linotype"/>
          <w:sz w:val="20"/>
          <w:szCs w:val="20"/>
        </w:rPr>
        <w:t xml:space="preserve">-reaction rules can be used for calculating </w:t>
      </w:r>
      <w:r w:rsidR="005201FF">
        <w:rPr>
          <w:rFonts w:ascii="Palatino Linotype" w:eastAsia="Palatino Linotype" w:hAnsi="Palatino Linotype" w:cs="Palatino Linotype"/>
          <w:sz w:val="20"/>
          <w:szCs w:val="20"/>
        </w:rPr>
        <w:t xml:space="preserve">a Reaction Activity Score (RAS) when trying to map the </w:t>
      </w:r>
      <w:r w:rsidR="00674AF5">
        <w:rPr>
          <w:rFonts w:ascii="Palatino Linotype" w:eastAsia="Palatino Linotype" w:hAnsi="Palatino Linotype" w:cs="Palatino Linotype"/>
          <w:sz w:val="20"/>
          <w:szCs w:val="20"/>
        </w:rPr>
        <w:t>transcriptomic data to the genome wide metabolic map</w:t>
      </w:r>
      <w:r w:rsidR="001B512A">
        <w:rPr>
          <w:rFonts w:ascii="Palatino Linotype" w:eastAsia="Palatino Linotype" w:hAnsi="Palatino Linotype" w:cs="Palatino Linotype"/>
          <w:sz w:val="20"/>
          <w:szCs w:val="20"/>
        </w:rPr>
        <w:t xml:space="preserve"> </w:t>
      </w:r>
      <w:r w:rsidR="00363199">
        <w:rPr>
          <w:rFonts w:ascii="Palatino Linotype" w:eastAsia="Palatino Linotype" w:hAnsi="Palatino Linotype" w:cs="Palatino Linotype"/>
          <w:sz w:val="20"/>
          <w:szCs w:val="20"/>
        </w:rPr>
        <w:t>(</w:t>
      </w:r>
      <w:proofErr w:type="spellStart"/>
      <w:r w:rsidR="00363199">
        <w:rPr>
          <w:rFonts w:ascii="Palatino Linotype" w:eastAsia="Palatino Linotype" w:hAnsi="Palatino Linotype" w:cs="Palatino Linotype"/>
          <w:sz w:val="20"/>
          <w:szCs w:val="20"/>
        </w:rPr>
        <w:t>Damiani</w:t>
      </w:r>
      <w:proofErr w:type="spellEnd"/>
      <w:r w:rsidR="00363199">
        <w:rPr>
          <w:rFonts w:ascii="Palatino Linotype" w:eastAsia="Palatino Linotype" w:hAnsi="Palatino Linotype" w:cs="Palatino Linotype"/>
          <w:sz w:val="20"/>
          <w:szCs w:val="20"/>
        </w:rPr>
        <w:t xml:space="preserve"> et al. 20</w:t>
      </w:r>
      <w:r w:rsidR="00EA4466">
        <w:rPr>
          <w:rFonts w:ascii="Palatino Linotype" w:eastAsia="Palatino Linotype" w:hAnsi="Palatino Linotype" w:cs="Palatino Linotype"/>
          <w:sz w:val="20"/>
          <w:szCs w:val="20"/>
        </w:rPr>
        <w:t>19</w:t>
      </w:r>
      <w:r w:rsidR="00363199">
        <w:rPr>
          <w:rFonts w:ascii="Palatino Linotype" w:eastAsia="Palatino Linotype" w:hAnsi="Palatino Linotype" w:cs="Palatino Linotype"/>
          <w:sz w:val="20"/>
          <w:szCs w:val="20"/>
        </w:rPr>
        <w:t>)</w:t>
      </w:r>
      <w:r w:rsidR="005201FF">
        <w:rPr>
          <w:rFonts w:ascii="Palatino Linotype" w:eastAsia="Palatino Linotype" w:hAnsi="Palatino Linotype" w:cs="Palatino Linotype"/>
          <w:sz w:val="20"/>
          <w:szCs w:val="20"/>
        </w:rPr>
        <w:t>.</w:t>
      </w:r>
    </w:p>
    <w:p w14:paraId="34416FD0" w14:textId="5786C09C" w:rsidR="003026B7" w:rsidRDefault="005201FF" w:rsidP="003879A4">
      <w:pPr>
        <w:pBdr>
          <w:top w:val="nil"/>
          <w:left w:val="nil"/>
          <w:bottom w:val="nil"/>
          <w:right w:val="nil"/>
          <w:between w:val="nil"/>
        </w:pBdr>
        <w:spacing w:line="240" w:lineRule="auto"/>
        <w:ind w:firstLine="432"/>
        <w:rPr>
          <w:ins w:id="198" w:author="Microsoft account" w:date="2022-03-18T21:32:00Z"/>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As the genome wide metabolic map </w:t>
      </w:r>
      <w:r w:rsidR="00674AF5">
        <w:rPr>
          <w:rFonts w:ascii="Palatino Linotype" w:eastAsia="Palatino Linotype" w:hAnsi="Palatino Linotype" w:cs="Palatino Linotype"/>
          <w:sz w:val="20"/>
          <w:szCs w:val="20"/>
        </w:rPr>
        <w:t xml:space="preserve">published by </w:t>
      </w:r>
      <w:r w:rsidR="00674AF5">
        <w:rPr>
          <w:rFonts w:ascii="Palatino Linotype" w:eastAsia="Palatino Linotype" w:hAnsi="Palatino Linotype" w:cs="Palatino Linotype"/>
          <w:sz w:val="20"/>
          <w:szCs w:val="20"/>
        </w:rPr>
        <w:fldChar w:fldCharType="begin" w:fldLock="1"/>
      </w:r>
      <w:r w:rsidR="00410391">
        <w:rPr>
          <w:rFonts w:ascii="Palatino Linotype" w:eastAsia="Palatino Linotype" w:hAnsi="Palatino Linotype" w:cs="Palatino Linotype"/>
          <w:sz w:val="20"/>
          <w:szCs w:val="20"/>
        </w:rPr>
        <w:instrText>ADDIN CSL_CITATION {"citationItems":[{"id":"ITEM-1","itemData":{"DOI":"10.1371/journal.pone.0043401","ISSN":"19326203","abstract":"We describe the reconstruction of a genome-scale metabolic model of the crenarchaeon Sulfolobus solfataricus, a hyperthermoacidophilic microorganism. It grows in terrestrial volcanic hot springs with growth occurring at pH 2-4 (optimum 3.5) and a temperature of 75-80°C (optimum 80°C). The genome of Sulfolobus solfataricus P2 contains 2,992,245 bp on a single circular chromosome and encodes 2,977 proteins and a number of RNAs. The network comprises 718 metabolic and 58 transport/exchange reactions and 705 unique metabolites, based on the annotated genome and available biochemical data. Using the model in conjunction with constraint-based methods, we simulated the metabolic fluxes induced by different environmental and genetic conditions. The predictions were compared to experimental measurements and phenotypes of S. solfataricus. Furthermore, the performance of the network for 35 different carbon sources known for S. solfataricus from the literature was simulated. Comparing the growth on different carbon sources revealed that glycerol is the carbon source with the highest biomass flux per imported carbon atom (75% higher than glucose). Experimental data was also used to fit the model to phenotypic observations. In addition to the commonly known heterotrophic growth of S. solfataricus, the crenarchaeon is also able to grow autotrophically using the hydroxypropionate-hydroxybutyrate cycle for bicarbonate fixation. We integrated this pathway into our model and compared bicarbonate fixation with growth on glucose as sole carbon source. Finally, we tested the robustness of the metabolism with respect to gene deletions using the method of Minimization of Metabolic Adjustment (MOMA), which predicted that 18% of all possible single gene deletions would be lethal for the organism.","author":[{"dropping-particle":"","family":"Ulas","given":"Thomas","non-dropping-particle":"","parse-names":false,"suffix":""},{"dropping-particle":"","family":"Riemer","given":"S. Alexander","non-dropping-particle":"","parse-names":false,"suffix":""},{"dropping-particle":"","family":"Zaparty","given":"Melanie","non-dropping-particle":"","parse-names":false,"suffix":""},{"dropping-particle":"","family":"Siebers","given":"Bettina","non-dropping-particle":"","parse-names":false,"suffix":""},{"dropping-particle":"","family":"Schomburg","given":"Dietmar","non-dropping-particle":"","parse-names":false,"suffix":""}],"container-title":"PLoS ONE","id":"ITEM-1","issue":"8","issued":{"date-parts":[["2012"]]},"title":"Genome-Scale Reconstruction and Analysis of the Metabolic Network in the Hyperthermophilic Archaeon Sulfolobus Solfataricus","type":"article-journal","volume":"7"},"uris":["http://www.mendeley.com/documents/?uuid=c193c050-18b5-49f2-9b93-63694d77198a"]}],"mendeley":{"formattedCitation":"(Ulas et al., 2012)","plainTextFormattedCitation":"(Ulas et al., 2012)","previouslyFormattedCitation":"(Ulas et al., 2012)"},"properties":{"noteIndex":0},"schema":"https://github.com/citation-style-language/schema/raw/master/csl-citation.json"}</w:instrText>
      </w:r>
      <w:r w:rsidR="00674AF5">
        <w:rPr>
          <w:rFonts w:ascii="Palatino Linotype" w:eastAsia="Palatino Linotype" w:hAnsi="Palatino Linotype" w:cs="Palatino Linotype"/>
          <w:sz w:val="20"/>
          <w:szCs w:val="20"/>
        </w:rPr>
        <w:fldChar w:fldCharType="separate"/>
      </w:r>
      <w:r w:rsidR="00674AF5" w:rsidRPr="00674AF5">
        <w:rPr>
          <w:rFonts w:ascii="Palatino Linotype" w:eastAsia="Palatino Linotype" w:hAnsi="Palatino Linotype" w:cs="Palatino Linotype"/>
          <w:noProof/>
          <w:sz w:val="20"/>
          <w:szCs w:val="20"/>
        </w:rPr>
        <w:t>(Ulas et al., 2012)</w:t>
      </w:r>
      <w:r w:rsidR="00674AF5">
        <w:rPr>
          <w:rFonts w:ascii="Palatino Linotype" w:eastAsia="Palatino Linotype" w:hAnsi="Palatino Linotype" w:cs="Palatino Linotype"/>
          <w:sz w:val="20"/>
          <w:szCs w:val="20"/>
        </w:rPr>
        <w:fldChar w:fldCharType="end"/>
      </w:r>
      <w:r w:rsidR="00674AF5">
        <w:rPr>
          <w:rFonts w:ascii="Palatino Linotype" w:eastAsia="Palatino Linotype" w:hAnsi="Palatino Linotype" w:cs="Palatino Linotype"/>
          <w:sz w:val="20"/>
          <w:szCs w:val="20"/>
        </w:rPr>
        <w:t xml:space="preserve"> does </w:t>
      </w:r>
      <w:r>
        <w:rPr>
          <w:rFonts w:ascii="Palatino Linotype" w:eastAsia="Palatino Linotype" w:hAnsi="Palatino Linotype" w:cs="Palatino Linotype"/>
          <w:sz w:val="20"/>
          <w:szCs w:val="20"/>
        </w:rPr>
        <w:t>not contain the information of gene-r</w:t>
      </w:r>
      <w:r w:rsidR="00674AF5">
        <w:rPr>
          <w:rFonts w:ascii="Palatino Linotype" w:eastAsia="Palatino Linotype" w:hAnsi="Palatino Linotype" w:cs="Palatino Linotype"/>
          <w:sz w:val="20"/>
          <w:szCs w:val="20"/>
        </w:rPr>
        <w:t xml:space="preserve">eaction rules, </w:t>
      </w:r>
      <w:r w:rsidR="001B512A">
        <w:rPr>
          <w:rFonts w:ascii="Palatino Linotype" w:eastAsia="Palatino Linotype" w:hAnsi="Palatino Linotype" w:cs="Palatino Linotype"/>
          <w:sz w:val="20"/>
          <w:szCs w:val="20"/>
        </w:rPr>
        <w:t>we</w:t>
      </w:r>
      <w:r w:rsidR="00674AF5">
        <w:rPr>
          <w:rFonts w:ascii="Palatino Linotype" w:eastAsia="Palatino Linotype" w:hAnsi="Palatino Linotype" w:cs="Palatino Linotype"/>
          <w:sz w:val="20"/>
          <w:szCs w:val="20"/>
        </w:rPr>
        <w:t xml:space="preserve"> put th</w:t>
      </w:r>
      <w:r w:rsidR="001B512A">
        <w:rPr>
          <w:rFonts w:ascii="Palatino Linotype" w:eastAsia="Palatino Linotype" w:hAnsi="Palatino Linotype" w:cs="Palatino Linotype"/>
          <w:sz w:val="20"/>
          <w:szCs w:val="20"/>
        </w:rPr>
        <w:t>is</w:t>
      </w:r>
      <w:r w:rsidR="00674AF5">
        <w:rPr>
          <w:rFonts w:ascii="Palatino Linotype" w:eastAsia="Palatino Linotype" w:hAnsi="Palatino Linotype" w:cs="Palatino Linotype"/>
          <w:sz w:val="20"/>
          <w:szCs w:val="20"/>
        </w:rPr>
        <w:t xml:space="preserve"> information in </w:t>
      </w:r>
      <w:r w:rsidR="001B512A">
        <w:rPr>
          <w:rFonts w:ascii="Palatino Linotype" w:eastAsia="Palatino Linotype" w:hAnsi="Palatino Linotype" w:cs="Palatino Linotype"/>
          <w:sz w:val="20"/>
          <w:szCs w:val="20"/>
        </w:rPr>
        <w:t xml:space="preserve">the </w:t>
      </w:r>
      <w:r w:rsidR="00674AF5">
        <w:rPr>
          <w:rFonts w:ascii="Palatino Linotype" w:eastAsia="Palatino Linotype" w:hAnsi="Palatino Linotype" w:cs="Palatino Linotype"/>
          <w:sz w:val="20"/>
          <w:szCs w:val="20"/>
        </w:rPr>
        <w:t xml:space="preserve">supplementary </w:t>
      </w:r>
      <w:r w:rsidR="00C65EDB">
        <w:rPr>
          <w:rFonts w:ascii="Palatino Linotype" w:eastAsia="Palatino Linotype" w:hAnsi="Palatino Linotype" w:cs="Palatino Linotype"/>
          <w:sz w:val="20"/>
          <w:szCs w:val="20"/>
        </w:rPr>
        <w:t>file</w:t>
      </w:r>
      <w:r w:rsidR="002B1361">
        <w:rPr>
          <w:rFonts w:ascii="Palatino Linotype" w:eastAsia="Palatino Linotype" w:hAnsi="Palatino Linotype" w:cs="Palatino Linotype"/>
          <w:sz w:val="20"/>
          <w:szCs w:val="20"/>
        </w:rPr>
        <w:t xml:space="preserve"> named “gene reaction rule”</w:t>
      </w:r>
      <w:r w:rsidR="001B512A">
        <w:rPr>
          <w:rFonts w:ascii="Palatino Linotype" w:eastAsia="Palatino Linotype" w:hAnsi="Palatino Linotype" w:cs="Palatino Linotype"/>
          <w:sz w:val="20"/>
          <w:szCs w:val="20"/>
        </w:rPr>
        <w:t>. We obtained this information</w:t>
      </w:r>
      <w:r w:rsidR="00674AF5">
        <w:rPr>
          <w:rFonts w:ascii="Palatino Linotype" w:eastAsia="Palatino Linotype" w:hAnsi="Palatino Linotype" w:cs="Palatino Linotype"/>
          <w:sz w:val="20"/>
          <w:szCs w:val="20"/>
        </w:rPr>
        <w:t xml:space="preserve"> by searching in the database</w:t>
      </w:r>
      <w:r w:rsidR="00CE7056">
        <w:rPr>
          <w:rFonts w:ascii="Palatino Linotype" w:eastAsia="Palatino Linotype" w:hAnsi="Palatino Linotype" w:cs="Palatino Linotype"/>
          <w:sz w:val="20"/>
          <w:szCs w:val="20"/>
        </w:rPr>
        <w:t>s</w:t>
      </w:r>
      <w:r w:rsidR="00674AF5">
        <w:rPr>
          <w:rFonts w:ascii="Palatino Linotype" w:eastAsia="Palatino Linotype" w:hAnsi="Palatino Linotype" w:cs="Palatino Linotype"/>
          <w:sz w:val="20"/>
          <w:szCs w:val="20"/>
        </w:rPr>
        <w:t xml:space="preserve"> KEGG and </w:t>
      </w:r>
      <w:proofErr w:type="spellStart"/>
      <w:r w:rsidR="00674AF5">
        <w:rPr>
          <w:rFonts w:ascii="Palatino Linotype" w:eastAsia="Palatino Linotype" w:hAnsi="Palatino Linotype" w:cs="Palatino Linotype"/>
          <w:sz w:val="20"/>
          <w:szCs w:val="20"/>
        </w:rPr>
        <w:t>Uniprot</w:t>
      </w:r>
      <w:proofErr w:type="spellEnd"/>
      <w:r w:rsidR="00674AF5">
        <w:rPr>
          <w:rFonts w:ascii="Palatino Linotype" w:eastAsia="Palatino Linotype" w:hAnsi="Palatino Linotype" w:cs="Palatino Linotype"/>
          <w:sz w:val="20"/>
          <w:szCs w:val="20"/>
        </w:rPr>
        <w:t xml:space="preserve"> for </w:t>
      </w:r>
      <w:r w:rsidR="00674AF5" w:rsidRPr="00674AF5">
        <w:rPr>
          <w:rFonts w:ascii="Palatino Linotype" w:eastAsia="Palatino Linotype" w:hAnsi="Palatino Linotype" w:cs="Palatino Linotype"/>
          <w:i/>
          <w:sz w:val="20"/>
          <w:szCs w:val="20"/>
        </w:rPr>
        <w:t xml:space="preserve">S. </w:t>
      </w:r>
      <w:proofErr w:type="spellStart"/>
      <w:r w:rsidR="00674AF5" w:rsidRPr="00674AF5">
        <w:rPr>
          <w:rFonts w:ascii="Palatino Linotype" w:eastAsia="Palatino Linotype" w:hAnsi="Palatino Linotype" w:cs="Palatino Linotype"/>
          <w:i/>
          <w:sz w:val="20"/>
          <w:szCs w:val="20"/>
        </w:rPr>
        <w:lastRenderedPageBreak/>
        <w:t>solfataricus</w:t>
      </w:r>
      <w:proofErr w:type="spellEnd"/>
      <w:r w:rsidR="00674AF5">
        <w:rPr>
          <w:rFonts w:ascii="Palatino Linotype" w:eastAsia="Palatino Linotype" w:hAnsi="Palatino Linotype" w:cs="Palatino Linotype"/>
          <w:sz w:val="20"/>
          <w:szCs w:val="20"/>
        </w:rPr>
        <w:t xml:space="preserve"> according to the EC number in </w:t>
      </w:r>
      <w:r w:rsidR="001B512A">
        <w:rPr>
          <w:rFonts w:ascii="Palatino Linotype" w:eastAsia="Palatino Linotype" w:hAnsi="Palatino Linotype" w:cs="Palatino Linotype"/>
          <w:sz w:val="20"/>
          <w:szCs w:val="20"/>
        </w:rPr>
        <w:t xml:space="preserve">the </w:t>
      </w:r>
      <w:r w:rsidR="00674AF5">
        <w:rPr>
          <w:rFonts w:ascii="Palatino Linotype" w:eastAsia="Palatino Linotype" w:hAnsi="Palatino Linotype" w:cs="Palatino Linotype"/>
          <w:sz w:val="20"/>
          <w:szCs w:val="20"/>
        </w:rPr>
        <w:t xml:space="preserve">reaction id in the map. </w:t>
      </w:r>
      <w:r w:rsidR="001118D4">
        <w:rPr>
          <w:rFonts w:ascii="Palatino Linotype" w:eastAsia="Palatino Linotype" w:hAnsi="Palatino Linotype" w:cs="Palatino Linotype"/>
          <w:sz w:val="20"/>
          <w:szCs w:val="20"/>
        </w:rPr>
        <w:t xml:space="preserve">The RAS of a reaction </w:t>
      </w:r>
      <w:r w:rsidR="00696405">
        <w:rPr>
          <w:rFonts w:ascii="Palatino Linotype" w:eastAsia="Palatino Linotype" w:hAnsi="Palatino Linotype" w:cs="Palatino Linotype"/>
          <w:sz w:val="20"/>
          <w:szCs w:val="20"/>
        </w:rPr>
        <w:t xml:space="preserve">was obtained by </w:t>
      </w:r>
      <w:r w:rsidR="001B512A">
        <w:rPr>
          <w:rFonts w:ascii="Palatino Linotype" w:eastAsia="Palatino Linotype" w:hAnsi="Palatino Linotype" w:cs="Palatino Linotype"/>
          <w:sz w:val="20"/>
          <w:szCs w:val="20"/>
        </w:rPr>
        <w:t>add</w:t>
      </w:r>
      <w:r w:rsidR="00696405">
        <w:rPr>
          <w:rFonts w:ascii="Palatino Linotype" w:eastAsia="Palatino Linotype" w:hAnsi="Palatino Linotype" w:cs="Palatino Linotype"/>
          <w:sz w:val="20"/>
          <w:szCs w:val="20"/>
        </w:rPr>
        <w:t>ing</w:t>
      </w:r>
      <w:r w:rsidR="001118D4">
        <w:rPr>
          <w:rFonts w:ascii="Palatino Linotype" w:eastAsia="Palatino Linotype" w:hAnsi="Palatino Linotype" w:cs="Palatino Linotype"/>
          <w:sz w:val="20"/>
          <w:szCs w:val="20"/>
        </w:rPr>
        <w:t xml:space="preserve"> the expression levels of the </w:t>
      </w:r>
      <w:r w:rsidR="00BF0EA8">
        <w:rPr>
          <w:rFonts w:ascii="Palatino Linotype" w:eastAsia="Palatino Linotype" w:hAnsi="Palatino Linotype" w:cs="Palatino Linotype"/>
          <w:sz w:val="20"/>
          <w:szCs w:val="20"/>
        </w:rPr>
        <w:t>isozymes</w:t>
      </w:r>
      <w:r w:rsidR="00696405">
        <w:rPr>
          <w:rFonts w:ascii="Palatino Linotype" w:eastAsia="Palatino Linotype" w:hAnsi="Palatino Linotype" w:cs="Palatino Linotype"/>
          <w:sz w:val="20"/>
          <w:szCs w:val="20"/>
        </w:rPr>
        <w:t xml:space="preserve"> or taking</w:t>
      </w:r>
      <w:r w:rsidR="001B512A">
        <w:rPr>
          <w:rFonts w:ascii="Palatino Linotype" w:eastAsia="Palatino Linotype" w:hAnsi="Palatino Linotype" w:cs="Palatino Linotype"/>
          <w:sz w:val="20"/>
          <w:szCs w:val="20"/>
        </w:rPr>
        <w:t xml:space="preserve"> the smallest of the expression levels of </w:t>
      </w:r>
      <w:r w:rsidR="00CE7056">
        <w:rPr>
          <w:rFonts w:ascii="Palatino Linotype" w:eastAsia="Palatino Linotype" w:hAnsi="Palatino Linotype" w:cs="Palatino Linotype"/>
          <w:sz w:val="20"/>
          <w:szCs w:val="20"/>
        </w:rPr>
        <w:t xml:space="preserve">the </w:t>
      </w:r>
      <w:r w:rsidR="001118D4">
        <w:rPr>
          <w:rFonts w:ascii="Palatino Linotype" w:eastAsia="Palatino Linotype" w:hAnsi="Palatino Linotype" w:cs="Palatino Linotype"/>
          <w:sz w:val="20"/>
          <w:szCs w:val="20"/>
        </w:rPr>
        <w:t>subunits of the multi-subunit enzymes</w:t>
      </w:r>
      <w:r w:rsidR="00447612">
        <w:rPr>
          <w:rFonts w:ascii="Palatino Linotype" w:eastAsia="Palatino Linotype" w:hAnsi="Palatino Linotype" w:cs="Palatino Linotype"/>
          <w:sz w:val="20"/>
          <w:szCs w:val="20"/>
        </w:rPr>
        <w:t xml:space="preserve"> (subunit here being defined as polypeptide chain corresponding to a gene)</w:t>
      </w:r>
      <w:r w:rsidR="001118D4">
        <w:rPr>
          <w:rFonts w:ascii="Palatino Linotype" w:eastAsia="Palatino Linotype" w:hAnsi="Palatino Linotype" w:cs="Palatino Linotype"/>
          <w:sz w:val="20"/>
          <w:szCs w:val="20"/>
        </w:rPr>
        <w:t xml:space="preserve">. The codes that </w:t>
      </w:r>
      <w:r w:rsidR="000444D3">
        <w:rPr>
          <w:rFonts w:ascii="Palatino Linotype" w:eastAsia="Palatino Linotype" w:hAnsi="Palatino Linotype" w:cs="Palatino Linotype"/>
          <w:sz w:val="20"/>
          <w:szCs w:val="20"/>
        </w:rPr>
        <w:t xml:space="preserve">were </w:t>
      </w:r>
      <w:r w:rsidR="001118D4">
        <w:rPr>
          <w:rFonts w:ascii="Palatino Linotype" w:eastAsia="Palatino Linotype" w:hAnsi="Palatino Linotype" w:cs="Palatino Linotype"/>
          <w:sz w:val="20"/>
          <w:szCs w:val="20"/>
        </w:rPr>
        <w:t>used for calculati</w:t>
      </w:r>
      <w:r w:rsidR="00A5617F">
        <w:rPr>
          <w:rFonts w:ascii="Palatino Linotype" w:eastAsia="Palatino Linotype" w:hAnsi="Palatino Linotype" w:cs="Palatino Linotype"/>
          <w:sz w:val="20"/>
          <w:szCs w:val="20"/>
        </w:rPr>
        <w:t>ng the RAS is in the file “</w:t>
      </w:r>
      <w:r w:rsidR="004A4E10" w:rsidRPr="004A4E10">
        <w:rPr>
          <w:rFonts w:ascii="Palatino Linotype" w:eastAsia="Palatino Linotype" w:hAnsi="Palatino Linotype" w:cs="Palatino Linotype" w:hint="eastAsia"/>
          <w:sz w:val="20"/>
          <w:szCs w:val="20"/>
        </w:rPr>
        <w:t xml:space="preserve">RAS at different temperatures (70 and 80 </w:t>
      </w:r>
      <w:r w:rsidR="004A4E10" w:rsidRPr="004A4E10">
        <w:rPr>
          <w:rFonts w:eastAsia="Palatino Linotype"/>
          <w:sz w:val="20"/>
          <w:szCs w:val="20"/>
        </w:rPr>
        <w:t>℃</w:t>
      </w:r>
      <w:r w:rsidR="00ED296D">
        <w:rPr>
          <w:rFonts w:ascii="Palatino Linotype" w:eastAsia="Palatino Linotype" w:hAnsi="Palatino Linotype" w:cs="Palatino Linotype" w:hint="eastAsia"/>
          <w:sz w:val="20"/>
          <w:szCs w:val="20"/>
        </w:rPr>
        <w:t>)</w:t>
      </w:r>
      <w:r w:rsidR="00ED296D">
        <w:rPr>
          <w:rFonts w:ascii="Palatino Linotype" w:eastAsia="Palatino Linotype" w:hAnsi="Palatino Linotype" w:cs="Palatino Linotype"/>
          <w:sz w:val="20"/>
          <w:szCs w:val="20"/>
        </w:rPr>
        <w:t>”</w:t>
      </w:r>
      <w:r w:rsidR="00C2573A">
        <w:rPr>
          <w:rFonts w:ascii="Palatino Linotype" w:eastAsia="Palatino Linotype" w:hAnsi="Palatino Linotype" w:cs="Palatino Linotype"/>
          <w:sz w:val="20"/>
          <w:szCs w:val="20"/>
        </w:rPr>
        <w:t xml:space="preserve"> found in the </w:t>
      </w:r>
      <w:proofErr w:type="spellStart"/>
      <w:r w:rsidR="00C2573A">
        <w:rPr>
          <w:rFonts w:ascii="Palatino Linotype" w:eastAsia="Palatino Linotype" w:hAnsi="Palatino Linotype" w:cs="Palatino Linotype"/>
          <w:sz w:val="20"/>
          <w:szCs w:val="20"/>
        </w:rPr>
        <w:t>Github</w:t>
      </w:r>
      <w:proofErr w:type="spellEnd"/>
      <w:r w:rsidR="00C2573A">
        <w:rPr>
          <w:rFonts w:ascii="Palatino Linotype" w:eastAsia="Palatino Linotype" w:hAnsi="Palatino Linotype" w:cs="Palatino Linotype"/>
          <w:sz w:val="20"/>
          <w:szCs w:val="20"/>
        </w:rPr>
        <w:t xml:space="preserve"> repository under the folder name “</w:t>
      </w:r>
      <w:r w:rsidR="003C0BF9">
        <w:rPr>
          <w:rFonts w:ascii="Palatino Linotype" w:eastAsia="Palatino Linotype" w:hAnsi="Palatino Linotype" w:cs="Palatino Linotype"/>
          <w:sz w:val="20"/>
          <w:szCs w:val="20"/>
        </w:rPr>
        <w:t>Codes</w:t>
      </w:r>
      <w:r w:rsidR="00C2573A">
        <w:rPr>
          <w:rFonts w:ascii="Palatino Linotype" w:eastAsia="Palatino Linotype" w:hAnsi="Palatino Linotype" w:cs="Palatino Linotype"/>
          <w:sz w:val="20"/>
          <w:szCs w:val="20"/>
        </w:rPr>
        <w:t>”</w:t>
      </w:r>
      <w:r w:rsidR="001118D4">
        <w:rPr>
          <w:rFonts w:ascii="Palatino Linotype" w:eastAsia="Palatino Linotype" w:hAnsi="Palatino Linotype" w:cs="Palatino Linotype"/>
          <w:sz w:val="20"/>
          <w:szCs w:val="20"/>
        </w:rPr>
        <w:t>. For the reactions that can happen spontaneously</w:t>
      </w:r>
      <w:r w:rsidR="00CE7056">
        <w:rPr>
          <w:rFonts w:ascii="Palatino Linotype" w:eastAsia="Palatino Linotype" w:hAnsi="Palatino Linotype" w:cs="Palatino Linotype"/>
          <w:sz w:val="20"/>
          <w:szCs w:val="20"/>
        </w:rPr>
        <w:t>,</w:t>
      </w:r>
      <w:r w:rsidR="001118D4">
        <w:rPr>
          <w:rFonts w:ascii="Palatino Linotype" w:eastAsia="Palatino Linotype" w:hAnsi="Palatino Linotype" w:cs="Palatino Linotype"/>
          <w:sz w:val="20"/>
          <w:szCs w:val="20"/>
        </w:rPr>
        <w:t xml:space="preserve"> the </w:t>
      </w:r>
      <w:r w:rsidR="002B1361">
        <w:rPr>
          <w:rFonts w:ascii="Palatino Linotype" w:eastAsia="Palatino Linotype" w:hAnsi="Palatino Linotype" w:cs="Palatino Linotype"/>
          <w:sz w:val="20"/>
          <w:szCs w:val="20"/>
        </w:rPr>
        <w:t>RAS w</w:t>
      </w:r>
      <w:r w:rsidR="00212D0B">
        <w:rPr>
          <w:rFonts w:ascii="Palatino Linotype" w:eastAsia="Palatino Linotype" w:hAnsi="Palatino Linotype" w:cs="Palatino Linotype"/>
          <w:sz w:val="20"/>
          <w:szCs w:val="20"/>
        </w:rPr>
        <w:t>as</w:t>
      </w:r>
      <w:r w:rsidR="002B1361">
        <w:rPr>
          <w:rFonts w:ascii="Palatino Linotype" w:eastAsia="Palatino Linotype" w:hAnsi="Palatino Linotype" w:cs="Palatino Linotype"/>
          <w:sz w:val="20"/>
          <w:szCs w:val="20"/>
        </w:rPr>
        <w:t xml:space="preserve"> set to </w:t>
      </w:r>
      <w:r w:rsidR="000444D3">
        <w:rPr>
          <w:rFonts w:ascii="Palatino Linotype" w:eastAsia="Palatino Linotype" w:hAnsi="Palatino Linotype" w:cs="Palatino Linotype"/>
          <w:sz w:val="20"/>
          <w:szCs w:val="20"/>
        </w:rPr>
        <w:t xml:space="preserve">such </w:t>
      </w:r>
      <w:r w:rsidR="002B1361">
        <w:rPr>
          <w:rFonts w:ascii="Palatino Linotype" w:eastAsia="Palatino Linotype" w:hAnsi="Palatino Linotype" w:cs="Palatino Linotype"/>
          <w:sz w:val="20"/>
          <w:szCs w:val="20"/>
        </w:rPr>
        <w:t>a high number</w:t>
      </w:r>
      <w:r w:rsidR="000444D3">
        <w:rPr>
          <w:rFonts w:ascii="Palatino Linotype" w:eastAsia="Palatino Linotype" w:hAnsi="Palatino Linotype" w:cs="Palatino Linotype"/>
          <w:sz w:val="20"/>
          <w:szCs w:val="20"/>
        </w:rPr>
        <w:t xml:space="preserve"> that it did not influence the results</w:t>
      </w:r>
      <w:r w:rsidR="00E90ABB">
        <w:rPr>
          <w:rFonts w:ascii="Palatino Linotype" w:eastAsia="Palatino Linotype" w:hAnsi="Palatino Linotype" w:cs="Palatino Linotype"/>
          <w:sz w:val="20"/>
          <w:szCs w:val="20"/>
        </w:rPr>
        <w:t>.</w:t>
      </w:r>
      <w:r w:rsidR="000444D3">
        <w:rPr>
          <w:rFonts w:ascii="Palatino Linotype" w:eastAsia="Palatino Linotype" w:hAnsi="Palatino Linotype" w:cs="Palatino Linotype"/>
          <w:sz w:val="20"/>
          <w:szCs w:val="20"/>
        </w:rPr>
        <w:t xml:space="preserve"> </w:t>
      </w:r>
      <w:r w:rsidR="002B1361">
        <w:rPr>
          <w:rFonts w:ascii="Palatino Linotype" w:eastAsia="Palatino Linotype" w:hAnsi="Palatino Linotype" w:cs="Palatino Linotype"/>
          <w:sz w:val="20"/>
          <w:szCs w:val="20"/>
        </w:rPr>
        <w:t xml:space="preserve">For </w:t>
      </w:r>
      <w:r w:rsidR="00BF0EA8">
        <w:rPr>
          <w:rFonts w:ascii="Palatino Linotype" w:eastAsia="Palatino Linotype" w:hAnsi="Palatino Linotype" w:cs="Palatino Linotype"/>
          <w:sz w:val="20"/>
          <w:szCs w:val="20"/>
        </w:rPr>
        <w:t>the details</w:t>
      </w:r>
      <w:r w:rsidR="002B1361">
        <w:rPr>
          <w:rFonts w:ascii="Palatino Linotype" w:eastAsia="Palatino Linotype" w:hAnsi="Palatino Linotype" w:cs="Palatino Linotype"/>
          <w:sz w:val="20"/>
          <w:szCs w:val="20"/>
        </w:rPr>
        <w:t xml:space="preserve"> regarding how the RAS </w:t>
      </w:r>
      <w:r w:rsidR="000444D3">
        <w:rPr>
          <w:rFonts w:ascii="Palatino Linotype" w:eastAsia="Palatino Linotype" w:hAnsi="Palatino Linotype" w:cs="Palatino Linotype"/>
          <w:sz w:val="20"/>
          <w:szCs w:val="20"/>
        </w:rPr>
        <w:t>was translated into</w:t>
      </w:r>
      <w:r w:rsidR="002B1361">
        <w:rPr>
          <w:rFonts w:ascii="Palatino Linotype" w:eastAsia="Palatino Linotype" w:hAnsi="Palatino Linotype" w:cs="Palatino Linotype"/>
          <w:sz w:val="20"/>
          <w:szCs w:val="20"/>
        </w:rPr>
        <w:t xml:space="preserve"> the bounds of the reactions</w:t>
      </w:r>
      <w:r w:rsidR="00F27674">
        <w:rPr>
          <w:rFonts w:ascii="Palatino Linotype" w:eastAsia="Palatino Linotype" w:hAnsi="Palatino Linotype" w:cs="Palatino Linotype"/>
          <w:sz w:val="20"/>
          <w:szCs w:val="20"/>
        </w:rPr>
        <w:t>, see</w:t>
      </w:r>
      <w:r w:rsidR="002B1361">
        <w:rPr>
          <w:rFonts w:ascii="Palatino Linotype" w:eastAsia="Palatino Linotype" w:hAnsi="Palatino Linotype" w:cs="Palatino Linotype"/>
          <w:sz w:val="20"/>
          <w:szCs w:val="20"/>
        </w:rPr>
        <w:t xml:space="preserve"> the file named “</w:t>
      </w:r>
      <w:r w:rsidR="00BF0EA8">
        <w:rPr>
          <w:rFonts w:ascii="Palatino Linotype" w:eastAsia="Palatino Linotype" w:hAnsi="Palatino Linotype" w:cs="Palatino Linotype"/>
          <w:sz w:val="20"/>
          <w:szCs w:val="20"/>
        </w:rPr>
        <w:t>Mapping RAS to the bounds of the reactions”</w:t>
      </w:r>
      <w:r w:rsidR="00A3158D">
        <w:rPr>
          <w:rFonts w:ascii="Palatino Linotype" w:eastAsia="Palatino Linotype" w:hAnsi="Palatino Linotype" w:cs="Palatino Linotype"/>
          <w:sz w:val="20"/>
          <w:szCs w:val="20"/>
        </w:rPr>
        <w:t xml:space="preserve"> found in the </w:t>
      </w:r>
      <w:proofErr w:type="spellStart"/>
      <w:r w:rsidR="00A3158D">
        <w:rPr>
          <w:rFonts w:ascii="Palatino Linotype" w:eastAsia="Palatino Linotype" w:hAnsi="Palatino Linotype" w:cs="Palatino Linotype"/>
          <w:sz w:val="20"/>
          <w:szCs w:val="20"/>
        </w:rPr>
        <w:t>Github</w:t>
      </w:r>
      <w:proofErr w:type="spellEnd"/>
      <w:r w:rsidR="00A3158D">
        <w:rPr>
          <w:rFonts w:ascii="Palatino Linotype" w:eastAsia="Palatino Linotype" w:hAnsi="Palatino Linotype" w:cs="Palatino Linotype"/>
          <w:sz w:val="20"/>
          <w:szCs w:val="20"/>
        </w:rPr>
        <w:t xml:space="preserve"> rep</w:t>
      </w:r>
      <w:r w:rsidR="003C0BF9">
        <w:rPr>
          <w:rFonts w:ascii="Palatino Linotype" w:eastAsia="Palatino Linotype" w:hAnsi="Palatino Linotype" w:cs="Palatino Linotype"/>
          <w:sz w:val="20"/>
          <w:szCs w:val="20"/>
        </w:rPr>
        <w:t>ository under the folder name “C</w:t>
      </w:r>
      <w:r w:rsidR="00A3158D">
        <w:rPr>
          <w:rFonts w:ascii="Palatino Linotype" w:eastAsia="Palatino Linotype" w:hAnsi="Palatino Linotype" w:cs="Palatino Linotype"/>
          <w:sz w:val="20"/>
          <w:szCs w:val="20"/>
        </w:rPr>
        <w:t>odes”</w:t>
      </w:r>
      <w:r w:rsidR="00BF0EA8">
        <w:rPr>
          <w:rFonts w:ascii="Palatino Linotype" w:eastAsia="Palatino Linotype" w:hAnsi="Palatino Linotype" w:cs="Palatino Linotype"/>
          <w:sz w:val="20"/>
          <w:szCs w:val="20"/>
        </w:rPr>
        <w:t>.</w:t>
      </w:r>
      <w:r w:rsidR="00A3158D">
        <w:rPr>
          <w:rFonts w:ascii="Palatino Linotype" w:eastAsia="Palatino Linotype" w:hAnsi="Palatino Linotype" w:cs="Palatino Linotype"/>
          <w:sz w:val="20"/>
          <w:szCs w:val="20"/>
        </w:rPr>
        <w:t xml:space="preserve"> </w:t>
      </w:r>
    </w:p>
    <w:p w14:paraId="123F9A7A" w14:textId="231D0206" w:rsidR="00705FA2" w:rsidDel="00624052" w:rsidRDefault="00705FA2" w:rsidP="00705FA2">
      <w:pPr>
        <w:pBdr>
          <w:top w:val="nil"/>
          <w:left w:val="nil"/>
          <w:bottom w:val="nil"/>
          <w:right w:val="nil"/>
          <w:between w:val="nil"/>
        </w:pBdr>
        <w:spacing w:line="240" w:lineRule="auto"/>
        <w:ind w:firstLine="432"/>
        <w:rPr>
          <w:ins w:id="199" w:author="Microsoft account" w:date="2022-03-18T21:51:00Z"/>
          <w:del w:id="200" w:author="Yanfei Zhang" w:date="2022-04-05T07:22:00Z"/>
          <w:rFonts w:ascii="Palatino Linotype" w:eastAsia="Palatino Linotype" w:hAnsi="Palatino Linotype" w:cs="Palatino Linotype"/>
          <w:sz w:val="20"/>
          <w:szCs w:val="20"/>
        </w:rPr>
      </w:pPr>
      <w:ins w:id="201" w:author="Microsoft account" w:date="2022-03-18T21:51:00Z">
        <w:del w:id="202" w:author="Yanfei Zhang" w:date="2022-04-05T07:22:00Z">
          <w:r w:rsidRPr="00485FF1" w:rsidDel="00624052">
            <w:rPr>
              <w:rFonts w:ascii="Palatino Linotype" w:eastAsia="Palatino Linotype" w:hAnsi="Palatino Linotype" w:cs="Palatino Linotype"/>
              <w:sz w:val="20"/>
              <w:szCs w:val="20"/>
              <w:highlight w:val="yellow"/>
            </w:rPr>
            <w:delText>HERE EXPLAIN THE USE OF THE ALPHA FACTOR</w:delText>
          </w:r>
          <w:r w:rsidDel="00624052">
            <w:rPr>
              <w:rFonts w:ascii="Palatino Linotype" w:eastAsia="Palatino Linotype" w:hAnsi="Palatino Linotype" w:cs="Palatino Linotype"/>
              <w:sz w:val="20"/>
              <w:szCs w:val="20"/>
              <w:highlight w:val="yellow"/>
            </w:rPr>
            <w:delText>, PERHAPS AS FOLLOWS</w:delText>
          </w:r>
        </w:del>
      </w:ins>
      <w:ins w:id="203" w:author="Microsoft account" w:date="2022-03-18T21:52:00Z">
        <w:del w:id="204" w:author="Yanfei Zhang" w:date="2022-04-05T07:22:00Z">
          <w:r w:rsidDel="00624052">
            <w:rPr>
              <w:rFonts w:ascii="Palatino Linotype" w:eastAsia="Palatino Linotype" w:hAnsi="Palatino Linotype" w:cs="Palatino Linotype"/>
              <w:sz w:val="20"/>
              <w:szCs w:val="20"/>
              <w:highlight w:val="yellow"/>
            </w:rPr>
            <w:delText>; check if this is ok; also somewhere mention the magnitude of the factor</w:delText>
          </w:r>
        </w:del>
      </w:ins>
      <w:ins w:id="205" w:author="Microsoft account" w:date="2022-03-18T21:51:00Z">
        <w:del w:id="206" w:author="Yanfei Zhang" w:date="2022-04-05T07:22:00Z">
          <w:r w:rsidDel="00624052">
            <w:rPr>
              <w:rFonts w:ascii="Palatino Linotype" w:eastAsia="Palatino Linotype" w:hAnsi="Palatino Linotype" w:cs="Palatino Linotype"/>
              <w:sz w:val="20"/>
              <w:szCs w:val="20"/>
              <w:highlight w:val="yellow"/>
            </w:rPr>
            <w:delText>:</w:delText>
          </w:r>
        </w:del>
      </w:ins>
    </w:p>
    <w:p w14:paraId="67980B98" w14:textId="3C397F71" w:rsidR="00447612" w:rsidRPr="00930E1A" w:rsidDel="00A45EF6" w:rsidRDefault="00447612" w:rsidP="003879A4">
      <w:pPr>
        <w:pBdr>
          <w:top w:val="nil"/>
          <w:left w:val="nil"/>
          <w:bottom w:val="nil"/>
          <w:right w:val="nil"/>
          <w:between w:val="nil"/>
        </w:pBdr>
        <w:spacing w:line="240" w:lineRule="auto"/>
        <w:ind w:firstLine="432"/>
        <w:rPr>
          <w:ins w:id="207" w:author="Microsoft account" w:date="2022-03-18T21:32:00Z"/>
          <w:del w:id="208" w:author="Yanfei Zhang" w:date="2022-04-04T20:22:00Z"/>
          <w:rFonts w:ascii="Palatino Linotype" w:eastAsia="Palatino Linotype" w:hAnsi="Palatino Linotype" w:cs="Palatino Linotype"/>
          <w:sz w:val="20"/>
          <w:szCs w:val="20"/>
        </w:rPr>
      </w:pPr>
      <w:ins w:id="209" w:author="Microsoft account" w:date="2022-03-18T21:32:00Z">
        <w:r>
          <w:rPr>
            <w:rFonts w:ascii="Palatino Linotype" w:eastAsia="Palatino Linotype" w:hAnsi="Palatino Linotype" w:cs="Palatino Linotype"/>
            <w:sz w:val="20"/>
            <w:szCs w:val="20"/>
          </w:rPr>
          <w:t xml:space="preserve">The RAS </w:t>
        </w:r>
      </w:ins>
      <w:ins w:id="210" w:author="Yanfei Zhang" w:date="2022-04-04T21:39:00Z">
        <w:r w:rsidR="008B0E96">
          <w:rPr>
            <w:rFonts w:ascii="Palatino Linotype" w:eastAsia="Palatino Linotype" w:hAnsi="Palatino Linotype" w:cs="Palatino Linotype"/>
            <w:sz w:val="20"/>
            <w:szCs w:val="20"/>
          </w:rPr>
          <w:t>were based on the expression levels of enzymes catalyzing the reactions.</w:t>
        </w:r>
      </w:ins>
      <w:ins w:id="211" w:author="Yanfei Zhang" w:date="2022-04-04T21:40:00Z">
        <w:r w:rsidR="008B0E96">
          <w:rPr>
            <w:rFonts w:ascii="Palatino Linotype" w:eastAsia="Palatino Linotype" w:hAnsi="Palatino Linotype" w:cs="Palatino Linotype"/>
            <w:sz w:val="20"/>
            <w:szCs w:val="20"/>
          </w:rPr>
          <w:t xml:space="preserve"> </w:t>
        </w:r>
      </w:ins>
      <w:ins w:id="212" w:author="Microsoft account" w:date="2022-03-18T21:32:00Z">
        <w:del w:id="213" w:author="Yanfei Zhang" w:date="2022-04-04T21:39:00Z">
          <w:r w:rsidDel="008B0E96">
            <w:rPr>
              <w:rFonts w:ascii="Palatino Linotype" w:eastAsia="Palatino Linotype" w:hAnsi="Palatino Linotype" w:cs="Palatino Linotype"/>
              <w:sz w:val="20"/>
              <w:szCs w:val="20"/>
            </w:rPr>
            <w:delText>were still in terms of numbers of mRNA molecules</w:delText>
          </w:r>
        </w:del>
      </w:ins>
      <w:ins w:id="214" w:author="Microsoft account" w:date="2022-03-18T21:34:00Z">
        <w:del w:id="215" w:author="Yanfei Zhang" w:date="2022-04-04T21:39:00Z">
          <w:r w:rsidR="00825885" w:rsidDel="008B0E96">
            <w:rPr>
              <w:rFonts w:ascii="Palatino Linotype" w:eastAsia="Palatino Linotype" w:hAnsi="Palatino Linotype" w:cs="Palatino Linotype"/>
              <w:sz w:val="20"/>
              <w:szCs w:val="20"/>
            </w:rPr>
            <w:delText>.</w:delText>
          </w:r>
        </w:del>
        <w:del w:id="216" w:author="Yanfei Zhang" w:date="2022-04-04T21:30:00Z">
          <w:r w:rsidR="00825885" w:rsidDel="004D0F21">
            <w:rPr>
              <w:rFonts w:ascii="Palatino Linotype" w:eastAsia="Palatino Linotype" w:hAnsi="Palatino Linotype" w:cs="Palatino Linotype"/>
              <w:sz w:val="20"/>
              <w:szCs w:val="20"/>
            </w:rPr>
            <w:delText xml:space="preserve"> </w:delText>
          </w:r>
        </w:del>
        <w:del w:id="217" w:author="Yanfei Zhang" w:date="2022-04-04T21:40:00Z">
          <w:r w:rsidR="00825885" w:rsidDel="008B0E96">
            <w:rPr>
              <w:rFonts w:ascii="Palatino Linotype" w:eastAsia="Palatino Linotype" w:hAnsi="Palatino Linotype" w:cs="Palatino Linotype"/>
              <w:sz w:val="20"/>
              <w:szCs w:val="20"/>
            </w:rPr>
            <w:delText xml:space="preserve"> </w:delText>
          </w:r>
        </w:del>
      </w:ins>
      <w:ins w:id="218" w:author="Yanfei Zhang" w:date="2022-04-04T21:40:00Z">
        <w:r w:rsidR="008B0E96">
          <w:rPr>
            <w:rFonts w:ascii="Palatino Linotype" w:eastAsia="Palatino Linotype" w:hAnsi="Palatino Linotype" w:cs="Palatino Linotype"/>
            <w:sz w:val="20"/>
            <w:szCs w:val="20"/>
          </w:rPr>
          <w:t xml:space="preserve">This assumes that </w:t>
        </w:r>
      </w:ins>
      <w:ins w:id="219" w:author="Yanfei Zhang" w:date="2022-04-04T21:41:00Z">
        <w:r w:rsidR="008B0E96">
          <w:rPr>
            <w:rFonts w:ascii="Palatino Linotype" w:eastAsia="Palatino Linotype" w:hAnsi="Palatino Linotype" w:cs="Palatino Linotype"/>
            <w:sz w:val="20"/>
            <w:szCs w:val="20"/>
          </w:rPr>
          <w:t xml:space="preserve">the </w:t>
        </w:r>
        <w:proofErr w:type="spellStart"/>
        <w:r w:rsidR="008B0E96">
          <w:rPr>
            <w:rFonts w:ascii="Palatino Linotype" w:eastAsia="Palatino Linotype" w:hAnsi="Palatino Linotype" w:cs="Palatino Linotype"/>
            <w:sz w:val="20"/>
            <w:szCs w:val="20"/>
          </w:rPr>
          <w:t>Vmax</w:t>
        </w:r>
        <w:proofErr w:type="spellEnd"/>
        <w:r w:rsidR="008B0E96">
          <w:rPr>
            <w:rFonts w:ascii="Palatino Linotype" w:eastAsia="Palatino Linotype" w:hAnsi="Palatino Linotype" w:cs="Palatino Linotype"/>
            <w:sz w:val="20"/>
            <w:szCs w:val="20"/>
          </w:rPr>
          <w:t xml:space="preserve"> of any enzyme is proportional with the corresponding mRNA level. </w:t>
        </w:r>
      </w:ins>
      <w:ins w:id="220" w:author="Microsoft account" w:date="2022-03-18T21:34:00Z">
        <w:r w:rsidR="00825885">
          <w:rPr>
            <w:rFonts w:ascii="Palatino Linotype" w:eastAsia="Palatino Linotype" w:hAnsi="Palatino Linotype" w:cs="Palatino Linotype"/>
            <w:sz w:val="20"/>
            <w:szCs w:val="20"/>
          </w:rPr>
          <w:t xml:space="preserve">This </w:t>
        </w:r>
        <w:del w:id="221" w:author="Yanfei Zhang" w:date="2022-04-04T21:42:00Z">
          <w:r w:rsidR="00825885" w:rsidDel="008B0E96">
            <w:rPr>
              <w:rFonts w:ascii="Palatino Linotype" w:eastAsia="Palatino Linotype" w:hAnsi="Palatino Linotype" w:cs="Palatino Linotype"/>
              <w:sz w:val="20"/>
              <w:szCs w:val="20"/>
            </w:rPr>
            <w:delText xml:space="preserve">unit </w:delText>
          </w:r>
        </w:del>
        <w:r w:rsidR="00825885">
          <w:rPr>
            <w:rFonts w:ascii="Palatino Linotype" w:eastAsia="Palatino Linotype" w:hAnsi="Palatino Linotype" w:cs="Palatino Linotype"/>
            <w:sz w:val="20"/>
            <w:szCs w:val="20"/>
          </w:rPr>
          <w:t xml:space="preserve">was not only </w:t>
        </w:r>
      </w:ins>
      <w:ins w:id="222" w:author="Microsoft account" w:date="2022-03-18T21:32:00Z">
        <w:r>
          <w:rPr>
            <w:rFonts w:ascii="Palatino Linotype" w:eastAsia="Palatino Linotype" w:hAnsi="Palatino Linotype" w:cs="Palatino Linotype"/>
            <w:sz w:val="20"/>
            <w:szCs w:val="20"/>
          </w:rPr>
          <w:t xml:space="preserve">arbitrary as it </w:t>
        </w:r>
      </w:ins>
      <w:ins w:id="223" w:author="Microsoft account" w:date="2022-03-18T21:34:00Z">
        <w:r w:rsidR="00825885">
          <w:rPr>
            <w:rFonts w:ascii="Palatino Linotype" w:eastAsia="Palatino Linotype" w:hAnsi="Palatino Linotype" w:cs="Palatino Linotype"/>
            <w:sz w:val="20"/>
            <w:szCs w:val="20"/>
          </w:rPr>
          <w:t>had not been</w:t>
        </w:r>
      </w:ins>
      <w:ins w:id="224" w:author="Microsoft account" w:date="2022-03-18T21:32:00Z">
        <w:r>
          <w:rPr>
            <w:rFonts w:ascii="Palatino Linotype" w:eastAsia="Palatino Linotype" w:hAnsi="Palatino Linotype" w:cs="Palatino Linotype"/>
            <w:sz w:val="20"/>
            <w:szCs w:val="20"/>
          </w:rPr>
          <w:t xml:space="preserve"> corrected for </w:t>
        </w:r>
      </w:ins>
      <w:ins w:id="225" w:author="Microsoft account" w:date="2022-03-18T21:33:00Z">
        <w:r>
          <w:rPr>
            <w:rFonts w:ascii="Palatino Linotype" w:eastAsia="Palatino Linotype" w:hAnsi="Palatino Linotype" w:cs="Palatino Linotype"/>
            <w:sz w:val="20"/>
            <w:szCs w:val="20"/>
          </w:rPr>
          <w:t>extraction effectiveness</w:t>
        </w:r>
      </w:ins>
      <w:ins w:id="226" w:author="Microsoft account" w:date="2022-03-18T21:34:00Z">
        <w:r w:rsidR="00825885">
          <w:rPr>
            <w:rFonts w:ascii="Palatino Linotype" w:eastAsia="Palatino Linotype" w:hAnsi="Palatino Linotype" w:cs="Palatino Linotype"/>
            <w:sz w:val="20"/>
            <w:szCs w:val="20"/>
          </w:rPr>
          <w:t xml:space="preserve">, it </w:t>
        </w:r>
      </w:ins>
      <w:ins w:id="227" w:author="Yanfei Zhang" w:date="2022-04-05T06:56:00Z">
        <w:r w:rsidR="00096475">
          <w:rPr>
            <w:rFonts w:ascii="Palatino Linotype" w:eastAsia="Palatino Linotype" w:hAnsi="Palatino Linotype" w:cs="Palatino Linotype"/>
            <w:sz w:val="20"/>
            <w:szCs w:val="20"/>
          </w:rPr>
          <w:t xml:space="preserve">may be inaccurate </w:t>
        </w:r>
      </w:ins>
      <w:ins w:id="228" w:author="Yanfei Zhang" w:date="2022-04-05T06:57:00Z">
        <w:r w:rsidR="00096475">
          <w:rPr>
            <w:rFonts w:ascii="Palatino Linotype" w:eastAsia="Palatino Linotype" w:hAnsi="Palatino Linotype" w:cs="Palatino Linotype"/>
            <w:sz w:val="20"/>
            <w:szCs w:val="20"/>
          </w:rPr>
          <w:t>regarding the fact that</w:t>
        </w:r>
      </w:ins>
      <w:ins w:id="229" w:author="Yanfei Zhang" w:date="2022-04-05T06:56:00Z">
        <w:r w:rsidR="00096475">
          <w:rPr>
            <w:rFonts w:ascii="Palatino Linotype" w:eastAsia="Palatino Linotype" w:hAnsi="Palatino Linotype" w:cs="Palatino Linotype"/>
            <w:sz w:val="20"/>
            <w:szCs w:val="20"/>
          </w:rPr>
          <w:t xml:space="preserve"> the protein</w:t>
        </w:r>
      </w:ins>
      <w:ins w:id="230" w:author="Yanfei Zhang" w:date="2022-04-05T06:58:00Z">
        <w:r w:rsidR="00096475">
          <w:rPr>
            <w:rFonts w:ascii="Palatino Linotype" w:eastAsia="Palatino Linotype" w:hAnsi="Palatino Linotype" w:cs="Palatino Linotype"/>
            <w:sz w:val="20"/>
            <w:szCs w:val="20"/>
          </w:rPr>
          <w:t>s</w:t>
        </w:r>
      </w:ins>
      <w:ins w:id="231" w:author="Yanfei Zhang" w:date="2022-04-05T06:56:00Z">
        <w:r w:rsidR="00096475">
          <w:rPr>
            <w:rFonts w:ascii="Palatino Linotype" w:eastAsia="Palatino Linotype" w:hAnsi="Palatino Linotype" w:cs="Palatino Linotype"/>
            <w:sz w:val="20"/>
            <w:szCs w:val="20"/>
          </w:rPr>
          <w:t xml:space="preserve"> might not be translated proportional, </w:t>
        </w:r>
      </w:ins>
      <w:ins w:id="232" w:author="Yanfei Zhang" w:date="2022-04-05T06:58:00Z">
        <w:r w:rsidR="00096475">
          <w:rPr>
            <w:rFonts w:ascii="Palatino Linotype" w:eastAsia="Palatino Linotype" w:hAnsi="Palatino Linotype" w:cs="Palatino Linotype"/>
            <w:sz w:val="20"/>
            <w:szCs w:val="20"/>
          </w:rPr>
          <w:t xml:space="preserve">or there are differences in the catalytic efficiency between </w:t>
        </w:r>
      </w:ins>
      <w:ins w:id="233" w:author="Yanfei Zhang" w:date="2022-04-05T06:59:00Z">
        <w:r w:rsidR="00096475">
          <w:rPr>
            <w:rFonts w:ascii="Palatino Linotype" w:eastAsia="Palatino Linotype" w:hAnsi="Palatino Linotype" w:cs="Palatino Linotype"/>
            <w:sz w:val="20"/>
            <w:szCs w:val="20"/>
          </w:rPr>
          <w:t xml:space="preserve">enzymes. </w:t>
        </w:r>
      </w:ins>
      <w:ins w:id="234" w:author="Yanfei Zhang" w:date="2022-04-05T07:01:00Z">
        <w:r w:rsidR="00E96BD3">
          <w:rPr>
            <w:rFonts w:ascii="Palatino Linotype" w:eastAsia="Palatino Linotype" w:hAnsi="Palatino Linotype" w:cs="Palatino Linotype"/>
            <w:sz w:val="20"/>
            <w:szCs w:val="20"/>
          </w:rPr>
          <w:t xml:space="preserve">Despite these disadvantages, this </w:t>
        </w:r>
      </w:ins>
      <w:ins w:id="235" w:author="Yanfei Zhang" w:date="2022-04-05T07:02:00Z">
        <w:r w:rsidR="00E96BD3">
          <w:rPr>
            <w:rFonts w:ascii="Palatino Linotype" w:eastAsia="Palatino Linotype" w:hAnsi="Palatino Linotype" w:cs="Palatino Linotype"/>
            <w:sz w:val="20"/>
            <w:szCs w:val="20"/>
          </w:rPr>
          <w:t xml:space="preserve">method may shed light on the potential gear shifting in gene expression </w:t>
        </w:r>
      </w:ins>
      <w:ins w:id="236" w:author="Yanfei Zhang" w:date="2022-04-05T07:03:00Z">
        <w:r w:rsidR="00E96BD3">
          <w:rPr>
            <w:rFonts w:ascii="Palatino Linotype" w:eastAsia="Palatino Linotype" w:hAnsi="Palatino Linotype" w:cs="Palatino Linotype"/>
            <w:sz w:val="20"/>
            <w:szCs w:val="20"/>
          </w:rPr>
          <w:t>levels</w:t>
        </w:r>
      </w:ins>
      <w:ins w:id="237" w:author="Yanfei Zhang" w:date="2022-04-05T07:02:00Z">
        <w:r w:rsidR="00E96BD3">
          <w:rPr>
            <w:rFonts w:ascii="Palatino Linotype" w:eastAsia="Palatino Linotype" w:hAnsi="Palatino Linotype" w:cs="Palatino Linotype"/>
            <w:sz w:val="20"/>
            <w:szCs w:val="20"/>
          </w:rPr>
          <w:t>.</w:t>
        </w:r>
      </w:ins>
      <w:ins w:id="238" w:author="Yanfei Zhang" w:date="2022-04-05T07:03:00Z">
        <w:r w:rsidR="00E96BD3">
          <w:rPr>
            <w:rFonts w:ascii="Palatino Linotype" w:eastAsia="Palatino Linotype" w:hAnsi="Palatino Linotype" w:cs="Palatino Linotype"/>
            <w:sz w:val="20"/>
            <w:szCs w:val="20"/>
          </w:rPr>
          <w:t xml:space="preserve"> </w:t>
        </w:r>
      </w:ins>
      <w:ins w:id="239" w:author="Yanfei Zhang" w:date="2022-04-05T07:04:00Z">
        <w:r w:rsidR="00E96BD3">
          <w:rPr>
            <w:rFonts w:ascii="Palatino Linotype" w:eastAsia="Palatino Linotype" w:hAnsi="Palatino Linotype" w:cs="Palatino Linotype"/>
            <w:sz w:val="20"/>
            <w:szCs w:val="20"/>
          </w:rPr>
          <w:t xml:space="preserve">Here, </w:t>
        </w:r>
      </w:ins>
      <w:ins w:id="240" w:author="Microsoft account" w:date="2022-03-18T21:34:00Z">
        <w:del w:id="241" w:author="Yanfei Zhang" w:date="2022-04-05T06:59:00Z">
          <w:r w:rsidR="00825885" w:rsidDel="00096475">
            <w:rPr>
              <w:rFonts w:ascii="Palatino Linotype" w:eastAsia="Palatino Linotype" w:hAnsi="Palatino Linotype" w:cs="Palatino Linotype"/>
              <w:sz w:val="20"/>
              <w:szCs w:val="20"/>
            </w:rPr>
            <w:delText xml:space="preserve">was also irrelevant as the only expression aspect featuring in the FBA was the upper bound of </w:delText>
          </w:r>
        </w:del>
      </w:ins>
      <w:ins w:id="242" w:author="Microsoft account" w:date="2022-03-18T21:40:00Z">
        <w:del w:id="243" w:author="Yanfei Zhang" w:date="2022-04-05T06:59:00Z">
          <w:r w:rsidR="00930E1A" w:rsidDel="00096475">
            <w:rPr>
              <w:rFonts w:ascii="Palatino Linotype" w:eastAsia="Palatino Linotype" w:hAnsi="Palatino Linotype" w:cs="Palatino Linotype"/>
              <w:sz w:val="20"/>
              <w:szCs w:val="20"/>
            </w:rPr>
            <w:delText>every reaction step.</w:delText>
          </w:r>
        </w:del>
        <w:del w:id="244" w:author="Yanfei Zhang" w:date="2022-04-04T21:43:00Z">
          <w:r w:rsidR="00930E1A" w:rsidDel="008B0E96">
            <w:rPr>
              <w:rFonts w:ascii="Palatino Linotype" w:eastAsia="Palatino Linotype" w:hAnsi="Palatino Linotype" w:cs="Palatino Linotype"/>
              <w:sz w:val="20"/>
              <w:szCs w:val="20"/>
            </w:rPr>
            <w:delText xml:space="preserve"> </w:delText>
          </w:r>
        </w:del>
        <w:del w:id="245" w:author="Yanfei Zhang" w:date="2022-04-05T06:59:00Z">
          <w:r w:rsidR="00930E1A" w:rsidDel="00096475">
            <w:rPr>
              <w:rFonts w:ascii="Palatino Linotype" w:eastAsia="Palatino Linotype" w:hAnsi="Palatino Linotype" w:cs="Palatino Linotype"/>
              <w:sz w:val="20"/>
              <w:szCs w:val="20"/>
            </w:rPr>
            <w:delText xml:space="preserve"> </w:delText>
          </w:r>
        </w:del>
        <w:del w:id="246" w:author="Yanfei Zhang" w:date="2022-04-05T07:04:00Z">
          <w:r w:rsidR="00930E1A" w:rsidDel="00E96BD3">
            <w:rPr>
              <w:rFonts w:ascii="Palatino Linotype" w:eastAsia="Palatino Linotype" w:hAnsi="Palatino Linotype" w:cs="Palatino Linotype"/>
              <w:sz w:val="20"/>
              <w:szCs w:val="20"/>
            </w:rPr>
            <w:delText>W</w:delText>
          </w:r>
        </w:del>
      </w:ins>
      <w:ins w:id="247" w:author="Yanfei Zhang" w:date="2022-04-05T07:04:00Z">
        <w:r w:rsidR="00E96BD3">
          <w:rPr>
            <w:rFonts w:ascii="Palatino Linotype" w:eastAsia="Palatino Linotype" w:hAnsi="Palatino Linotype" w:cs="Palatino Linotype"/>
            <w:sz w:val="20"/>
            <w:szCs w:val="20"/>
          </w:rPr>
          <w:t>w</w:t>
        </w:r>
      </w:ins>
      <w:ins w:id="248" w:author="Microsoft account" w:date="2022-03-18T21:40:00Z">
        <w:r w:rsidR="00930E1A">
          <w:rPr>
            <w:rFonts w:ascii="Palatino Linotype" w:eastAsia="Palatino Linotype" w:hAnsi="Palatino Linotype" w:cs="Palatino Linotype"/>
            <w:sz w:val="20"/>
            <w:szCs w:val="20"/>
          </w:rPr>
          <w:t>e introduced an ‘mRNA</w:t>
        </w:r>
        <w:r w:rsidR="00930E1A" w:rsidRPr="00930E1A">
          <w:rPr>
            <w:rFonts w:ascii="Palatino Linotype" w:eastAsia="Palatino Linotype" w:hAnsi="Palatino Linotype" w:cs="Palatino Linotype"/>
            <w:sz w:val="20"/>
            <w:szCs w:val="20"/>
          </w:rPr>
          <w:sym w:font="Wingdings" w:char="F0E0"/>
        </w:r>
        <w:proofErr w:type="spellStart"/>
        <w:r w:rsidR="00930E1A">
          <w:rPr>
            <w:rFonts w:ascii="Palatino Linotype" w:eastAsia="Palatino Linotype" w:hAnsi="Palatino Linotype" w:cs="Palatino Linotype"/>
            <w:sz w:val="20"/>
            <w:szCs w:val="20"/>
          </w:rPr>
          <w:t>V</w:t>
        </w:r>
        <w:r w:rsidR="00930E1A" w:rsidRPr="00930E1A">
          <w:rPr>
            <w:rFonts w:ascii="Palatino Linotype" w:eastAsia="Palatino Linotype" w:hAnsi="Palatino Linotype" w:cs="Palatino Linotype"/>
            <w:sz w:val="20"/>
            <w:szCs w:val="20"/>
            <w:vertAlign w:val="subscript"/>
            <w:rPrChange w:id="249" w:author="Microsoft account" w:date="2022-03-18T21:43:00Z">
              <w:rPr>
                <w:rFonts w:ascii="Palatino Linotype" w:eastAsia="Palatino Linotype" w:hAnsi="Palatino Linotype" w:cs="Palatino Linotype"/>
                <w:sz w:val="20"/>
                <w:szCs w:val="20"/>
              </w:rPr>
            </w:rPrChange>
          </w:rPr>
          <w:t>max</w:t>
        </w:r>
        <w:proofErr w:type="spellEnd"/>
        <w:r w:rsidR="00930E1A">
          <w:rPr>
            <w:rFonts w:ascii="Palatino Linotype" w:eastAsia="Palatino Linotype" w:hAnsi="Palatino Linotype" w:cs="Palatino Linotype"/>
            <w:sz w:val="20"/>
            <w:szCs w:val="20"/>
          </w:rPr>
          <w:t xml:space="preserve"> transfer factor’</w:t>
        </w:r>
      </w:ins>
      <w:ins w:id="250" w:author="Microsoft account" w:date="2022-03-18T21:33:00Z">
        <w:r>
          <w:rPr>
            <w:rFonts w:ascii="Palatino Linotype" w:eastAsia="Palatino Linotype" w:hAnsi="Palatino Linotype" w:cs="Palatino Linotype"/>
            <w:sz w:val="20"/>
            <w:szCs w:val="20"/>
          </w:rPr>
          <w:t xml:space="preserve"> </w:t>
        </w:r>
      </w:ins>
      <w:ins w:id="251" w:author="Microsoft account" w:date="2022-03-18T21:41:00Z">
        <w:r w:rsidR="00930E1A">
          <w:rPr>
            <w:rFonts w:ascii="Palatino Linotype" w:eastAsia="Palatino Linotype" w:hAnsi="Palatino Linotype" w:cs="Palatino Linotype"/>
            <w:sz w:val="20"/>
            <w:szCs w:val="20"/>
          </w:rPr>
          <w:sym w:font="Symbol" w:char="F061"/>
        </w:r>
      </w:ins>
      <w:ins w:id="252" w:author="Microsoft account" w:date="2022-03-18T21:40:00Z">
        <w:r w:rsidR="00930E1A" w:rsidRPr="00930E1A">
          <w:rPr>
            <w:rFonts w:ascii="Palatino Linotype" w:eastAsia="Palatino Linotype" w:hAnsi="Palatino Linotype" w:cs="Palatino Linotype"/>
            <w:sz w:val="20"/>
            <w:szCs w:val="20"/>
            <w:vertAlign w:val="subscript"/>
            <w:rPrChange w:id="253" w:author="Microsoft account" w:date="2022-03-18T21:41:00Z">
              <w:rPr>
                <w:rFonts w:ascii="Palatino Linotype" w:eastAsia="Palatino Linotype" w:hAnsi="Palatino Linotype" w:cs="Palatino Linotype"/>
                <w:sz w:val="20"/>
                <w:szCs w:val="20"/>
              </w:rPr>
            </w:rPrChange>
          </w:rPr>
          <w:t>RNA</w:t>
        </w:r>
      </w:ins>
      <w:ins w:id="254" w:author="Microsoft account" w:date="2022-03-18T21:41:00Z">
        <w:r w:rsidR="00930E1A" w:rsidRPr="00930E1A">
          <w:rPr>
            <w:rFonts w:ascii="Palatino Linotype" w:eastAsia="Palatino Linotype" w:hAnsi="Palatino Linotype" w:cs="Palatino Linotype"/>
            <w:sz w:val="20"/>
            <w:szCs w:val="20"/>
            <w:vertAlign w:val="subscript"/>
            <w:rPrChange w:id="255" w:author="Microsoft account" w:date="2022-03-18T21:41:00Z">
              <w:rPr>
                <w:rFonts w:ascii="Palatino Linotype" w:eastAsia="Palatino Linotype" w:hAnsi="Palatino Linotype" w:cs="Palatino Linotype"/>
                <w:sz w:val="20"/>
                <w:szCs w:val="20"/>
              </w:rPr>
            </w:rPrChange>
          </w:rPr>
          <w:sym w:font="Wingdings" w:char="F0E0"/>
        </w:r>
        <w:r w:rsidR="00930E1A" w:rsidRPr="00930E1A">
          <w:rPr>
            <w:rFonts w:ascii="Palatino Linotype" w:eastAsia="Palatino Linotype" w:hAnsi="Palatino Linotype" w:cs="Palatino Linotype"/>
            <w:sz w:val="20"/>
            <w:szCs w:val="20"/>
            <w:vertAlign w:val="subscript"/>
            <w:rPrChange w:id="256" w:author="Microsoft account" w:date="2022-03-18T21:41:00Z">
              <w:rPr>
                <w:rFonts w:ascii="Palatino Linotype" w:eastAsia="Palatino Linotype" w:hAnsi="Palatino Linotype" w:cs="Palatino Linotype"/>
                <w:sz w:val="20"/>
                <w:szCs w:val="20"/>
              </w:rPr>
            </w:rPrChange>
          </w:rPr>
          <w:t>V</w:t>
        </w:r>
        <w:r w:rsidR="00930E1A">
          <w:rPr>
            <w:rFonts w:ascii="Palatino Linotype" w:eastAsia="Palatino Linotype" w:hAnsi="Palatino Linotype" w:cs="Palatino Linotype"/>
            <w:sz w:val="20"/>
            <w:szCs w:val="20"/>
            <w:vertAlign w:val="subscript"/>
          </w:rPr>
          <w:t xml:space="preserve"> </w:t>
        </w:r>
        <w:r w:rsidR="00930E1A" w:rsidRPr="00930E1A">
          <w:rPr>
            <w:rFonts w:ascii="Palatino Linotype" w:eastAsia="Palatino Linotype" w:hAnsi="Palatino Linotype" w:cs="Palatino Linotype"/>
            <w:sz w:val="20"/>
            <w:szCs w:val="20"/>
            <w:rPrChange w:id="257" w:author="Microsoft account" w:date="2022-03-18T21:42:00Z">
              <w:rPr>
                <w:rFonts w:ascii="Palatino Linotype" w:eastAsia="Palatino Linotype" w:hAnsi="Palatino Linotype" w:cs="Palatino Linotype"/>
                <w:sz w:val="20"/>
                <w:szCs w:val="20"/>
                <w:vertAlign w:val="subscript"/>
              </w:rPr>
            </w:rPrChange>
          </w:rPr>
          <w:t>(</w:t>
        </w:r>
        <w:r w:rsidR="00930E1A" w:rsidRPr="00930E1A">
          <w:rPr>
            <w:rFonts w:ascii="Palatino Linotype" w:eastAsia="Palatino Linotype" w:hAnsi="Palatino Linotype" w:cs="Palatino Linotype"/>
            <w:sz w:val="20"/>
            <w:szCs w:val="20"/>
            <w:rPrChange w:id="258" w:author="Microsoft account" w:date="2022-03-18T21:42:00Z">
              <w:rPr>
                <w:rFonts w:ascii="Palatino Linotype" w:eastAsia="Palatino Linotype" w:hAnsi="Palatino Linotype" w:cs="Palatino Linotype"/>
                <w:sz w:val="20"/>
                <w:szCs w:val="20"/>
                <w:vertAlign w:val="subscript"/>
              </w:rPr>
            </w:rPrChange>
          </w:rPr>
          <w:sym w:font="Symbol" w:char="F061"/>
        </w:r>
        <w:r w:rsidR="00930E1A" w:rsidRPr="00930E1A">
          <w:rPr>
            <w:rFonts w:ascii="Palatino Linotype" w:eastAsia="Palatino Linotype" w:hAnsi="Palatino Linotype" w:cs="Palatino Linotype"/>
            <w:sz w:val="20"/>
            <w:szCs w:val="20"/>
            <w:rPrChange w:id="259" w:author="Microsoft account" w:date="2022-03-18T21:42:00Z">
              <w:rPr>
                <w:rFonts w:ascii="Palatino Linotype" w:eastAsia="Palatino Linotype" w:hAnsi="Palatino Linotype" w:cs="Palatino Linotype"/>
                <w:sz w:val="20"/>
                <w:szCs w:val="20"/>
                <w:vertAlign w:val="subscript"/>
              </w:rPr>
            </w:rPrChange>
          </w:rPr>
          <w:t xml:space="preserve"> in short)</w:t>
        </w:r>
      </w:ins>
      <w:ins w:id="260" w:author="Microsoft account" w:date="2022-03-18T21:42:00Z">
        <w:r w:rsidR="00930E1A" w:rsidRPr="00930E1A">
          <w:rPr>
            <w:rFonts w:ascii="Palatino Linotype" w:eastAsia="Palatino Linotype" w:hAnsi="Palatino Linotype" w:cs="Palatino Linotype"/>
            <w:sz w:val="20"/>
            <w:szCs w:val="20"/>
            <w:rPrChange w:id="261" w:author="Microsoft account" w:date="2022-03-18T21:42:00Z">
              <w:rPr>
                <w:rFonts w:ascii="Palatino Linotype" w:eastAsia="Palatino Linotype" w:hAnsi="Palatino Linotype" w:cs="Palatino Linotype"/>
                <w:sz w:val="20"/>
                <w:szCs w:val="20"/>
                <w:vertAlign w:val="subscript"/>
              </w:rPr>
            </w:rPrChange>
          </w:rPr>
          <w:t xml:space="preserve"> by which we </w:t>
        </w:r>
        <w:del w:id="262" w:author="Yanfei Zhang" w:date="2022-04-06T17:10:00Z">
          <w:r w:rsidR="00930E1A" w:rsidRPr="00930E1A" w:rsidDel="001A1EDB">
            <w:rPr>
              <w:rFonts w:ascii="Palatino Linotype" w:eastAsia="Palatino Linotype" w:hAnsi="Palatino Linotype" w:cs="Palatino Linotype"/>
              <w:sz w:val="20"/>
              <w:szCs w:val="20"/>
              <w:rPrChange w:id="263" w:author="Microsoft account" w:date="2022-03-18T21:42:00Z">
                <w:rPr>
                  <w:rFonts w:ascii="Palatino Linotype" w:eastAsia="Palatino Linotype" w:hAnsi="Palatino Linotype" w:cs="Palatino Linotype"/>
                  <w:sz w:val="20"/>
                  <w:szCs w:val="20"/>
                  <w:vertAlign w:val="subscript"/>
                </w:rPr>
              </w:rPrChange>
            </w:rPr>
            <w:delText>divided</w:delText>
          </w:r>
        </w:del>
      </w:ins>
      <w:ins w:id="264" w:author="Yanfei Zhang" w:date="2022-04-06T17:10:00Z">
        <w:r w:rsidR="001A1EDB">
          <w:rPr>
            <w:rFonts w:ascii="Palatino Linotype" w:eastAsia="Palatino Linotype" w:hAnsi="Palatino Linotype" w:cs="Palatino Linotype"/>
            <w:sz w:val="20"/>
            <w:szCs w:val="20"/>
          </w:rPr>
          <w:t>multiplied</w:t>
        </w:r>
      </w:ins>
      <w:ins w:id="265" w:author="Microsoft account" w:date="2022-03-18T21:42:00Z">
        <w:r w:rsidR="00930E1A" w:rsidRPr="00930E1A">
          <w:rPr>
            <w:rFonts w:ascii="Palatino Linotype" w:eastAsia="Palatino Linotype" w:hAnsi="Palatino Linotype" w:cs="Palatino Linotype"/>
            <w:sz w:val="20"/>
            <w:szCs w:val="20"/>
            <w:rPrChange w:id="266" w:author="Microsoft account" w:date="2022-03-18T21:42:00Z">
              <w:rPr>
                <w:rFonts w:ascii="Palatino Linotype" w:eastAsia="Palatino Linotype" w:hAnsi="Palatino Linotype" w:cs="Palatino Linotype"/>
                <w:sz w:val="20"/>
                <w:szCs w:val="20"/>
                <w:vertAlign w:val="subscript"/>
              </w:rPr>
            </w:rPrChange>
          </w:rPr>
          <w:t xml:space="preserve"> the RAS numbers</w:t>
        </w:r>
      </w:ins>
      <w:ins w:id="267" w:author="Microsoft account" w:date="2022-03-18T21:48:00Z">
        <w:r w:rsidR="002C6610">
          <w:rPr>
            <w:rFonts w:ascii="Palatino Linotype" w:eastAsia="Palatino Linotype" w:hAnsi="Palatino Linotype" w:cs="Palatino Linotype"/>
            <w:sz w:val="20"/>
            <w:szCs w:val="20"/>
          </w:rPr>
          <w:t xml:space="preserve"> in order to obtain the </w:t>
        </w:r>
        <w:proofErr w:type="spellStart"/>
        <w:r w:rsidR="002C6610">
          <w:rPr>
            <w:rFonts w:ascii="Palatino Linotype" w:eastAsia="Palatino Linotype" w:hAnsi="Palatino Linotype" w:cs="Palatino Linotype"/>
            <w:sz w:val="20"/>
            <w:szCs w:val="20"/>
          </w:rPr>
          <w:t>Vmax’s</w:t>
        </w:r>
        <w:proofErr w:type="spellEnd"/>
        <w:r w:rsidR="002C6610">
          <w:rPr>
            <w:rFonts w:ascii="Palatino Linotype" w:eastAsia="Palatino Linotype" w:hAnsi="Palatino Linotype" w:cs="Palatino Linotype"/>
            <w:sz w:val="20"/>
            <w:szCs w:val="20"/>
          </w:rPr>
          <w:t xml:space="preserve"> of the reactions, which we then took as upper bund in the FBA.</w:t>
        </w:r>
        <w:del w:id="268" w:author="Yanfei Zhang" w:date="2022-04-04T21:43:00Z">
          <w:r w:rsidR="002C6610" w:rsidDel="008B0E96">
            <w:rPr>
              <w:rFonts w:ascii="Palatino Linotype" w:eastAsia="Palatino Linotype" w:hAnsi="Palatino Linotype" w:cs="Palatino Linotype"/>
              <w:sz w:val="20"/>
              <w:szCs w:val="20"/>
            </w:rPr>
            <w:delText xml:space="preserve"> </w:delText>
          </w:r>
        </w:del>
        <w:r w:rsidR="002C6610">
          <w:rPr>
            <w:rFonts w:ascii="Palatino Linotype" w:eastAsia="Palatino Linotype" w:hAnsi="Palatino Linotype" w:cs="Palatino Linotype"/>
            <w:sz w:val="20"/>
            <w:szCs w:val="20"/>
          </w:rPr>
          <w:t xml:space="preserve"> </w:t>
        </w:r>
      </w:ins>
      <w:ins w:id="269" w:author="Microsoft account" w:date="2022-03-18T21:43:00Z">
        <w:r w:rsidR="00930E1A">
          <w:rPr>
            <w:rFonts w:ascii="Palatino Linotype" w:eastAsia="Palatino Linotype" w:hAnsi="Palatino Linotype" w:cs="Palatino Linotype"/>
            <w:sz w:val="20"/>
            <w:szCs w:val="20"/>
          </w:rPr>
          <w:t xml:space="preserve">In a </w:t>
        </w:r>
      </w:ins>
      <w:ins w:id="270" w:author="Microsoft account" w:date="2022-03-18T21:44:00Z">
        <w:r w:rsidR="002C6610">
          <w:rPr>
            <w:rFonts w:ascii="Palatino Linotype" w:eastAsia="Palatino Linotype" w:hAnsi="Palatino Linotype" w:cs="Palatino Linotype"/>
            <w:sz w:val="20"/>
            <w:szCs w:val="20"/>
          </w:rPr>
          <w:t>coa</w:t>
        </w:r>
        <w:r w:rsidR="00930E1A">
          <w:rPr>
            <w:rFonts w:ascii="Palatino Linotype" w:eastAsia="Palatino Linotype" w:hAnsi="Palatino Linotype" w:cs="Palatino Linotype"/>
            <w:sz w:val="20"/>
            <w:szCs w:val="20"/>
          </w:rPr>
          <w:t xml:space="preserve">rse, </w:t>
        </w:r>
      </w:ins>
      <w:ins w:id="271" w:author="Microsoft account" w:date="2022-03-18T21:43:00Z">
        <w:r w:rsidR="00930E1A">
          <w:rPr>
            <w:rFonts w:ascii="Palatino Linotype" w:eastAsia="Palatino Linotype" w:hAnsi="Palatino Linotype" w:cs="Palatino Linotype"/>
            <w:sz w:val="20"/>
            <w:szCs w:val="20"/>
          </w:rPr>
          <w:t xml:space="preserve">first-order approximation we assumed that the </w:t>
        </w:r>
        <w:r w:rsidR="00930E1A">
          <w:rPr>
            <w:rFonts w:ascii="Palatino Linotype" w:eastAsia="Palatino Linotype" w:hAnsi="Palatino Linotype" w:cs="Palatino Linotype"/>
            <w:sz w:val="20"/>
            <w:szCs w:val="20"/>
          </w:rPr>
          <w:sym w:font="Symbol" w:char="F061"/>
        </w:r>
        <w:r w:rsidR="00930E1A" w:rsidRPr="00A13A4A">
          <w:rPr>
            <w:rFonts w:ascii="Palatino Linotype" w:eastAsia="Palatino Linotype" w:hAnsi="Palatino Linotype" w:cs="Palatino Linotype"/>
            <w:sz w:val="20"/>
            <w:szCs w:val="20"/>
            <w:vertAlign w:val="subscript"/>
          </w:rPr>
          <w:t>RNA</w:t>
        </w:r>
        <w:r w:rsidR="00930E1A" w:rsidRPr="00A13A4A">
          <w:rPr>
            <w:rFonts w:ascii="Palatino Linotype" w:eastAsia="Palatino Linotype" w:hAnsi="Palatino Linotype" w:cs="Palatino Linotype"/>
            <w:sz w:val="20"/>
            <w:szCs w:val="20"/>
            <w:vertAlign w:val="subscript"/>
          </w:rPr>
          <w:sym w:font="Wingdings" w:char="F0E0"/>
        </w:r>
        <w:r w:rsidR="00930E1A" w:rsidRPr="00A13A4A">
          <w:rPr>
            <w:rFonts w:ascii="Palatino Linotype" w:eastAsia="Palatino Linotype" w:hAnsi="Palatino Linotype" w:cs="Palatino Linotype"/>
            <w:sz w:val="20"/>
            <w:szCs w:val="20"/>
            <w:vertAlign w:val="subscript"/>
          </w:rPr>
          <w:t>V</w:t>
        </w:r>
        <w:r w:rsidR="00930E1A">
          <w:rPr>
            <w:rFonts w:ascii="Palatino Linotype" w:eastAsia="Palatino Linotype" w:hAnsi="Palatino Linotype" w:cs="Palatino Linotype"/>
            <w:sz w:val="20"/>
            <w:szCs w:val="20"/>
            <w:vertAlign w:val="subscript"/>
          </w:rPr>
          <w:t xml:space="preserve"> </w:t>
        </w:r>
        <w:r w:rsidR="00930E1A">
          <w:rPr>
            <w:rFonts w:ascii="Palatino Linotype" w:eastAsia="Palatino Linotype" w:hAnsi="Palatino Linotype" w:cs="Palatino Linotype"/>
            <w:sz w:val="20"/>
            <w:szCs w:val="20"/>
          </w:rPr>
          <w:t xml:space="preserve">factor </w:t>
        </w:r>
      </w:ins>
      <w:ins w:id="272" w:author="Microsoft account" w:date="2022-03-18T21:44:00Z">
        <w:r w:rsidR="00930E1A">
          <w:rPr>
            <w:rFonts w:ascii="Palatino Linotype" w:eastAsia="Palatino Linotype" w:hAnsi="Palatino Linotype" w:cs="Palatino Linotype"/>
            <w:sz w:val="20"/>
            <w:szCs w:val="20"/>
          </w:rPr>
          <w:t>to be</w:t>
        </w:r>
      </w:ins>
      <w:ins w:id="273" w:author="Microsoft account" w:date="2022-03-18T21:43:00Z">
        <w:r w:rsidR="00930E1A">
          <w:rPr>
            <w:rFonts w:ascii="Palatino Linotype" w:eastAsia="Palatino Linotype" w:hAnsi="Palatino Linotype" w:cs="Palatino Linotype"/>
            <w:sz w:val="20"/>
            <w:szCs w:val="20"/>
          </w:rPr>
          <w:t xml:space="preserve"> the same for all genes.</w:t>
        </w:r>
        <w:del w:id="274" w:author="Yanfei Zhang" w:date="2022-04-05T07:06:00Z">
          <w:r w:rsidR="00930E1A" w:rsidDel="00E96BD3">
            <w:rPr>
              <w:rFonts w:ascii="Palatino Linotype" w:eastAsia="Palatino Linotype" w:hAnsi="Palatino Linotype" w:cs="Palatino Linotype"/>
              <w:sz w:val="20"/>
              <w:szCs w:val="20"/>
            </w:rPr>
            <w:delText xml:space="preserve"> </w:delText>
          </w:r>
        </w:del>
      </w:ins>
      <w:ins w:id="275" w:author="Microsoft account" w:date="2022-03-18T21:44:00Z">
        <w:r w:rsidR="00930E1A">
          <w:rPr>
            <w:rFonts w:ascii="Palatino Linotype" w:eastAsia="Palatino Linotype" w:hAnsi="Palatino Linotype" w:cs="Palatino Linotype"/>
            <w:sz w:val="20"/>
            <w:szCs w:val="20"/>
          </w:rPr>
          <w:t xml:space="preserve"> </w:t>
        </w:r>
      </w:ins>
      <w:ins w:id="276" w:author="Microsoft account" w:date="2022-03-18T21:49:00Z">
        <w:r w:rsidR="002C6610">
          <w:rPr>
            <w:rFonts w:ascii="Palatino Linotype" w:eastAsia="Palatino Linotype" w:hAnsi="Palatino Linotype" w:cs="Palatino Linotype"/>
            <w:sz w:val="20"/>
            <w:szCs w:val="20"/>
          </w:rPr>
          <w:t xml:space="preserve">This still left us with an uncertainty concerning the magnitude of the </w:t>
        </w:r>
      </w:ins>
      <w:ins w:id="277" w:author="Microsoft account" w:date="2022-03-18T21:50:00Z">
        <w:r w:rsidR="00000D21">
          <w:rPr>
            <w:rFonts w:ascii="Palatino Linotype" w:eastAsia="Palatino Linotype" w:hAnsi="Palatino Linotype" w:cs="Palatino Linotype"/>
            <w:sz w:val="20"/>
            <w:szCs w:val="20"/>
          </w:rPr>
          <w:sym w:font="Symbol" w:char="F061"/>
        </w:r>
        <w:r w:rsidR="00000D21" w:rsidRPr="00A13A4A">
          <w:rPr>
            <w:rFonts w:ascii="Palatino Linotype" w:eastAsia="Palatino Linotype" w:hAnsi="Palatino Linotype" w:cs="Palatino Linotype"/>
            <w:sz w:val="20"/>
            <w:szCs w:val="20"/>
            <w:vertAlign w:val="subscript"/>
          </w:rPr>
          <w:t>RNA</w:t>
        </w:r>
        <w:r w:rsidR="00000D21" w:rsidRPr="00A13A4A">
          <w:rPr>
            <w:rFonts w:ascii="Palatino Linotype" w:eastAsia="Palatino Linotype" w:hAnsi="Palatino Linotype" w:cs="Palatino Linotype"/>
            <w:sz w:val="20"/>
            <w:szCs w:val="20"/>
            <w:vertAlign w:val="subscript"/>
          </w:rPr>
          <w:sym w:font="Wingdings" w:char="F0E0"/>
        </w:r>
        <w:r w:rsidR="00000D21" w:rsidRPr="00A13A4A">
          <w:rPr>
            <w:rFonts w:ascii="Palatino Linotype" w:eastAsia="Palatino Linotype" w:hAnsi="Palatino Linotype" w:cs="Palatino Linotype"/>
            <w:sz w:val="20"/>
            <w:szCs w:val="20"/>
            <w:vertAlign w:val="subscript"/>
          </w:rPr>
          <w:t>V</w:t>
        </w:r>
        <w:r w:rsidR="00000D21">
          <w:rPr>
            <w:rFonts w:ascii="Palatino Linotype" w:eastAsia="Palatino Linotype" w:hAnsi="Palatino Linotype" w:cs="Palatino Linotype"/>
            <w:sz w:val="20"/>
            <w:szCs w:val="20"/>
            <w:vertAlign w:val="subscript"/>
          </w:rPr>
          <w:t xml:space="preserve">  </w:t>
        </w:r>
      </w:ins>
      <w:ins w:id="278" w:author="Microsoft account" w:date="2022-03-18T21:49:00Z">
        <w:r w:rsidR="002C6610">
          <w:rPr>
            <w:rFonts w:ascii="Palatino Linotype" w:eastAsia="Palatino Linotype" w:hAnsi="Palatino Linotype" w:cs="Palatino Linotype"/>
            <w:sz w:val="20"/>
            <w:szCs w:val="20"/>
          </w:rPr>
          <w:t>factor.</w:t>
        </w:r>
      </w:ins>
      <w:ins w:id="279" w:author="Microsoft account" w:date="2022-03-18T21:50:00Z">
        <w:del w:id="280" w:author="Yanfei Zhang" w:date="2022-04-04T21:44:00Z">
          <w:r w:rsidR="00000D21" w:rsidDel="008B0E96">
            <w:rPr>
              <w:rFonts w:ascii="Palatino Linotype" w:eastAsia="Palatino Linotype" w:hAnsi="Palatino Linotype" w:cs="Palatino Linotype"/>
              <w:sz w:val="20"/>
              <w:szCs w:val="20"/>
            </w:rPr>
            <w:delText xml:space="preserve"> </w:delText>
          </w:r>
        </w:del>
        <w:r w:rsidR="00000D21">
          <w:rPr>
            <w:rFonts w:ascii="Palatino Linotype" w:eastAsia="Palatino Linotype" w:hAnsi="Palatino Linotype" w:cs="Palatino Linotype"/>
            <w:sz w:val="20"/>
            <w:szCs w:val="20"/>
          </w:rPr>
          <w:t xml:space="preserve"> We fitted its value so as to obtain a situati</w:t>
        </w:r>
      </w:ins>
      <w:ins w:id="281" w:author="Microsoft account" w:date="2022-03-18T21:51:00Z">
        <w:r w:rsidR="00000D21">
          <w:rPr>
            <w:rFonts w:ascii="Palatino Linotype" w:eastAsia="Palatino Linotype" w:hAnsi="Palatino Linotype" w:cs="Palatino Linotype"/>
            <w:sz w:val="20"/>
            <w:szCs w:val="20"/>
          </w:rPr>
          <w:t>o</w:t>
        </w:r>
      </w:ins>
      <w:ins w:id="282" w:author="Microsoft account" w:date="2022-03-18T21:50:00Z">
        <w:r w:rsidR="00000D21">
          <w:rPr>
            <w:rFonts w:ascii="Palatino Linotype" w:eastAsia="Palatino Linotype" w:hAnsi="Palatino Linotype" w:cs="Palatino Linotype"/>
            <w:sz w:val="20"/>
            <w:szCs w:val="20"/>
          </w:rPr>
          <w:t xml:space="preserve">n </w:t>
        </w:r>
        <w:del w:id="283" w:author="Yanfei Zhang" w:date="2022-04-05T07:08:00Z">
          <w:r w:rsidR="00000D21" w:rsidDel="00E96BD3">
            <w:rPr>
              <w:rFonts w:ascii="Palatino Linotype" w:eastAsia="Palatino Linotype" w:hAnsi="Palatino Linotype" w:cs="Palatino Linotype"/>
              <w:sz w:val="20"/>
              <w:szCs w:val="20"/>
            </w:rPr>
            <w:delText>where we saw a difference b</w:delText>
          </w:r>
        </w:del>
      </w:ins>
      <w:ins w:id="284" w:author="Microsoft account" w:date="2022-03-18T21:51:00Z">
        <w:del w:id="285" w:author="Yanfei Zhang" w:date="2022-04-05T07:08:00Z">
          <w:r w:rsidR="00000D21" w:rsidDel="00E96BD3">
            <w:rPr>
              <w:rFonts w:ascii="Palatino Linotype" w:eastAsia="Palatino Linotype" w:hAnsi="Palatino Linotype" w:cs="Palatino Linotype"/>
              <w:sz w:val="20"/>
              <w:szCs w:val="20"/>
            </w:rPr>
            <w:delText>etween</w:delText>
          </w:r>
        </w:del>
      </w:ins>
      <w:ins w:id="286" w:author="Microsoft account" w:date="2022-03-18T21:50:00Z">
        <w:del w:id="287" w:author="Yanfei Zhang" w:date="2022-04-05T07:08:00Z">
          <w:r w:rsidR="00000D21" w:rsidDel="00E96BD3">
            <w:rPr>
              <w:rFonts w:ascii="Palatino Linotype" w:eastAsia="Palatino Linotype" w:hAnsi="Palatino Linotype" w:cs="Palatino Linotype"/>
              <w:sz w:val="20"/>
              <w:szCs w:val="20"/>
            </w:rPr>
            <w:delText xml:space="preserve"> the two transcriptomes corresponding to the two different </w:delText>
          </w:r>
        </w:del>
      </w:ins>
      <w:ins w:id="288" w:author="Microsoft account" w:date="2022-03-18T21:51:00Z">
        <w:del w:id="289" w:author="Yanfei Zhang" w:date="2022-04-05T07:08:00Z">
          <w:r w:rsidR="00000D21" w:rsidDel="00E96BD3">
            <w:rPr>
              <w:rFonts w:ascii="Palatino Linotype" w:eastAsia="Palatino Linotype" w:hAnsi="Palatino Linotype" w:cs="Palatino Linotype"/>
              <w:sz w:val="20"/>
              <w:szCs w:val="20"/>
            </w:rPr>
            <w:delText>t</w:delText>
          </w:r>
        </w:del>
      </w:ins>
      <w:ins w:id="290" w:author="Microsoft account" w:date="2022-03-18T21:50:00Z">
        <w:del w:id="291" w:author="Yanfei Zhang" w:date="2022-04-05T07:08:00Z">
          <w:r w:rsidR="00000D21" w:rsidDel="00E96BD3">
            <w:rPr>
              <w:rFonts w:ascii="Palatino Linotype" w:eastAsia="Palatino Linotype" w:hAnsi="Palatino Linotype" w:cs="Palatino Linotype"/>
              <w:sz w:val="20"/>
              <w:szCs w:val="20"/>
            </w:rPr>
            <w:delText>emperatures.</w:delText>
          </w:r>
        </w:del>
      </w:ins>
    </w:p>
    <w:p w14:paraId="4F01A7C6" w14:textId="3549E5C4" w:rsidR="00447612" w:rsidRPr="00930E1A" w:rsidRDefault="00E96BD3" w:rsidP="00A45EF6">
      <w:pPr>
        <w:pBdr>
          <w:top w:val="nil"/>
          <w:left w:val="nil"/>
          <w:bottom w:val="nil"/>
          <w:right w:val="nil"/>
          <w:between w:val="nil"/>
        </w:pBdr>
        <w:spacing w:line="240" w:lineRule="auto"/>
        <w:ind w:firstLine="432"/>
        <w:rPr>
          <w:ins w:id="292" w:author="Microsoft account" w:date="2022-03-18T21:32:00Z"/>
          <w:rFonts w:ascii="Palatino Linotype" w:eastAsia="Palatino Linotype" w:hAnsi="Palatino Linotype" w:cs="Palatino Linotype"/>
          <w:sz w:val="20"/>
          <w:szCs w:val="20"/>
        </w:rPr>
      </w:pPr>
      <w:ins w:id="293" w:author="Yanfei Zhang" w:date="2022-04-05T07:08:00Z">
        <w:r>
          <w:rPr>
            <w:rFonts w:ascii="Palatino Linotype" w:eastAsia="Palatino Linotype" w:hAnsi="Palatino Linotype" w:cs="Palatino Linotype"/>
            <w:sz w:val="20"/>
            <w:szCs w:val="20"/>
          </w:rPr>
          <w:t xml:space="preserve">where the expression levels begin to impose limitations on the model out. </w:t>
        </w:r>
      </w:ins>
      <w:ins w:id="294" w:author="Yanfei Zhang" w:date="2022-04-05T07:10:00Z">
        <w:r w:rsidRPr="009A6693">
          <w:rPr>
            <w:rFonts w:ascii="Palatino Linotype" w:eastAsia="Palatino Linotype" w:hAnsi="Palatino Linotype" w:cs="Palatino Linotype"/>
            <w:sz w:val="20"/>
            <w:szCs w:val="20"/>
          </w:rPr>
          <w:t>We start</w:t>
        </w:r>
      </w:ins>
      <w:ins w:id="295" w:author="Yanfei Zhang" w:date="2022-04-05T07:16:00Z">
        <w:r w:rsidR="00DD5813" w:rsidRPr="009A6693">
          <w:rPr>
            <w:rFonts w:ascii="Palatino Linotype" w:eastAsia="Palatino Linotype" w:hAnsi="Palatino Linotype" w:cs="Palatino Linotype"/>
            <w:sz w:val="20"/>
            <w:szCs w:val="20"/>
          </w:rPr>
          <w:t>ed</w:t>
        </w:r>
      </w:ins>
      <w:ins w:id="296" w:author="Yanfei Zhang" w:date="2022-04-05T07:10:00Z">
        <w:r w:rsidRPr="009A6693">
          <w:rPr>
            <w:rFonts w:ascii="Palatino Linotype" w:eastAsia="Palatino Linotype" w:hAnsi="Palatino Linotype" w:cs="Palatino Linotype"/>
            <w:sz w:val="20"/>
            <w:szCs w:val="20"/>
          </w:rPr>
          <w:t xml:space="preserve"> with a </w:t>
        </w:r>
      </w:ins>
      <w:ins w:id="297" w:author="Yanfei Zhang" w:date="2022-04-05T07:12:00Z">
        <w:r w:rsidR="00DD5813" w:rsidRPr="009A6693">
          <w:rPr>
            <w:rFonts w:ascii="Palatino Linotype" w:eastAsia="Palatino Linotype" w:hAnsi="Palatino Linotype" w:cs="Palatino Linotype"/>
            <w:sz w:val="20"/>
            <w:szCs w:val="20"/>
          </w:rPr>
          <w:t xml:space="preserve">high </w:t>
        </w:r>
      </w:ins>
      <w:ins w:id="298" w:author="Yanfei Zhang" w:date="2022-04-05T07:15:00Z">
        <w:r w:rsidR="00DD5813" w:rsidRPr="009A6693">
          <w:rPr>
            <w:rFonts w:ascii="Palatino Linotype" w:eastAsia="Palatino Linotype" w:hAnsi="Palatino Linotype" w:cs="Palatino Linotype"/>
            <w:sz w:val="20"/>
            <w:szCs w:val="20"/>
          </w:rPr>
          <w:sym w:font="Symbol" w:char="F061"/>
        </w:r>
        <w:r w:rsidR="00DD5813" w:rsidRPr="009A6693">
          <w:rPr>
            <w:rFonts w:ascii="Palatino Linotype" w:eastAsia="Palatino Linotype" w:hAnsi="Palatino Linotype" w:cs="Palatino Linotype"/>
            <w:sz w:val="20"/>
            <w:szCs w:val="20"/>
          </w:rPr>
          <w:t xml:space="preserve"> </w:t>
        </w:r>
      </w:ins>
      <w:ins w:id="299" w:author="Yanfei Zhang" w:date="2022-04-05T07:12:00Z">
        <w:r w:rsidR="00DD5813" w:rsidRPr="009A6693">
          <w:rPr>
            <w:rFonts w:ascii="Palatino Linotype" w:eastAsia="Palatino Linotype" w:hAnsi="Palatino Linotype" w:cs="Palatino Linotype"/>
            <w:sz w:val="20"/>
            <w:szCs w:val="20"/>
          </w:rPr>
          <w:t>value</w:t>
        </w:r>
      </w:ins>
      <w:ins w:id="300" w:author="Yanfei Zhang" w:date="2022-04-05T07:15:00Z">
        <w:r w:rsidR="00DD5813" w:rsidRPr="009A6693">
          <w:rPr>
            <w:rFonts w:ascii="Palatino Linotype" w:eastAsia="Palatino Linotype" w:hAnsi="Palatino Linotype" w:cs="Palatino Linotype"/>
            <w:sz w:val="20"/>
            <w:szCs w:val="20"/>
          </w:rPr>
          <w:t>,</w:t>
        </w:r>
        <w:r w:rsidR="00DD5813">
          <w:rPr>
            <w:rFonts w:ascii="Palatino Linotype" w:eastAsia="Palatino Linotype" w:hAnsi="Palatino Linotype" w:cs="Palatino Linotype"/>
            <w:sz w:val="20"/>
            <w:szCs w:val="20"/>
          </w:rPr>
          <w:t xml:space="preserve"> when there is no </w:t>
        </w:r>
        <w:proofErr w:type="spellStart"/>
        <w:r w:rsidR="00DD5813">
          <w:rPr>
            <w:rFonts w:ascii="Palatino Linotype" w:eastAsia="Palatino Linotype" w:hAnsi="Palatino Linotype" w:cs="Palatino Linotype"/>
            <w:sz w:val="20"/>
            <w:szCs w:val="20"/>
          </w:rPr>
          <w:t>limition</w:t>
        </w:r>
        <w:proofErr w:type="spellEnd"/>
        <w:r w:rsidR="00DD5813">
          <w:rPr>
            <w:rFonts w:ascii="Palatino Linotype" w:eastAsia="Palatino Linotype" w:hAnsi="Palatino Linotype" w:cs="Palatino Linotype"/>
            <w:sz w:val="20"/>
            <w:szCs w:val="20"/>
          </w:rPr>
          <w:t xml:space="preserve"> in the</w:t>
        </w:r>
      </w:ins>
      <w:ins w:id="301" w:author="Yanfei Zhang" w:date="2022-04-05T07:17:00Z">
        <w:r w:rsidR="00DD5813">
          <w:rPr>
            <w:rFonts w:ascii="Palatino Linotype" w:eastAsia="Palatino Linotype" w:hAnsi="Palatino Linotype" w:cs="Palatino Linotype"/>
            <w:sz w:val="20"/>
            <w:szCs w:val="20"/>
          </w:rPr>
          <w:t xml:space="preserve"> enzyme</w:t>
        </w:r>
      </w:ins>
      <w:ins w:id="302" w:author="Yanfei Zhang" w:date="2022-04-05T07:15:00Z">
        <w:r w:rsidR="00DD5813">
          <w:rPr>
            <w:rFonts w:ascii="Palatino Linotype" w:eastAsia="Palatino Linotype" w:hAnsi="Palatino Linotype" w:cs="Palatino Linotype"/>
            <w:sz w:val="20"/>
            <w:szCs w:val="20"/>
          </w:rPr>
          <w:t xml:space="preserve"> expression level</w:t>
        </w:r>
      </w:ins>
      <w:ins w:id="303" w:author="Yanfei Zhang" w:date="2022-04-05T07:17:00Z">
        <w:r w:rsidR="00DD5813">
          <w:rPr>
            <w:rFonts w:ascii="Palatino Linotype" w:eastAsia="Palatino Linotype" w:hAnsi="Palatino Linotype" w:cs="Palatino Linotype"/>
            <w:sz w:val="20"/>
            <w:szCs w:val="20"/>
          </w:rPr>
          <w:t xml:space="preserve">, then we </w:t>
        </w:r>
      </w:ins>
      <w:ins w:id="304" w:author="Yanfei Zhang" w:date="2022-04-05T07:18:00Z">
        <w:r w:rsidR="00DD5813">
          <w:rPr>
            <w:rFonts w:ascii="Palatino Linotype" w:eastAsia="Palatino Linotype" w:hAnsi="Palatino Linotype" w:cs="Palatino Linotype"/>
            <w:sz w:val="20"/>
            <w:szCs w:val="20"/>
          </w:rPr>
          <w:t>decreased</w:t>
        </w:r>
      </w:ins>
      <w:ins w:id="305" w:author="Yanfei Zhang" w:date="2022-04-05T07:17:00Z">
        <w:r w:rsidR="00DD5813">
          <w:rPr>
            <w:rFonts w:ascii="Palatino Linotype" w:eastAsia="Palatino Linotype" w:hAnsi="Palatino Linotype" w:cs="Palatino Linotype"/>
            <w:sz w:val="20"/>
            <w:szCs w:val="20"/>
          </w:rPr>
          <w:t xml:space="preserve"> </w:t>
        </w:r>
      </w:ins>
      <w:ins w:id="306" w:author="Yanfei Zhang" w:date="2022-04-05T07:18:00Z">
        <w:r w:rsidR="00DD5813">
          <w:rPr>
            <w:rFonts w:ascii="Palatino Linotype" w:eastAsia="Palatino Linotype" w:hAnsi="Palatino Linotype" w:cs="Palatino Linotype"/>
            <w:sz w:val="20"/>
            <w:szCs w:val="20"/>
          </w:rPr>
          <w:sym w:font="Symbol" w:char="F061"/>
        </w:r>
        <w:r w:rsidR="00DD5813">
          <w:rPr>
            <w:rFonts w:ascii="Palatino Linotype" w:eastAsia="Palatino Linotype" w:hAnsi="Palatino Linotype" w:cs="Palatino Linotype"/>
            <w:sz w:val="20"/>
            <w:szCs w:val="20"/>
          </w:rPr>
          <w:t xml:space="preserve"> and </w:t>
        </w:r>
      </w:ins>
      <w:ins w:id="307" w:author="Yanfei Zhang" w:date="2022-04-05T07:19:00Z">
        <w:r w:rsidR="00DD5813">
          <w:rPr>
            <w:rFonts w:ascii="Palatino Linotype" w:eastAsia="Palatino Linotype" w:hAnsi="Palatino Linotype" w:cs="Palatino Linotype"/>
            <w:sz w:val="20"/>
            <w:szCs w:val="20"/>
          </w:rPr>
          <w:t xml:space="preserve">until we see a differential effects on the predicted </w:t>
        </w:r>
      </w:ins>
      <w:ins w:id="308" w:author="Yanfei Zhang" w:date="2022-04-05T07:21:00Z">
        <w:r w:rsidR="00DD5813">
          <w:rPr>
            <w:rFonts w:ascii="Palatino Linotype" w:eastAsia="Palatino Linotype" w:hAnsi="Palatino Linotype" w:cs="Palatino Linotype"/>
            <w:sz w:val="20"/>
            <w:szCs w:val="20"/>
          </w:rPr>
          <w:t>ATP synthesis</w:t>
        </w:r>
      </w:ins>
      <w:ins w:id="309" w:author="Yanfei Zhang" w:date="2022-04-05T07:20:00Z">
        <w:r w:rsidR="00DD5813">
          <w:rPr>
            <w:rFonts w:ascii="Palatino Linotype" w:eastAsia="Palatino Linotype" w:hAnsi="Palatino Linotype" w:cs="Palatino Linotype"/>
            <w:sz w:val="20"/>
            <w:szCs w:val="20"/>
          </w:rPr>
          <w:t>.</w:t>
        </w:r>
      </w:ins>
      <w:ins w:id="310" w:author="Yanfei Zhang" w:date="2022-04-05T07:21:00Z">
        <w:r w:rsidR="00DD5813">
          <w:rPr>
            <w:rFonts w:ascii="Palatino Linotype" w:eastAsia="Palatino Linotype" w:hAnsi="Palatino Linotype" w:cs="Palatino Linotype"/>
            <w:sz w:val="20"/>
            <w:szCs w:val="20"/>
          </w:rPr>
          <w:t xml:space="preserve"> </w:t>
        </w:r>
      </w:ins>
      <w:ins w:id="311" w:author="Yanfei Zhang" w:date="2022-04-05T07:15:00Z">
        <w:r w:rsidR="00DD5813">
          <w:rPr>
            <w:rFonts w:ascii="Palatino Linotype" w:eastAsia="Palatino Linotype" w:hAnsi="Palatino Linotype" w:cs="Palatino Linotype"/>
            <w:sz w:val="20"/>
            <w:szCs w:val="20"/>
          </w:rPr>
          <w:t xml:space="preserve"> </w:t>
        </w:r>
      </w:ins>
    </w:p>
    <w:p w14:paraId="641E1F7C" w14:textId="404D1A61" w:rsidR="00F36F39" w:rsidRPr="00A3158D" w:rsidDel="00705FA2" w:rsidRDefault="00F36F39" w:rsidP="006C7EAD">
      <w:pPr>
        <w:pBdr>
          <w:top w:val="nil"/>
          <w:left w:val="nil"/>
          <w:bottom w:val="nil"/>
          <w:right w:val="nil"/>
          <w:between w:val="nil"/>
        </w:pBdr>
        <w:spacing w:line="240" w:lineRule="auto"/>
        <w:rPr>
          <w:del w:id="312" w:author="Microsoft account" w:date="2022-03-18T21:52:00Z"/>
          <w:rFonts w:ascii="Palatino Linotype" w:eastAsia="Palatino Linotype" w:hAnsi="Palatino Linotype" w:cs="Palatino Linotype"/>
          <w:sz w:val="20"/>
          <w:szCs w:val="20"/>
        </w:rPr>
        <w:pPrChange w:id="313" w:author="Yanfei Zhang" w:date="2022-04-06T17:36:00Z">
          <w:pPr>
            <w:pBdr>
              <w:top w:val="nil"/>
              <w:left w:val="nil"/>
              <w:bottom w:val="nil"/>
              <w:right w:val="nil"/>
              <w:between w:val="nil"/>
            </w:pBdr>
            <w:spacing w:line="240" w:lineRule="auto"/>
            <w:ind w:firstLine="432"/>
          </w:pPr>
        </w:pPrChange>
      </w:pPr>
    </w:p>
    <w:p w14:paraId="4D6B4E23" w14:textId="77777777" w:rsidR="00AE7656" w:rsidRDefault="00F771FC">
      <w:pPr>
        <w:pBdr>
          <w:top w:val="nil"/>
          <w:left w:val="nil"/>
          <w:bottom w:val="nil"/>
          <w:right w:val="nil"/>
          <w:between w:val="nil"/>
        </w:pBdr>
        <w:spacing w:before="240" w:after="120" w:line="240" w:lineRule="auto"/>
        <w:jc w:val="left"/>
        <w:rPr>
          <w:rFonts w:ascii="Palatino Linotype" w:eastAsia="Palatino Linotype" w:hAnsi="Palatino Linotype" w:cs="Palatino Linotype"/>
          <w:i/>
          <w:sz w:val="20"/>
          <w:szCs w:val="20"/>
          <w:highlight w:val="yellow"/>
        </w:rPr>
      </w:pPr>
      <w:r>
        <w:rPr>
          <w:rFonts w:ascii="Palatino Linotype" w:eastAsia="Palatino Linotype" w:hAnsi="Palatino Linotype" w:cs="Palatino Linotype"/>
          <w:i/>
          <w:sz w:val="20"/>
          <w:szCs w:val="20"/>
        </w:rPr>
        <w:t xml:space="preserve">2.4. Visualization of flux distributions  </w:t>
      </w:r>
    </w:p>
    <w:p w14:paraId="28A16ACF" w14:textId="2A26839F" w:rsidR="00AE7656" w:rsidRDefault="00F771FC" w:rsidP="00835A8D">
      <w:pPr>
        <w:pBdr>
          <w:top w:val="nil"/>
          <w:left w:val="nil"/>
          <w:bottom w:val="nil"/>
          <w:right w:val="nil"/>
          <w:between w:val="nil"/>
        </w:pBdr>
        <w:spacing w:line="240" w:lineRule="auto"/>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Using the </w:t>
      </w:r>
      <w:r w:rsidR="00835A8D">
        <w:rPr>
          <w:rFonts w:ascii="Palatino Linotype" w:eastAsia="Palatino Linotype" w:hAnsi="Palatino Linotype" w:cs="Palatino Linotype"/>
          <w:sz w:val="20"/>
          <w:szCs w:val="20"/>
        </w:rPr>
        <w:t>‘</w:t>
      </w:r>
      <w:r>
        <w:rPr>
          <w:rFonts w:ascii="Palatino Linotype" w:eastAsia="Palatino Linotype" w:hAnsi="Palatino Linotype" w:cs="Palatino Linotype"/>
          <w:sz w:val="20"/>
          <w:szCs w:val="20"/>
        </w:rPr>
        <w:t>Escher</w:t>
      </w:r>
      <w:r w:rsidR="00835A8D">
        <w:rPr>
          <w:rFonts w:ascii="Palatino Linotype" w:eastAsia="Palatino Linotype" w:hAnsi="Palatino Linotype" w:cs="Palatino Linotype"/>
          <w:sz w:val="20"/>
          <w:szCs w:val="20"/>
        </w:rPr>
        <w:t>’</w:t>
      </w:r>
      <w:r>
        <w:rPr>
          <w:rFonts w:ascii="Palatino Linotype" w:eastAsia="Palatino Linotype" w:hAnsi="Palatino Linotype" w:cs="Palatino Linotype"/>
          <w:sz w:val="20"/>
          <w:szCs w:val="20"/>
        </w:rPr>
        <w:t xml:space="preserve"> software package </w:t>
      </w:r>
      <w:ins w:id="314" w:author="Yanfei Zhang" w:date="2022-03-28T23:58:00Z">
        <w:r w:rsidR="000B3575">
          <w:rPr>
            <w:rFonts w:ascii="Palatino Linotype" w:eastAsia="Palatino Linotype" w:hAnsi="Palatino Linotype" w:cs="Palatino Linotype"/>
            <w:sz w:val="20"/>
            <w:szCs w:val="20"/>
          </w:rPr>
          <w:fldChar w:fldCharType="begin" w:fldLock="1"/>
        </w:r>
      </w:ins>
      <w:r w:rsidR="000B3575">
        <w:rPr>
          <w:rFonts w:ascii="Palatino Linotype" w:eastAsia="Palatino Linotype" w:hAnsi="Palatino Linotype" w:cs="Palatino Linotype"/>
          <w:sz w:val="20"/>
          <w:szCs w:val="20"/>
        </w:rPr>
        <w:instrText>ADDIN CSL_CITATION {"citationItems":[{"id":"ITEM-1","itemData":{"DOI":"10.1371/journal.pcbi.1004321","ISSN":"15537358","PMID":"26313928","abstract":"Escher is a web application for visualizing data on biological pathways. Three key features make Escher a uniquely effective tool for pathway visualization. First, users can rapidly design new pathway maps. Escher provides pathway suggestions based on user data and genome-scale models, so users can draw pathways in a semi-automated way. Second, users can visualize data related to genes or proteins on the associated reactions and pathways, using rules that define which enzymes catalyze each reaction. Thus, users can identify trends in common genomic data types (e.g. RNA-Seq, proteomics, ChIP)—in conjunction with metabolite- and reaction-oriented data types (e.g. metabolomics, fluxomics). Third, Escher harnesses the strengths of web technologies (SVG, D3, developer tools) so that visualizations can be rapidly adapted, extended, shared, and embedded. This paper provides examples of each of these features and explains how the development approach used for Escher can be used to guide the development of future visualization tools.","author":[{"dropping-particle":"","family":"King","given":"Zachary A.","non-dropping-particle":"","parse-names":false,"suffix":""},{"dropping-particle":"","family":"Dräger","given":"Andreas","non-dropping-particle":"","parse-names":false,"suffix":""},{"dropping-particle":"","family":"Ebrahim","given":"Ali","non-dropping-particle":"","parse-names":false,"suffix":""},{"dropping-particle":"","family":"Sonnenschein","given":"Nikolaus","non-dropping-particle":"","parse-names":false,"suffix":""},{"dropping-particle":"","family":"Lewis","given":"Nathan E.","non-dropping-particle":"","parse-names":false,"suffix":""},{"dropping-particle":"","family":"Palsson","given":"Bernhard O.","non-dropping-particle":"","parse-names":false,"suffix":""}],"container-title":"PLoS Computational Biology","id":"ITEM-1","issue":"8","issued":{"date-parts":[["2015"]]},"page":"1-13","title":"Escher: A Web Application for Building, Sharing, and Embedding Data-Rich Visualizations of Biological Pathways","type":"article-journal","volume":"11"},"uris":["http://www.mendeley.com/documents/?uuid=0b89ac0d-964a-4516-a715-3842808e9bfa"]}],"mendeley":{"formattedCitation":"(King et al., 2015)","plainTextFormattedCitation":"(King et al., 2015)","previouslyFormattedCitation":"(King et al., 2015)"},"properties":{"noteIndex":0},"schema":"https://github.com/citation-style-language/schema/raw/master/csl-citation.json"}</w:instrText>
      </w:r>
      <w:r w:rsidR="000B3575">
        <w:rPr>
          <w:rFonts w:ascii="Palatino Linotype" w:eastAsia="Palatino Linotype" w:hAnsi="Palatino Linotype" w:cs="Palatino Linotype"/>
          <w:sz w:val="20"/>
          <w:szCs w:val="20"/>
        </w:rPr>
        <w:fldChar w:fldCharType="separate"/>
      </w:r>
      <w:r w:rsidR="000B3575" w:rsidRPr="000B3575">
        <w:rPr>
          <w:rFonts w:ascii="Palatino Linotype" w:eastAsia="Palatino Linotype" w:hAnsi="Palatino Linotype" w:cs="Palatino Linotype"/>
          <w:noProof/>
          <w:sz w:val="20"/>
          <w:szCs w:val="20"/>
        </w:rPr>
        <w:t>(King et al., 2015)</w:t>
      </w:r>
      <w:ins w:id="315" w:author="Yanfei Zhang" w:date="2022-03-28T23:58:00Z">
        <w:r w:rsidR="000B3575">
          <w:rPr>
            <w:rFonts w:ascii="Palatino Linotype" w:eastAsia="Palatino Linotype" w:hAnsi="Palatino Linotype" w:cs="Palatino Linotype"/>
            <w:sz w:val="20"/>
            <w:szCs w:val="20"/>
          </w:rPr>
          <w:fldChar w:fldCharType="end"/>
        </w:r>
      </w:ins>
      <w:del w:id="316" w:author="Yanfei Zhang" w:date="2022-03-28T23:57:00Z">
        <w:r w:rsidDel="000B3575">
          <w:rPr>
            <w:rFonts w:ascii="Palatino Linotype" w:eastAsia="Palatino Linotype" w:hAnsi="Palatino Linotype" w:cs="Palatino Linotype"/>
            <w:sz w:val="20"/>
            <w:szCs w:val="20"/>
          </w:rPr>
          <w:delText xml:space="preserve">(King et al., </w:delText>
        </w:r>
        <w:r w:rsidRPr="003C66F8" w:rsidDel="000B3575">
          <w:rPr>
            <w:rFonts w:ascii="Palatino Linotype" w:eastAsia="Palatino Linotype" w:hAnsi="Palatino Linotype" w:cs="Palatino Linotype"/>
            <w:sz w:val="20"/>
            <w:szCs w:val="20"/>
            <w:highlight w:val="yellow"/>
            <w:rPrChange w:id="317" w:author="Microsoft account" w:date="2022-03-08T13:45:00Z">
              <w:rPr>
                <w:rFonts w:ascii="Palatino Linotype" w:eastAsia="Palatino Linotype" w:hAnsi="Palatino Linotype" w:cs="Palatino Linotype"/>
                <w:sz w:val="20"/>
                <w:szCs w:val="20"/>
              </w:rPr>
            </w:rPrChange>
          </w:rPr>
          <w:delText>2015</w:delText>
        </w:r>
      </w:del>
      <w:ins w:id="318" w:author="Microsoft account" w:date="2022-03-08T13:45:00Z">
        <w:del w:id="319" w:author="Yanfei Zhang" w:date="2022-03-28T23:57:00Z">
          <w:r w:rsidR="003C66F8" w:rsidRPr="003C66F8" w:rsidDel="000B3575">
            <w:rPr>
              <w:rFonts w:ascii="Palatino Linotype" w:eastAsia="Palatino Linotype" w:hAnsi="Palatino Linotype" w:cs="Palatino Linotype"/>
              <w:sz w:val="20"/>
              <w:szCs w:val="20"/>
              <w:highlight w:val="yellow"/>
              <w:rPrChange w:id="320" w:author="Microsoft account" w:date="2022-03-08T13:45:00Z">
                <w:rPr>
                  <w:rFonts w:ascii="Palatino Linotype" w:eastAsia="Palatino Linotype" w:hAnsi="Palatino Linotype" w:cs="Palatino Linotype"/>
                  <w:sz w:val="20"/>
                  <w:szCs w:val="20"/>
                </w:rPr>
              </w:rPrChange>
            </w:rPr>
            <w:delText>MISSING FROM REF LIST??</w:delText>
          </w:r>
        </w:del>
      </w:ins>
      <w:del w:id="321" w:author="Yanfei Zhang" w:date="2022-03-28T23:57:00Z">
        <w:r w:rsidRPr="003C66F8" w:rsidDel="000B3575">
          <w:rPr>
            <w:rFonts w:ascii="Palatino Linotype" w:eastAsia="Palatino Linotype" w:hAnsi="Palatino Linotype" w:cs="Palatino Linotype"/>
            <w:sz w:val="20"/>
            <w:szCs w:val="20"/>
            <w:highlight w:val="yellow"/>
            <w:rPrChange w:id="322" w:author="Microsoft account" w:date="2022-03-08T13:45:00Z">
              <w:rPr>
                <w:rFonts w:ascii="Palatino Linotype" w:eastAsia="Palatino Linotype" w:hAnsi="Palatino Linotype" w:cs="Palatino Linotype"/>
                <w:sz w:val="20"/>
                <w:szCs w:val="20"/>
              </w:rPr>
            </w:rPrChange>
          </w:rPr>
          <w:delText>)</w:delText>
        </w:r>
        <w:r w:rsidDel="000B3575">
          <w:rPr>
            <w:rFonts w:ascii="Palatino Linotype" w:eastAsia="Palatino Linotype" w:hAnsi="Palatino Linotype" w:cs="Palatino Linotype"/>
            <w:sz w:val="20"/>
            <w:szCs w:val="20"/>
          </w:rPr>
          <w:delText xml:space="preserve"> </w:delText>
        </w:r>
      </w:del>
      <w:r>
        <w:rPr>
          <w:rFonts w:ascii="Palatino Linotype" w:eastAsia="Palatino Linotype" w:hAnsi="Palatino Linotype" w:cs="Palatino Linotype"/>
          <w:sz w:val="20"/>
          <w:szCs w:val="20"/>
        </w:rPr>
        <w:t xml:space="preserve">we produced a map of a subset of the reactions of the genome-scale map. This static map was used, with help of the </w:t>
      </w:r>
      <w:proofErr w:type="spellStart"/>
      <w:r>
        <w:rPr>
          <w:rFonts w:ascii="Palatino Linotype" w:eastAsia="Palatino Linotype" w:hAnsi="Palatino Linotype" w:cs="Palatino Linotype"/>
          <w:sz w:val="20"/>
          <w:szCs w:val="20"/>
        </w:rPr>
        <w:t>COBRApy</w:t>
      </w:r>
      <w:proofErr w:type="spellEnd"/>
      <w:r>
        <w:rPr>
          <w:rFonts w:ascii="Palatino Linotype" w:eastAsia="Palatino Linotype" w:hAnsi="Palatino Linotype" w:cs="Palatino Linotype"/>
          <w:sz w:val="20"/>
          <w:szCs w:val="20"/>
        </w:rPr>
        <w:t xml:space="preserve"> package</w:t>
      </w:r>
      <w:ins w:id="323" w:author="Yanfei Zhang" w:date="2022-03-29T00:03:00Z">
        <w:r w:rsidR="000B3575">
          <w:rPr>
            <w:rFonts w:ascii="Palatino Linotype" w:eastAsia="Palatino Linotype" w:hAnsi="Palatino Linotype" w:cs="Palatino Linotype"/>
            <w:sz w:val="20"/>
            <w:szCs w:val="20"/>
          </w:rPr>
          <w:t xml:space="preserve"> </w:t>
        </w:r>
        <w:r w:rsidR="000B3575">
          <w:rPr>
            <w:rFonts w:ascii="Palatino Linotype" w:eastAsia="Palatino Linotype" w:hAnsi="Palatino Linotype" w:cs="Palatino Linotype"/>
            <w:sz w:val="20"/>
            <w:szCs w:val="20"/>
          </w:rPr>
          <w:fldChar w:fldCharType="begin" w:fldLock="1"/>
        </w:r>
      </w:ins>
      <w:r w:rsidR="000B3575">
        <w:rPr>
          <w:rFonts w:ascii="Palatino Linotype" w:eastAsia="Palatino Linotype" w:hAnsi="Palatino Linotype" w:cs="Palatino Linotype"/>
          <w:sz w:val="20"/>
          <w:szCs w:val="20"/>
        </w:rPr>
        <w:instrText>ADDIN CSL_CITATION {"citationItems":[{"id":"ITEM-1","itemData":{"DOI":"10.1186/1752-0509-7-74","ISSN":"17520509","PMID":"23927696","abstract":"Background: COnstraint-Based Reconstruction and Analysis (COBRA) methods are widely used for genome-scale modeling of metabolic networks in both prokaryotes and eukaryotes. Due to the successes with metabolism, there is an increasing effort to apply COBRA methods to reconstruct and analyze integrated models of cellular processes. The COBRA Toolbox for MATLAB is a leading software package for genome-scale analysis of metabolism; however, it was not designed to elegantly capture the complexity inherent in integrated biological networks and lacks an integration framework for the multiomics data used in systems biology. The openCOBRA Project is a community effort to promote constraints-based research through the distribution of freely available software.Results: Here, we describe COBRA for Python (COBRApy), a Python package that provides support for basic COBRA methods. COBRApy is designed in an object-oriented fashion that facilitates the representation of the complex biological processes of metabolism and gene expression. COBRApy does not require MATLAB to function; however, it includes an interface to the COBRA Toolbox for MATLAB to facilitate use of legacy codes. For improved performance, COBRApy includes parallel processing support for computationally intensive processes.Conclusion: COBRApy is an object-oriented framework designed to meet the computational challenges associated with the next generation of stoichiometric constraint-based models and high-density omics data sets. © 2013 Ebrahim et al.; licensee BioMed Central Ltd.","author":[{"dropping-particle":"","family":"Ebrahim","given":"Ali","non-dropping-particle":"","parse-names":false,"suffix":""},{"dropping-particle":"","family":"Lerman","given":"Joshua A.","non-dropping-particle":"","parse-names":false,"suffix":""},{"dropping-particle":"","family":"Palsson","given":"Bernhard O.","non-dropping-particle":"","parse-names":false,"suffix":""},{"dropping-particle":"","family":"Hyduke","given":"Daniel R.","non-dropping-particle":"","parse-names":false,"suffix":""}],"container-title":"BMC Systems Biology","id":"ITEM-1","issued":{"date-parts":[["2013"]]},"title":"COBRApy: COnstraints-Based Reconstruction and Analysis for Python","type":"article-journal","volume":"7"},"uris":["http://www.mendeley.com/documents/?uuid=c8bfb226-dc8f-4776-8ab0-d410345b6210"]}],"mendeley":{"formattedCitation":"(Ebrahim et al., 2013)","plainTextFormattedCitation":"(Ebrahim et al., 2013)"},"properties":{"noteIndex":0},"schema":"https://github.com/citation-style-language/schema/raw/master/csl-citation.json"}</w:instrText>
      </w:r>
      <w:r w:rsidR="000B3575">
        <w:rPr>
          <w:rFonts w:ascii="Palatino Linotype" w:eastAsia="Palatino Linotype" w:hAnsi="Palatino Linotype" w:cs="Palatino Linotype"/>
          <w:sz w:val="20"/>
          <w:szCs w:val="20"/>
        </w:rPr>
        <w:fldChar w:fldCharType="separate"/>
      </w:r>
      <w:r w:rsidR="000B3575" w:rsidRPr="000B3575">
        <w:rPr>
          <w:rFonts w:ascii="Palatino Linotype" w:eastAsia="Palatino Linotype" w:hAnsi="Palatino Linotype" w:cs="Palatino Linotype"/>
          <w:noProof/>
          <w:sz w:val="20"/>
          <w:szCs w:val="20"/>
        </w:rPr>
        <w:t>(Ebrahim et al., 2013)</w:t>
      </w:r>
      <w:ins w:id="324" w:author="Yanfei Zhang" w:date="2022-03-29T00:03:00Z">
        <w:r w:rsidR="000B3575">
          <w:rPr>
            <w:rFonts w:ascii="Palatino Linotype" w:eastAsia="Palatino Linotype" w:hAnsi="Palatino Linotype" w:cs="Palatino Linotype"/>
            <w:sz w:val="20"/>
            <w:szCs w:val="20"/>
          </w:rPr>
          <w:fldChar w:fldCharType="end"/>
        </w:r>
      </w:ins>
      <w:del w:id="325" w:author="Yanfei Zhang" w:date="2022-03-29T00:03:00Z">
        <w:r w:rsidDel="000B3575">
          <w:rPr>
            <w:rFonts w:ascii="Palatino Linotype" w:eastAsia="Palatino Linotype" w:hAnsi="Palatino Linotype" w:cs="Palatino Linotype"/>
            <w:sz w:val="20"/>
            <w:szCs w:val="20"/>
          </w:rPr>
          <w:delText xml:space="preserve"> (Ebrahim, 2013</w:delText>
        </w:r>
      </w:del>
      <w:ins w:id="326" w:author="Microsoft account" w:date="2022-03-08T13:47:00Z">
        <w:del w:id="327" w:author="Yanfei Zhang" w:date="2022-03-29T00:03:00Z">
          <w:r w:rsidR="003C66F8" w:rsidRPr="00EB1049" w:rsidDel="000B3575">
            <w:rPr>
              <w:rFonts w:ascii="Palatino Linotype" w:eastAsia="Palatino Linotype" w:hAnsi="Palatino Linotype" w:cs="Palatino Linotype"/>
              <w:sz w:val="20"/>
              <w:szCs w:val="20"/>
              <w:highlight w:val="yellow"/>
            </w:rPr>
            <w:delText>MISSING FROM REF LIST??)</w:delText>
          </w:r>
        </w:del>
      </w:ins>
      <w:del w:id="328" w:author="Yanfei Zhang" w:date="2022-03-29T00:03:00Z">
        <w:r w:rsidDel="000B3575">
          <w:rPr>
            <w:rFonts w:ascii="Palatino Linotype" w:eastAsia="Palatino Linotype" w:hAnsi="Palatino Linotype" w:cs="Palatino Linotype"/>
            <w:sz w:val="20"/>
            <w:szCs w:val="20"/>
          </w:rPr>
          <w:delText>)</w:delText>
        </w:r>
      </w:del>
      <w:r>
        <w:rPr>
          <w:rFonts w:ascii="Palatino Linotype" w:eastAsia="Palatino Linotype" w:hAnsi="Palatino Linotype" w:cs="Palatino Linotype"/>
          <w:sz w:val="20"/>
          <w:szCs w:val="20"/>
        </w:rPr>
        <w:t xml:space="preserve">, to visualize flux distributions. All the images obtained in this study are provided as in </w:t>
      </w:r>
      <w:r w:rsidR="008B18BD">
        <w:rPr>
          <w:rFonts w:ascii="Palatino Linotype" w:eastAsia="Palatino Linotype" w:hAnsi="Palatino Linotype" w:cs="Palatino Linotype"/>
          <w:sz w:val="20"/>
          <w:szCs w:val="20"/>
        </w:rPr>
        <w:t>PNG</w:t>
      </w:r>
      <w:r>
        <w:rPr>
          <w:rFonts w:ascii="Palatino Linotype" w:eastAsia="Palatino Linotype" w:hAnsi="Palatino Linotype" w:cs="Palatino Linotype"/>
          <w:sz w:val="20"/>
          <w:szCs w:val="20"/>
        </w:rPr>
        <w:t xml:space="preserve"> format</w:t>
      </w:r>
      <w:r w:rsidR="00A3158D">
        <w:rPr>
          <w:rFonts w:ascii="Palatino Linotype" w:eastAsia="Palatino Linotype" w:hAnsi="Palatino Linotype" w:cs="Palatino Linotype"/>
          <w:sz w:val="20"/>
          <w:szCs w:val="20"/>
        </w:rPr>
        <w:t xml:space="preserve"> in the </w:t>
      </w:r>
      <w:proofErr w:type="spellStart"/>
      <w:r w:rsidR="00A3158D">
        <w:rPr>
          <w:rFonts w:ascii="Palatino Linotype" w:eastAsia="Palatino Linotype" w:hAnsi="Palatino Linotype" w:cs="Palatino Linotype"/>
          <w:sz w:val="20"/>
          <w:szCs w:val="20"/>
        </w:rPr>
        <w:t>Github</w:t>
      </w:r>
      <w:proofErr w:type="spellEnd"/>
      <w:r w:rsidR="00A3158D">
        <w:rPr>
          <w:rFonts w:ascii="Palatino Linotype" w:eastAsia="Palatino Linotype" w:hAnsi="Palatino Linotype" w:cs="Palatino Linotype"/>
          <w:sz w:val="20"/>
          <w:szCs w:val="20"/>
        </w:rPr>
        <w:t xml:space="preserve"> repository under the folder name “data”. </w:t>
      </w:r>
    </w:p>
    <w:p w14:paraId="538B55B9" w14:textId="77777777" w:rsidR="00AE7656" w:rsidRDefault="00F771FC">
      <w:pPr>
        <w:pBdr>
          <w:top w:val="nil"/>
          <w:left w:val="nil"/>
          <w:bottom w:val="nil"/>
          <w:right w:val="nil"/>
          <w:between w:val="nil"/>
        </w:pBdr>
        <w:spacing w:before="240" w:after="120" w:line="240" w:lineRule="auto"/>
        <w:jc w:val="left"/>
        <w:rPr>
          <w:rFonts w:ascii="Palatino Linotype" w:eastAsia="Palatino Linotype" w:hAnsi="Palatino Linotype" w:cs="Palatino Linotype"/>
          <w:i/>
          <w:sz w:val="20"/>
          <w:szCs w:val="20"/>
        </w:rPr>
      </w:pPr>
      <w:r>
        <w:rPr>
          <w:rFonts w:ascii="Palatino Linotype" w:eastAsia="Palatino Linotype" w:hAnsi="Palatino Linotype" w:cs="Palatino Linotype"/>
          <w:i/>
          <w:sz w:val="20"/>
          <w:szCs w:val="20"/>
        </w:rPr>
        <w:t>2.5. Reproducibility</w:t>
      </w:r>
    </w:p>
    <w:p w14:paraId="1C2D7863" w14:textId="231B9C5E" w:rsidR="003B0C25" w:rsidDel="00624052" w:rsidRDefault="00835A8D" w:rsidP="00624052">
      <w:pPr>
        <w:pStyle w:val="Heading2"/>
        <w:shd w:val="clear" w:color="auto" w:fill="FFFFFF"/>
        <w:spacing w:before="0" w:after="0" w:line="240" w:lineRule="auto"/>
        <w:rPr>
          <w:ins w:id="329" w:author="Microsoft account" w:date="2022-03-18T21:54:00Z"/>
          <w:del w:id="330" w:author="Yanfei Zhang" w:date="2022-04-05T07:23:00Z"/>
          <w:rFonts w:ascii="Segoe UI" w:hAnsi="Segoe UI" w:cs="Segoe UI"/>
          <w:color w:val="24292F"/>
          <w:lang w:eastAsia="en-US"/>
        </w:rPr>
        <w:pPrChange w:id="331" w:author="Yanfei Zhang" w:date="2022-04-05T07:23:00Z">
          <w:pPr>
            <w:pStyle w:val="Heading2"/>
            <w:shd w:val="clear" w:color="auto" w:fill="FFFFFF"/>
            <w:spacing w:after="240"/>
          </w:pPr>
        </w:pPrChange>
      </w:pPr>
      <w:r w:rsidRPr="000B3575">
        <w:rPr>
          <w:rFonts w:ascii="Palatino Linotype" w:eastAsia="Palatino Linotype" w:hAnsi="Palatino Linotype" w:cs="Palatino Linotype"/>
          <w:b w:val="0"/>
          <w:sz w:val="20"/>
          <w:szCs w:val="20"/>
          <w:rPrChange w:id="332" w:author="Yanfei Zhang" w:date="2022-03-29T00:06:00Z">
            <w:rPr>
              <w:rFonts w:ascii="Palatino Linotype" w:eastAsia="Palatino Linotype" w:hAnsi="Palatino Linotype" w:cs="Palatino Linotype"/>
              <w:sz w:val="20"/>
              <w:szCs w:val="20"/>
            </w:rPr>
          </w:rPrChange>
        </w:rPr>
        <w:t>The P</w:t>
      </w:r>
      <w:r w:rsidR="00F771FC" w:rsidRPr="000B3575">
        <w:rPr>
          <w:rFonts w:ascii="Palatino Linotype" w:eastAsia="Palatino Linotype" w:hAnsi="Palatino Linotype" w:cs="Palatino Linotype"/>
          <w:b w:val="0"/>
          <w:sz w:val="20"/>
          <w:szCs w:val="20"/>
          <w:rPrChange w:id="333" w:author="Yanfei Zhang" w:date="2022-03-29T00:06:00Z">
            <w:rPr>
              <w:rFonts w:ascii="Palatino Linotype" w:eastAsia="Palatino Linotype" w:hAnsi="Palatino Linotype" w:cs="Palatino Linotype"/>
              <w:sz w:val="20"/>
              <w:szCs w:val="20"/>
            </w:rPr>
          </w:rPrChange>
        </w:rPr>
        <w:t>ython script, the original and the m</w:t>
      </w:r>
      <w:r w:rsidR="00CC77FC" w:rsidRPr="000B3575">
        <w:rPr>
          <w:rFonts w:ascii="Palatino Linotype" w:eastAsia="Palatino Linotype" w:hAnsi="Palatino Linotype" w:cs="Palatino Linotype"/>
          <w:b w:val="0"/>
          <w:sz w:val="20"/>
          <w:szCs w:val="20"/>
          <w:rPrChange w:id="334" w:author="Yanfei Zhang" w:date="2022-03-29T00:06:00Z">
            <w:rPr>
              <w:rFonts w:ascii="Palatino Linotype" w:eastAsia="Palatino Linotype" w:hAnsi="Palatino Linotype" w:cs="Palatino Linotype"/>
              <w:sz w:val="20"/>
              <w:szCs w:val="20"/>
            </w:rPr>
          </w:rPrChange>
        </w:rPr>
        <w:t xml:space="preserve">odified maps, the </w:t>
      </w:r>
      <w:proofErr w:type="spellStart"/>
      <w:r w:rsidR="00CC77FC" w:rsidRPr="000B3575">
        <w:rPr>
          <w:rFonts w:ascii="Palatino Linotype" w:eastAsia="Palatino Linotype" w:hAnsi="Palatino Linotype" w:cs="Palatino Linotype"/>
          <w:b w:val="0"/>
          <w:sz w:val="20"/>
          <w:szCs w:val="20"/>
          <w:rPrChange w:id="335" w:author="Yanfei Zhang" w:date="2022-03-29T00:06:00Z">
            <w:rPr>
              <w:rFonts w:ascii="Palatino Linotype" w:eastAsia="Palatino Linotype" w:hAnsi="Palatino Linotype" w:cs="Palatino Linotype"/>
              <w:sz w:val="20"/>
              <w:szCs w:val="20"/>
            </w:rPr>
          </w:rPrChange>
        </w:rPr>
        <w:t>Copasi</w:t>
      </w:r>
      <w:proofErr w:type="spellEnd"/>
      <w:r w:rsidR="00CC77FC" w:rsidRPr="000B3575">
        <w:rPr>
          <w:rFonts w:ascii="Palatino Linotype" w:eastAsia="Palatino Linotype" w:hAnsi="Palatino Linotype" w:cs="Palatino Linotype"/>
          <w:b w:val="0"/>
          <w:sz w:val="20"/>
          <w:szCs w:val="20"/>
          <w:rPrChange w:id="336" w:author="Yanfei Zhang" w:date="2022-03-29T00:06:00Z">
            <w:rPr>
              <w:rFonts w:ascii="Palatino Linotype" w:eastAsia="Palatino Linotype" w:hAnsi="Palatino Linotype" w:cs="Palatino Linotype"/>
              <w:sz w:val="20"/>
              <w:szCs w:val="20"/>
            </w:rPr>
          </w:rPrChange>
        </w:rPr>
        <w:t xml:space="preserve"> models </w:t>
      </w:r>
      <w:r w:rsidR="00F771FC" w:rsidRPr="000B3575">
        <w:rPr>
          <w:rFonts w:ascii="Palatino Linotype" w:eastAsia="Palatino Linotype" w:hAnsi="Palatino Linotype" w:cs="Palatino Linotype"/>
          <w:b w:val="0"/>
          <w:sz w:val="20"/>
          <w:szCs w:val="20"/>
          <w:rPrChange w:id="337" w:author="Yanfei Zhang" w:date="2022-03-29T00:06:00Z">
            <w:rPr>
              <w:rFonts w:ascii="Palatino Linotype" w:eastAsia="Palatino Linotype" w:hAnsi="Palatino Linotype" w:cs="Palatino Linotype"/>
              <w:sz w:val="20"/>
              <w:szCs w:val="20"/>
            </w:rPr>
          </w:rPrChange>
        </w:rPr>
        <w:t xml:space="preserve">are available as supplementary files. Furthermore, we provide, as a supplementary file, a </w:t>
      </w:r>
      <w:proofErr w:type="spellStart"/>
      <w:r w:rsidR="00F771FC" w:rsidRPr="000B3575">
        <w:rPr>
          <w:rFonts w:ascii="Palatino Linotype" w:eastAsia="Palatino Linotype" w:hAnsi="Palatino Linotype" w:cs="Palatino Linotype"/>
          <w:b w:val="0"/>
          <w:sz w:val="20"/>
          <w:szCs w:val="20"/>
          <w:rPrChange w:id="338" w:author="Yanfei Zhang" w:date="2022-03-29T00:06:00Z">
            <w:rPr>
              <w:rFonts w:ascii="Palatino Linotype" w:eastAsia="Palatino Linotype" w:hAnsi="Palatino Linotype" w:cs="Palatino Linotype"/>
              <w:sz w:val="20"/>
              <w:szCs w:val="20"/>
            </w:rPr>
          </w:rPrChange>
        </w:rPr>
        <w:t>Jupyter</w:t>
      </w:r>
      <w:proofErr w:type="spellEnd"/>
      <w:r w:rsidR="00F771FC" w:rsidRPr="000B3575">
        <w:rPr>
          <w:rFonts w:ascii="Palatino Linotype" w:eastAsia="Palatino Linotype" w:hAnsi="Palatino Linotype" w:cs="Palatino Linotype"/>
          <w:b w:val="0"/>
          <w:sz w:val="20"/>
          <w:szCs w:val="20"/>
          <w:rPrChange w:id="339" w:author="Yanfei Zhang" w:date="2022-03-29T00:06:00Z">
            <w:rPr>
              <w:rFonts w:ascii="Palatino Linotype" w:eastAsia="Palatino Linotype" w:hAnsi="Palatino Linotype" w:cs="Palatino Linotype"/>
              <w:sz w:val="20"/>
              <w:szCs w:val="20"/>
            </w:rPr>
          </w:rPrChange>
        </w:rPr>
        <w:t xml:space="preserve"> notebook that reproduces all the analyses discussed in this work</w:t>
      </w:r>
      <w:r w:rsidRPr="000B3575">
        <w:rPr>
          <w:rFonts w:ascii="Palatino Linotype" w:eastAsia="Palatino Linotype" w:hAnsi="Palatino Linotype" w:cs="Palatino Linotype"/>
          <w:b w:val="0"/>
          <w:sz w:val="20"/>
          <w:szCs w:val="20"/>
          <w:rPrChange w:id="340" w:author="Yanfei Zhang" w:date="2022-03-29T00:06:00Z">
            <w:rPr>
              <w:rFonts w:ascii="Palatino Linotype" w:eastAsia="Palatino Linotype" w:hAnsi="Palatino Linotype" w:cs="Palatino Linotype"/>
              <w:sz w:val="20"/>
              <w:szCs w:val="20"/>
            </w:rPr>
          </w:rPrChange>
        </w:rPr>
        <w:t>.</w:t>
      </w:r>
      <w:r w:rsidR="00F771FC" w:rsidRPr="000B3575">
        <w:rPr>
          <w:rFonts w:ascii="Palatino Linotype" w:eastAsia="Palatino Linotype" w:hAnsi="Palatino Linotype" w:cs="Palatino Linotype"/>
          <w:b w:val="0"/>
          <w:sz w:val="20"/>
          <w:szCs w:val="20"/>
          <w:rPrChange w:id="341" w:author="Yanfei Zhang" w:date="2022-03-29T00:06:00Z">
            <w:rPr>
              <w:rFonts w:ascii="Palatino Linotype" w:eastAsia="Palatino Linotype" w:hAnsi="Palatino Linotype" w:cs="Palatino Linotype"/>
              <w:sz w:val="20"/>
              <w:szCs w:val="20"/>
            </w:rPr>
          </w:rPrChange>
        </w:rPr>
        <w:t xml:space="preserve"> All the discussed models, model analysis code and the visualizations are available on a publicly available </w:t>
      </w:r>
      <w:proofErr w:type="spellStart"/>
      <w:r w:rsidR="00F771FC" w:rsidRPr="000B3575">
        <w:rPr>
          <w:rFonts w:ascii="Palatino Linotype" w:eastAsia="Palatino Linotype" w:hAnsi="Palatino Linotype" w:cs="Palatino Linotype"/>
          <w:b w:val="0"/>
          <w:sz w:val="20"/>
          <w:szCs w:val="20"/>
          <w:rPrChange w:id="342" w:author="Yanfei Zhang" w:date="2022-03-29T00:06:00Z">
            <w:rPr>
              <w:rFonts w:ascii="Palatino Linotype" w:eastAsia="Palatino Linotype" w:hAnsi="Palatino Linotype" w:cs="Palatino Linotype"/>
              <w:sz w:val="20"/>
              <w:szCs w:val="20"/>
            </w:rPr>
          </w:rPrChange>
        </w:rPr>
        <w:t>Github</w:t>
      </w:r>
      <w:proofErr w:type="spellEnd"/>
      <w:r w:rsidR="00F771FC" w:rsidRPr="000B3575">
        <w:rPr>
          <w:rFonts w:ascii="Palatino Linotype" w:eastAsia="Palatino Linotype" w:hAnsi="Palatino Linotype" w:cs="Palatino Linotype"/>
          <w:b w:val="0"/>
          <w:sz w:val="20"/>
          <w:szCs w:val="20"/>
          <w:rPrChange w:id="343" w:author="Yanfei Zhang" w:date="2022-03-29T00:06:00Z">
            <w:rPr>
              <w:rFonts w:ascii="Palatino Linotype" w:eastAsia="Palatino Linotype" w:hAnsi="Palatino Linotype" w:cs="Palatino Linotype"/>
              <w:sz w:val="20"/>
              <w:szCs w:val="20"/>
            </w:rPr>
          </w:rPrChange>
        </w:rPr>
        <w:t xml:space="preserve"> repository at: </w:t>
      </w:r>
      <w:r w:rsidR="00CC77FC" w:rsidRPr="000B3575">
        <w:rPr>
          <w:rFonts w:ascii="Palatino Linotype" w:eastAsia="Palatino Linotype" w:hAnsi="Palatino Linotype" w:cs="Palatino Linotype"/>
          <w:b w:val="0"/>
          <w:sz w:val="20"/>
          <w:szCs w:val="20"/>
          <w:rPrChange w:id="344" w:author="Yanfei Zhang" w:date="2022-03-29T00:06:00Z">
            <w:rPr>
              <w:rFonts w:ascii="Palatino Linotype" w:eastAsia="Palatino Linotype" w:hAnsi="Palatino Linotype" w:cs="Palatino Linotype"/>
              <w:sz w:val="20"/>
              <w:szCs w:val="20"/>
            </w:rPr>
          </w:rPrChange>
        </w:rPr>
        <w:t>https://github.com/YanfeiZhang1208/Gear-shifting</w:t>
      </w:r>
      <w:r w:rsidR="00F771FC" w:rsidRPr="000B3575">
        <w:rPr>
          <w:rFonts w:ascii="Palatino Linotype" w:eastAsia="Palatino Linotype" w:hAnsi="Palatino Linotype" w:cs="Palatino Linotype"/>
          <w:b w:val="0"/>
          <w:sz w:val="20"/>
          <w:szCs w:val="20"/>
          <w:rPrChange w:id="345" w:author="Yanfei Zhang" w:date="2022-03-29T00:06:00Z">
            <w:rPr>
              <w:rFonts w:ascii="Palatino Linotype" w:eastAsia="Palatino Linotype" w:hAnsi="Palatino Linotype" w:cs="Palatino Linotype"/>
              <w:sz w:val="20"/>
              <w:szCs w:val="20"/>
            </w:rPr>
          </w:rPrChange>
        </w:rPr>
        <w:t>.</w:t>
      </w:r>
      <w:r>
        <w:rPr>
          <w:rFonts w:ascii="Palatino Linotype" w:eastAsia="Palatino Linotype" w:hAnsi="Palatino Linotype" w:cs="Palatino Linotype"/>
          <w:sz w:val="20"/>
          <w:szCs w:val="20"/>
        </w:rPr>
        <w:t xml:space="preserve"> </w:t>
      </w:r>
      <w:del w:id="346" w:author="Yanfei Zhang" w:date="2022-03-28T17:20:00Z">
        <w:r w:rsidDel="006A4AE3">
          <w:rPr>
            <w:rFonts w:ascii="Palatino Linotype" w:eastAsia="Palatino Linotype" w:hAnsi="Palatino Linotype" w:cs="Palatino Linotype"/>
            <w:sz w:val="20"/>
            <w:szCs w:val="20"/>
          </w:rPr>
          <w:delText xml:space="preserve"> </w:delText>
        </w:r>
      </w:del>
      <w:ins w:id="347" w:author="Microsoft account" w:date="2022-03-18T21:54:00Z">
        <w:del w:id="348" w:author="Yanfei Zhang" w:date="2022-03-28T17:20:00Z">
          <w:r w:rsidR="003B0C25" w:rsidRPr="003B0C25" w:rsidDel="006A4AE3">
            <w:rPr>
              <w:rFonts w:ascii="Palatino Linotype" w:eastAsia="Palatino Linotype" w:hAnsi="Palatino Linotype" w:cs="Palatino Linotype"/>
              <w:sz w:val="20"/>
              <w:szCs w:val="20"/>
              <w:highlight w:val="yellow"/>
              <w:rPrChange w:id="349" w:author="Microsoft account" w:date="2022-03-18T21:54:00Z">
                <w:rPr>
                  <w:rFonts w:ascii="Palatino Linotype" w:eastAsia="Palatino Linotype" w:hAnsi="Palatino Linotype" w:cs="Palatino Linotype"/>
                  <w:sz w:val="20"/>
                  <w:szCs w:val="20"/>
                </w:rPr>
              </w:rPrChange>
            </w:rPr>
            <w:delText xml:space="preserve">[PLEASE CORRECT MY NAME IN THE GITHUB:  </w:delText>
          </w:r>
          <w:r w:rsidR="003B0C25" w:rsidRPr="003B0C25" w:rsidDel="006A4AE3">
            <w:rPr>
              <w:rFonts w:ascii="Segoe UI" w:hAnsi="Segoe UI" w:cs="Segoe UI"/>
              <w:color w:val="24292F"/>
              <w:highlight w:val="yellow"/>
              <w:rPrChange w:id="350" w:author="Microsoft account" w:date="2022-03-18T21:54:00Z">
                <w:rPr>
                  <w:rFonts w:ascii="Segoe UI" w:hAnsi="Segoe UI" w:cs="Segoe UI"/>
                  <w:color w:val="24292F"/>
                </w:rPr>
              </w:rPrChange>
            </w:rPr>
            <w:delText>Gear shifting in hyperthermophylic Archaea. | Yanfei Zhang, Hans V.Westerhoof | 2020|</w:delText>
          </w:r>
        </w:del>
      </w:ins>
      <w:ins w:id="351" w:author="Microsoft account" w:date="2022-03-18T21:57:00Z">
        <w:del w:id="352" w:author="Yanfei Zhang" w:date="2022-03-28T17:20:00Z">
          <w:r w:rsidR="003B0C25" w:rsidDel="006A4AE3">
            <w:rPr>
              <w:rFonts w:ascii="Segoe UI" w:hAnsi="Segoe UI" w:cs="Segoe UI"/>
              <w:color w:val="24292F"/>
            </w:rPr>
            <w:delText xml:space="preserve">  Also mnscript </w:delText>
          </w:r>
          <w:r w:rsidR="003B0C25" w:rsidRPr="003B0C25" w:rsidDel="006A4AE3">
            <w:rPr>
              <w:rFonts w:ascii="Segoe UI" w:hAnsi="Segoe UI" w:cs="Segoe UI"/>
              <w:color w:val="24292F"/>
            </w:rPr>
            <w:sym w:font="Wingdings" w:char="F0E0"/>
          </w:r>
          <w:r w:rsidR="003A110B" w:rsidDel="006A4AE3">
            <w:rPr>
              <w:rFonts w:ascii="Segoe UI" w:hAnsi="Segoe UI" w:cs="Segoe UI"/>
              <w:color w:val="24292F"/>
            </w:rPr>
            <w:delText xml:space="preserve"> </w:delText>
          </w:r>
          <w:commentRangeStart w:id="353"/>
          <w:r w:rsidR="003A110B" w:rsidDel="006A4AE3">
            <w:rPr>
              <w:rFonts w:ascii="Segoe UI" w:hAnsi="Segoe UI" w:cs="Segoe UI"/>
              <w:color w:val="24292F"/>
            </w:rPr>
            <w:delText>M</w:delText>
          </w:r>
          <w:r w:rsidR="003B0C25" w:rsidDel="006A4AE3">
            <w:rPr>
              <w:rFonts w:ascii="Segoe UI" w:hAnsi="Segoe UI" w:cs="Segoe UI"/>
              <w:color w:val="24292F"/>
            </w:rPr>
            <w:delText>anuscript</w:delText>
          </w:r>
        </w:del>
      </w:ins>
      <w:commentRangeEnd w:id="353"/>
      <w:r w:rsidR="006A4AE3">
        <w:rPr>
          <w:rStyle w:val="CommentReference"/>
          <w:b w:val="0"/>
        </w:rPr>
        <w:commentReference w:id="353"/>
      </w:r>
    </w:p>
    <w:p w14:paraId="236481D6" w14:textId="6F66453C" w:rsidR="00AE7656" w:rsidRDefault="00AE7656" w:rsidP="00624052">
      <w:pPr>
        <w:pStyle w:val="Heading2"/>
        <w:shd w:val="clear" w:color="auto" w:fill="FFFFFF"/>
        <w:spacing w:before="0" w:after="0" w:line="240" w:lineRule="auto"/>
        <w:pPrChange w:id="354" w:author="Yanfei Zhang" w:date="2022-04-05T07:23:00Z">
          <w:pPr>
            <w:pBdr>
              <w:top w:val="nil"/>
              <w:left w:val="nil"/>
              <w:bottom w:val="nil"/>
              <w:right w:val="nil"/>
              <w:between w:val="nil"/>
            </w:pBdr>
            <w:spacing w:line="240" w:lineRule="auto"/>
          </w:pPr>
        </w:pPrChange>
      </w:pPr>
    </w:p>
    <w:p w14:paraId="61D5AA3C" w14:textId="77777777" w:rsidR="00AE7656" w:rsidRDefault="00F771FC">
      <w:pPr>
        <w:pBdr>
          <w:top w:val="nil"/>
          <w:left w:val="nil"/>
          <w:bottom w:val="nil"/>
          <w:right w:val="nil"/>
          <w:between w:val="nil"/>
        </w:pBdr>
        <w:spacing w:before="240" w:after="120" w:line="240" w:lineRule="auto"/>
        <w:jc w:val="left"/>
        <w:rPr>
          <w:rFonts w:ascii="Palatino Linotype" w:eastAsia="Palatino Linotype" w:hAnsi="Palatino Linotype" w:cs="Palatino Linotype"/>
          <w:b/>
          <w:sz w:val="20"/>
          <w:szCs w:val="20"/>
        </w:rPr>
      </w:pPr>
      <w:r>
        <w:rPr>
          <w:rFonts w:ascii="Palatino Linotype" w:eastAsia="Palatino Linotype" w:hAnsi="Palatino Linotype" w:cs="Palatino Linotype"/>
          <w:b/>
          <w:sz w:val="20"/>
          <w:szCs w:val="20"/>
        </w:rPr>
        <w:t xml:space="preserve">3. Results </w:t>
      </w:r>
    </w:p>
    <w:p w14:paraId="35A36F1D" w14:textId="77777777" w:rsidR="006A4AE3" w:rsidRDefault="006B58B5" w:rsidP="00742029">
      <w:pPr>
        <w:pBdr>
          <w:top w:val="nil"/>
          <w:left w:val="nil"/>
          <w:bottom w:val="nil"/>
          <w:right w:val="nil"/>
          <w:between w:val="nil"/>
        </w:pBdr>
        <w:spacing w:before="240" w:after="120" w:line="240" w:lineRule="auto"/>
        <w:jc w:val="left"/>
        <w:rPr>
          <w:ins w:id="355" w:author="Yanfei Zhang" w:date="2022-03-28T17:21:00Z"/>
          <w:rFonts w:ascii="Palatino Linotype" w:eastAsia="Palatino Linotype" w:hAnsi="Palatino Linotype" w:cs="Palatino Linotype"/>
          <w:sz w:val="20"/>
          <w:szCs w:val="20"/>
        </w:rPr>
      </w:pPr>
      <w:r w:rsidRPr="006A4AE3">
        <w:rPr>
          <w:rFonts w:ascii="Palatino Linotype" w:eastAsia="Palatino Linotype" w:hAnsi="Palatino Linotype" w:cs="Palatino Linotype"/>
          <w:sz w:val="20"/>
          <w:szCs w:val="20"/>
        </w:rPr>
        <w:t xml:space="preserve">The ATP yield </w:t>
      </w:r>
      <w:r w:rsidR="009545F3">
        <w:rPr>
          <w:rFonts w:ascii="Palatino Linotype" w:eastAsia="Palatino Linotype" w:hAnsi="Palatino Linotype" w:cs="Palatino Linotype"/>
          <w:sz w:val="20"/>
          <w:szCs w:val="20"/>
        </w:rPr>
        <w:t xml:space="preserve">per unit carbon substrate) </w:t>
      </w:r>
      <w:r w:rsidRPr="006A4AE3">
        <w:rPr>
          <w:rFonts w:ascii="Palatino Linotype" w:eastAsia="Palatino Linotype" w:hAnsi="Palatino Linotype" w:cs="Palatino Linotype"/>
          <w:sz w:val="20"/>
          <w:szCs w:val="20"/>
        </w:rPr>
        <w:t>of a given catabolic pathway</w:t>
      </w:r>
      <w:r w:rsidR="001B5518" w:rsidRPr="006A4AE3">
        <w:rPr>
          <w:rFonts w:ascii="Palatino Linotype" w:eastAsia="Palatino Linotype" w:hAnsi="Palatino Linotype" w:cs="Palatino Linotype"/>
          <w:sz w:val="20"/>
          <w:szCs w:val="20"/>
        </w:rPr>
        <w:t xml:space="preserve"> or of the catabolism of any given substrate</w:t>
      </w:r>
      <w:r w:rsidR="00C22523" w:rsidRPr="006A4AE3">
        <w:rPr>
          <w:rFonts w:ascii="Palatino Linotype" w:eastAsia="Palatino Linotype" w:hAnsi="Palatino Linotype" w:cs="Palatino Linotype"/>
          <w:sz w:val="20"/>
          <w:szCs w:val="20"/>
        </w:rPr>
        <w:t>,</w:t>
      </w:r>
      <w:r w:rsidR="001B5518" w:rsidRPr="006A4AE3">
        <w:rPr>
          <w:rFonts w:ascii="Palatino Linotype" w:eastAsia="Palatino Linotype" w:hAnsi="Palatino Linotype" w:cs="Palatino Linotype"/>
          <w:sz w:val="20"/>
          <w:szCs w:val="20"/>
        </w:rPr>
        <w:t xml:space="preserve"> need not always be the same.</w:t>
      </w:r>
      <w:del w:id="356" w:author="Yanfei Zhang" w:date="2022-04-05T07:24:00Z">
        <w:r w:rsidR="001B5518" w:rsidRPr="006A4AE3" w:rsidDel="00624052">
          <w:rPr>
            <w:rFonts w:ascii="Palatino Linotype" w:eastAsia="Palatino Linotype" w:hAnsi="Palatino Linotype" w:cs="Palatino Linotype"/>
            <w:sz w:val="20"/>
            <w:szCs w:val="20"/>
          </w:rPr>
          <w:delText xml:space="preserve"> </w:delText>
        </w:r>
      </w:del>
      <w:r w:rsidR="001B5518" w:rsidRPr="006A4AE3">
        <w:rPr>
          <w:rFonts w:ascii="Palatino Linotype" w:eastAsia="Palatino Linotype" w:hAnsi="Palatino Linotype" w:cs="Palatino Linotype"/>
          <w:sz w:val="20"/>
          <w:szCs w:val="20"/>
        </w:rPr>
        <w:t xml:space="preserve"> </w:t>
      </w:r>
      <w:r w:rsidR="00C22523" w:rsidRPr="006A4AE3">
        <w:rPr>
          <w:rFonts w:ascii="Palatino Linotype" w:eastAsia="Palatino Linotype" w:hAnsi="Palatino Linotype" w:cs="Palatino Linotype"/>
          <w:sz w:val="20"/>
          <w:szCs w:val="20"/>
        </w:rPr>
        <w:t>By changing</w:t>
      </w:r>
      <w:r w:rsidR="001B5518" w:rsidRPr="006A4AE3">
        <w:rPr>
          <w:rFonts w:ascii="Palatino Linotype" w:eastAsia="Palatino Linotype" w:hAnsi="Palatino Linotype" w:cs="Palatino Linotype"/>
          <w:sz w:val="20"/>
          <w:szCs w:val="20"/>
        </w:rPr>
        <w:t xml:space="preserve"> the metabolic route used, and/or </w:t>
      </w:r>
      <w:r w:rsidR="00C22523" w:rsidRPr="006A4AE3">
        <w:rPr>
          <w:rFonts w:ascii="Palatino Linotype" w:eastAsia="Palatino Linotype" w:hAnsi="Palatino Linotype" w:cs="Palatino Linotype"/>
          <w:sz w:val="20"/>
          <w:szCs w:val="20"/>
        </w:rPr>
        <w:t xml:space="preserve">by replacing an enzyme </w:t>
      </w:r>
      <w:r w:rsidR="0041353A" w:rsidRPr="006A4AE3">
        <w:rPr>
          <w:rFonts w:ascii="Palatino Linotype" w:eastAsia="Palatino Linotype" w:hAnsi="Palatino Linotype" w:cs="Palatino Linotype"/>
          <w:sz w:val="20"/>
          <w:szCs w:val="20"/>
        </w:rPr>
        <w:t xml:space="preserve">by </w:t>
      </w:r>
      <w:r w:rsidR="00C22523" w:rsidRPr="006A4AE3">
        <w:rPr>
          <w:rFonts w:ascii="Palatino Linotype" w:eastAsia="Palatino Linotype" w:hAnsi="Palatino Linotype" w:cs="Palatino Linotype"/>
          <w:sz w:val="20"/>
          <w:szCs w:val="20"/>
        </w:rPr>
        <w:t xml:space="preserve">an </w:t>
      </w:r>
      <w:proofErr w:type="spellStart"/>
      <w:r w:rsidR="00C22523" w:rsidRPr="006A4AE3">
        <w:rPr>
          <w:rFonts w:ascii="Palatino Linotype" w:eastAsia="Palatino Linotype" w:hAnsi="Palatino Linotype" w:cs="Palatino Linotype"/>
          <w:sz w:val="20"/>
          <w:szCs w:val="20"/>
        </w:rPr>
        <w:t>isoenzyme</w:t>
      </w:r>
      <w:proofErr w:type="spellEnd"/>
      <w:r w:rsidR="00C22523" w:rsidRPr="006A4AE3">
        <w:rPr>
          <w:rFonts w:ascii="Palatino Linotype" w:eastAsia="Palatino Linotype" w:hAnsi="Palatino Linotype" w:cs="Palatino Linotype"/>
          <w:sz w:val="20"/>
          <w:szCs w:val="20"/>
        </w:rPr>
        <w:t xml:space="preserve"> with a different ATP</w:t>
      </w:r>
      <w:r w:rsidR="009D31DC" w:rsidRPr="006A4AE3">
        <w:rPr>
          <w:rFonts w:ascii="Palatino Linotype" w:eastAsia="Palatino Linotype" w:hAnsi="Palatino Linotype" w:cs="Palatino Linotype"/>
          <w:sz w:val="20"/>
          <w:szCs w:val="20"/>
        </w:rPr>
        <w:t xml:space="preserve"> </w:t>
      </w:r>
      <w:r w:rsidR="00C22523" w:rsidRPr="006A4AE3">
        <w:rPr>
          <w:rFonts w:ascii="Palatino Linotype" w:eastAsia="Palatino Linotype" w:hAnsi="Palatino Linotype" w:cs="Palatino Linotype"/>
          <w:sz w:val="20"/>
          <w:szCs w:val="20"/>
        </w:rPr>
        <w:t xml:space="preserve">(or proton) stoichiometry, </w:t>
      </w:r>
      <w:r w:rsidR="0041353A" w:rsidRPr="006A4AE3">
        <w:rPr>
          <w:rFonts w:ascii="Palatino Linotype" w:eastAsia="Palatino Linotype" w:hAnsi="Palatino Linotype" w:cs="Palatino Linotype"/>
          <w:sz w:val="20"/>
          <w:szCs w:val="20"/>
        </w:rPr>
        <w:t xml:space="preserve">an organism may change the number of </w:t>
      </w:r>
      <w:r w:rsidR="005D2748">
        <w:rPr>
          <w:rFonts w:ascii="Palatino Linotype" w:eastAsia="Palatino Linotype" w:hAnsi="Palatino Linotype" w:cs="Palatino Linotype"/>
          <w:sz w:val="20"/>
          <w:szCs w:val="20"/>
        </w:rPr>
        <w:t xml:space="preserve">molecules of </w:t>
      </w:r>
      <w:r w:rsidR="0041353A" w:rsidRPr="006A4AE3">
        <w:rPr>
          <w:rFonts w:ascii="Palatino Linotype" w:eastAsia="Palatino Linotype" w:hAnsi="Palatino Linotype" w:cs="Palatino Linotype"/>
          <w:sz w:val="20"/>
          <w:szCs w:val="20"/>
        </w:rPr>
        <w:t xml:space="preserve">ATP produced (or consumed) per carbon atom catabolized.  </w:t>
      </w:r>
      <w:r w:rsidR="009D31DC" w:rsidRPr="006A4AE3">
        <w:rPr>
          <w:rFonts w:ascii="Palatino Linotype" w:eastAsia="Palatino Linotype" w:hAnsi="Palatino Linotype" w:cs="Palatino Linotype"/>
          <w:sz w:val="20"/>
          <w:szCs w:val="20"/>
        </w:rPr>
        <w:t xml:space="preserve">It may do </w:t>
      </w:r>
      <w:r w:rsidR="009545F3">
        <w:rPr>
          <w:rFonts w:ascii="Palatino Linotype" w:eastAsia="Palatino Linotype" w:hAnsi="Palatino Linotype" w:cs="Palatino Linotype"/>
          <w:sz w:val="20"/>
          <w:szCs w:val="20"/>
        </w:rPr>
        <w:t>so</w:t>
      </w:r>
      <w:r w:rsidR="009D31DC" w:rsidRPr="006A4AE3">
        <w:rPr>
          <w:rFonts w:ascii="Palatino Linotype" w:eastAsia="Palatino Linotype" w:hAnsi="Palatino Linotype" w:cs="Palatino Linotype"/>
          <w:sz w:val="20"/>
          <w:szCs w:val="20"/>
        </w:rPr>
        <w:t xml:space="preserve"> because the pathway with the highest yield becomes impossible due to environmental limitations</w:t>
      </w:r>
      <w:r w:rsidR="009545F3">
        <w:rPr>
          <w:rFonts w:ascii="Palatino Linotype" w:eastAsia="Palatino Linotype" w:hAnsi="Palatino Linotype" w:cs="Palatino Linotype"/>
          <w:sz w:val="20"/>
          <w:szCs w:val="20"/>
        </w:rPr>
        <w:t xml:space="preserve"> (e.g. low oxygen tension)</w:t>
      </w:r>
      <w:r w:rsidR="009D31DC" w:rsidRPr="006A4AE3">
        <w:rPr>
          <w:rFonts w:ascii="Palatino Linotype" w:eastAsia="Palatino Linotype" w:hAnsi="Palatino Linotype" w:cs="Palatino Linotype"/>
          <w:sz w:val="20"/>
          <w:szCs w:val="20"/>
        </w:rPr>
        <w:t xml:space="preserve">, or because the high yield </w:t>
      </w:r>
      <w:r w:rsidR="005D2748">
        <w:rPr>
          <w:rFonts w:ascii="Palatino Linotype" w:eastAsia="Palatino Linotype" w:hAnsi="Palatino Linotype" w:cs="Palatino Linotype"/>
          <w:sz w:val="20"/>
          <w:szCs w:val="20"/>
        </w:rPr>
        <w:t xml:space="preserve">comes with a thermodynamic back pressure that </w:t>
      </w:r>
      <w:r w:rsidR="009D31DC" w:rsidRPr="006A4AE3">
        <w:rPr>
          <w:rFonts w:ascii="Palatino Linotype" w:eastAsia="Palatino Linotype" w:hAnsi="Palatino Linotype" w:cs="Palatino Linotype"/>
          <w:sz w:val="20"/>
          <w:szCs w:val="20"/>
        </w:rPr>
        <w:t>compromises growth rate.</w:t>
      </w:r>
      <w:del w:id="357" w:author="Yanfei Zhang" w:date="2022-04-05T10:57:00Z">
        <w:r w:rsidR="009D31DC" w:rsidRPr="006A4AE3" w:rsidDel="00664027">
          <w:rPr>
            <w:rFonts w:ascii="Palatino Linotype" w:eastAsia="Palatino Linotype" w:hAnsi="Palatino Linotype" w:cs="Palatino Linotype"/>
            <w:sz w:val="20"/>
            <w:szCs w:val="20"/>
          </w:rPr>
          <w:delText xml:space="preserve"> </w:delText>
        </w:r>
      </w:del>
      <w:r w:rsidR="009D31DC" w:rsidRPr="006A4AE3">
        <w:rPr>
          <w:rFonts w:ascii="Palatino Linotype" w:eastAsia="Palatino Linotype" w:hAnsi="Palatino Linotype" w:cs="Palatino Linotype"/>
          <w:sz w:val="20"/>
          <w:szCs w:val="20"/>
        </w:rPr>
        <w:t xml:space="preserve"> </w:t>
      </w:r>
      <w:r w:rsidR="0041353A" w:rsidRPr="006A4AE3">
        <w:rPr>
          <w:rFonts w:ascii="Palatino Linotype" w:eastAsia="Palatino Linotype" w:hAnsi="Palatino Linotype" w:cs="Palatino Linotype"/>
          <w:sz w:val="20"/>
          <w:szCs w:val="20"/>
        </w:rPr>
        <w:t>Such ‘gear shifting’ may take place at the time scales of evolution, metabolism</w:t>
      </w:r>
      <w:r w:rsidR="005D2748">
        <w:rPr>
          <w:rFonts w:ascii="Palatino Linotype" w:eastAsia="Palatino Linotype" w:hAnsi="Palatino Linotype" w:cs="Palatino Linotype"/>
          <w:sz w:val="20"/>
          <w:szCs w:val="20"/>
        </w:rPr>
        <w:t>,</w:t>
      </w:r>
      <w:r w:rsidR="0041353A" w:rsidRPr="006A4AE3">
        <w:rPr>
          <w:rFonts w:ascii="Palatino Linotype" w:eastAsia="Palatino Linotype" w:hAnsi="Palatino Linotype" w:cs="Palatino Linotype"/>
          <w:sz w:val="20"/>
          <w:szCs w:val="20"/>
        </w:rPr>
        <w:t xml:space="preserve"> or gene expression</w:t>
      </w:r>
      <w:r w:rsidR="00A15D38" w:rsidRPr="006A4AE3">
        <w:rPr>
          <w:rFonts w:ascii="Palatino Linotype" w:eastAsia="Palatino Linotype" w:hAnsi="Palatino Linotype" w:cs="Palatino Linotype"/>
          <w:sz w:val="20"/>
          <w:szCs w:val="20"/>
        </w:rPr>
        <w:t>.</w:t>
      </w:r>
      <w:del w:id="358" w:author="Yanfei Zhang" w:date="2022-04-05T07:24:00Z">
        <w:r w:rsidR="00A15D38" w:rsidRPr="006A4AE3" w:rsidDel="00624052">
          <w:rPr>
            <w:rFonts w:ascii="Palatino Linotype" w:eastAsia="Palatino Linotype" w:hAnsi="Palatino Linotype" w:cs="Palatino Linotype"/>
            <w:sz w:val="20"/>
            <w:szCs w:val="20"/>
          </w:rPr>
          <w:delText xml:space="preserve"> </w:delText>
        </w:r>
      </w:del>
      <w:r w:rsidR="00A15D38" w:rsidRPr="006A4AE3">
        <w:rPr>
          <w:rFonts w:ascii="Palatino Linotype" w:eastAsia="Palatino Linotype" w:hAnsi="Palatino Linotype" w:cs="Palatino Linotype"/>
          <w:sz w:val="20"/>
          <w:szCs w:val="20"/>
        </w:rPr>
        <w:t xml:space="preserve"> I</w:t>
      </w:r>
      <w:r w:rsidR="0041353A" w:rsidRPr="006A4AE3">
        <w:rPr>
          <w:rFonts w:ascii="Palatino Linotype" w:eastAsia="Palatino Linotype" w:hAnsi="Palatino Linotype" w:cs="Palatino Linotype"/>
          <w:sz w:val="20"/>
          <w:szCs w:val="20"/>
        </w:rPr>
        <w:t xml:space="preserve">n this paper we shall discuss examples of each of these.  </w:t>
      </w:r>
      <w:r w:rsidR="005E5D05">
        <w:rPr>
          <w:rFonts w:ascii="Palatino Linotype" w:eastAsia="Palatino Linotype" w:hAnsi="Palatino Linotype" w:cs="Palatino Linotype"/>
          <w:sz w:val="20"/>
          <w:szCs w:val="20"/>
        </w:rPr>
        <w:t xml:space="preserve">In the supplemental material we first discuss </w:t>
      </w:r>
      <w:r w:rsidR="0041353A" w:rsidRPr="006A4AE3">
        <w:rPr>
          <w:rFonts w:ascii="Palatino Linotype" w:eastAsia="Palatino Linotype" w:hAnsi="Palatino Linotype" w:cs="Palatino Linotype"/>
          <w:sz w:val="20"/>
          <w:szCs w:val="20"/>
        </w:rPr>
        <w:t xml:space="preserve">the switch between </w:t>
      </w:r>
      <w:r w:rsidR="009B0CEC">
        <w:rPr>
          <w:rFonts w:ascii="Palatino Linotype" w:eastAsia="Palatino Linotype" w:hAnsi="Palatino Linotype" w:cs="Palatino Linotype"/>
          <w:sz w:val="20"/>
          <w:szCs w:val="20"/>
        </w:rPr>
        <w:t xml:space="preserve">lactate or ethanol </w:t>
      </w:r>
      <w:r w:rsidR="0041353A" w:rsidRPr="006A4AE3">
        <w:rPr>
          <w:rFonts w:ascii="Palatino Linotype" w:eastAsia="Palatino Linotype" w:hAnsi="Palatino Linotype" w:cs="Palatino Linotype"/>
          <w:sz w:val="20"/>
          <w:szCs w:val="20"/>
        </w:rPr>
        <w:t xml:space="preserve">fermentation and respiration as an example </w:t>
      </w:r>
      <w:r w:rsidR="009D31DC" w:rsidRPr="006A4AE3">
        <w:rPr>
          <w:rFonts w:ascii="Palatino Linotype" w:eastAsia="Palatino Linotype" w:hAnsi="Palatino Linotype" w:cs="Palatino Linotype"/>
          <w:sz w:val="20"/>
          <w:szCs w:val="20"/>
        </w:rPr>
        <w:t>o</w:t>
      </w:r>
      <w:r w:rsidR="0041353A" w:rsidRPr="006A4AE3">
        <w:rPr>
          <w:rFonts w:ascii="Palatino Linotype" w:eastAsia="Palatino Linotype" w:hAnsi="Palatino Linotype" w:cs="Palatino Linotype"/>
          <w:sz w:val="20"/>
          <w:szCs w:val="20"/>
        </w:rPr>
        <w:t xml:space="preserve">f gear </w:t>
      </w:r>
      <w:r w:rsidR="005D2748">
        <w:rPr>
          <w:rFonts w:ascii="Palatino Linotype" w:eastAsia="Palatino Linotype" w:hAnsi="Palatino Linotype" w:cs="Palatino Linotype"/>
          <w:sz w:val="20"/>
          <w:szCs w:val="20"/>
        </w:rPr>
        <w:t>shifting</w:t>
      </w:r>
      <w:r w:rsidR="00A15D38" w:rsidRPr="006A4AE3">
        <w:rPr>
          <w:rFonts w:ascii="Palatino Linotype" w:eastAsia="Palatino Linotype" w:hAnsi="Palatino Linotype" w:cs="Palatino Linotype"/>
          <w:sz w:val="20"/>
          <w:szCs w:val="20"/>
        </w:rPr>
        <w:t xml:space="preserve"> and </w:t>
      </w:r>
      <w:r w:rsidR="005E5D05">
        <w:rPr>
          <w:rFonts w:ascii="Palatino Linotype" w:eastAsia="Palatino Linotype" w:hAnsi="Palatino Linotype" w:cs="Palatino Linotype"/>
          <w:sz w:val="20"/>
          <w:szCs w:val="20"/>
        </w:rPr>
        <w:t xml:space="preserve">show </w:t>
      </w:r>
      <w:r w:rsidR="00A15D38" w:rsidRPr="006A4AE3">
        <w:rPr>
          <w:rFonts w:ascii="Palatino Linotype" w:eastAsia="Palatino Linotype" w:hAnsi="Palatino Linotype" w:cs="Palatino Linotype"/>
          <w:sz w:val="20"/>
          <w:szCs w:val="20"/>
        </w:rPr>
        <w:t xml:space="preserve">why this gear shifting does not </w:t>
      </w:r>
      <w:r w:rsidR="005D2748">
        <w:rPr>
          <w:rFonts w:ascii="Palatino Linotype" w:eastAsia="Palatino Linotype" w:hAnsi="Palatino Linotype" w:cs="Palatino Linotype"/>
          <w:sz w:val="20"/>
          <w:szCs w:val="20"/>
        </w:rPr>
        <w:t xml:space="preserve">seem to </w:t>
      </w:r>
      <w:r w:rsidR="00A15D38" w:rsidRPr="006A4AE3">
        <w:rPr>
          <w:rFonts w:ascii="Palatino Linotype" w:eastAsia="Palatino Linotype" w:hAnsi="Palatino Linotype" w:cs="Palatino Linotype"/>
          <w:sz w:val="20"/>
          <w:szCs w:val="20"/>
        </w:rPr>
        <w:t xml:space="preserve">occur in the </w:t>
      </w:r>
      <w:proofErr w:type="spellStart"/>
      <w:r w:rsidR="00A15D38" w:rsidRPr="006A4AE3">
        <w:rPr>
          <w:rFonts w:ascii="Palatino Linotype" w:eastAsia="Palatino Linotype" w:hAnsi="Palatino Linotype" w:cs="Palatino Linotype"/>
          <w:sz w:val="20"/>
          <w:szCs w:val="20"/>
        </w:rPr>
        <w:t>hyperthermal</w:t>
      </w:r>
      <w:proofErr w:type="spellEnd"/>
      <w:r w:rsidR="00A15D38" w:rsidRPr="006A4AE3">
        <w:rPr>
          <w:rFonts w:ascii="Palatino Linotype" w:eastAsia="Palatino Linotype" w:hAnsi="Palatino Linotype" w:cs="Palatino Linotype"/>
          <w:sz w:val="20"/>
          <w:szCs w:val="20"/>
        </w:rPr>
        <w:t xml:space="preserve"> </w:t>
      </w:r>
      <w:proofErr w:type="spellStart"/>
      <w:r w:rsidR="00A15D38" w:rsidRPr="006A4AE3">
        <w:rPr>
          <w:rFonts w:ascii="Palatino Linotype" w:eastAsia="Palatino Linotype" w:hAnsi="Palatino Linotype" w:cs="Palatino Linotype"/>
          <w:sz w:val="20"/>
          <w:szCs w:val="20"/>
        </w:rPr>
        <w:t>acidophile</w:t>
      </w:r>
      <w:proofErr w:type="spellEnd"/>
      <w:r w:rsidR="00A15D38" w:rsidRPr="006A4AE3">
        <w:rPr>
          <w:rFonts w:ascii="Palatino Linotype" w:eastAsia="Palatino Linotype" w:hAnsi="Palatino Linotype" w:cs="Palatino Linotype"/>
          <w:sz w:val="20"/>
          <w:szCs w:val="20"/>
        </w:rPr>
        <w:t xml:space="preserve"> </w:t>
      </w:r>
      <w:r w:rsidR="00A15D38" w:rsidRPr="006A4AE3">
        <w:rPr>
          <w:rFonts w:ascii="Palatino Linotype" w:eastAsia="Palatino Linotype" w:hAnsi="Palatino Linotype" w:cs="Palatino Linotype"/>
          <w:i/>
          <w:sz w:val="20"/>
          <w:szCs w:val="20"/>
        </w:rPr>
        <w:t xml:space="preserve">S. </w:t>
      </w:r>
      <w:proofErr w:type="spellStart"/>
      <w:r w:rsidR="00A15D38" w:rsidRPr="006A4AE3">
        <w:rPr>
          <w:rFonts w:ascii="Palatino Linotype" w:eastAsia="Palatino Linotype" w:hAnsi="Palatino Linotype" w:cs="Palatino Linotype"/>
          <w:i/>
          <w:sz w:val="20"/>
          <w:szCs w:val="20"/>
        </w:rPr>
        <w:t>solfataricus</w:t>
      </w:r>
      <w:proofErr w:type="spellEnd"/>
      <w:r w:rsidR="00A15D38" w:rsidRPr="006A4AE3">
        <w:rPr>
          <w:rFonts w:ascii="Palatino Linotype" w:eastAsia="Palatino Linotype" w:hAnsi="Palatino Linotype" w:cs="Palatino Linotype"/>
          <w:sz w:val="20"/>
          <w:szCs w:val="20"/>
        </w:rPr>
        <w:t>.</w:t>
      </w:r>
      <w:r w:rsidR="005E5D05">
        <w:rPr>
          <w:rFonts w:ascii="Palatino Linotype" w:eastAsia="Palatino Linotype" w:hAnsi="Palatino Linotype" w:cs="Palatino Linotype"/>
          <w:sz w:val="20"/>
          <w:szCs w:val="20"/>
        </w:rPr>
        <w:t xml:space="preserve"> </w:t>
      </w:r>
    </w:p>
    <w:p w14:paraId="103C6F4A" w14:textId="707A8EA3" w:rsidR="00AE7656" w:rsidRPr="00107C83" w:rsidRDefault="00430B81" w:rsidP="00742029">
      <w:pPr>
        <w:pBdr>
          <w:top w:val="nil"/>
          <w:left w:val="nil"/>
          <w:bottom w:val="nil"/>
          <w:right w:val="nil"/>
          <w:between w:val="nil"/>
        </w:pBdr>
        <w:spacing w:before="240" w:after="120" w:line="240" w:lineRule="auto"/>
        <w:jc w:val="left"/>
        <w:rPr>
          <w:rFonts w:ascii="Palatino Linotype" w:eastAsia="Palatino Linotype" w:hAnsi="Palatino Linotype" w:cs="Palatino Linotype"/>
          <w:i/>
          <w:sz w:val="20"/>
          <w:szCs w:val="20"/>
        </w:rPr>
      </w:pPr>
      <w:r w:rsidRPr="00107C83">
        <w:rPr>
          <w:rFonts w:ascii="Palatino Linotype" w:eastAsia="Palatino Linotype" w:hAnsi="Palatino Linotype" w:cs="Palatino Linotype"/>
          <w:i/>
          <w:sz w:val="20"/>
          <w:szCs w:val="20"/>
        </w:rPr>
        <w:t>3.</w:t>
      </w:r>
      <w:r w:rsidR="005E5D05">
        <w:rPr>
          <w:rFonts w:ascii="Palatino Linotype" w:eastAsia="Palatino Linotype" w:hAnsi="Palatino Linotype" w:cs="Palatino Linotype"/>
          <w:i/>
          <w:sz w:val="20"/>
          <w:szCs w:val="20"/>
        </w:rPr>
        <w:t>1</w:t>
      </w:r>
      <w:del w:id="359" w:author="Yanfei Zhang" w:date="2022-03-28T17:22:00Z">
        <w:r w:rsidRPr="00107C83" w:rsidDel="006A4AE3">
          <w:rPr>
            <w:rFonts w:ascii="Palatino Linotype" w:eastAsia="Palatino Linotype" w:hAnsi="Palatino Linotype" w:cs="Palatino Linotype"/>
            <w:i/>
            <w:sz w:val="20"/>
            <w:szCs w:val="20"/>
          </w:rPr>
          <w:delText>4</w:delText>
        </w:r>
      </w:del>
      <w:r w:rsidR="00F771FC" w:rsidRPr="00107C83">
        <w:rPr>
          <w:rFonts w:ascii="Palatino Linotype" w:eastAsia="Palatino Linotype" w:hAnsi="Palatino Linotype" w:cs="Palatino Linotype"/>
          <w:i/>
          <w:sz w:val="20"/>
          <w:szCs w:val="20"/>
        </w:rPr>
        <w:t>. Dual objectives and gear shifting</w:t>
      </w:r>
    </w:p>
    <w:p w14:paraId="798611AB" w14:textId="447C06AC" w:rsidR="00AE7656" w:rsidRPr="008D78E3" w:rsidRDefault="0076719B" w:rsidP="006D0983">
      <w:pPr>
        <w:pBdr>
          <w:top w:val="nil"/>
          <w:left w:val="nil"/>
          <w:bottom w:val="nil"/>
          <w:right w:val="nil"/>
          <w:between w:val="nil"/>
        </w:pBdr>
        <w:spacing w:line="240" w:lineRule="auto"/>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lastRenderedPageBreak/>
        <w:t>Figure</w:t>
      </w:r>
      <w:r w:rsidR="00FB10DE" w:rsidRPr="008D78E3">
        <w:rPr>
          <w:rFonts w:ascii="Palatino Linotype" w:eastAsia="Palatino Linotype" w:hAnsi="Palatino Linotype" w:cs="Palatino Linotype"/>
          <w:sz w:val="20"/>
          <w:szCs w:val="20"/>
        </w:rPr>
        <w:t xml:space="preserve"> S</w:t>
      </w:r>
      <w:ins w:id="360" w:author="Yanfei Zhang" w:date="2022-04-05T11:01:00Z">
        <w:r w:rsidR="003F69CC">
          <w:rPr>
            <w:rFonts w:ascii="Palatino Linotype" w:eastAsia="Palatino Linotype" w:hAnsi="Palatino Linotype" w:cs="Palatino Linotype"/>
            <w:sz w:val="20"/>
            <w:szCs w:val="20"/>
          </w:rPr>
          <w:t>1</w:t>
        </w:r>
      </w:ins>
      <w:del w:id="361" w:author="Yanfei Zhang" w:date="2022-04-05T10:59:00Z">
        <w:r w:rsidR="00FB10DE" w:rsidRPr="00624052" w:rsidDel="003F69CC">
          <w:rPr>
            <w:rFonts w:ascii="Palatino Linotype" w:eastAsia="Palatino Linotype" w:hAnsi="Palatino Linotype" w:cs="Palatino Linotype"/>
            <w:sz w:val="20"/>
            <w:szCs w:val="20"/>
            <w:highlight w:val="yellow"/>
            <w:rPrChange w:id="362" w:author="Yanfei Zhang" w:date="2022-04-05T07:28:00Z">
              <w:rPr>
                <w:rFonts w:ascii="Palatino Linotype" w:eastAsia="Palatino Linotype" w:hAnsi="Palatino Linotype" w:cs="Palatino Linotype"/>
                <w:sz w:val="20"/>
                <w:szCs w:val="20"/>
              </w:rPr>
            </w:rPrChange>
          </w:rPr>
          <w:delText>2</w:delText>
        </w:r>
      </w:del>
      <w:r w:rsidR="00F771FC" w:rsidRPr="008D78E3">
        <w:rPr>
          <w:rFonts w:ascii="Palatino Linotype" w:eastAsia="Palatino Linotype" w:hAnsi="Palatino Linotype" w:cs="Palatino Linotype"/>
          <w:sz w:val="20"/>
          <w:szCs w:val="20"/>
        </w:rPr>
        <w:t xml:space="preserve"> illustrates the phenomenon that catabolism might serve more than </w:t>
      </w:r>
      <w:r w:rsidR="00F32AE7">
        <w:rPr>
          <w:rFonts w:ascii="Palatino Linotype" w:eastAsia="Palatino Linotype" w:hAnsi="Palatino Linotype" w:cs="Palatino Linotype"/>
          <w:sz w:val="20"/>
          <w:szCs w:val="20"/>
        </w:rPr>
        <w:t xml:space="preserve">a single </w:t>
      </w:r>
      <w:r w:rsidR="00F771FC" w:rsidRPr="008D78E3">
        <w:rPr>
          <w:rFonts w:ascii="Palatino Linotype" w:eastAsia="Palatino Linotype" w:hAnsi="Palatino Linotype" w:cs="Palatino Linotype"/>
          <w:sz w:val="20"/>
          <w:szCs w:val="20"/>
        </w:rPr>
        <w:t>objective. One is the generation of a maximum fermentation flux and the other the product</w:t>
      </w:r>
      <w:r w:rsidR="000613B9">
        <w:rPr>
          <w:rFonts w:ascii="Palatino Linotype" w:eastAsia="Palatino Linotype" w:hAnsi="Palatino Linotype" w:cs="Palatino Linotype"/>
          <w:sz w:val="20"/>
          <w:szCs w:val="20"/>
        </w:rPr>
        <w:t>ion of as much ATP as possible.</w:t>
      </w:r>
      <w:r w:rsidR="00F771FC" w:rsidRPr="008D78E3">
        <w:rPr>
          <w:rFonts w:ascii="Palatino Linotype" w:eastAsia="Palatino Linotype" w:hAnsi="Palatino Linotype" w:cs="Palatino Linotype"/>
          <w:sz w:val="20"/>
          <w:szCs w:val="20"/>
        </w:rPr>
        <w:t xml:space="preserve"> The dual phosphorylation pathway would seem to serve the latter objective best with the highest ATP/pyruvate ratio (at a value of zero). The non-</w:t>
      </w:r>
      <w:proofErr w:type="spellStart"/>
      <w:r w:rsidR="00F771FC" w:rsidRPr="008D78E3">
        <w:rPr>
          <w:rFonts w:ascii="Palatino Linotype" w:eastAsia="Palatino Linotype" w:hAnsi="Palatino Linotype" w:cs="Palatino Linotype"/>
          <w:sz w:val="20"/>
          <w:szCs w:val="20"/>
        </w:rPr>
        <w:t>phosphorylative</w:t>
      </w:r>
      <w:proofErr w:type="spellEnd"/>
      <w:r w:rsidR="00F771FC" w:rsidRPr="008D78E3">
        <w:rPr>
          <w:rFonts w:ascii="Palatino Linotype" w:eastAsia="Palatino Linotype" w:hAnsi="Palatino Linotype" w:cs="Palatino Linotype"/>
          <w:sz w:val="20"/>
          <w:szCs w:val="20"/>
        </w:rPr>
        <w:t xml:space="preserve"> pathway does not serve that same objective. From our analyses it is not quite obvious </w:t>
      </w:r>
      <w:r w:rsidR="00CE6F79">
        <w:rPr>
          <w:rFonts w:ascii="Palatino Linotype" w:eastAsia="Palatino Linotype" w:hAnsi="Palatino Linotype" w:cs="Palatino Linotype"/>
          <w:sz w:val="20"/>
          <w:szCs w:val="20"/>
        </w:rPr>
        <w:t xml:space="preserve">however </w:t>
      </w:r>
      <w:r w:rsidR="00F771FC" w:rsidRPr="008D78E3">
        <w:rPr>
          <w:rFonts w:ascii="Palatino Linotype" w:eastAsia="Palatino Linotype" w:hAnsi="Palatino Linotype" w:cs="Palatino Linotype"/>
          <w:sz w:val="20"/>
          <w:szCs w:val="20"/>
        </w:rPr>
        <w:t>that the non-</w:t>
      </w:r>
      <w:proofErr w:type="spellStart"/>
      <w:r w:rsidR="00F771FC" w:rsidRPr="008D78E3">
        <w:rPr>
          <w:rFonts w:ascii="Palatino Linotype" w:eastAsia="Palatino Linotype" w:hAnsi="Palatino Linotype" w:cs="Palatino Linotype"/>
          <w:sz w:val="20"/>
          <w:szCs w:val="20"/>
        </w:rPr>
        <w:t>phospho</w:t>
      </w:r>
      <w:r w:rsidR="001C05F7">
        <w:rPr>
          <w:rFonts w:ascii="Palatino Linotype" w:eastAsia="Palatino Linotype" w:hAnsi="Palatino Linotype" w:cs="Palatino Linotype"/>
          <w:sz w:val="20"/>
          <w:szCs w:val="20"/>
        </w:rPr>
        <w:t>r</w:t>
      </w:r>
      <w:r w:rsidR="00F771FC" w:rsidRPr="008D78E3">
        <w:rPr>
          <w:rFonts w:ascii="Palatino Linotype" w:eastAsia="Palatino Linotype" w:hAnsi="Palatino Linotype" w:cs="Palatino Linotype"/>
          <w:sz w:val="20"/>
          <w:szCs w:val="20"/>
        </w:rPr>
        <w:t>ylative</w:t>
      </w:r>
      <w:proofErr w:type="spellEnd"/>
      <w:r w:rsidR="00F771FC" w:rsidRPr="008D78E3">
        <w:rPr>
          <w:rFonts w:ascii="Palatino Linotype" w:eastAsia="Palatino Linotype" w:hAnsi="Palatino Linotype" w:cs="Palatino Linotype"/>
          <w:sz w:val="20"/>
          <w:szCs w:val="20"/>
        </w:rPr>
        <w:t xml:space="preserve"> pathway </w:t>
      </w:r>
      <w:r w:rsidR="00CE6F79">
        <w:rPr>
          <w:rFonts w:ascii="Palatino Linotype" w:eastAsia="Palatino Linotype" w:hAnsi="Palatino Linotype" w:cs="Palatino Linotype"/>
          <w:sz w:val="20"/>
          <w:szCs w:val="20"/>
        </w:rPr>
        <w:t xml:space="preserve">instead </w:t>
      </w:r>
      <w:r w:rsidR="00F771FC" w:rsidRPr="008D78E3">
        <w:rPr>
          <w:rFonts w:ascii="Palatino Linotype" w:eastAsia="Palatino Linotype" w:hAnsi="Palatino Linotype" w:cs="Palatino Linotype"/>
          <w:sz w:val="20"/>
          <w:szCs w:val="20"/>
        </w:rPr>
        <w:t>serves the other objective of the maximum possible pyruvate flux</w:t>
      </w:r>
      <w:r w:rsidR="00CE6F79" w:rsidRPr="00CE6F79">
        <w:rPr>
          <w:rFonts w:ascii="Palatino Linotype" w:eastAsia="Palatino Linotype" w:hAnsi="Palatino Linotype" w:cs="Palatino Linotype"/>
          <w:sz w:val="20"/>
          <w:szCs w:val="20"/>
        </w:rPr>
        <w:t xml:space="preserve"> </w:t>
      </w:r>
      <w:r w:rsidR="00CE6F79">
        <w:rPr>
          <w:rFonts w:ascii="Palatino Linotype" w:eastAsia="Palatino Linotype" w:hAnsi="Palatino Linotype" w:cs="Palatino Linotype"/>
          <w:sz w:val="20"/>
          <w:szCs w:val="20"/>
        </w:rPr>
        <w:t>best</w:t>
      </w:r>
      <w:r w:rsidR="00F771FC" w:rsidRPr="008D78E3">
        <w:rPr>
          <w:rFonts w:ascii="Palatino Linotype" w:eastAsia="Palatino Linotype" w:hAnsi="Palatino Linotype" w:cs="Palatino Linotype"/>
          <w:sz w:val="20"/>
          <w:szCs w:val="20"/>
        </w:rPr>
        <w:t>.</w:t>
      </w:r>
    </w:p>
    <w:p w14:paraId="2760B845" w14:textId="089FC5F1" w:rsidR="00AE7656" w:rsidRPr="008D78E3" w:rsidRDefault="008D78E3" w:rsidP="006D0983">
      <w:pPr>
        <w:pBdr>
          <w:top w:val="nil"/>
          <w:left w:val="nil"/>
          <w:bottom w:val="nil"/>
          <w:right w:val="nil"/>
          <w:between w:val="nil"/>
        </w:pBdr>
        <w:spacing w:line="240" w:lineRule="auto"/>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        </w:t>
      </w:r>
      <w:r w:rsidR="00F771FC" w:rsidRPr="008D78E3">
        <w:rPr>
          <w:rFonts w:ascii="Palatino Linotype" w:eastAsia="Palatino Linotype" w:hAnsi="Palatino Linotype" w:cs="Palatino Linotype"/>
          <w:sz w:val="20"/>
          <w:szCs w:val="20"/>
        </w:rPr>
        <w:t>FBA is often used to optimize the flux distribution over a network towards a single objective. This may be done under constraints, such as maximum flux bounds, a minimum use of reaction rates, enzyme</w:t>
      </w:r>
      <w:r w:rsidR="000613B9">
        <w:rPr>
          <w:rFonts w:ascii="Palatino Linotype" w:eastAsia="Palatino Linotype" w:hAnsi="Palatino Linotype" w:cs="Palatino Linotype"/>
          <w:sz w:val="20"/>
          <w:szCs w:val="20"/>
        </w:rPr>
        <w:t xml:space="preserve"> amounts or</w:t>
      </w:r>
      <w:r w:rsidR="00CE6F79">
        <w:rPr>
          <w:rFonts w:ascii="Palatino Linotype" w:eastAsia="Palatino Linotype" w:hAnsi="Palatino Linotype" w:cs="Palatino Linotype"/>
          <w:sz w:val="20"/>
          <w:szCs w:val="20"/>
        </w:rPr>
        <w:t xml:space="preserve"> mitochondrial or </w:t>
      </w:r>
      <w:r w:rsidR="000613B9">
        <w:rPr>
          <w:rFonts w:ascii="Palatino Linotype" w:eastAsia="Palatino Linotype" w:hAnsi="Palatino Linotype" w:cs="Palatino Linotype"/>
          <w:sz w:val="20"/>
          <w:szCs w:val="20"/>
        </w:rPr>
        <w:t xml:space="preserve"> ribosomal capacity </w:t>
      </w:r>
      <w:r w:rsidR="00232987" w:rsidRPr="00624052">
        <w:rPr>
          <w:rFonts w:ascii="Palatino Linotype" w:eastAsia="Palatino Linotype" w:hAnsi="Palatino Linotype" w:cs="Palatino Linotype"/>
          <w:sz w:val="20"/>
          <w:szCs w:val="20"/>
        </w:rPr>
        <w:fldChar w:fldCharType="begin" w:fldLock="1"/>
      </w:r>
      <w:r w:rsidR="003F6597" w:rsidRPr="00A45EF6">
        <w:rPr>
          <w:rFonts w:ascii="Palatino Linotype" w:eastAsia="Palatino Linotype" w:hAnsi="Palatino Linotype" w:cs="Palatino Linotype"/>
          <w:sz w:val="20"/>
          <w:szCs w:val="20"/>
          <w:rPrChange w:id="363" w:author="Yanfei Zhang" w:date="2022-04-04T20:22:00Z">
            <w:rPr>
              <w:rFonts w:ascii="Palatino Linotype" w:eastAsia="Palatino Linotype" w:hAnsi="Palatino Linotype" w:cs="Palatino Linotype"/>
              <w:sz w:val="20"/>
              <w:szCs w:val="20"/>
            </w:rPr>
          </w:rPrChange>
        </w:rPr>
        <w:instrText>ADDIN CSL_CITATION {"citationItems":[{"id":"ITEM-1","itemData":{"DOI":"10.1016/j.febslet.2009.11.018","author":[{"dropping-particle":"V.","family":"Westerhoff","given":"Hans","non-dropping-particle":"","parse-names":false,"suffix":""},{"dropping-particle":"","family":"Winder","given":"Catherine","non-dropping-particle":"","parse-names":false,"suffix":""},{"dropping-particle":"","family":"Messiha","given":"Hanan","non-dropping-particle":"","parse-names":false,"suffix":""},{"dropping-particle":"","family":"Simenidis","given":"Evangelos","non-dropping-particle":"","parse-names":false,"suffix":""},{"dropping-particle":"","family":"Adamczyk","given":"Malgorzata","non-dropping-particle":"","parse-names":false,"suffix":""},{"dropping-particle":"","family":"Verma","given":"Malkhey","non-dropping-particle":"","parse-names":false,"suffix":""},{"dropping-particle":"","family":"Bruggeman","given":"Frank J","non-dropping-particle":"","parse-names":false,"suffix":""},{"dropping-particle":"","family":"Dunn","given":"Warwick","non-dropping-particle":"","parse-names":false,"suffix":""}],"id":"ITEM-1","issue":"November","issued":{"date-parts":[["2009"]]},"page":"3882-3890","title":"Systems Biology : The elements and principles of Life","type":"article-journal","volume":"583"},"uris":["http://www.mendeley.com/documents/?uuid=3fca1f7e-8217-4899-80a8-7bbd2e37aa69"]}],"mendeley":{"formattedCitation":"(H. V. Westerhoff et al., 2009)","manualFormatting":"(H. V. Westerhoff et al., 2009)","plainTextFormattedCitation":"(H. V. Westerhoff et al., 2009)","previouslyFormattedCitation":"(H. V. Westerhoff et al., 2009)"},"properties":{"noteIndex":0},"schema":"https://github.com/citation-style-language/schema/raw/master/csl-citation.json"}</w:instrText>
      </w:r>
      <w:r w:rsidR="00232987" w:rsidRPr="00A45EF6">
        <w:rPr>
          <w:rFonts w:ascii="Palatino Linotype" w:eastAsia="Palatino Linotype" w:hAnsi="Palatino Linotype" w:cs="Palatino Linotype"/>
          <w:sz w:val="20"/>
          <w:szCs w:val="20"/>
          <w:rPrChange w:id="364" w:author="Yanfei Zhang" w:date="2022-04-04T20:22:00Z">
            <w:rPr>
              <w:rFonts w:ascii="Palatino Linotype" w:eastAsia="Palatino Linotype" w:hAnsi="Palatino Linotype" w:cs="Palatino Linotype"/>
              <w:sz w:val="20"/>
              <w:szCs w:val="20"/>
            </w:rPr>
          </w:rPrChange>
        </w:rPr>
        <w:fldChar w:fldCharType="separate"/>
      </w:r>
      <w:r w:rsidR="00232987" w:rsidRPr="00624052">
        <w:rPr>
          <w:rFonts w:ascii="Palatino Linotype" w:eastAsia="Palatino Linotype" w:hAnsi="Palatino Linotype" w:cs="Palatino Linotype"/>
          <w:noProof/>
          <w:sz w:val="20"/>
          <w:szCs w:val="20"/>
        </w:rPr>
        <w:t>(</w:t>
      </w:r>
      <w:del w:id="365" w:author="Yanfei Zhang" w:date="2022-03-29T00:09:00Z">
        <w:r w:rsidR="00232987" w:rsidRPr="00624052" w:rsidDel="006767A9">
          <w:rPr>
            <w:rFonts w:ascii="Palatino Linotype" w:eastAsia="Palatino Linotype" w:hAnsi="Palatino Linotype" w:cs="Palatino Linotype"/>
            <w:noProof/>
            <w:sz w:val="20"/>
            <w:szCs w:val="20"/>
          </w:rPr>
          <w:delText>H. V.</w:delText>
        </w:r>
      </w:del>
      <w:del w:id="366" w:author="Yanfei Zhang" w:date="2022-04-04T20:22:00Z">
        <w:r w:rsidR="00232987" w:rsidRPr="00624052" w:rsidDel="00A45EF6">
          <w:rPr>
            <w:rFonts w:ascii="Palatino Linotype" w:eastAsia="Palatino Linotype" w:hAnsi="Palatino Linotype" w:cs="Palatino Linotype"/>
            <w:noProof/>
            <w:sz w:val="20"/>
            <w:szCs w:val="20"/>
          </w:rPr>
          <w:delText xml:space="preserve"> </w:delText>
        </w:r>
      </w:del>
      <w:r w:rsidR="00232987" w:rsidRPr="00624052">
        <w:rPr>
          <w:rFonts w:ascii="Palatino Linotype" w:eastAsia="Palatino Linotype" w:hAnsi="Palatino Linotype" w:cs="Palatino Linotype"/>
          <w:noProof/>
          <w:sz w:val="20"/>
          <w:szCs w:val="20"/>
        </w:rPr>
        <w:t>Westerhoff et al., 2009</w:t>
      </w:r>
      <w:del w:id="367" w:author="Yanfei Zhang" w:date="2022-03-29T00:09:00Z">
        <w:r w:rsidR="00232987" w:rsidRPr="00624052" w:rsidDel="006767A9">
          <w:rPr>
            <w:rFonts w:ascii="Palatino Linotype" w:eastAsia="Palatino Linotype" w:hAnsi="Palatino Linotype" w:cs="Palatino Linotype"/>
            <w:noProof/>
            <w:sz w:val="20"/>
            <w:szCs w:val="20"/>
          </w:rPr>
          <w:delText>)</w:delText>
        </w:r>
      </w:del>
      <w:r w:rsidR="00232987" w:rsidRPr="00624052">
        <w:rPr>
          <w:rFonts w:ascii="Palatino Linotype" w:eastAsia="Palatino Linotype" w:hAnsi="Palatino Linotype" w:cs="Palatino Linotype"/>
          <w:sz w:val="20"/>
          <w:szCs w:val="20"/>
        </w:rPr>
        <w:fldChar w:fldCharType="end"/>
      </w:r>
      <w:del w:id="368" w:author="Yanfei Zhang" w:date="2022-03-29T00:09:00Z">
        <w:r w:rsidR="00232987" w:rsidRPr="00624052" w:rsidDel="006767A9">
          <w:rPr>
            <w:rFonts w:ascii="Palatino Linotype" w:eastAsia="Palatino Linotype" w:hAnsi="Palatino Linotype" w:cs="Palatino Linotype"/>
            <w:sz w:val="20"/>
            <w:szCs w:val="20"/>
          </w:rPr>
          <w:delText xml:space="preserve"> </w:delText>
        </w:r>
      </w:del>
      <w:r w:rsidR="00232987" w:rsidRPr="00624052">
        <w:rPr>
          <w:rFonts w:ascii="Palatino Linotype" w:eastAsia="Palatino Linotype" w:hAnsi="Palatino Linotype" w:cs="Palatino Linotype"/>
          <w:sz w:val="20"/>
          <w:szCs w:val="20"/>
        </w:rPr>
        <w:fldChar w:fldCharType="begin" w:fldLock="1"/>
      </w:r>
      <w:r w:rsidR="00E7703F" w:rsidRPr="00A45EF6">
        <w:rPr>
          <w:rFonts w:ascii="Palatino Linotype" w:eastAsia="Palatino Linotype" w:hAnsi="Palatino Linotype" w:cs="Palatino Linotype"/>
          <w:sz w:val="20"/>
          <w:szCs w:val="20"/>
          <w:rPrChange w:id="369" w:author="Yanfei Zhang" w:date="2022-04-04T20:22:00Z">
            <w:rPr>
              <w:rFonts w:ascii="Palatino Linotype" w:eastAsia="Palatino Linotype" w:hAnsi="Palatino Linotype" w:cs="Palatino Linotype"/>
              <w:sz w:val="20"/>
              <w:szCs w:val="20"/>
            </w:rPr>
          </w:rPrChange>
        </w:rPr>
        <w:instrText>ADDIN CSL_CITATION {"citationItems":[{"id":"ITEM-1","itemData":{"DOI":"10.1038/msb.2009.82","ISSN":"17444292","PMID":"19888218","abstract":"The growth rate-dependent regulation of cell size, ribosomal content, and metabolic efficiency follows a common pattern in unicellular organisms: with increasing growth rates, cell size and ribosomal content increase and a shift to energetically inefficient metabolism takes place. The latter two phenomena are also observed in fast growing tumour cells and cell lines. These patterns suggest a fundamental principle of design. In biology such designs can often be understood as the result of the optimization of fitness. Here we show that in basic models of self-replicating systems these patterns are the consequence of maximizing the growth rate. Whereas most models of cellular growth consider a part of physiology, for instance only metabolism, the approach presented here integrates several subsystems to a complete self-replicating system. Such models can yield fundamentally different optimal strategies. In particular, it is shown how the shift in metabolic efficiency originates from a tradeoff between investments in enzyme synthesis and metabolic yields for alternative catabolic pathways. The models elucidate how the optimization of growth by natural selection shapes growth strategies. © 2009 EMBO and Macmillan Publishers Limited.","author":[{"dropping-particle":"","family":"Molenaar","given":"Douwe","non-dropping-particle":"","parse-names":false,"suffix":""},{"dropping-particle":"","family":"Berlo","given":"Rogier","non-dropping-particle":"Van","parse-names":false,"suffix":""},{"dropping-particle":"","family":"Ridder","given":"Dick","non-dropping-particle":"De","parse-names":false,"suffix":""},{"dropping-particle":"","family":"Teusink","given":"Bas","non-dropping-particle":"","parse-names":false,"suffix":""}],"container-title":"Molecular Systems Biology","id":"ITEM-1","issue":"323","issued":{"date-parts":[["2009"]]},"page":"1-10","publisher":"Nature Publishing Group","title":"Shifts in growth strategies reflect tradeoffs in cellular economics","type":"article-journal","volume":"5"},"uris":["http://www.mendeley.com/documents/?uuid=2b602d09-33ce-4cbf-b949-a3913c4824ab"]}],"mendeley":{"formattedCitation":"(Molenaar et al., 2009)","plainTextFormattedCitation":"(Molenaar et al., 2009)","previouslyFormattedCitation":"(Molenaar et al., 2009)"},"properties":{"noteIndex":0},"schema":"https://github.com/citation-style-language/schema/raw/master/csl-citation.json"}</w:instrText>
      </w:r>
      <w:r w:rsidR="00232987" w:rsidRPr="00A45EF6">
        <w:rPr>
          <w:rFonts w:ascii="Palatino Linotype" w:eastAsia="Palatino Linotype" w:hAnsi="Palatino Linotype" w:cs="Palatino Linotype"/>
          <w:sz w:val="20"/>
          <w:szCs w:val="20"/>
          <w:rPrChange w:id="370" w:author="Yanfei Zhang" w:date="2022-04-04T20:22:00Z">
            <w:rPr>
              <w:rFonts w:ascii="Palatino Linotype" w:eastAsia="Palatino Linotype" w:hAnsi="Palatino Linotype" w:cs="Palatino Linotype"/>
              <w:sz w:val="20"/>
              <w:szCs w:val="20"/>
            </w:rPr>
          </w:rPrChange>
        </w:rPr>
        <w:fldChar w:fldCharType="separate"/>
      </w:r>
      <w:del w:id="371" w:author="Yanfei Zhang" w:date="2022-03-29T00:09:00Z">
        <w:r w:rsidR="00232987" w:rsidRPr="00624052" w:rsidDel="006767A9">
          <w:rPr>
            <w:rFonts w:ascii="Palatino Linotype" w:eastAsia="Palatino Linotype" w:hAnsi="Palatino Linotype" w:cs="Palatino Linotype"/>
            <w:noProof/>
            <w:sz w:val="20"/>
            <w:szCs w:val="20"/>
          </w:rPr>
          <w:delText>(</w:delText>
        </w:r>
      </w:del>
      <w:ins w:id="372" w:author="Yanfei Zhang" w:date="2022-03-29T00:10:00Z">
        <w:r w:rsidR="006767A9" w:rsidRPr="00A45EF6">
          <w:rPr>
            <w:rFonts w:ascii="Palatino Linotype" w:eastAsia="Palatino Linotype" w:hAnsi="Palatino Linotype" w:cs="Palatino Linotype"/>
            <w:noProof/>
            <w:sz w:val="20"/>
            <w:szCs w:val="20"/>
            <w:rPrChange w:id="373" w:author="Yanfei Zhang" w:date="2022-04-04T20:22:00Z">
              <w:rPr>
                <w:rFonts w:ascii="Palatino Linotype" w:eastAsia="Palatino Linotype" w:hAnsi="Palatino Linotype" w:cs="Palatino Linotype"/>
                <w:noProof/>
                <w:sz w:val="20"/>
                <w:szCs w:val="20"/>
                <w:highlight w:val="yellow"/>
              </w:rPr>
            </w:rPrChange>
          </w:rPr>
          <w:t xml:space="preserve">; </w:t>
        </w:r>
      </w:ins>
      <w:r w:rsidR="00232987" w:rsidRPr="00624052">
        <w:rPr>
          <w:rFonts w:ascii="Palatino Linotype" w:eastAsia="Palatino Linotype" w:hAnsi="Palatino Linotype" w:cs="Palatino Linotype"/>
          <w:noProof/>
          <w:sz w:val="20"/>
          <w:szCs w:val="20"/>
        </w:rPr>
        <w:t>Molenaar et al., 2009</w:t>
      </w:r>
      <w:del w:id="374" w:author="Yanfei Zhang" w:date="2022-03-29T00:10:00Z">
        <w:r w:rsidR="00232987" w:rsidRPr="00F561C5" w:rsidDel="006767A9">
          <w:rPr>
            <w:rFonts w:ascii="Palatino Linotype" w:eastAsia="Palatino Linotype" w:hAnsi="Palatino Linotype" w:cs="Palatino Linotype"/>
            <w:noProof/>
            <w:sz w:val="20"/>
            <w:szCs w:val="20"/>
          </w:rPr>
          <w:delText>)</w:delText>
        </w:r>
      </w:del>
      <w:r w:rsidR="00232987" w:rsidRPr="00F561C5">
        <w:rPr>
          <w:rFonts w:ascii="Palatino Linotype" w:eastAsia="Palatino Linotype" w:hAnsi="Palatino Linotype" w:cs="Palatino Linotype"/>
          <w:sz w:val="20"/>
          <w:szCs w:val="20"/>
        </w:rPr>
        <w:fldChar w:fldCharType="end"/>
      </w:r>
      <w:r w:rsidR="001F3C89" w:rsidRPr="00F561C5">
        <w:rPr>
          <w:rFonts w:ascii="Palatino Linotype" w:eastAsia="Palatino Linotype" w:hAnsi="Palatino Linotype" w:cs="Palatino Linotype"/>
          <w:sz w:val="20"/>
          <w:szCs w:val="20"/>
        </w:rPr>
        <w:fldChar w:fldCharType="begin" w:fldLock="1"/>
      </w:r>
      <w:r w:rsidR="003F6597" w:rsidRPr="00A45EF6">
        <w:rPr>
          <w:rFonts w:ascii="Palatino Linotype" w:eastAsia="Palatino Linotype" w:hAnsi="Palatino Linotype" w:cs="Palatino Linotype"/>
          <w:sz w:val="20"/>
          <w:szCs w:val="20"/>
          <w:rPrChange w:id="375" w:author="Yanfei Zhang" w:date="2022-04-04T20:22:00Z">
            <w:rPr>
              <w:rFonts w:ascii="Palatino Linotype" w:eastAsia="Palatino Linotype" w:hAnsi="Palatino Linotype" w:cs="Palatino Linotype"/>
              <w:sz w:val="20"/>
              <w:szCs w:val="20"/>
            </w:rPr>
          </w:rPrChange>
        </w:rPr>
        <w:instrText>ADDIN CSL_CITATION {"citationItems":[{"id":"ITEM-1","itemData":{"DOI":"10.1186/1752-0509-6-22","ISSN":"17520509","PMID":"22443685","abstract":"Background: Low-yield metabolism is a puzzling phenomenon in many unicellular and multicellular organisms. In abundance of glucose, many cells use a highly wasteful fermentation pathway despite the availability of a high-yield pathway, producing many ATP molecules per glucose, e.g., oxidative phosphorylation. Some of these organisms, including the lactic acid bacterium Lactococcus lactis, downregulate their high-yield pathway in favor of the low-yield pathway. Other organisms, including Escherichia coli do not reduce the flux through the high-yield pathway, employing the low-yield pathway in parallel with a fully active high-yield pathway. For what reasons do some species use the high-yield and low-yield pathways concurrently and what makes others downregulate the high-yield pathway? A classic rationale for metabolic fermentation is overflow metabolism. Because the throughput of metabolic pathways is limited, influx of glucose exceeding the pathway's throughput capacity is thought to be redirected into an alternative, low-yield pathway. This overflow metabolism rationale suggests that cells would only use fermentation once the high-yield pathway runs at maximum rate, but it cannot explain why cells would decrease the flux through the high-yield pathway.Results: Using flux balance analysis with molecular crowding (FBAwMC), a recent extension to flux balance analysis (FBA) that assumes that the total flux through the metabolic network is limited, we investigate the differences between Saccharomyces cerevisiae and L. lactis that downregulate the high-yield pathway at increasing glucose concentrations, and E. coli, which keeps the high-yield pathway functioning at maximal rate. FBAwMC correctly predicts the metabolic switching mode in these three organisms, suggesting that metabolic network architecture is responsible for differences in metabolic switching mode. Based on our analysis, we expect gradual, \"overflow-like\" switching behavior in organisms that have an additional energy-yielding pathway that does not consume NADH (e.g., acetate production in E. coli). Flux decrease through the high-yield pathway is expected in organisms in which the high-yield and low-yield pathways compete for NADH. In support of this analysis, a simplified model of metabolic switching suggests that the extra energy generated during acetate production produces an additional optimal growth mode that smoothens the metabolic switch in E. coli.Conclusions: Maintaining redox balance …","author":[{"dropping-particle":"","family":"Hoek","given":"Milan J.A.","non-dropping-particle":"van","parse-names":false,"suffix":""},{"dropping-particle":"","family":"Merks","given":"Roeland M.H.","non-dropping-particle":"","parse-names":false,"suffix":""}],"container-title":"BMC Systems Biology","id":"ITEM-1","issued":{"date-parts":[["2012"]]},"title":"Redox balance is key to explaining full vs. partial switching to low-yield metabolism","type":"article-journal","volume":"6"},"uris":["http://www.mendeley.com/documents/?uuid=431d646f-d918-41ad-a3d8-f226dc5b2117"]}],"mendeley":{"formattedCitation":"(M. J. A. van Hoek &amp; Merks, 2012)","manualFormatting":"(M. J. A. van Hoek &amp; Merks, 2012)","plainTextFormattedCitation":"(M. J. A. van Hoek &amp; Merks, 2012)","previouslyFormattedCitation":"(M. J. A. van Hoek &amp; Merks, 2012)"},"properties":{"noteIndex":0},"schema":"https://github.com/citation-style-language/schema/raw/master/csl-citation.json"}</w:instrText>
      </w:r>
      <w:r w:rsidR="001F3C89" w:rsidRPr="00A45EF6">
        <w:rPr>
          <w:rFonts w:ascii="Palatino Linotype" w:eastAsia="Palatino Linotype" w:hAnsi="Palatino Linotype" w:cs="Palatino Linotype"/>
          <w:sz w:val="20"/>
          <w:szCs w:val="20"/>
          <w:rPrChange w:id="376" w:author="Yanfei Zhang" w:date="2022-04-04T20:22:00Z">
            <w:rPr>
              <w:rFonts w:ascii="Palatino Linotype" w:eastAsia="Palatino Linotype" w:hAnsi="Palatino Linotype" w:cs="Palatino Linotype"/>
              <w:sz w:val="20"/>
              <w:szCs w:val="20"/>
            </w:rPr>
          </w:rPrChange>
        </w:rPr>
        <w:fldChar w:fldCharType="separate"/>
      </w:r>
      <w:del w:id="377" w:author="Yanfei Zhang" w:date="2022-03-29T00:09:00Z">
        <w:r w:rsidR="001F3C89" w:rsidRPr="00F561C5" w:rsidDel="006767A9">
          <w:rPr>
            <w:rFonts w:ascii="Palatino Linotype" w:eastAsia="Palatino Linotype" w:hAnsi="Palatino Linotype" w:cs="Palatino Linotype"/>
            <w:noProof/>
            <w:sz w:val="20"/>
            <w:szCs w:val="20"/>
          </w:rPr>
          <w:delText>(</w:delText>
        </w:r>
      </w:del>
      <w:ins w:id="378" w:author="Yanfei Zhang" w:date="2022-03-29T00:10:00Z">
        <w:r w:rsidR="006767A9" w:rsidRPr="00A45EF6">
          <w:rPr>
            <w:rFonts w:ascii="Palatino Linotype" w:eastAsia="Palatino Linotype" w:hAnsi="Palatino Linotype" w:cs="Palatino Linotype"/>
            <w:noProof/>
            <w:sz w:val="20"/>
            <w:szCs w:val="20"/>
            <w:rPrChange w:id="379" w:author="Yanfei Zhang" w:date="2022-04-04T20:22:00Z">
              <w:rPr>
                <w:rFonts w:ascii="Palatino Linotype" w:eastAsia="Palatino Linotype" w:hAnsi="Palatino Linotype" w:cs="Palatino Linotype"/>
                <w:noProof/>
                <w:sz w:val="20"/>
                <w:szCs w:val="20"/>
                <w:highlight w:val="yellow"/>
              </w:rPr>
            </w:rPrChange>
          </w:rPr>
          <w:t xml:space="preserve">; </w:t>
        </w:r>
      </w:ins>
      <w:del w:id="380" w:author="Yanfei Zhang" w:date="2022-03-29T00:10:00Z">
        <w:r w:rsidR="001F3C89" w:rsidRPr="00F561C5" w:rsidDel="006767A9">
          <w:rPr>
            <w:rFonts w:ascii="Palatino Linotype" w:eastAsia="Palatino Linotype" w:hAnsi="Palatino Linotype" w:cs="Palatino Linotype"/>
            <w:noProof/>
            <w:sz w:val="20"/>
            <w:szCs w:val="20"/>
          </w:rPr>
          <w:delText xml:space="preserve">M. J. A. </w:delText>
        </w:r>
      </w:del>
      <w:r w:rsidR="001F3C89" w:rsidRPr="00F561C5">
        <w:rPr>
          <w:rFonts w:ascii="Palatino Linotype" w:eastAsia="Palatino Linotype" w:hAnsi="Palatino Linotype" w:cs="Palatino Linotype"/>
          <w:noProof/>
          <w:sz w:val="20"/>
          <w:szCs w:val="20"/>
        </w:rPr>
        <w:t xml:space="preserve">van Hoek </w:t>
      </w:r>
      <w:ins w:id="381" w:author="Yanfei Zhang" w:date="2022-04-05T07:28:00Z">
        <w:r w:rsidR="00624052">
          <w:rPr>
            <w:rFonts w:ascii="Palatino Linotype" w:eastAsia="Palatino Linotype" w:hAnsi="Palatino Linotype" w:cs="Palatino Linotype"/>
            <w:noProof/>
            <w:sz w:val="20"/>
            <w:szCs w:val="20"/>
          </w:rPr>
          <w:t>and</w:t>
        </w:r>
      </w:ins>
      <w:del w:id="382" w:author="Yanfei Zhang" w:date="2022-04-05T07:28:00Z">
        <w:r w:rsidR="001F3C89" w:rsidRPr="00F561C5" w:rsidDel="00624052">
          <w:rPr>
            <w:rFonts w:ascii="Palatino Linotype" w:eastAsia="Palatino Linotype" w:hAnsi="Palatino Linotype" w:cs="Palatino Linotype"/>
            <w:noProof/>
            <w:sz w:val="20"/>
            <w:szCs w:val="20"/>
          </w:rPr>
          <w:delText>&amp;</w:delText>
        </w:r>
      </w:del>
      <w:r w:rsidR="001F3C89" w:rsidRPr="00F561C5">
        <w:rPr>
          <w:rFonts w:ascii="Palatino Linotype" w:eastAsia="Palatino Linotype" w:hAnsi="Palatino Linotype" w:cs="Palatino Linotype"/>
          <w:noProof/>
          <w:sz w:val="20"/>
          <w:szCs w:val="20"/>
        </w:rPr>
        <w:t xml:space="preserve"> Merks, 2012)</w:t>
      </w:r>
      <w:r w:rsidR="001F3C89" w:rsidRPr="00F561C5">
        <w:rPr>
          <w:rFonts w:ascii="Palatino Linotype" w:eastAsia="Palatino Linotype" w:hAnsi="Palatino Linotype" w:cs="Palatino Linotype"/>
          <w:sz w:val="20"/>
          <w:szCs w:val="20"/>
        </w:rPr>
        <w:fldChar w:fldCharType="end"/>
      </w:r>
      <w:r w:rsidR="00F771FC" w:rsidRPr="008D78E3">
        <w:rPr>
          <w:rFonts w:ascii="Palatino Linotype" w:eastAsia="Palatino Linotype" w:hAnsi="Palatino Linotype" w:cs="Palatino Linotype"/>
          <w:sz w:val="20"/>
          <w:szCs w:val="20"/>
        </w:rPr>
        <w:t xml:space="preserve">. Provided the redox coenzymes are treated explicitly, the constraint of a redox balance is in FBA already </w:t>
      </w:r>
      <w:r w:rsidR="001C05F7">
        <w:rPr>
          <w:rFonts w:ascii="Palatino Linotype" w:eastAsia="Palatino Linotype" w:hAnsi="Palatino Linotype" w:cs="Palatino Linotype"/>
          <w:sz w:val="20"/>
          <w:szCs w:val="20"/>
        </w:rPr>
        <w:t xml:space="preserve">taken care of </w:t>
      </w:r>
      <w:r w:rsidR="00F771FC" w:rsidRPr="008D78E3">
        <w:rPr>
          <w:rFonts w:ascii="Palatino Linotype" w:eastAsia="Palatino Linotype" w:hAnsi="Palatino Linotype" w:cs="Palatino Linotype"/>
          <w:sz w:val="20"/>
          <w:szCs w:val="20"/>
        </w:rPr>
        <w:t xml:space="preserve">via its steady state </w:t>
      </w:r>
      <w:r w:rsidR="001C05F7">
        <w:rPr>
          <w:rFonts w:ascii="Palatino Linotype" w:eastAsia="Palatino Linotype" w:hAnsi="Palatino Linotype" w:cs="Palatino Linotype"/>
          <w:sz w:val="20"/>
          <w:szCs w:val="20"/>
        </w:rPr>
        <w:t>constraint</w:t>
      </w:r>
      <w:r w:rsidR="00F771FC" w:rsidRPr="008D78E3">
        <w:rPr>
          <w:rFonts w:ascii="Palatino Linotype" w:eastAsia="Palatino Linotype" w:hAnsi="Palatino Linotype" w:cs="Palatino Linotype"/>
          <w:sz w:val="20"/>
          <w:szCs w:val="20"/>
        </w:rPr>
        <w:t xml:space="preserve">. But </w:t>
      </w:r>
      <w:r w:rsidR="00F32AE7">
        <w:rPr>
          <w:rFonts w:ascii="Palatino Linotype" w:eastAsia="Palatino Linotype" w:hAnsi="Palatino Linotype" w:cs="Palatino Linotype"/>
          <w:sz w:val="20"/>
          <w:szCs w:val="20"/>
        </w:rPr>
        <w:t xml:space="preserve">obeying a constraint is </w:t>
      </w:r>
      <w:r w:rsidR="00F771FC" w:rsidRPr="008D78E3">
        <w:rPr>
          <w:rFonts w:ascii="Palatino Linotype" w:eastAsia="Palatino Linotype" w:hAnsi="Palatino Linotype" w:cs="Palatino Linotype"/>
          <w:sz w:val="20"/>
          <w:szCs w:val="20"/>
        </w:rPr>
        <w:t>not the same as serving two objectives.</w:t>
      </w:r>
    </w:p>
    <w:p w14:paraId="4489FF51" w14:textId="62BE7E78" w:rsidR="00AE7656" w:rsidRPr="008D78E3" w:rsidRDefault="000613B9" w:rsidP="006D0983">
      <w:pPr>
        <w:pBdr>
          <w:top w:val="nil"/>
          <w:left w:val="nil"/>
          <w:bottom w:val="nil"/>
          <w:right w:val="nil"/>
          <w:between w:val="nil"/>
        </w:pBdr>
        <w:spacing w:line="240" w:lineRule="auto"/>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       </w:t>
      </w:r>
      <w:r w:rsidR="00F771FC" w:rsidRPr="008D78E3">
        <w:rPr>
          <w:rFonts w:ascii="Palatino Linotype" w:eastAsia="Palatino Linotype" w:hAnsi="Palatino Linotype" w:cs="Palatino Linotype"/>
          <w:sz w:val="20"/>
          <w:szCs w:val="20"/>
        </w:rPr>
        <w:t xml:space="preserve">FBA can also optimize towards a combined objective however; it optimizes for f = </w:t>
      </w:r>
      <w:proofErr w:type="spellStart"/>
      <w:r w:rsidR="00F771FC" w:rsidRPr="008D78E3">
        <w:rPr>
          <w:rFonts w:ascii="Palatino Linotype" w:eastAsia="Palatino Linotype" w:hAnsi="Palatino Linotype" w:cs="Palatino Linotype"/>
          <w:sz w:val="20"/>
          <w:szCs w:val="20"/>
        </w:rPr>
        <w:t>c</w:t>
      </w:r>
      <w:r w:rsidR="00F771FC" w:rsidRPr="008D78E3">
        <w:rPr>
          <w:rFonts w:ascii="Palatino Linotype" w:eastAsia="Palatino Linotype" w:hAnsi="Palatino Linotype" w:cs="Palatino Linotype"/>
          <w:sz w:val="20"/>
          <w:szCs w:val="20"/>
          <w:vertAlign w:val="superscript"/>
        </w:rPr>
        <w:t>T</w:t>
      </w:r>
      <w:r w:rsidR="00F771FC" w:rsidRPr="008D78E3">
        <w:rPr>
          <w:rFonts w:ascii="Palatino Linotype" w:eastAsia="Palatino Linotype" w:hAnsi="Palatino Linotype" w:cs="Palatino Linotype"/>
          <w:sz w:val="20"/>
          <w:szCs w:val="20"/>
        </w:rPr>
        <w:t>v</w:t>
      </w:r>
      <w:proofErr w:type="spellEnd"/>
      <w:r w:rsidR="00F771FC" w:rsidRPr="008D78E3">
        <w:rPr>
          <w:rFonts w:ascii="Palatino Linotype" w:eastAsia="Palatino Linotype" w:hAnsi="Palatino Linotype" w:cs="Palatino Linotype"/>
          <w:sz w:val="20"/>
          <w:szCs w:val="20"/>
        </w:rPr>
        <w:t>. f may have in it both the fermentation flux (say v</w:t>
      </w:r>
      <w:r w:rsidR="00F771FC" w:rsidRPr="00984714">
        <w:rPr>
          <w:rFonts w:ascii="Palatino Linotype" w:eastAsia="Palatino Linotype" w:hAnsi="Palatino Linotype" w:cs="Palatino Linotype"/>
          <w:sz w:val="20"/>
          <w:szCs w:val="20"/>
          <w:vertAlign w:val="subscript"/>
        </w:rPr>
        <w:t>1</w:t>
      </w:r>
      <w:r w:rsidR="00F771FC" w:rsidRPr="008D78E3">
        <w:rPr>
          <w:rFonts w:ascii="Palatino Linotype" w:eastAsia="Palatino Linotype" w:hAnsi="Palatino Linotype" w:cs="Palatino Linotype"/>
          <w:sz w:val="20"/>
          <w:szCs w:val="20"/>
        </w:rPr>
        <w:t>) and the ATP hydrolysis flux, say v</w:t>
      </w:r>
      <w:r w:rsidR="00F771FC" w:rsidRPr="00984714">
        <w:rPr>
          <w:rFonts w:ascii="Palatino Linotype" w:eastAsia="Palatino Linotype" w:hAnsi="Palatino Linotype" w:cs="Palatino Linotype"/>
          <w:sz w:val="20"/>
          <w:szCs w:val="20"/>
          <w:vertAlign w:val="subscript"/>
        </w:rPr>
        <w:t>2</w:t>
      </w:r>
      <w:r w:rsidR="00F771FC" w:rsidRPr="008D78E3">
        <w:rPr>
          <w:rFonts w:ascii="Palatino Linotype" w:eastAsia="Palatino Linotype" w:hAnsi="Palatino Linotype" w:cs="Palatino Linotype"/>
          <w:sz w:val="20"/>
          <w:szCs w:val="20"/>
        </w:rPr>
        <w:t xml:space="preserve">, and with </w:t>
      </w:r>
      <w:proofErr w:type="spellStart"/>
      <w:r w:rsidR="00F771FC" w:rsidRPr="008D78E3">
        <w:rPr>
          <w:rFonts w:ascii="Palatino Linotype" w:eastAsia="Palatino Linotype" w:hAnsi="Palatino Linotype" w:cs="Palatino Linotype"/>
          <w:sz w:val="20"/>
          <w:szCs w:val="20"/>
        </w:rPr>
        <w:t>c</w:t>
      </w:r>
      <w:r w:rsidR="00F771FC" w:rsidRPr="00984714">
        <w:rPr>
          <w:rFonts w:ascii="Palatino Linotype" w:eastAsia="Palatino Linotype" w:hAnsi="Palatino Linotype" w:cs="Palatino Linotype"/>
          <w:sz w:val="20"/>
          <w:szCs w:val="20"/>
          <w:vertAlign w:val="superscript"/>
        </w:rPr>
        <w:t>T</w:t>
      </w:r>
      <w:proofErr w:type="spellEnd"/>
      <w:r w:rsidR="00F771FC" w:rsidRPr="008D78E3">
        <w:rPr>
          <w:rFonts w:ascii="Palatino Linotype" w:eastAsia="Palatino Linotype" w:hAnsi="Palatino Linotype" w:cs="Palatino Linotype"/>
          <w:sz w:val="20"/>
          <w:szCs w:val="20"/>
        </w:rPr>
        <w:t xml:space="preserve"> = (1, </w:t>
      </w:r>
      <w:r w:rsidR="001C05F7">
        <w:rPr>
          <w:rFonts w:ascii="Palatino Linotype" w:eastAsia="Palatino Linotype" w:hAnsi="Palatino Linotype" w:cs="Palatino Linotype"/>
          <w:sz w:val="20"/>
          <w:szCs w:val="20"/>
        </w:rPr>
        <w:sym w:font="Symbol" w:char="F061"/>
      </w:r>
      <w:r w:rsidR="00F771FC" w:rsidRPr="008D78E3">
        <w:rPr>
          <w:rFonts w:ascii="Palatino Linotype" w:eastAsia="Palatino Linotype" w:hAnsi="Palatino Linotype" w:cs="Palatino Linotype"/>
          <w:sz w:val="20"/>
          <w:szCs w:val="20"/>
        </w:rPr>
        <w:t>) FBA optimizes</w:t>
      </w:r>
      <w:r w:rsidR="0072524F">
        <w:rPr>
          <w:rFonts w:ascii="Palatino Linotype" w:eastAsia="Palatino Linotype" w:hAnsi="Palatino Linotype" w:cs="Palatino Linotype"/>
          <w:sz w:val="20"/>
          <w:szCs w:val="20"/>
        </w:rPr>
        <w:t xml:space="preserve"> </w:t>
      </w:r>
      <m:oMath>
        <m:r>
          <w:rPr>
            <w:rFonts w:ascii="Cambria Math" w:eastAsia="Palatino Linotype" w:hAnsi="Cambria Math" w:cs="Palatino Linotype"/>
            <w:sz w:val="20"/>
            <w:szCs w:val="20"/>
          </w:rPr>
          <m:t>f=</m:t>
        </m:r>
        <m:sSub>
          <m:sSubPr>
            <m:ctrlPr>
              <w:rPr>
                <w:rFonts w:ascii="Cambria Math" w:eastAsia="Palatino Linotype" w:hAnsi="Cambria Math" w:cs="Palatino Linotype"/>
                <w:i/>
                <w:sz w:val="20"/>
                <w:szCs w:val="20"/>
              </w:rPr>
            </m:ctrlPr>
          </m:sSubPr>
          <m:e>
            <m:r>
              <w:rPr>
                <w:rFonts w:ascii="Cambria Math" w:eastAsia="Palatino Linotype" w:hAnsi="Cambria Math" w:cs="Palatino Linotype"/>
                <w:sz w:val="20"/>
                <w:szCs w:val="20"/>
              </w:rPr>
              <m:t>v</m:t>
            </m:r>
          </m:e>
          <m:sub>
            <m:r>
              <w:rPr>
                <w:rFonts w:ascii="Cambria Math" w:eastAsia="Palatino Linotype" w:hAnsi="Cambria Math" w:cs="Palatino Linotype"/>
                <w:sz w:val="20"/>
                <w:szCs w:val="20"/>
              </w:rPr>
              <m:t>1</m:t>
            </m:r>
          </m:sub>
        </m:sSub>
        <m:r>
          <w:rPr>
            <w:rFonts w:ascii="Cambria Math" w:eastAsia="Palatino Linotype" w:hAnsi="Cambria Math" w:cs="Palatino Linotype"/>
            <w:sz w:val="20"/>
            <w:szCs w:val="20"/>
          </w:rPr>
          <m:t>+α∙</m:t>
        </m:r>
        <m:sSub>
          <m:sSubPr>
            <m:ctrlPr>
              <w:rPr>
                <w:rFonts w:ascii="Cambria Math" w:eastAsia="Palatino Linotype" w:hAnsi="Cambria Math" w:cs="Palatino Linotype"/>
                <w:i/>
                <w:sz w:val="20"/>
                <w:szCs w:val="20"/>
              </w:rPr>
            </m:ctrlPr>
          </m:sSubPr>
          <m:e>
            <m:r>
              <w:rPr>
                <w:rFonts w:ascii="Cambria Math" w:eastAsia="Palatino Linotype" w:hAnsi="Cambria Math" w:cs="Palatino Linotype"/>
                <w:sz w:val="20"/>
                <w:szCs w:val="20"/>
              </w:rPr>
              <m:t>v</m:t>
            </m:r>
          </m:e>
          <m:sub>
            <m:r>
              <w:rPr>
                <w:rFonts w:ascii="Cambria Math" w:eastAsia="Palatino Linotype" w:hAnsi="Cambria Math" w:cs="Palatino Linotype"/>
                <w:sz w:val="20"/>
                <w:szCs w:val="20"/>
              </w:rPr>
              <m:t>2</m:t>
            </m:r>
          </m:sub>
        </m:sSub>
      </m:oMath>
      <w:r w:rsidR="00F771FC" w:rsidRPr="008D78E3">
        <w:rPr>
          <w:rFonts w:ascii="Palatino Linotype" w:eastAsia="Palatino Linotype" w:hAnsi="Palatino Linotype" w:cs="Palatino Linotype"/>
          <w:sz w:val="20"/>
          <w:szCs w:val="20"/>
        </w:rPr>
        <w:t xml:space="preserve"> </w:t>
      </w:r>
      <w:r w:rsidR="0072524F">
        <w:rPr>
          <w:rFonts w:ascii="Palatino Linotype" w:eastAsia="Palatino Linotype" w:hAnsi="Palatino Linotype" w:cs="Palatino Linotype"/>
          <w:sz w:val="20"/>
          <w:szCs w:val="20"/>
        </w:rPr>
        <w:t>:  it</w:t>
      </w:r>
      <w:r w:rsidR="00F771FC" w:rsidRPr="008D78E3">
        <w:rPr>
          <w:rFonts w:ascii="Palatino Linotype" w:eastAsia="Palatino Linotype" w:hAnsi="Palatino Linotype" w:cs="Palatino Linotype"/>
          <w:sz w:val="20"/>
          <w:szCs w:val="20"/>
        </w:rPr>
        <w:t xml:space="preserve"> maximiz</w:t>
      </w:r>
      <w:r w:rsidR="0072524F">
        <w:rPr>
          <w:rFonts w:ascii="Palatino Linotype" w:eastAsia="Palatino Linotype" w:hAnsi="Palatino Linotype" w:cs="Palatino Linotype"/>
          <w:sz w:val="20"/>
          <w:szCs w:val="20"/>
        </w:rPr>
        <w:t>es</w:t>
      </w:r>
      <w:r w:rsidR="00F771FC" w:rsidRPr="008D78E3">
        <w:rPr>
          <w:rFonts w:ascii="Palatino Linotype" w:eastAsia="Palatino Linotype" w:hAnsi="Palatino Linotype" w:cs="Palatino Linotype"/>
          <w:sz w:val="20"/>
          <w:szCs w:val="20"/>
        </w:rPr>
        <w:t xml:space="preserve"> fermentation flux if </w:t>
      </w:r>
      <w:r w:rsidR="001C05F7">
        <w:rPr>
          <w:rFonts w:ascii="Palatino Linotype" w:eastAsia="Palatino Linotype" w:hAnsi="Palatino Linotype" w:cs="Palatino Linotype"/>
          <w:sz w:val="20"/>
          <w:szCs w:val="20"/>
        </w:rPr>
        <w:sym w:font="Symbol" w:char="F061"/>
      </w:r>
      <w:r w:rsidR="00F771FC" w:rsidRPr="008D78E3">
        <w:rPr>
          <w:rFonts w:ascii="Palatino Linotype" w:eastAsia="Palatino Linotype" w:hAnsi="Palatino Linotype" w:cs="Palatino Linotype"/>
          <w:sz w:val="20"/>
          <w:szCs w:val="20"/>
        </w:rPr>
        <w:t xml:space="preserve">=0 and it optimizes by maximizing ATP production flux if </w:t>
      </w:r>
      <w:r w:rsidR="00587658">
        <w:rPr>
          <w:rFonts w:ascii="Palatino Linotype" w:eastAsia="Palatino Linotype" w:hAnsi="Palatino Linotype" w:cs="Palatino Linotype"/>
          <w:sz w:val="20"/>
          <w:szCs w:val="20"/>
        </w:rPr>
        <w:sym w:font="Symbol" w:char="F061"/>
      </w:r>
      <w:r w:rsidR="00F771FC" w:rsidRPr="008D78E3">
        <w:rPr>
          <w:rFonts w:ascii="Palatino Linotype" w:eastAsia="Palatino Linotype" w:hAnsi="Palatino Linotype" w:cs="Palatino Linotype"/>
          <w:sz w:val="20"/>
          <w:szCs w:val="20"/>
        </w:rPr>
        <w:t xml:space="preserve"> is </w:t>
      </w:r>
      <w:r w:rsidR="00F32AE7">
        <w:rPr>
          <w:rFonts w:ascii="Palatino Linotype" w:eastAsia="Palatino Linotype" w:hAnsi="Palatino Linotype" w:cs="Palatino Linotype"/>
          <w:sz w:val="20"/>
          <w:szCs w:val="20"/>
        </w:rPr>
        <w:t xml:space="preserve">much </w:t>
      </w:r>
      <w:r w:rsidR="00F771FC" w:rsidRPr="008D78E3">
        <w:rPr>
          <w:rFonts w:ascii="Palatino Linotype" w:eastAsia="Palatino Linotype" w:hAnsi="Palatino Linotype" w:cs="Palatino Linotype"/>
          <w:sz w:val="20"/>
          <w:szCs w:val="20"/>
        </w:rPr>
        <w:t>large</w:t>
      </w:r>
      <w:r w:rsidR="00F32AE7">
        <w:rPr>
          <w:rFonts w:ascii="Palatino Linotype" w:eastAsia="Palatino Linotype" w:hAnsi="Palatino Linotype" w:cs="Palatino Linotype"/>
          <w:sz w:val="20"/>
          <w:szCs w:val="20"/>
        </w:rPr>
        <w:t>r than 1</w:t>
      </w:r>
      <w:r w:rsidR="00F771FC" w:rsidRPr="008D78E3">
        <w:rPr>
          <w:rFonts w:ascii="Palatino Linotype" w:eastAsia="Palatino Linotype" w:hAnsi="Palatino Linotype" w:cs="Palatino Linotype"/>
          <w:sz w:val="20"/>
          <w:szCs w:val="20"/>
        </w:rPr>
        <w:t xml:space="preserve">. </w:t>
      </w:r>
    </w:p>
    <w:p w14:paraId="7D148E81" w14:textId="680AB166" w:rsidR="00AE7656" w:rsidRPr="008D78E3" w:rsidRDefault="000613B9" w:rsidP="006D0983">
      <w:pPr>
        <w:pBdr>
          <w:top w:val="nil"/>
          <w:left w:val="nil"/>
          <w:bottom w:val="nil"/>
          <w:right w:val="nil"/>
          <w:between w:val="nil"/>
        </w:pBdr>
        <w:spacing w:line="240" w:lineRule="auto"/>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      </w:t>
      </w:r>
      <w:r w:rsidR="007526F7">
        <w:rPr>
          <w:rFonts w:ascii="Palatino Linotype" w:eastAsia="Palatino Linotype" w:hAnsi="Palatino Linotype" w:cs="Palatino Linotype"/>
          <w:sz w:val="20"/>
          <w:szCs w:val="20"/>
        </w:rPr>
        <w:t>We shall</w:t>
      </w:r>
      <w:r w:rsidR="00F771FC" w:rsidRPr="008D78E3">
        <w:rPr>
          <w:rFonts w:ascii="Palatino Linotype" w:eastAsia="Palatino Linotype" w:hAnsi="Palatino Linotype" w:cs="Palatino Linotype"/>
          <w:sz w:val="20"/>
          <w:szCs w:val="20"/>
        </w:rPr>
        <w:t xml:space="preserve"> illustrate this procedure for a small part of the network</w:t>
      </w:r>
      <w:r w:rsidR="005D5B0E" w:rsidRPr="008D78E3">
        <w:rPr>
          <w:rFonts w:ascii="Palatino Linotype" w:eastAsia="Palatino Linotype" w:hAnsi="Palatino Linotype" w:cs="Palatino Linotype"/>
          <w:sz w:val="20"/>
          <w:szCs w:val="20"/>
        </w:rPr>
        <w:t xml:space="preserve"> (from GAP to pyruvate</w:t>
      </w:r>
      <w:r w:rsidR="007805EC" w:rsidRPr="008D78E3">
        <w:rPr>
          <w:rFonts w:ascii="Palatino Linotype" w:eastAsia="Palatino Linotype" w:hAnsi="Palatino Linotype" w:cs="Palatino Linotype"/>
          <w:sz w:val="20"/>
          <w:szCs w:val="20"/>
        </w:rPr>
        <w:t>)</w:t>
      </w:r>
      <w:r w:rsidR="00F771FC" w:rsidRPr="008D78E3">
        <w:rPr>
          <w:rFonts w:ascii="Palatino Linotype" w:eastAsia="Palatino Linotype" w:hAnsi="Palatino Linotype" w:cs="Palatino Linotype"/>
          <w:sz w:val="20"/>
          <w:szCs w:val="20"/>
        </w:rPr>
        <w:t>, which by itself has a positive ATP yield (</w:t>
      </w:r>
      <w:r w:rsidR="0076719B">
        <w:rPr>
          <w:rFonts w:ascii="Palatino Linotype" w:eastAsia="Palatino Linotype" w:hAnsi="Palatino Linotype" w:cs="Palatino Linotype"/>
          <w:sz w:val="20"/>
          <w:szCs w:val="20"/>
        </w:rPr>
        <w:t>Figure</w:t>
      </w:r>
      <w:r w:rsidR="00F771FC" w:rsidRPr="008D78E3">
        <w:rPr>
          <w:rFonts w:ascii="Palatino Linotype" w:eastAsia="Palatino Linotype" w:hAnsi="Palatino Linotype" w:cs="Palatino Linotype"/>
          <w:sz w:val="20"/>
          <w:szCs w:val="20"/>
        </w:rPr>
        <w:t xml:space="preserve"> </w:t>
      </w:r>
      <w:del w:id="383" w:author="Yanfei Zhang" w:date="2022-04-05T11:01:00Z">
        <w:r w:rsidR="00F771FC" w:rsidRPr="008D78E3" w:rsidDel="003F69CC">
          <w:rPr>
            <w:rFonts w:ascii="Palatino Linotype" w:eastAsia="Palatino Linotype" w:hAnsi="Palatino Linotype" w:cs="Palatino Linotype"/>
            <w:sz w:val="20"/>
            <w:szCs w:val="20"/>
          </w:rPr>
          <w:delText>S2A</w:delText>
        </w:r>
      </w:del>
      <w:ins w:id="384" w:author="Yanfei Zhang" w:date="2022-04-05T11:01:00Z">
        <w:r w:rsidR="003F69CC" w:rsidRPr="008D78E3">
          <w:rPr>
            <w:rFonts w:ascii="Palatino Linotype" w:eastAsia="Palatino Linotype" w:hAnsi="Palatino Linotype" w:cs="Palatino Linotype"/>
            <w:sz w:val="20"/>
            <w:szCs w:val="20"/>
          </w:rPr>
          <w:t>S</w:t>
        </w:r>
        <w:r w:rsidR="003F69CC">
          <w:rPr>
            <w:rFonts w:ascii="Palatino Linotype" w:eastAsia="Palatino Linotype" w:hAnsi="Palatino Linotype" w:cs="Palatino Linotype"/>
            <w:sz w:val="20"/>
            <w:szCs w:val="20"/>
          </w:rPr>
          <w:t>1</w:t>
        </w:r>
        <w:r w:rsidR="003F69CC" w:rsidRPr="008D78E3">
          <w:rPr>
            <w:rFonts w:ascii="Palatino Linotype" w:eastAsia="Palatino Linotype" w:hAnsi="Palatino Linotype" w:cs="Palatino Linotype"/>
            <w:sz w:val="20"/>
            <w:szCs w:val="20"/>
          </w:rPr>
          <w:t>A</w:t>
        </w:r>
      </w:ins>
      <w:r w:rsidR="00F771FC" w:rsidRPr="008D78E3">
        <w:rPr>
          <w:rFonts w:ascii="Palatino Linotype" w:eastAsia="Palatino Linotype" w:hAnsi="Palatino Linotype" w:cs="Palatino Linotype"/>
          <w:sz w:val="20"/>
          <w:szCs w:val="20"/>
        </w:rPr>
        <w:t>)</w:t>
      </w:r>
      <w:r w:rsidR="001C32A6">
        <w:rPr>
          <w:rFonts w:ascii="Palatino Linotype" w:eastAsia="Palatino Linotype" w:hAnsi="Palatino Linotype" w:cs="Palatino Linotype"/>
          <w:sz w:val="20"/>
          <w:szCs w:val="20"/>
        </w:rPr>
        <w:t>. This is the reverse of the reaction</w:t>
      </w:r>
      <w:r w:rsidR="00F771FC" w:rsidRPr="008D78E3">
        <w:rPr>
          <w:rFonts w:ascii="Palatino Linotype" w:eastAsia="Palatino Linotype" w:hAnsi="Palatino Linotype" w:cs="Palatino Linotype"/>
          <w:sz w:val="20"/>
          <w:szCs w:val="20"/>
        </w:rPr>
        <w:t xml:space="preserve">: </w:t>
      </w:r>
    </w:p>
    <w:p w14:paraId="18ABE107" w14:textId="77777777" w:rsidR="00AE7656" w:rsidRPr="007C595D" w:rsidRDefault="00F771FC" w:rsidP="006D0983">
      <w:pPr>
        <w:pBdr>
          <w:top w:val="nil"/>
          <w:left w:val="nil"/>
          <w:bottom w:val="nil"/>
          <w:right w:val="nil"/>
          <w:between w:val="nil"/>
        </w:pBdr>
        <w:spacing w:before="60" w:after="60" w:line="240" w:lineRule="auto"/>
        <w:jc w:val="center"/>
        <w:rPr>
          <w:rFonts w:ascii="Palatino Linotype" w:eastAsia="Palatino Linotype" w:hAnsi="Palatino Linotype" w:cs="Palatino Linotype"/>
          <w:sz w:val="20"/>
          <w:szCs w:val="20"/>
        </w:rPr>
      </w:pPr>
      <w:r w:rsidRPr="007C595D">
        <w:rPr>
          <w:rFonts w:ascii="Palatino Linotype" w:eastAsia="Palatino Linotype" w:hAnsi="Palatino Linotype" w:cs="Palatino Linotype"/>
          <w:sz w:val="20"/>
          <w:szCs w:val="20"/>
        </w:rPr>
        <w:t>Pyruvate + NAD</w:t>
      </w:r>
      <w:r w:rsidRPr="00984714">
        <w:rPr>
          <w:rFonts w:ascii="Palatino Linotype" w:eastAsia="Palatino Linotype" w:hAnsi="Palatino Linotype" w:cs="Palatino Linotype"/>
          <w:sz w:val="20"/>
          <w:szCs w:val="20"/>
          <w:vertAlign w:val="superscript"/>
        </w:rPr>
        <w:t>+</w:t>
      </w:r>
      <w:r w:rsidRPr="007C595D">
        <w:rPr>
          <w:rFonts w:ascii="Palatino Linotype" w:eastAsia="Palatino Linotype" w:hAnsi="Palatino Linotype" w:cs="Palatino Linotype"/>
          <w:sz w:val="20"/>
          <w:szCs w:val="20"/>
        </w:rPr>
        <w:t xml:space="preserve"> + n ATP </w:t>
      </w:r>
      <w:r w:rsidR="0079106E" w:rsidRPr="007C595D">
        <w:rPr>
          <w:rFonts w:ascii="Palatino Linotype" w:eastAsia="Palatino Linotype" w:hAnsi="Palatino Linotype" w:cs="Palatino Linotype"/>
          <w:sz w:val="20"/>
          <w:szCs w:val="20"/>
        </w:rPr>
        <w:t>--&gt;</w:t>
      </w:r>
      <w:r w:rsidRPr="007C595D">
        <w:rPr>
          <w:rFonts w:ascii="Palatino Linotype" w:eastAsia="Palatino Linotype" w:hAnsi="Palatino Linotype" w:cs="Palatino Linotype"/>
          <w:sz w:val="20"/>
          <w:szCs w:val="20"/>
        </w:rPr>
        <w:t xml:space="preserve"> GAP + NADH + H</w:t>
      </w:r>
      <w:r w:rsidRPr="00984714">
        <w:rPr>
          <w:rFonts w:ascii="Palatino Linotype" w:eastAsia="Palatino Linotype" w:hAnsi="Palatino Linotype" w:cs="Palatino Linotype"/>
          <w:sz w:val="20"/>
          <w:szCs w:val="20"/>
          <w:vertAlign w:val="superscript"/>
        </w:rPr>
        <w:t>+</w:t>
      </w:r>
      <w:r w:rsidRPr="007C595D">
        <w:rPr>
          <w:rFonts w:ascii="Palatino Linotype" w:eastAsia="Palatino Linotype" w:hAnsi="Palatino Linotype" w:cs="Palatino Linotype"/>
          <w:sz w:val="20"/>
          <w:szCs w:val="20"/>
        </w:rPr>
        <w:t xml:space="preserve"> + n ADP</w:t>
      </w:r>
    </w:p>
    <w:p w14:paraId="14E48E41" w14:textId="77777777" w:rsidR="0007360F" w:rsidRDefault="00F771FC" w:rsidP="006D0983">
      <w:pPr>
        <w:pBdr>
          <w:top w:val="nil"/>
          <w:left w:val="nil"/>
          <w:bottom w:val="nil"/>
          <w:right w:val="nil"/>
          <w:between w:val="nil"/>
        </w:pBdr>
        <w:spacing w:line="240" w:lineRule="auto"/>
        <w:rPr>
          <w:rFonts w:ascii="Palatino Linotype" w:eastAsia="Palatino Linotype" w:hAnsi="Palatino Linotype" w:cs="Palatino Linotype"/>
          <w:sz w:val="20"/>
          <w:szCs w:val="20"/>
        </w:rPr>
      </w:pPr>
      <w:r w:rsidRPr="008D78E3">
        <w:rPr>
          <w:rFonts w:ascii="Palatino Linotype" w:eastAsia="Palatino Linotype" w:hAnsi="Palatino Linotype" w:cs="Palatino Linotype"/>
          <w:sz w:val="20"/>
          <w:szCs w:val="20"/>
        </w:rPr>
        <w:t xml:space="preserve">For various values of </w:t>
      </w:r>
      <w:proofErr w:type="gramStart"/>
      <w:r w:rsidRPr="008D78E3">
        <w:rPr>
          <w:rFonts w:ascii="Palatino Linotype" w:eastAsia="Palatino Linotype" w:hAnsi="Palatino Linotype" w:cs="Palatino Linotype"/>
          <w:i/>
          <w:sz w:val="20"/>
          <w:szCs w:val="20"/>
        </w:rPr>
        <w:t>n</w:t>
      </w:r>
      <w:proofErr w:type="gramEnd"/>
      <w:r w:rsidRPr="008D78E3">
        <w:rPr>
          <w:rFonts w:ascii="Palatino Linotype" w:eastAsia="Palatino Linotype" w:hAnsi="Palatino Linotype" w:cs="Palatino Linotype"/>
          <w:sz w:val="20"/>
          <w:szCs w:val="20"/>
        </w:rPr>
        <w:t xml:space="preserve"> we </w:t>
      </w:r>
      <w:r w:rsidR="001C32A6">
        <w:rPr>
          <w:rFonts w:ascii="Palatino Linotype" w:eastAsia="Palatino Linotype" w:hAnsi="Palatino Linotype" w:cs="Palatino Linotype"/>
          <w:sz w:val="20"/>
          <w:szCs w:val="20"/>
        </w:rPr>
        <w:t xml:space="preserve">again </w:t>
      </w:r>
      <w:r w:rsidRPr="008D78E3">
        <w:rPr>
          <w:rFonts w:ascii="Palatino Linotype" w:eastAsia="Palatino Linotype" w:hAnsi="Palatino Linotype" w:cs="Palatino Linotype"/>
          <w:sz w:val="20"/>
          <w:szCs w:val="20"/>
        </w:rPr>
        <w:t xml:space="preserve">performed </w:t>
      </w:r>
      <w:r w:rsidR="001C32A6">
        <w:rPr>
          <w:rFonts w:ascii="Palatino Linotype" w:eastAsia="Palatino Linotype" w:hAnsi="Palatino Linotype" w:cs="Palatino Linotype"/>
          <w:sz w:val="20"/>
          <w:szCs w:val="20"/>
        </w:rPr>
        <w:t xml:space="preserve">MTA, i.e. </w:t>
      </w:r>
      <w:r w:rsidRPr="008D78E3">
        <w:rPr>
          <w:rFonts w:ascii="Palatino Linotype" w:eastAsia="Palatino Linotype" w:hAnsi="Palatino Linotype" w:cs="Palatino Linotype"/>
          <w:sz w:val="20"/>
          <w:szCs w:val="20"/>
        </w:rPr>
        <w:t>FBA with th</w:t>
      </w:r>
      <w:r w:rsidR="001C32A6">
        <w:rPr>
          <w:rFonts w:ascii="Palatino Linotype" w:eastAsia="Palatino Linotype" w:hAnsi="Palatino Linotype" w:cs="Palatino Linotype"/>
          <w:sz w:val="20"/>
          <w:szCs w:val="20"/>
        </w:rPr>
        <w:t>e</w:t>
      </w:r>
      <w:r w:rsidRPr="008D78E3">
        <w:rPr>
          <w:rFonts w:ascii="Palatino Linotype" w:eastAsia="Palatino Linotype" w:hAnsi="Palatino Linotype" w:cs="Palatino Linotype"/>
          <w:sz w:val="20"/>
          <w:szCs w:val="20"/>
        </w:rPr>
        <w:t xml:space="preserve"> </w:t>
      </w:r>
      <w:r w:rsidR="001C32A6">
        <w:rPr>
          <w:rFonts w:ascii="Palatino Linotype" w:eastAsia="Palatino Linotype" w:hAnsi="Palatino Linotype" w:cs="Palatino Linotype"/>
          <w:sz w:val="20"/>
          <w:szCs w:val="20"/>
        </w:rPr>
        <w:t xml:space="preserve">reverse of the </w:t>
      </w:r>
      <w:r w:rsidRPr="008D78E3">
        <w:rPr>
          <w:rFonts w:ascii="Palatino Linotype" w:eastAsia="Palatino Linotype" w:hAnsi="Palatino Linotype" w:cs="Palatino Linotype"/>
          <w:sz w:val="20"/>
          <w:szCs w:val="20"/>
        </w:rPr>
        <w:t xml:space="preserve">reaction </w:t>
      </w:r>
      <w:r w:rsidR="001C32A6">
        <w:rPr>
          <w:rFonts w:ascii="Palatino Linotype" w:eastAsia="Palatino Linotype" w:hAnsi="Palatino Linotype" w:cs="Palatino Linotype"/>
          <w:sz w:val="20"/>
          <w:szCs w:val="20"/>
        </w:rPr>
        <w:t xml:space="preserve">of interest (i.e. with the reaction </w:t>
      </w:r>
      <w:r w:rsidRPr="008D78E3">
        <w:rPr>
          <w:rFonts w:ascii="Palatino Linotype" w:eastAsia="Palatino Linotype" w:hAnsi="Palatino Linotype" w:cs="Palatino Linotype"/>
          <w:sz w:val="20"/>
          <w:szCs w:val="20"/>
        </w:rPr>
        <w:t xml:space="preserve">as </w:t>
      </w:r>
      <w:r w:rsidR="001C32A6">
        <w:rPr>
          <w:rFonts w:ascii="Palatino Linotype" w:eastAsia="Palatino Linotype" w:hAnsi="Palatino Linotype" w:cs="Palatino Linotype"/>
          <w:sz w:val="20"/>
          <w:szCs w:val="20"/>
        </w:rPr>
        <w:t xml:space="preserve">formulated above) as </w:t>
      </w:r>
      <w:r w:rsidRPr="008D78E3">
        <w:rPr>
          <w:rFonts w:ascii="Palatino Linotype" w:eastAsia="Palatino Linotype" w:hAnsi="Palatino Linotype" w:cs="Palatino Linotype"/>
          <w:sz w:val="20"/>
          <w:szCs w:val="20"/>
        </w:rPr>
        <w:t xml:space="preserve">the objective. All reactions were bounded at 10, except for </w:t>
      </w:r>
      <w:r w:rsidR="00984714">
        <w:rPr>
          <w:rFonts w:ascii="Palatino Linotype" w:eastAsia="Palatino Linotype" w:hAnsi="Palatino Linotype" w:cs="Palatino Linotype"/>
          <w:sz w:val="20"/>
          <w:szCs w:val="20"/>
        </w:rPr>
        <w:t xml:space="preserve">the reactions catalyzed by </w:t>
      </w:r>
      <w:r w:rsidRPr="008D78E3">
        <w:rPr>
          <w:rFonts w:ascii="Palatino Linotype" w:eastAsia="Palatino Linotype" w:hAnsi="Palatino Linotype" w:cs="Palatino Linotype"/>
          <w:sz w:val="20"/>
          <w:szCs w:val="20"/>
        </w:rPr>
        <w:t>pyruvate kinase</w:t>
      </w:r>
      <w:r w:rsidR="00201ECB" w:rsidRPr="008D78E3">
        <w:rPr>
          <w:rFonts w:ascii="Palatino Linotype" w:eastAsia="Palatino Linotype" w:hAnsi="Palatino Linotype" w:cs="Palatino Linotype"/>
          <w:sz w:val="20"/>
          <w:szCs w:val="20"/>
        </w:rPr>
        <w:t xml:space="preserve"> and GAPN</w:t>
      </w:r>
      <w:r w:rsidRPr="008D78E3">
        <w:rPr>
          <w:rFonts w:ascii="Palatino Linotype" w:eastAsia="Palatino Linotype" w:hAnsi="Palatino Linotype" w:cs="Palatino Linotype"/>
          <w:sz w:val="20"/>
          <w:szCs w:val="20"/>
        </w:rPr>
        <w:t>, which w</w:t>
      </w:r>
      <w:r w:rsidR="007526F7">
        <w:rPr>
          <w:rFonts w:ascii="Palatino Linotype" w:eastAsia="Palatino Linotype" w:hAnsi="Palatino Linotype" w:cs="Palatino Linotype"/>
          <w:sz w:val="20"/>
          <w:szCs w:val="20"/>
        </w:rPr>
        <w:t>ere</w:t>
      </w:r>
      <w:r w:rsidRPr="008D78E3">
        <w:rPr>
          <w:rFonts w:ascii="Palatino Linotype" w:eastAsia="Palatino Linotype" w:hAnsi="Palatino Linotype" w:cs="Palatino Linotype"/>
          <w:sz w:val="20"/>
          <w:szCs w:val="20"/>
        </w:rPr>
        <w:t xml:space="preserve"> boun</w:t>
      </w:r>
      <w:r w:rsidR="002C4B7B" w:rsidRPr="008D78E3">
        <w:rPr>
          <w:rFonts w:ascii="Palatino Linotype" w:eastAsia="Palatino Linotype" w:hAnsi="Palatino Linotype" w:cs="Palatino Linotype"/>
          <w:sz w:val="20"/>
          <w:szCs w:val="20"/>
        </w:rPr>
        <w:t xml:space="preserve">ded at 1. </w:t>
      </w:r>
    </w:p>
    <w:p w14:paraId="1F321CBF" w14:textId="77777777" w:rsidR="00D621B6" w:rsidRDefault="002C4B7B" w:rsidP="006D0983">
      <w:pPr>
        <w:pBdr>
          <w:top w:val="nil"/>
          <w:left w:val="nil"/>
          <w:bottom w:val="nil"/>
          <w:right w:val="nil"/>
          <w:between w:val="nil"/>
        </w:pBdr>
        <w:spacing w:line="240" w:lineRule="auto"/>
        <w:ind w:firstLine="432"/>
        <w:rPr>
          <w:rFonts w:ascii="Palatino Linotype" w:eastAsia="Palatino Linotype" w:hAnsi="Palatino Linotype" w:cs="Palatino Linotype"/>
          <w:sz w:val="20"/>
          <w:szCs w:val="20"/>
        </w:rPr>
      </w:pPr>
      <w:r w:rsidRPr="008D78E3">
        <w:rPr>
          <w:rFonts w:ascii="Palatino Linotype" w:eastAsia="Palatino Linotype" w:hAnsi="Palatino Linotype" w:cs="Palatino Linotype"/>
          <w:sz w:val="20"/>
          <w:szCs w:val="20"/>
        </w:rPr>
        <w:t xml:space="preserve">The full line in </w:t>
      </w:r>
      <w:r w:rsidR="0076719B">
        <w:rPr>
          <w:rFonts w:ascii="Palatino Linotype" w:eastAsia="Palatino Linotype" w:hAnsi="Palatino Linotype" w:cs="Palatino Linotype"/>
          <w:sz w:val="20"/>
          <w:szCs w:val="20"/>
        </w:rPr>
        <w:t>Figure</w:t>
      </w:r>
      <w:r w:rsidRPr="008D78E3">
        <w:rPr>
          <w:rFonts w:ascii="Palatino Linotype" w:eastAsia="Palatino Linotype" w:hAnsi="Palatino Linotype" w:cs="Palatino Linotype"/>
          <w:sz w:val="20"/>
          <w:szCs w:val="20"/>
        </w:rPr>
        <w:t xml:space="preserve"> </w:t>
      </w:r>
      <w:r w:rsidR="000613B9">
        <w:rPr>
          <w:rFonts w:ascii="Palatino Linotype" w:eastAsia="Palatino Linotype" w:hAnsi="Palatino Linotype" w:cs="Palatino Linotype"/>
          <w:sz w:val="20"/>
          <w:szCs w:val="20"/>
        </w:rPr>
        <w:t>1</w:t>
      </w:r>
      <w:r w:rsidR="00F771FC" w:rsidRPr="008D78E3">
        <w:rPr>
          <w:rFonts w:ascii="Palatino Linotype" w:eastAsia="Palatino Linotype" w:hAnsi="Palatino Linotype" w:cs="Palatino Linotype"/>
          <w:sz w:val="20"/>
          <w:szCs w:val="20"/>
        </w:rPr>
        <w:t xml:space="preserve"> show</w:t>
      </w:r>
      <w:r w:rsidR="006A6152">
        <w:rPr>
          <w:rFonts w:ascii="Palatino Linotype" w:eastAsia="Palatino Linotype" w:hAnsi="Palatino Linotype" w:cs="Palatino Linotype"/>
          <w:sz w:val="20"/>
          <w:szCs w:val="20"/>
        </w:rPr>
        <w:t>s the flux between GAP and 3PG</w:t>
      </w:r>
      <w:r w:rsidR="00F771FC" w:rsidRPr="008D78E3">
        <w:rPr>
          <w:rFonts w:ascii="Palatino Linotype" w:eastAsia="Palatino Linotype" w:hAnsi="Palatino Linotype" w:cs="Palatino Linotype"/>
          <w:sz w:val="20"/>
          <w:szCs w:val="20"/>
        </w:rPr>
        <w:t xml:space="preserve"> that ran through GAPN</w:t>
      </w:r>
      <w:r w:rsidR="00940537">
        <w:rPr>
          <w:rFonts w:ascii="Palatino Linotype" w:eastAsia="Palatino Linotype" w:hAnsi="Palatino Linotype" w:cs="Palatino Linotype"/>
          <w:sz w:val="20"/>
          <w:szCs w:val="20"/>
        </w:rPr>
        <w:t>;</w:t>
      </w:r>
      <w:r w:rsidR="00F771FC" w:rsidRPr="008D78E3">
        <w:rPr>
          <w:rFonts w:ascii="Palatino Linotype" w:eastAsia="Palatino Linotype" w:hAnsi="Palatino Linotype" w:cs="Palatino Linotype"/>
          <w:sz w:val="20"/>
          <w:szCs w:val="20"/>
        </w:rPr>
        <w:t xml:space="preserve"> the dotted line </w:t>
      </w:r>
      <w:r w:rsidR="00984714">
        <w:rPr>
          <w:rFonts w:ascii="Palatino Linotype" w:eastAsia="Palatino Linotype" w:hAnsi="Palatino Linotype" w:cs="Palatino Linotype"/>
          <w:sz w:val="20"/>
          <w:szCs w:val="20"/>
        </w:rPr>
        <w:t xml:space="preserve">shows </w:t>
      </w:r>
      <w:r w:rsidR="00F771FC" w:rsidRPr="008D78E3">
        <w:rPr>
          <w:rFonts w:ascii="Palatino Linotype" w:eastAsia="Palatino Linotype" w:hAnsi="Palatino Linotype" w:cs="Palatino Linotype"/>
          <w:sz w:val="20"/>
          <w:szCs w:val="20"/>
        </w:rPr>
        <w:t>the flux tha</w:t>
      </w:r>
      <w:r w:rsidR="00984714">
        <w:rPr>
          <w:rFonts w:ascii="Palatino Linotype" w:eastAsia="Palatino Linotype" w:hAnsi="Palatino Linotype" w:cs="Palatino Linotype"/>
          <w:sz w:val="20"/>
          <w:szCs w:val="20"/>
        </w:rPr>
        <w:t>t</w:t>
      </w:r>
      <w:r w:rsidR="00F771FC" w:rsidRPr="008D78E3">
        <w:rPr>
          <w:rFonts w:ascii="Palatino Linotype" w:eastAsia="Palatino Linotype" w:hAnsi="Palatino Linotype" w:cs="Palatino Linotype"/>
          <w:sz w:val="20"/>
          <w:szCs w:val="20"/>
        </w:rPr>
        <w:t xml:space="preserve"> ran through GAPDH. </w:t>
      </w:r>
      <w:r w:rsidR="00E9411C">
        <w:rPr>
          <w:rFonts w:ascii="Palatino Linotype" w:eastAsia="Palatino Linotype" w:hAnsi="Palatino Linotype" w:cs="Palatino Linotype"/>
          <w:sz w:val="20"/>
          <w:szCs w:val="20"/>
        </w:rPr>
        <w:t xml:space="preserve">In </w:t>
      </w:r>
      <w:r w:rsidR="0076719B">
        <w:rPr>
          <w:rFonts w:ascii="Palatino Linotype" w:eastAsia="Palatino Linotype" w:hAnsi="Palatino Linotype" w:cs="Palatino Linotype"/>
          <w:sz w:val="20"/>
          <w:szCs w:val="20"/>
        </w:rPr>
        <w:t>Figure</w:t>
      </w:r>
      <w:r w:rsidR="00E9411C">
        <w:rPr>
          <w:rFonts w:ascii="Palatino Linotype" w:eastAsia="Palatino Linotype" w:hAnsi="Palatino Linotype" w:cs="Palatino Linotype"/>
          <w:sz w:val="20"/>
          <w:szCs w:val="20"/>
        </w:rPr>
        <w:t xml:space="preserve"> 1A, f</w:t>
      </w:r>
      <w:r w:rsidR="00F771FC" w:rsidRPr="008D78E3">
        <w:rPr>
          <w:rFonts w:ascii="Palatino Linotype" w:eastAsia="Palatino Linotype" w:hAnsi="Palatino Linotype" w:cs="Palatino Linotype"/>
          <w:sz w:val="20"/>
          <w:szCs w:val="20"/>
        </w:rPr>
        <w:t xml:space="preserve">or </w:t>
      </w:r>
      <w:r w:rsidR="00F771FC" w:rsidRPr="00984714">
        <w:rPr>
          <w:rFonts w:ascii="Palatino Linotype" w:eastAsia="Palatino Linotype" w:hAnsi="Palatino Linotype" w:cs="Palatino Linotype"/>
          <w:i/>
          <w:sz w:val="20"/>
          <w:szCs w:val="20"/>
        </w:rPr>
        <w:t>n</w:t>
      </w:r>
      <w:r w:rsidR="00F771FC" w:rsidRPr="008D78E3">
        <w:rPr>
          <w:rFonts w:ascii="Palatino Linotype" w:eastAsia="Palatino Linotype" w:hAnsi="Palatino Linotype" w:cs="Palatino Linotype"/>
          <w:sz w:val="20"/>
          <w:szCs w:val="20"/>
        </w:rPr>
        <w:t xml:space="preserve">&lt;1 or </w:t>
      </w:r>
      <w:r w:rsidR="00F771FC" w:rsidRPr="0078570C">
        <w:rPr>
          <w:rFonts w:ascii="Palatino Linotype" w:eastAsia="Palatino Linotype" w:hAnsi="Palatino Linotype" w:cs="Palatino Linotype"/>
          <w:i/>
          <w:sz w:val="20"/>
          <w:szCs w:val="20"/>
        </w:rPr>
        <w:t>n</w:t>
      </w:r>
      <w:r w:rsidR="00F771FC" w:rsidRPr="008D78E3">
        <w:rPr>
          <w:rFonts w:ascii="Palatino Linotype" w:eastAsia="Palatino Linotype" w:hAnsi="Palatino Linotype" w:cs="Palatino Linotype"/>
          <w:sz w:val="20"/>
          <w:szCs w:val="20"/>
        </w:rPr>
        <w:t xml:space="preserve">&gt;2 </w:t>
      </w:r>
      <w:r w:rsidR="00940537">
        <w:rPr>
          <w:rFonts w:ascii="Palatino Linotype" w:eastAsia="Palatino Linotype" w:hAnsi="Palatino Linotype" w:cs="Palatino Linotype"/>
          <w:sz w:val="20"/>
          <w:szCs w:val="20"/>
        </w:rPr>
        <w:t>no steady state flux patterns were found (i.e. the FBA algorithm produced no solution)</w:t>
      </w:r>
      <w:r w:rsidR="0004481F">
        <w:rPr>
          <w:rFonts w:ascii="Palatino Linotype" w:eastAsia="Palatino Linotype" w:hAnsi="Palatino Linotype" w:cs="Palatino Linotype"/>
          <w:sz w:val="20"/>
          <w:szCs w:val="20"/>
        </w:rPr>
        <w:t>.</w:t>
      </w:r>
      <w:r w:rsidR="00D621B6">
        <w:rPr>
          <w:rFonts w:ascii="Palatino Linotype" w:eastAsia="Palatino Linotype" w:hAnsi="Palatino Linotype" w:cs="Palatino Linotype"/>
          <w:sz w:val="20"/>
          <w:szCs w:val="20"/>
        </w:rPr>
        <w:t xml:space="preserve"> </w:t>
      </w:r>
      <w:r w:rsidR="0076719B">
        <w:rPr>
          <w:rFonts w:ascii="Palatino Linotype" w:eastAsia="Palatino Linotype" w:hAnsi="Palatino Linotype" w:cs="Palatino Linotype"/>
          <w:sz w:val="20"/>
          <w:szCs w:val="20"/>
        </w:rPr>
        <w:t>Figure</w:t>
      </w:r>
      <w:r w:rsidR="00612BC8">
        <w:rPr>
          <w:rFonts w:ascii="Palatino Linotype" w:eastAsia="Palatino Linotype" w:hAnsi="Palatino Linotype" w:cs="Palatino Linotype"/>
          <w:sz w:val="20"/>
          <w:szCs w:val="20"/>
        </w:rPr>
        <w:t xml:space="preserve"> 1A</w:t>
      </w:r>
      <w:r w:rsidR="00D621B6">
        <w:rPr>
          <w:rFonts w:ascii="Palatino Linotype" w:eastAsia="Palatino Linotype" w:hAnsi="Palatino Linotype" w:cs="Palatino Linotype"/>
          <w:sz w:val="20"/>
          <w:szCs w:val="20"/>
        </w:rPr>
        <w:t xml:space="preserve"> </w:t>
      </w:r>
      <w:r w:rsidR="00612BC8">
        <w:rPr>
          <w:rFonts w:ascii="Palatino Linotype" w:eastAsia="Palatino Linotype" w:hAnsi="Palatino Linotype" w:cs="Palatino Linotype"/>
          <w:sz w:val="20"/>
          <w:szCs w:val="20"/>
        </w:rPr>
        <w:t>shows tha</w:t>
      </w:r>
      <w:r w:rsidR="00F771FC" w:rsidRPr="008D78E3">
        <w:rPr>
          <w:rFonts w:ascii="Palatino Linotype" w:eastAsia="Palatino Linotype" w:hAnsi="Palatino Linotype" w:cs="Palatino Linotype"/>
          <w:sz w:val="20"/>
          <w:szCs w:val="20"/>
        </w:rPr>
        <w:t xml:space="preserve">t </w:t>
      </w:r>
      <w:r w:rsidR="00612BC8">
        <w:rPr>
          <w:rFonts w:ascii="Palatino Linotype" w:eastAsia="Palatino Linotype" w:hAnsi="Palatino Linotype" w:cs="Palatino Linotype"/>
          <w:sz w:val="20"/>
          <w:szCs w:val="20"/>
        </w:rPr>
        <w:t xml:space="preserve">at </w:t>
      </w:r>
      <w:r w:rsidR="00F771FC" w:rsidRPr="0078570C">
        <w:rPr>
          <w:rFonts w:ascii="Palatino Linotype" w:eastAsia="Palatino Linotype" w:hAnsi="Palatino Linotype" w:cs="Palatino Linotype"/>
          <w:i/>
          <w:sz w:val="20"/>
          <w:szCs w:val="20"/>
        </w:rPr>
        <w:t>n</w:t>
      </w:r>
      <w:r w:rsidR="00F771FC" w:rsidRPr="008D78E3">
        <w:rPr>
          <w:rFonts w:ascii="Palatino Linotype" w:eastAsia="Palatino Linotype" w:hAnsi="Palatino Linotype" w:cs="Palatino Linotype"/>
          <w:sz w:val="20"/>
          <w:szCs w:val="20"/>
        </w:rPr>
        <w:t xml:space="preserve">=1 </w:t>
      </w:r>
      <w:r w:rsidR="00940537">
        <w:rPr>
          <w:rFonts w:ascii="Palatino Linotype" w:eastAsia="Palatino Linotype" w:hAnsi="Palatino Linotype" w:cs="Palatino Linotype"/>
          <w:sz w:val="20"/>
          <w:szCs w:val="20"/>
        </w:rPr>
        <w:t xml:space="preserve">a solution was produced by the algorithm, in which </w:t>
      </w:r>
      <w:r w:rsidR="00F771FC" w:rsidRPr="008D78E3">
        <w:rPr>
          <w:rFonts w:ascii="Palatino Linotype" w:eastAsia="Palatino Linotype" w:hAnsi="Palatino Linotype" w:cs="Palatino Linotype"/>
          <w:sz w:val="20"/>
          <w:szCs w:val="20"/>
        </w:rPr>
        <w:t xml:space="preserve">the flux through GAPN </w:t>
      </w:r>
      <w:r w:rsidR="00940537">
        <w:rPr>
          <w:rFonts w:ascii="Palatino Linotype" w:eastAsia="Palatino Linotype" w:hAnsi="Palatino Linotype" w:cs="Palatino Linotype"/>
          <w:sz w:val="20"/>
          <w:szCs w:val="20"/>
        </w:rPr>
        <w:t xml:space="preserve">equaled </w:t>
      </w:r>
      <w:r w:rsidR="00F771FC" w:rsidRPr="008D78E3">
        <w:rPr>
          <w:rFonts w:ascii="Palatino Linotype" w:eastAsia="Palatino Linotype" w:hAnsi="Palatino Linotype" w:cs="Palatino Linotype"/>
          <w:sz w:val="20"/>
          <w:szCs w:val="20"/>
        </w:rPr>
        <w:t>1</w:t>
      </w:r>
      <w:r w:rsidR="00D621B6">
        <w:rPr>
          <w:rFonts w:ascii="Palatino Linotype" w:eastAsia="Palatino Linotype" w:hAnsi="Palatino Linotype" w:cs="Palatino Linotype"/>
          <w:sz w:val="20"/>
          <w:szCs w:val="20"/>
        </w:rPr>
        <w:t xml:space="preserve">.  </w:t>
      </w:r>
    </w:p>
    <w:p w14:paraId="608589A7" w14:textId="77777777" w:rsidR="00AE7656" w:rsidRPr="008D78E3" w:rsidRDefault="00D621B6" w:rsidP="006D0983">
      <w:pPr>
        <w:pBdr>
          <w:top w:val="nil"/>
          <w:left w:val="nil"/>
          <w:bottom w:val="nil"/>
          <w:right w:val="nil"/>
          <w:between w:val="nil"/>
        </w:pBdr>
        <w:spacing w:line="240" w:lineRule="auto"/>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W</w:t>
      </w:r>
      <w:r w:rsidR="00940537">
        <w:rPr>
          <w:rFonts w:ascii="Palatino Linotype" w:eastAsia="Palatino Linotype" w:hAnsi="Palatino Linotype" w:cs="Palatino Linotype"/>
          <w:sz w:val="20"/>
          <w:szCs w:val="20"/>
        </w:rPr>
        <w:t>ith</w:t>
      </w:r>
      <w:r w:rsidR="00F771FC" w:rsidRPr="008D78E3">
        <w:rPr>
          <w:rFonts w:ascii="Palatino Linotype" w:eastAsia="Palatino Linotype" w:hAnsi="Palatino Linotype" w:cs="Palatino Linotype"/>
          <w:sz w:val="20"/>
          <w:szCs w:val="20"/>
        </w:rPr>
        <w:t xml:space="preserve"> </w:t>
      </w:r>
      <w:proofErr w:type="spellStart"/>
      <w:r w:rsidR="00940537" w:rsidRPr="0078570C">
        <w:rPr>
          <w:rFonts w:ascii="Palatino Linotype" w:eastAsia="Palatino Linotype" w:hAnsi="Palatino Linotype" w:cs="Palatino Linotype"/>
          <w:i/>
          <w:sz w:val="20"/>
          <w:szCs w:val="20"/>
        </w:rPr>
        <w:t>n</w:t>
      </w:r>
      <w:proofErr w:type="spellEnd"/>
      <w:r w:rsidR="00940537">
        <w:rPr>
          <w:rFonts w:ascii="Palatino Linotype" w:eastAsia="Palatino Linotype" w:hAnsi="Palatino Linotype" w:cs="Palatino Linotype"/>
          <w:sz w:val="20"/>
          <w:szCs w:val="20"/>
        </w:rPr>
        <w:t xml:space="preserve"> </w:t>
      </w:r>
      <w:r w:rsidR="00F771FC" w:rsidRPr="008D78E3">
        <w:rPr>
          <w:rFonts w:ascii="Palatino Linotype" w:eastAsia="Palatino Linotype" w:hAnsi="Palatino Linotype" w:cs="Palatino Linotype"/>
          <w:sz w:val="20"/>
          <w:szCs w:val="20"/>
        </w:rPr>
        <w:t xml:space="preserve">increasing </w:t>
      </w:r>
      <w:r w:rsidR="00940537">
        <w:rPr>
          <w:rFonts w:ascii="Palatino Linotype" w:eastAsia="Palatino Linotype" w:hAnsi="Palatino Linotype" w:cs="Palatino Linotype"/>
          <w:sz w:val="20"/>
          <w:szCs w:val="20"/>
        </w:rPr>
        <w:t>beyond 1</w:t>
      </w:r>
      <w:r w:rsidR="00F771FC" w:rsidRPr="008D78E3">
        <w:rPr>
          <w:rFonts w:ascii="Palatino Linotype" w:eastAsia="Palatino Linotype" w:hAnsi="Palatino Linotype" w:cs="Palatino Linotype"/>
          <w:sz w:val="20"/>
          <w:szCs w:val="20"/>
        </w:rPr>
        <w:t xml:space="preserve">, this </w:t>
      </w:r>
      <w:r w:rsidR="00940537">
        <w:rPr>
          <w:rFonts w:ascii="Palatino Linotype" w:eastAsia="Palatino Linotype" w:hAnsi="Palatino Linotype" w:cs="Palatino Linotype"/>
          <w:sz w:val="20"/>
          <w:szCs w:val="20"/>
        </w:rPr>
        <w:t>flux</w:t>
      </w:r>
      <w:r w:rsidR="00940537" w:rsidRPr="008D78E3">
        <w:rPr>
          <w:rFonts w:ascii="Palatino Linotype" w:eastAsia="Palatino Linotype" w:hAnsi="Palatino Linotype" w:cs="Palatino Linotype"/>
          <w:sz w:val="20"/>
          <w:szCs w:val="20"/>
        </w:rPr>
        <w:t xml:space="preserve"> </w:t>
      </w:r>
      <w:r w:rsidR="00F771FC" w:rsidRPr="008D78E3">
        <w:rPr>
          <w:rFonts w:ascii="Palatino Linotype" w:eastAsia="Palatino Linotype" w:hAnsi="Palatino Linotype" w:cs="Palatino Linotype"/>
          <w:sz w:val="20"/>
          <w:szCs w:val="20"/>
        </w:rPr>
        <w:t xml:space="preserve">dropped linearly to zero, whilst the flux through GAPDH increased linearly with </w:t>
      </w:r>
      <w:r w:rsidR="00F771FC" w:rsidRPr="00955285">
        <w:rPr>
          <w:rFonts w:ascii="Palatino Linotype" w:eastAsia="Palatino Linotype" w:hAnsi="Palatino Linotype" w:cs="Palatino Linotype"/>
          <w:i/>
          <w:sz w:val="20"/>
          <w:szCs w:val="20"/>
        </w:rPr>
        <w:t>n</w:t>
      </w:r>
      <w:r w:rsidR="00F771FC" w:rsidRPr="008D78E3">
        <w:rPr>
          <w:rFonts w:ascii="Palatino Linotype" w:eastAsia="Palatino Linotype" w:hAnsi="Palatino Linotype" w:cs="Palatino Linotype"/>
          <w:sz w:val="20"/>
          <w:szCs w:val="20"/>
        </w:rPr>
        <w:t xml:space="preserve"> to the val</w:t>
      </w:r>
      <w:r w:rsidR="00201ECB" w:rsidRPr="008D78E3">
        <w:rPr>
          <w:rFonts w:ascii="Palatino Linotype" w:eastAsia="Palatino Linotype" w:hAnsi="Palatino Linotype" w:cs="Palatino Linotype"/>
          <w:sz w:val="20"/>
          <w:szCs w:val="20"/>
        </w:rPr>
        <w:t xml:space="preserve">ue of 1 at </w:t>
      </w:r>
      <w:r w:rsidR="00201ECB" w:rsidRPr="00955285">
        <w:rPr>
          <w:rFonts w:ascii="Palatino Linotype" w:eastAsia="Palatino Linotype" w:hAnsi="Palatino Linotype" w:cs="Palatino Linotype"/>
          <w:i/>
          <w:sz w:val="20"/>
          <w:szCs w:val="20"/>
        </w:rPr>
        <w:t>n</w:t>
      </w:r>
      <w:r w:rsidR="00201ECB" w:rsidRPr="008D78E3">
        <w:rPr>
          <w:rFonts w:ascii="Palatino Linotype" w:eastAsia="Palatino Linotype" w:hAnsi="Palatino Linotype" w:cs="Palatino Linotype"/>
          <w:sz w:val="20"/>
          <w:szCs w:val="20"/>
        </w:rPr>
        <w:t xml:space="preserve">=2. </w:t>
      </w:r>
      <w:r w:rsidR="00612BC8">
        <w:rPr>
          <w:rFonts w:ascii="Palatino Linotype" w:eastAsia="Palatino Linotype" w:hAnsi="Palatino Linotype" w:cs="Palatino Linotype"/>
          <w:sz w:val="20"/>
          <w:szCs w:val="20"/>
        </w:rPr>
        <w:t>This</w:t>
      </w:r>
      <w:r w:rsidR="00E9411C" w:rsidRPr="008D78E3">
        <w:rPr>
          <w:rFonts w:ascii="Palatino Linotype" w:eastAsia="Palatino Linotype" w:hAnsi="Palatino Linotype" w:cs="Palatino Linotype"/>
          <w:sz w:val="20"/>
          <w:szCs w:val="20"/>
        </w:rPr>
        <w:t xml:space="preserve"> shows that depending on the ATP requirement relative to pyruvate requirement, the optimal pattern should shift </w:t>
      </w:r>
      <w:r w:rsidR="00E9411C">
        <w:rPr>
          <w:rFonts w:ascii="Palatino Linotype" w:eastAsia="Palatino Linotype" w:hAnsi="Palatino Linotype" w:cs="Palatino Linotype"/>
          <w:sz w:val="20"/>
          <w:szCs w:val="20"/>
        </w:rPr>
        <w:t>from</w:t>
      </w:r>
      <w:r w:rsidR="00E9411C" w:rsidRPr="008D78E3">
        <w:rPr>
          <w:rFonts w:ascii="Palatino Linotype" w:eastAsia="Palatino Linotype" w:hAnsi="Palatino Linotype" w:cs="Palatino Linotype"/>
          <w:sz w:val="20"/>
          <w:szCs w:val="20"/>
        </w:rPr>
        <w:t xml:space="preserve"> GAPN </w:t>
      </w:r>
      <w:r w:rsidR="00E9411C">
        <w:rPr>
          <w:rFonts w:ascii="Palatino Linotype" w:eastAsia="Palatino Linotype" w:hAnsi="Palatino Linotype" w:cs="Palatino Linotype"/>
          <w:sz w:val="20"/>
          <w:szCs w:val="20"/>
        </w:rPr>
        <w:t>to</w:t>
      </w:r>
      <w:r w:rsidR="00E9411C" w:rsidRPr="008D78E3">
        <w:rPr>
          <w:rFonts w:ascii="Palatino Linotype" w:eastAsia="Palatino Linotype" w:hAnsi="Palatino Linotype" w:cs="Palatino Linotype"/>
          <w:sz w:val="20"/>
          <w:szCs w:val="20"/>
        </w:rPr>
        <w:t xml:space="preserve"> GAPDH; by shifting between the two pathways the organism would shift gears in terms of thermodynamically moving more uphill, i.e. synthesize more ATP.</w:t>
      </w:r>
    </w:p>
    <w:p w14:paraId="7DFEA355" w14:textId="786E0523" w:rsidR="006A31C0" w:rsidRDefault="00742029">
      <w:pPr>
        <w:pBdr>
          <w:top w:val="nil"/>
          <w:left w:val="nil"/>
          <w:bottom w:val="nil"/>
          <w:right w:val="nil"/>
          <w:between w:val="nil"/>
        </w:pBdr>
        <w:spacing w:line="240" w:lineRule="auto"/>
        <w:rPr>
          <w:rFonts w:ascii="Palatino Linotype" w:eastAsia="Palatino Linotype" w:hAnsi="Palatino Linotype" w:cs="Palatino Linotype"/>
          <w:sz w:val="20"/>
          <w:szCs w:val="20"/>
        </w:rPr>
        <w:pPrChange w:id="385" w:author="Yanfei Zhang" w:date="2022-03-28T18:01:00Z">
          <w:pPr>
            <w:pBdr>
              <w:top w:val="nil"/>
              <w:left w:val="nil"/>
              <w:bottom w:val="nil"/>
              <w:right w:val="nil"/>
              <w:between w:val="nil"/>
            </w:pBdr>
            <w:spacing w:line="240" w:lineRule="auto"/>
            <w:ind w:firstLine="720"/>
          </w:pPr>
        </w:pPrChange>
      </w:pPr>
      <w:ins w:id="386" w:author="Yanfei Zhang" w:date="2022-03-28T18:01:00Z">
        <w:r>
          <w:rPr>
            <w:rFonts w:ascii="Palatino Linotype" w:eastAsia="Palatino Linotype" w:hAnsi="Palatino Linotype" w:cs="Palatino Linotype"/>
            <w:sz w:val="20"/>
            <w:szCs w:val="20"/>
          </w:rPr>
          <w:t xml:space="preserve">        </w:t>
        </w:r>
      </w:ins>
      <w:r w:rsidR="00F771FC" w:rsidRPr="008D78E3">
        <w:rPr>
          <w:rFonts w:ascii="Palatino Linotype" w:eastAsia="Palatino Linotype" w:hAnsi="Palatino Linotype" w:cs="Palatino Linotype"/>
          <w:sz w:val="20"/>
          <w:szCs w:val="20"/>
        </w:rPr>
        <w:t xml:space="preserve">It might </w:t>
      </w:r>
      <w:r w:rsidR="00D621B6">
        <w:rPr>
          <w:rFonts w:ascii="Palatino Linotype" w:eastAsia="Palatino Linotype" w:hAnsi="Palatino Linotype" w:cs="Palatino Linotype"/>
          <w:sz w:val="20"/>
          <w:szCs w:val="20"/>
        </w:rPr>
        <w:t xml:space="preserve">seem </w:t>
      </w:r>
      <w:r w:rsidR="00F771FC" w:rsidRPr="008D78E3">
        <w:rPr>
          <w:rFonts w:ascii="Palatino Linotype" w:eastAsia="Palatino Linotype" w:hAnsi="Palatino Linotype" w:cs="Palatino Linotype"/>
          <w:sz w:val="20"/>
          <w:szCs w:val="20"/>
        </w:rPr>
        <w:t>that the organism should</w:t>
      </w:r>
      <w:r w:rsidR="00D90AE2" w:rsidRPr="008D78E3">
        <w:rPr>
          <w:rFonts w:ascii="Palatino Linotype" w:eastAsia="Palatino Linotype" w:hAnsi="Palatino Linotype" w:cs="Palatino Linotype"/>
          <w:sz w:val="20"/>
          <w:szCs w:val="20"/>
        </w:rPr>
        <w:t xml:space="preserve"> always go for the GAPDH route:</w:t>
      </w:r>
      <w:r w:rsidR="00F771FC" w:rsidRPr="008D78E3">
        <w:rPr>
          <w:rFonts w:ascii="Palatino Linotype" w:eastAsia="Palatino Linotype" w:hAnsi="Palatino Linotype" w:cs="Palatino Linotype"/>
          <w:sz w:val="20"/>
          <w:szCs w:val="20"/>
        </w:rPr>
        <w:t xml:space="preserve"> this would maximize ATP production whilst not necessarily decreasing the rate of pyruvate production.</w:t>
      </w:r>
      <w:r w:rsidR="00201ECB" w:rsidRPr="008D78E3">
        <w:rPr>
          <w:rFonts w:ascii="Palatino Linotype" w:eastAsia="Palatino Linotype" w:hAnsi="Palatino Linotype" w:cs="Palatino Linotype"/>
          <w:sz w:val="20"/>
          <w:szCs w:val="20"/>
        </w:rPr>
        <w:t xml:space="preserve"> </w:t>
      </w:r>
      <w:r w:rsidR="00F771FC" w:rsidRPr="008D78E3">
        <w:rPr>
          <w:rFonts w:ascii="Palatino Linotype" w:eastAsia="Palatino Linotype" w:hAnsi="Palatino Linotype" w:cs="Palatino Linotype"/>
          <w:sz w:val="20"/>
          <w:szCs w:val="20"/>
        </w:rPr>
        <w:t xml:space="preserve">How would it </w:t>
      </w:r>
      <w:r w:rsidR="00BD63A6">
        <w:rPr>
          <w:rFonts w:ascii="Palatino Linotype" w:eastAsia="Palatino Linotype" w:hAnsi="Palatino Linotype" w:cs="Palatino Linotype"/>
          <w:sz w:val="20"/>
          <w:szCs w:val="20"/>
        </w:rPr>
        <w:t>‘</w:t>
      </w:r>
      <w:r w:rsidR="00F771FC" w:rsidRPr="008D78E3">
        <w:rPr>
          <w:rFonts w:ascii="Palatino Linotype" w:eastAsia="Palatino Linotype" w:hAnsi="Palatino Linotype" w:cs="Palatino Linotype"/>
          <w:sz w:val="20"/>
          <w:szCs w:val="20"/>
        </w:rPr>
        <w:t>know</w:t>
      </w:r>
      <w:r w:rsidR="00BD63A6">
        <w:rPr>
          <w:rFonts w:ascii="Palatino Linotype" w:eastAsia="Palatino Linotype" w:hAnsi="Palatino Linotype" w:cs="Palatino Linotype"/>
          <w:sz w:val="20"/>
          <w:szCs w:val="20"/>
        </w:rPr>
        <w:t>’</w:t>
      </w:r>
      <w:r w:rsidR="00F771FC" w:rsidRPr="008D78E3">
        <w:rPr>
          <w:rFonts w:ascii="Palatino Linotype" w:eastAsia="Palatino Linotype" w:hAnsi="Palatino Linotype" w:cs="Palatino Linotype"/>
          <w:sz w:val="20"/>
          <w:szCs w:val="20"/>
        </w:rPr>
        <w:t xml:space="preserve"> about a stoichiometry </w:t>
      </w:r>
      <w:r w:rsidR="00F771FC" w:rsidRPr="00256B99">
        <w:rPr>
          <w:rFonts w:ascii="Palatino Linotype" w:eastAsia="Palatino Linotype" w:hAnsi="Palatino Linotype" w:cs="Palatino Linotype"/>
          <w:i/>
          <w:sz w:val="20"/>
          <w:szCs w:val="20"/>
        </w:rPr>
        <w:t>n</w:t>
      </w:r>
      <w:r w:rsidR="00F771FC" w:rsidRPr="008D78E3">
        <w:rPr>
          <w:rFonts w:ascii="Palatino Linotype" w:eastAsia="Palatino Linotype" w:hAnsi="Palatino Linotype" w:cs="Palatino Linotype"/>
          <w:sz w:val="20"/>
          <w:szCs w:val="20"/>
        </w:rPr>
        <w:t xml:space="preserve"> being set at some low rather than high level? More ATP should always be better, shouldn’t it</w:t>
      </w:r>
      <w:r w:rsidR="00F557F8">
        <w:rPr>
          <w:rFonts w:ascii="Palatino Linotype" w:eastAsia="Palatino Linotype" w:hAnsi="Palatino Linotype" w:cs="Palatino Linotype"/>
          <w:sz w:val="20"/>
          <w:szCs w:val="20"/>
        </w:rPr>
        <w:t>?</w:t>
      </w:r>
      <w:r w:rsidR="00F771FC" w:rsidRPr="008D78E3">
        <w:rPr>
          <w:rFonts w:ascii="Palatino Linotype" w:eastAsia="Palatino Linotype" w:hAnsi="Palatino Linotype" w:cs="Palatino Linotype"/>
          <w:sz w:val="20"/>
          <w:szCs w:val="20"/>
        </w:rPr>
        <w:t xml:space="preserve"> Well, perhaps it should not; if the cell were not consuming a </w:t>
      </w:r>
      <w:r w:rsidR="00201ECB" w:rsidRPr="008D78E3">
        <w:rPr>
          <w:rFonts w:ascii="Palatino Linotype" w:eastAsia="Palatino Linotype" w:hAnsi="Palatino Linotype" w:cs="Palatino Linotype"/>
          <w:sz w:val="20"/>
          <w:szCs w:val="20"/>
        </w:rPr>
        <w:t>sufficient</w:t>
      </w:r>
      <w:r w:rsidR="00F771FC" w:rsidRPr="008D78E3">
        <w:rPr>
          <w:rFonts w:ascii="Palatino Linotype" w:eastAsia="Palatino Linotype" w:hAnsi="Palatino Linotype" w:cs="Palatino Linotype"/>
          <w:sz w:val="20"/>
          <w:szCs w:val="20"/>
        </w:rPr>
        <w:t xml:space="preserve"> </w:t>
      </w:r>
      <w:r w:rsidR="002C4B7B" w:rsidRPr="008D78E3">
        <w:rPr>
          <w:rFonts w:ascii="Palatino Linotype" w:eastAsia="Palatino Linotype" w:hAnsi="Palatino Linotype" w:cs="Palatino Linotype"/>
          <w:sz w:val="20"/>
          <w:szCs w:val="20"/>
        </w:rPr>
        <w:t>amount</w:t>
      </w:r>
      <w:r w:rsidR="00F771FC" w:rsidRPr="008D78E3">
        <w:rPr>
          <w:rFonts w:ascii="Palatino Linotype" w:eastAsia="Palatino Linotype" w:hAnsi="Palatino Linotype" w:cs="Palatino Linotype"/>
          <w:sz w:val="20"/>
          <w:szCs w:val="20"/>
        </w:rPr>
        <w:t xml:space="preserve"> of ATP in biosynthetic reactions or in maintenance, there might actually be a surplus of ATP. This has been shown to</w:t>
      </w:r>
      <w:r w:rsidR="000613B9">
        <w:rPr>
          <w:rFonts w:ascii="Palatino Linotype" w:eastAsia="Palatino Linotype" w:hAnsi="Palatino Linotype" w:cs="Palatino Linotype"/>
          <w:sz w:val="20"/>
          <w:szCs w:val="20"/>
        </w:rPr>
        <w:t xml:space="preserve"> result in </w:t>
      </w:r>
      <w:r w:rsidR="00D621B6">
        <w:rPr>
          <w:rFonts w:ascii="Palatino Linotype" w:eastAsia="Palatino Linotype" w:hAnsi="Palatino Linotype" w:cs="Palatino Linotype"/>
          <w:sz w:val="20"/>
          <w:szCs w:val="20"/>
        </w:rPr>
        <w:t>‘</w:t>
      </w:r>
      <w:r w:rsidR="000613B9">
        <w:rPr>
          <w:rFonts w:ascii="Palatino Linotype" w:eastAsia="Palatino Linotype" w:hAnsi="Palatino Linotype" w:cs="Palatino Linotype"/>
          <w:sz w:val="20"/>
          <w:szCs w:val="20"/>
        </w:rPr>
        <w:t>overflow metabolism</w:t>
      </w:r>
      <w:r w:rsidR="00D621B6">
        <w:rPr>
          <w:rFonts w:ascii="Palatino Linotype" w:eastAsia="Palatino Linotype" w:hAnsi="Palatino Linotype" w:cs="Palatino Linotype"/>
          <w:sz w:val="20"/>
          <w:szCs w:val="20"/>
        </w:rPr>
        <w:t>’</w:t>
      </w:r>
      <w:r w:rsidR="000613B9">
        <w:rPr>
          <w:rFonts w:ascii="Palatino Linotype" w:eastAsia="Palatino Linotype" w:hAnsi="Palatino Linotype" w:cs="Palatino Linotype"/>
          <w:sz w:val="20"/>
          <w:szCs w:val="20"/>
        </w:rPr>
        <w:t xml:space="preserve"> </w:t>
      </w:r>
      <w:r w:rsidR="00E7703F">
        <w:rPr>
          <w:rFonts w:ascii="Palatino Linotype" w:eastAsia="Palatino Linotype" w:hAnsi="Palatino Linotype" w:cs="Palatino Linotype"/>
          <w:sz w:val="20"/>
          <w:szCs w:val="20"/>
        </w:rPr>
        <w:fldChar w:fldCharType="begin" w:fldLock="1"/>
      </w:r>
      <w:r w:rsidR="003F6597">
        <w:rPr>
          <w:rFonts w:ascii="Palatino Linotype" w:eastAsia="Palatino Linotype" w:hAnsi="Palatino Linotype" w:cs="Palatino Linotype"/>
          <w:sz w:val="20"/>
          <w:szCs w:val="20"/>
        </w:rPr>
        <w:instrText>ADDIN CSL_CITATION {"citationItems":[{"id":"ITEM-1","itemData":{"DOI":"10.1186/1752-0509-6-22","ISSN":"17520509","PMID":"22443685","abstract":"Background: Low-yield metabolism is a puzzling phenomenon in many unicellular and multicellular organisms. In abundance of glucose, many cells use a highly wasteful fermentation pathway despite the availability of a high-yield pathway, producing many ATP molecules per glucose, e.g., oxidative phosphorylation. Some of these organisms, including the lactic acid bacterium Lactococcus lactis, downregulate their high-yield pathway in favor of the low-yield pathway. Other organisms, including Escherichia coli do not reduce the flux through the high-yield pathway, employing the low-yield pathway in parallel with a fully active high-yield pathway. For what reasons do some species use the high-yield and low-yield pathways concurrently and what makes others downregulate the high-yield pathway? A classic rationale for metabolic fermentation is overflow metabolism. Because the throughput of metabolic pathways is limited, influx of glucose exceeding the pathway's throughput capacity is thought to be redirected into an alternative, low-yield pathway. This overflow metabolism rationale suggests that cells would only use fermentation once the high-yield pathway runs at maximum rate, but it cannot explain why cells would decrease the flux through the high-yield pathway.Results: Using flux balance analysis with molecular crowding (FBAwMC), a recent extension to flux balance analysis (FBA) that assumes that the total flux through the metabolic network is limited, we investigate the differences between Saccharomyces cerevisiae and L. lactis that downregulate the high-yield pathway at increasing glucose concentrations, and E. coli, which keeps the high-yield pathway functioning at maximal rate. FBAwMC correctly predicts the metabolic switching mode in these three organisms, suggesting that metabolic network architecture is responsible for differences in metabolic switching mode. Based on our analysis, we expect gradual, \"overflow-like\" switching behavior in organisms that have an additional energy-yielding pathway that does not consume NADH (e.g., acetate production in E. coli). Flux decrease through the high-yield pathway is expected in organisms in which the high-yield and low-yield pathways compete for NADH. In support of this analysis, a simplified model of metabolic switching suggests that the extra energy generated during acetate production produces an additional optimal growth mode that smoothens the metabolic switch in E. coli.Conclusions: Maintaining redox balance …","author":[{"dropping-particle":"","family":"Hoek","given":"Milan J.A.","non-dropping-particle":"van","parse-names":false,"suffix":""},{"dropping-particle":"","family":"Merks","given":"Roeland M.H.","non-dropping-particle":"","parse-names":false,"suffix":""}],"container-title":"BMC Systems Biology","id":"ITEM-1","issued":{"date-parts":[["2012"]]},"title":"Redox balance is key to explaining full vs. partial switching to low-yield metabolism","type":"article-journal","volume":"6"},"uris":["http://www.mendeley.com/documents/?uuid=431d646f-d918-41ad-a3d8-f226dc5b2117"]}],"mendeley":{"formattedCitation":"(M. J. A. van Hoek &amp; Merks, 2012)","plainTextFormattedCitation":"(M. J. A. van Hoek &amp; Merks, 2012)","previouslyFormattedCitation":"(M. J. A. van Hoek &amp; Merks, 2012)"},"properties":{"noteIndex":0},"schema":"https://github.com/citation-style-language/schema/raw/master/csl-citation.json"}</w:instrText>
      </w:r>
      <w:r w:rsidR="00E7703F">
        <w:rPr>
          <w:rFonts w:ascii="Palatino Linotype" w:eastAsia="Palatino Linotype" w:hAnsi="Palatino Linotype" w:cs="Palatino Linotype"/>
          <w:sz w:val="20"/>
          <w:szCs w:val="20"/>
        </w:rPr>
        <w:fldChar w:fldCharType="separate"/>
      </w:r>
      <w:r w:rsidR="00E05081" w:rsidRPr="00E05081">
        <w:rPr>
          <w:rFonts w:ascii="Palatino Linotype" w:eastAsia="Palatino Linotype" w:hAnsi="Palatino Linotype" w:cs="Palatino Linotype"/>
          <w:noProof/>
          <w:sz w:val="20"/>
          <w:szCs w:val="20"/>
        </w:rPr>
        <w:t>(</w:t>
      </w:r>
      <w:del w:id="387" w:author="Yanfei Zhang" w:date="2022-03-29T00:14:00Z">
        <w:r w:rsidR="00E05081" w:rsidRPr="00E05081" w:rsidDel="006767A9">
          <w:rPr>
            <w:rFonts w:ascii="Palatino Linotype" w:eastAsia="Palatino Linotype" w:hAnsi="Palatino Linotype" w:cs="Palatino Linotype"/>
            <w:noProof/>
            <w:sz w:val="20"/>
            <w:szCs w:val="20"/>
          </w:rPr>
          <w:delText>M. J. A.</w:delText>
        </w:r>
      </w:del>
      <w:del w:id="388" w:author="Yanfei Zhang" w:date="2022-04-05T07:29:00Z">
        <w:r w:rsidR="00E05081" w:rsidRPr="00E05081" w:rsidDel="00624052">
          <w:rPr>
            <w:rFonts w:ascii="Palatino Linotype" w:eastAsia="Palatino Linotype" w:hAnsi="Palatino Linotype" w:cs="Palatino Linotype"/>
            <w:noProof/>
            <w:sz w:val="20"/>
            <w:szCs w:val="20"/>
          </w:rPr>
          <w:delText xml:space="preserve"> </w:delText>
        </w:r>
      </w:del>
      <w:del w:id="389" w:author="Yanfei Zhang" w:date="2022-03-29T00:14:00Z">
        <w:r w:rsidR="00E05081" w:rsidRPr="00E05081" w:rsidDel="006767A9">
          <w:rPr>
            <w:rFonts w:ascii="Palatino Linotype" w:eastAsia="Palatino Linotype" w:hAnsi="Palatino Linotype" w:cs="Palatino Linotype"/>
            <w:noProof/>
            <w:sz w:val="20"/>
            <w:szCs w:val="20"/>
          </w:rPr>
          <w:delText xml:space="preserve">van </w:delText>
        </w:r>
      </w:del>
      <w:ins w:id="390" w:author="Yanfei Zhang" w:date="2022-03-29T00:14:00Z">
        <w:r w:rsidR="006767A9">
          <w:rPr>
            <w:rFonts w:ascii="Palatino Linotype" w:eastAsia="Palatino Linotype" w:hAnsi="Palatino Linotype" w:cs="Palatino Linotype"/>
            <w:noProof/>
            <w:sz w:val="20"/>
            <w:szCs w:val="20"/>
          </w:rPr>
          <w:t>V</w:t>
        </w:r>
        <w:r w:rsidR="006767A9" w:rsidRPr="00E05081">
          <w:rPr>
            <w:rFonts w:ascii="Palatino Linotype" w:eastAsia="Palatino Linotype" w:hAnsi="Palatino Linotype" w:cs="Palatino Linotype"/>
            <w:noProof/>
            <w:sz w:val="20"/>
            <w:szCs w:val="20"/>
          </w:rPr>
          <w:t xml:space="preserve">an </w:t>
        </w:r>
      </w:ins>
      <w:r w:rsidR="00E05081" w:rsidRPr="00E05081">
        <w:rPr>
          <w:rFonts w:ascii="Palatino Linotype" w:eastAsia="Palatino Linotype" w:hAnsi="Palatino Linotype" w:cs="Palatino Linotype"/>
          <w:noProof/>
          <w:sz w:val="20"/>
          <w:szCs w:val="20"/>
        </w:rPr>
        <w:t xml:space="preserve">Hoek </w:t>
      </w:r>
      <w:del w:id="391" w:author="Yanfei Zhang" w:date="2022-03-29T00:14:00Z">
        <w:r w:rsidR="00E05081" w:rsidRPr="00E05081" w:rsidDel="006767A9">
          <w:rPr>
            <w:rFonts w:ascii="Palatino Linotype" w:eastAsia="Palatino Linotype" w:hAnsi="Palatino Linotype" w:cs="Palatino Linotype"/>
            <w:noProof/>
            <w:sz w:val="20"/>
            <w:szCs w:val="20"/>
          </w:rPr>
          <w:delText>&amp; Merks</w:delText>
        </w:r>
      </w:del>
      <w:ins w:id="392" w:author="Yanfei Zhang" w:date="2022-03-29T00:14:00Z">
        <w:r w:rsidR="006767A9">
          <w:rPr>
            <w:rFonts w:ascii="Palatino Linotype" w:eastAsia="Palatino Linotype" w:hAnsi="Palatino Linotype" w:cs="Palatino Linotype"/>
            <w:noProof/>
            <w:sz w:val="20"/>
            <w:szCs w:val="20"/>
          </w:rPr>
          <w:t>et al.</w:t>
        </w:r>
      </w:ins>
      <w:r w:rsidR="00E05081" w:rsidRPr="00E05081">
        <w:rPr>
          <w:rFonts w:ascii="Palatino Linotype" w:eastAsia="Palatino Linotype" w:hAnsi="Palatino Linotype" w:cs="Palatino Linotype"/>
          <w:noProof/>
          <w:sz w:val="20"/>
          <w:szCs w:val="20"/>
        </w:rPr>
        <w:t>, 2012)</w:t>
      </w:r>
      <w:r w:rsidR="00E7703F">
        <w:rPr>
          <w:rFonts w:ascii="Palatino Linotype" w:eastAsia="Palatino Linotype" w:hAnsi="Palatino Linotype" w:cs="Palatino Linotype"/>
          <w:sz w:val="20"/>
          <w:szCs w:val="20"/>
        </w:rPr>
        <w:fldChar w:fldCharType="end"/>
      </w:r>
      <w:r w:rsidR="00E7703F">
        <w:rPr>
          <w:rFonts w:ascii="Palatino Linotype" w:eastAsia="Palatino Linotype" w:hAnsi="Palatino Linotype" w:cs="Palatino Linotype"/>
          <w:sz w:val="20"/>
          <w:szCs w:val="20"/>
        </w:rPr>
        <w:t>.</w:t>
      </w:r>
      <w:r w:rsidR="00F771FC" w:rsidRPr="008D78E3">
        <w:rPr>
          <w:rFonts w:ascii="Palatino Linotype" w:eastAsia="Palatino Linotype" w:hAnsi="Palatino Linotype" w:cs="Palatino Linotype"/>
          <w:sz w:val="20"/>
          <w:szCs w:val="20"/>
        </w:rPr>
        <w:t xml:space="preserve"> We simulated this phenomenon for the same network, now not using the task reaction above but just a maintenance reaction consi</w:t>
      </w:r>
      <w:r w:rsidR="000613B9">
        <w:rPr>
          <w:rFonts w:ascii="Palatino Linotype" w:eastAsia="Palatino Linotype" w:hAnsi="Palatino Linotype" w:cs="Palatino Linotype"/>
          <w:sz w:val="20"/>
          <w:szCs w:val="20"/>
        </w:rPr>
        <w:t>sting of the hydrolysis of ATP.</w:t>
      </w:r>
      <w:r w:rsidR="00F771FC" w:rsidRPr="008D78E3">
        <w:rPr>
          <w:rFonts w:ascii="Palatino Linotype" w:eastAsia="Palatino Linotype" w:hAnsi="Palatino Linotype" w:cs="Palatino Linotype"/>
          <w:sz w:val="20"/>
          <w:szCs w:val="20"/>
        </w:rPr>
        <w:t xml:space="preserve"> We then again plotted the fluxes through GAPN and </w:t>
      </w:r>
      <w:r w:rsidR="001E7920">
        <w:rPr>
          <w:rFonts w:ascii="Palatino Linotype" w:eastAsia="Palatino Linotype" w:hAnsi="Palatino Linotype" w:cs="Palatino Linotype"/>
          <w:sz w:val="20"/>
          <w:szCs w:val="20"/>
        </w:rPr>
        <w:t>GAPDH as a function of the lower</w:t>
      </w:r>
      <w:r w:rsidR="00F771FC" w:rsidRPr="008D78E3">
        <w:rPr>
          <w:rFonts w:ascii="Palatino Linotype" w:eastAsia="Palatino Linotype" w:hAnsi="Palatino Linotype" w:cs="Palatino Linotype"/>
          <w:sz w:val="20"/>
          <w:szCs w:val="20"/>
        </w:rPr>
        <w:t xml:space="preserve"> bound of this maintenance reaction whilst optimizing for fermentation flux, again setting the bounds of all other reac</w:t>
      </w:r>
      <w:r w:rsidR="000613B9">
        <w:rPr>
          <w:rFonts w:ascii="Palatino Linotype" w:eastAsia="Palatino Linotype" w:hAnsi="Palatino Linotype" w:cs="Palatino Linotype"/>
          <w:sz w:val="20"/>
          <w:szCs w:val="20"/>
        </w:rPr>
        <w:t xml:space="preserve">tions </w:t>
      </w:r>
      <w:r w:rsidR="001E7920">
        <w:rPr>
          <w:rFonts w:ascii="Palatino Linotype" w:eastAsia="Palatino Linotype" w:hAnsi="Palatino Linotype" w:cs="Palatino Linotype"/>
          <w:sz w:val="20"/>
          <w:szCs w:val="20"/>
        </w:rPr>
        <w:t>bounds from -10 to 10 except</w:t>
      </w:r>
      <w:r w:rsidR="00D621B6">
        <w:rPr>
          <w:rFonts w:ascii="Palatino Linotype" w:eastAsia="Palatino Linotype" w:hAnsi="Palatino Linotype" w:cs="Palatino Linotype"/>
          <w:sz w:val="20"/>
          <w:szCs w:val="20"/>
        </w:rPr>
        <w:t xml:space="preserve"> for the</w:t>
      </w:r>
      <w:r w:rsidR="001E7920">
        <w:rPr>
          <w:rFonts w:ascii="Palatino Linotype" w:eastAsia="Palatino Linotype" w:hAnsi="Palatino Linotype" w:cs="Palatino Linotype"/>
          <w:sz w:val="20"/>
          <w:szCs w:val="20"/>
        </w:rPr>
        <w:t xml:space="preserve"> GAPN reaction </w:t>
      </w:r>
      <w:r w:rsidR="00D621B6">
        <w:rPr>
          <w:rFonts w:ascii="Palatino Linotype" w:eastAsia="Palatino Linotype" w:hAnsi="Palatino Linotype" w:cs="Palatino Linotype"/>
          <w:sz w:val="20"/>
          <w:szCs w:val="20"/>
        </w:rPr>
        <w:t xml:space="preserve">of which the </w:t>
      </w:r>
      <w:r w:rsidR="001E7920">
        <w:rPr>
          <w:rFonts w:ascii="Palatino Linotype" w:eastAsia="Palatino Linotype" w:hAnsi="Palatino Linotype" w:cs="Palatino Linotype"/>
          <w:sz w:val="20"/>
          <w:szCs w:val="20"/>
        </w:rPr>
        <w:t xml:space="preserve">bounds </w:t>
      </w:r>
      <w:r w:rsidR="00D621B6">
        <w:rPr>
          <w:rFonts w:ascii="Palatino Linotype" w:eastAsia="Palatino Linotype" w:hAnsi="Palatino Linotype" w:cs="Palatino Linotype"/>
          <w:sz w:val="20"/>
          <w:szCs w:val="20"/>
        </w:rPr>
        <w:t xml:space="preserve">were adjusted </w:t>
      </w:r>
      <w:r w:rsidR="001E7920">
        <w:rPr>
          <w:rFonts w:ascii="Palatino Linotype" w:eastAsia="Palatino Linotype" w:hAnsi="Palatino Linotype" w:cs="Palatino Linotype"/>
          <w:sz w:val="20"/>
          <w:szCs w:val="20"/>
        </w:rPr>
        <w:t xml:space="preserve">from 0 to 1 and </w:t>
      </w:r>
      <w:r w:rsidR="00D621B6">
        <w:rPr>
          <w:rFonts w:ascii="Palatino Linotype" w:eastAsia="Palatino Linotype" w:hAnsi="Palatino Linotype" w:cs="Palatino Linotype"/>
          <w:sz w:val="20"/>
          <w:szCs w:val="20"/>
        </w:rPr>
        <w:t xml:space="preserve">the </w:t>
      </w:r>
      <w:r w:rsidR="001E7920">
        <w:rPr>
          <w:rFonts w:ascii="Palatino Linotype" w:eastAsia="Palatino Linotype" w:hAnsi="Palatino Linotype" w:cs="Palatino Linotype"/>
          <w:sz w:val="20"/>
          <w:szCs w:val="20"/>
        </w:rPr>
        <w:t xml:space="preserve">pyruvate </w:t>
      </w:r>
      <w:r w:rsidR="00D621B6">
        <w:rPr>
          <w:rFonts w:ascii="Palatino Linotype" w:eastAsia="Palatino Linotype" w:hAnsi="Palatino Linotype" w:cs="Palatino Linotype"/>
          <w:sz w:val="20"/>
          <w:szCs w:val="20"/>
        </w:rPr>
        <w:t xml:space="preserve">kinase </w:t>
      </w:r>
      <w:r w:rsidR="001E7920">
        <w:rPr>
          <w:rFonts w:ascii="Palatino Linotype" w:eastAsia="Palatino Linotype" w:hAnsi="Palatino Linotype" w:cs="Palatino Linotype"/>
          <w:sz w:val="20"/>
          <w:szCs w:val="20"/>
        </w:rPr>
        <w:t xml:space="preserve">reaction </w:t>
      </w:r>
      <w:r w:rsidR="00D621B6">
        <w:rPr>
          <w:rFonts w:ascii="Palatino Linotype" w:eastAsia="Palatino Linotype" w:hAnsi="Palatino Linotype" w:cs="Palatino Linotype"/>
          <w:sz w:val="20"/>
          <w:szCs w:val="20"/>
        </w:rPr>
        <w:t>which we set to a bound of</w:t>
      </w:r>
      <w:r w:rsidR="001E7920">
        <w:rPr>
          <w:rFonts w:ascii="Palatino Linotype" w:eastAsia="Palatino Linotype" w:hAnsi="Palatino Linotype" w:cs="Palatino Linotype"/>
          <w:sz w:val="20"/>
          <w:szCs w:val="20"/>
        </w:rPr>
        <w:t xml:space="preserve"> 1</w:t>
      </w:r>
      <w:r w:rsidR="000613B9">
        <w:rPr>
          <w:rFonts w:ascii="Palatino Linotype" w:eastAsia="Palatino Linotype" w:hAnsi="Palatino Linotype" w:cs="Palatino Linotype"/>
          <w:sz w:val="20"/>
          <w:szCs w:val="20"/>
        </w:rPr>
        <w:t xml:space="preserve">. The resulting </w:t>
      </w:r>
      <w:r w:rsidR="0076719B">
        <w:rPr>
          <w:rFonts w:ascii="Palatino Linotype" w:eastAsia="Palatino Linotype" w:hAnsi="Palatino Linotype" w:cs="Palatino Linotype"/>
          <w:sz w:val="20"/>
          <w:szCs w:val="20"/>
        </w:rPr>
        <w:t>Figure</w:t>
      </w:r>
      <w:r w:rsidR="000613B9">
        <w:rPr>
          <w:rFonts w:ascii="Palatino Linotype" w:eastAsia="Palatino Linotype" w:hAnsi="Palatino Linotype" w:cs="Palatino Linotype"/>
          <w:sz w:val="20"/>
          <w:szCs w:val="20"/>
        </w:rPr>
        <w:t xml:space="preserve"> 1</w:t>
      </w:r>
      <w:r w:rsidR="00F771FC" w:rsidRPr="008D78E3">
        <w:rPr>
          <w:rFonts w:ascii="Palatino Linotype" w:eastAsia="Palatino Linotype" w:hAnsi="Palatino Linotype" w:cs="Palatino Linotype"/>
          <w:sz w:val="20"/>
          <w:szCs w:val="20"/>
        </w:rPr>
        <w:t>B shows that at low values of the ATPase bound</w:t>
      </w:r>
      <w:r w:rsidR="00D33A3A">
        <w:rPr>
          <w:rFonts w:ascii="Palatino Linotype" w:eastAsia="Palatino Linotype" w:hAnsi="Palatino Linotype" w:cs="Palatino Linotype"/>
          <w:sz w:val="20"/>
          <w:szCs w:val="20"/>
        </w:rPr>
        <w:t>,</w:t>
      </w:r>
      <w:r w:rsidR="00F771FC" w:rsidRPr="008D78E3">
        <w:rPr>
          <w:rFonts w:ascii="Palatino Linotype" w:eastAsia="Palatino Linotype" w:hAnsi="Palatino Linotype" w:cs="Palatino Linotype"/>
          <w:sz w:val="20"/>
          <w:szCs w:val="20"/>
        </w:rPr>
        <w:t xml:space="preserve"> the flux follow</w:t>
      </w:r>
      <w:r w:rsidR="00127E9F">
        <w:rPr>
          <w:rFonts w:ascii="Palatino Linotype" w:eastAsia="Palatino Linotype" w:hAnsi="Palatino Linotype" w:cs="Palatino Linotype"/>
          <w:sz w:val="20"/>
          <w:szCs w:val="20"/>
        </w:rPr>
        <w:t>ed</w:t>
      </w:r>
      <w:r w:rsidR="00F771FC" w:rsidRPr="008D78E3">
        <w:rPr>
          <w:rFonts w:ascii="Palatino Linotype" w:eastAsia="Palatino Linotype" w:hAnsi="Palatino Linotype" w:cs="Palatino Linotype"/>
          <w:sz w:val="20"/>
          <w:szCs w:val="20"/>
        </w:rPr>
        <w:t xml:space="preserve"> the GAPN route and only when the capacity of that route r</w:t>
      </w:r>
      <w:r w:rsidR="00127E9F">
        <w:rPr>
          <w:rFonts w:ascii="Palatino Linotype" w:eastAsia="Palatino Linotype" w:hAnsi="Palatino Linotype" w:cs="Palatino Linotype"/>
          <w:sz w:val="20"/>
          <w:szCs w:val="20"/>
        </w:rPr>
        <w:t>an</w:t>
      </w:r>
      <w:r w:rsidR="00F771FC" w:rsidRPr="008D78E3">
        <w:rPr>
          <w:rFonts w:ascii="Palatino Linotype" w:eastAsia="Palatino Linotype" w:hAnsi="Palatino Linotype" w:cs="Palatino Linotype"/>
          <w:sz w:val="20"/>
          <w:szCs w:val="20"/>
        </w:rPr>
        <w:t xml:space="preserve"> out, it also </w:t>
      </w:r>
      <w:r w:rsidR="000613B9">
        <w:rPr>
          <w:rFonts w:ascii="Palatino Linotype" w:eastAsia="Palatino Linotype" w:hAnsi="Palatino Linotype" w:cs="Palatino Linotype"/>
          <w:sz w:val="20"/>
          <w:szCs w:val="20"/>
        </w:rPr>
        <w:t>invoke</w:t>
      </w:r>
      <w:r w:rsidR="00127E9F">
        <w:rPr>
          <w:rFonts w:ascii="Palatino Linotype" w:eastAsia="Palatino Linotype" w:hAnsi="Palatino Linotype" w:cs="Palatino Linotype"/>
          <w:sz w:val="20"/>
          <w:szCs w:val="20"/>
        </w:rPr>
        <w:t>d</w:t>
      </w:r>
      <w:r w:rsidR="000613B9">
        <w:rPr>
          <w:rFonts w:ascii="Palatino Linotype" w:eastAsia="Palatino Linotype" w:hAnsi="Palatino Linotype" w:cs="Palatino Linotype"/>
          <w:sz w:val="20"/>
          <w:szCs w:val="20"/>
        </w:rPr>
        <w:t xml:space="preserve"> the GAPDH route.</w:t>
      </w:r>
      <w:r w:rsidR="00D33A3A">
        <w:rPr>
          <w:rFonts w:ascii="Palatino Linotype" w:eastAsia="Palatino Linotype" w:hAnsi="Palatino Linotype" w:cs="Palatino Linotype"/>
          <w:sz w:val="20"/>
          <w:szCs w:val="20"/>
        </w:rPr>
        <w:t xml:space="preserve"> This illustrates that making more ATP should </w:t>
      </w:r>
      <w:r w:rsidR="00D33A3A" w:rsidRPr="00B44561">
        <w:rPr>
          <w:rFonts w:ascii="Palatino Linotype" w:eastAsia="Palatino Linotype" w:hAnsi="Palatino Linotype" w:cs="Palatino Linotype"/>
          <w:i/>
          <w:sz w:val="20"/>
          <w:szCs w:val="20"/>
        </w:rPr>
        <w:t>not</w:t>
      </w:r>
      <w:r w:rsidR="00D33A3A" w:rsidRPr="00F84866">
        <w:rPr>
          <w:rFonts w:ascii="Palatino Linotype" w:eastAsia="Palatino Linotype" w:hAnsi="Palatino Linotype" w:cs="Palatino Linotype"/>
          <w:sz w:val="20"/>
          <w:szCs w:val="20"/>
        </w:rPr>
        <w:t xml:space="preserve"> </w:t>
      </w:r>
      <w:r w:rsidR="00D33A3A">
        <w:rPr>
          <w:rFonts w:ascii="Palatino Linotype" w:eastAsia="Palatino Linotype" w:hAnsi="Palatino Linotype" w:cs="Palatino Linotype"/>
          <w:sz w:val="20"/>
          <w:szCs w:val="20"/>
        </w:rPr>
        <w:t>always be better, as it might not produce a steady state.</w:t>
      </w:r>
      <w:ins w:id="393" w:author="Microsoft account" w:date="2022-03-11T14:18:00Z">
        <w:del w:id="394" w:author="Yanfei Zhang" w:date="2022-03-28T17:22:00Z">
          <w:r w:rsidR="00772096" w:rsidDel="006A4AE3">
            <w:rPr>
              <w:rFonts w:ascii="Palatino Linotype" w:eastAsia="Palatino Linotype" w:hAnsi="Palatino Linotype" w:cs="Palatino Linotype"/>
              <w:sz w:val="20"/>
              <w:szCs w:val="20"/>
            </w:rPr>
            <w:delText xml:space="preserve"> </w:delText>
          </w:r>
        </w:del>
        <w:r w:rsidR="00772096">
          <w:rPr>
            <w:rFonts w:ascii="Palatino Linotype" w:eastAsia="Palatino Linotype" w:hAnsi="Palatino Linotype" w:cs="Palatino Linotype"/>
            <w:sz w:val="20"/>
            <w:szCs w:val="20"/>
          </w:rPr>
          <w:t xml:space="preserve"> The </w:t>
        </w:r>
        <w:del w:id="395" w:author="Yanfei Zhang" w:date="2022-04-05T07:30:00Z">
          <w:r w:rsidR="00772096" w:rsidDel="00624052">
            <w:rPr>
              <w:rFonts w:ascii="Palatino Linotype" w:eastAsia="Palatino Linotype" w:hAnsi="Palatino Linotype" w:cs="Palatino Linotype"/>
              <w:sz w:val="20"/>
              <w:szCs w:val="20"/>
            </w:rPr>
            <w:delText>dotted</w:delText>
          </w:r>
        </w:del>
      </w:ins>
      <w:ins w:id="396" w:author="Yanfei Zhang" w:date="2022-04-05T07:30:00Z">
        <w:r w:rsidR="00624052">
          <w:rPr>
            <w:rFonts w:ascii="Palatino Linotype" w:eastAsia="Palatino Linotype" w:hAnsi="Palatino Linotype" w:cs="Palatino Linotype"/>
            <w:sz w:val="20"/>
            <w:szCs w:val="20"/>
          </w:rPr>
          <w:t>blue</w:t>
        </w:r>
      </w:ins>
      <w:ins w:id="397" w:author="Microsoft account" w:date="2022-03-11T14:18:00Z">
        <w:r w:rsidR="00772096">
          <w:rPr>
            <w:rFonts w:ascii="Palatino Linotype" w:eastAsia="Palatino Linotype" w:hAnsi="Palatino Linotype" w:cs="Palatino Linotype"/>
            <w:sz w:val="20"/>
            <w:szCs w:val="20"/>
          </w:rPr>
          <w:t xml:space="preserve"> line</w:t>
        </w:r>
        <w:del w:id="398" w:author="Yanfei Zhang" w:date="2022-04-05T07:30:00Z">
          <w:r w:rsidR="00772096" w:rsidDel="00624052">
            <w:rPr>
              <w:rFonts w:ascii="Palatino Linotype" w:eastAsia="Palatino Linotype" w:hAnsi="Palatino Linotype" w:cs="Palatino Linotype"/>
              <w:sz w:val="20"/>
              <w:szCs w:val="20"/>
            </w:rPr>
            <w:delText xml:space="preserve"> (</w:delText>
          </w:r>
          <w:r w:rsidR="00772096" w:rsidRPr="00542892" w:rsidDel="00624052">
            <w:rPr>
              <w:rFonts w:ascii="Palatino Linotype" w:eastAsia="Palatino Linotype" w:hAnsi="Palatino Linotype" w:cs="Palatino Linotype"/>
              <w:sz w:val="20"/>
              <w:szCs w:val="20"/>
              <w:highlight w:val="yellow"/>
              <w:rPrChange w:id="399" w:author="Microsoft account" w:date="2022-03-11T14:23:00Z">
                <w:rPr>
                  <w:rFonts w:ascii="Palatino Linotype" w:eastAsia="Palatino Linotype" w:hAnsi="Palatino Linotype" w:cs="Palatino Linotype"/>
                  <w:sz w:val="20"/>
                  <w:szCs w:val="20"/>
                </w:rPr>
              </w:rPrChange>
            </w:rPr>
            <w:delText>TO BE ADDED</w:delText>
          </w:r>
          <w:r w:rsidR="00542892" w:rsidDel="00624052">
            <w:rPr>
              <w:rFonts w:ascii="Palatino Linotype" w:eastAsia="Palatino Linotype" w:hAnsi="Palatino Linotype" w:cs="Palatino Linotype"/>
              <w:sz w:val="20"/>
              <w:szCs w:val="20"/>
            </w:rPr>
            <w:delText>)</w:delText>
          </w:r>
        </w:del>
        <w:r w:rsidR="00542892">
          <w:rPr>
            <w:rFonts w:ascii="Palatino Linotype" w:eastAsia="Palatino Linotype" w:hAnsi="Palatino Linotype" w:cs="Palatino Linotype"/>
            <w:sz w:val="20"/>
            <w:szCs w:val="20"/>
          </w:rPr>
          <w:t xml:space="preserve"> in</w:t>
        </w:r>
        <w:r w:rsidR="00772096">
          <w:rPr>
            <w:rFonts w:ascii="Palatino Linotype" w:eastAsia="Palatino Linotype" w:hAnsi="Palatino Linotype" w:cs="Palatino Linotype"/>
            <w:sz w:val="20"/>
            <w:szCs w:val="20"/>
          </w:rPr>
          <w:t xml:space="preserve"> </w:t>
        </w:r>
        <w:del w:id="400" w:author="Yanfei Zhang" w:date="2022-04-05T21:56:00Z">
          <w:r w:rsidR="00772096" w:rsidDel="007B75FC">
            <w:rPr>
              <w:rFonts w:ascii="Palatino Linotype" w:eastAsia="Palatino Linotype" w:hAnsi="Palatino Linotype" w:cs="Palatino Linotype"/>
              <w:sz w:val="20"/>
              <w:szCs w:val="20"/>
            </w:rPr>
            <w:delText>Fig.</w:delText>
          </w:r>
        </w:del>
      </w:ins>
      <w:ins w:id="401" w:author="Microsoft account" w:date="2022-03-11T14:19:00Z">
        <w:del w:id="402" w:author="Yanfei Zhang" w:date="2022-04-05T21:56:00Z">
          <w:r w:rsidR="00772096" w:rsidDel="007B75FC">
            <w:rPr>
              <w:rFonts w:ascii="Palatino Linotype" w:eastAsia="Palatino Linotype" w:hAnsi="Palatino Linotype" w:cs="Palatino Linotype"/>
              <w:sz w:val="20"/>
              <w:szCs w:val="20"/>
            </w:rPr>
            <w:delText xml:space="preserve"> </w:delText>
          </w:r>
        </w:del>
      </w:ins>
      <w:ins w:id="403" w:author="Yanfei Zhang" w:date="2022-04-05T21:56:00Z">
        <w:r w:rsidR="007B75FC">
          <w:rPr>
            <w:rFonts w:ascii="Palatino Linotype" w:eastAsia="Palatino Linotype" w:hAnsi="Palatino Linotype" w:cs="Palatino Linotype"/>
            <w:sz w:val="20"/>
            <w:szCs w:val="20"/>
          </w:rPr>
          <w:t xml:space="preserve">Figure </w:t>
        </w:r>
      </w:ins>
      <w:ins w:id="404" w:author="Microsoft account" w:date="2022-03-11T14:19:00Z">
        <w:r w:rsidR="00772096">
          <w:rPr>
            <w:rFonts w:ascii="Palatino Linotype" w:eastAsia="Palatino Linotype" w:hAnsi="Palatino Linotype" w:cs="Palatino Linotype"/>
            <w:sz w:val="20"/>
            <w:szCs w:val="20"/>
          </w:rPr>
          <w:t xml:space="preserve">1B shows the number of ATP produced per pyruvate, i.e. the gear setting n(X), as a function of the </w:t>
        </w:r>
      </w:ins>
      <w:ins w:id="405" w:author="Microsoft account" w:date="2022-03-11T14:23:00Z">
        <w:r w:rsidR="00542892">
          <w:rPr>
            <w:rFonts w:ascii="Palatino Linotype" w:eastAsia="Palatino Linotype" w:hAnsi="Palatino Linotype" w:cs="Palatino Linotype"/>
            <w:sz w:val="20"/>
            <w:szCs w:val="20"/>
          </w:rPr>
          <w:t xml:space="preserve">ATP synthesis flux requested </w:t>
        </w:r>
      </w:ins>
      <w:ins w:id="406" w:author="Microsoft account" w:date="2022-03-11T14:24:00Z">
        <w:r w:rsidR="00542892">
          <w:rPr>
            <w:rFonts w:ascii="Palatino Linotype" w:eastAsia="Palatino Linotype" w:hAnsi="Palatino Linotype" w:cs="Palatino Linotype"/>
            <w:sz w:val="20"/>
            <w:szCs w:val="20"/>
          </w:rPr>
          <w:t>of</w:t>
        </w:r>
      </w:ins>
      <w:ins w:id="407" w:author="Microsoft account" w:date="2022-03-11T14:23:00Z">
        <w:r w:rsidR="00542892">
          <w:rPr>
            <w:rFonts w:ascii="Palatino Linotype" w:eastAsia="Palatino Linotype" w:hAnsi="Palatino Linotype" w:cs="Palatino Linotype"/>
            <w:sz w:val="20"/>
            <w:szCs w:val="20"/>
          </w:rPr>
          <w:t xml:space="preserve"> the system</w:t>
        </w:r>
      </w:ins>
      <w:ins w:id="408" w:author="Microsoft account" w:date="2022-03-11T14:19:00Z">
        <w:r w:rsidR="00772096">
          <w:rPr>
            <w:rFonts w:ascii="Palatino Linotype" w:eastAsia="Palatino Linotype" w:hAnsi="Palatino Linotype" w:cs="Palatino Linotype"/>
            <w:sz w:val="20"/>
            <w:szCs w:val="20"/>
          </w:rPr>
          <w:t>.</w:t>
        </w:r>
        <w:del w:id="409" w:author="Yanfei Zhang" w:date="2022-04-05T07:31:00Z">
          <w:r w:rsidR="00772096" w:rsidDel="00624052">
            <w:rPr>
              <w:rFonts w:ascii="Palatino Linotype" w:eastAsia="Palatino Linotype" w:hAnsi="Palatino Linotype" w:cs="Palatino Linotype"/>
              <w:sz w:val="20"/>
              <w:szCs w:val="20"/>
            </w:rPr>
            <w:delText xml:space="preserve"> </w:delText>
          </w:r>
        </w:del>
      </w:ins>
      <w:ins w:id="410" w:author="Microsoft account" w:date="2022-03-11T14:25:00Z">
        <w:r w:rsidR="00542892">
          <w:rPr>
            <w:rFonts w:ascii="Palatino Linotype" w:eastAsia="Palatino Linotype" w:hAnsi="Palatino Linotype" w:cs="Palatino Linotype"/>
            <w:sz w:val="20"/>
            <w:szCs w:val="20"/>
          </w:rPr>
          <w:t xml:space="preserve"> </w:t>
        </w:r>
      </w:ins>
      <w:r w:rsidR="00542892" w:rsidRPr="00F561C5">
        <w:rPr>
          <w:rFonts w:ascii="Palatino Linotype" w:eastAsia="Palatino Linotype" w:hAnsi="Palatino Linotype" w:cs="Palatino Linotype"/>
          <w:sz w:val="20"/>
          <w:szCs w:val="20"/>
        </w:rPr>
        <w:t>n(X) in</w:t>
      </w:r>
      <w:r w:rsidR="00772096" w:rsidRPr="00F561C5">
        <w:rPr>
          <w:rFonts w:ascii="Palatino Linotype" w:eastAsia="Palatino Linotype" w:hAnsi="Palatino Linotype" w:cs="Palatino Linotype"/>
          <w:sz w:val="20"/>
          <w:szCs w:val="20"/>
        </w:rPr>
        <w:t xml:space="preserve">creases </w:t>
      </w:r>
      <w:r w:rsidR="00542892" w:rsidRPr="00F561C5">
        <w:rPr>
          <w:rFonts w:ascii="Palatino Linotype" w:eastAsia="Palatino Linotype" w:hAnsi="Palatino Linotype" w:cs="Palatino Linotype"/>
          <w:sz w:val="20"/>
          <w:szCs w:val="20"/>
        </w:rPr>
        <w:t>with that flux and hence with the decreasing force ratio X.</w:t>
      </w:r>
    </w:p>
    <w:p w14:paraId="2CCCE1A6" w14:textId="77777777" w:rsidR="00AE7656" w:rsidRPr="008D78E3" w:rsidRDefault="008311FD" w:rsidP="006D0983">
      <w:pPr>
        <w:pBdr>
          <w:top w:val="nil"/>
          <w:left w:val="nil"/>
          <w:bottom w:val="nil"/>
          <w:right w:val="nil"/>
          <w:between w:val="nil"/>
        </w:pBdr>
        <w:spacing w:line="240" w:lineRule="auto"/>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      </w:t>
      </w:r>
      <w:r w:rsidR="0076719B">
        <w:rPr>
          <w:rFonts w:ascii="Palatino Linotype" w:eastAsia="Palatino Linotype" w:hAnsi="Palatino Linotype" w:cs="Palatino Linotype"/>
          <w:sz w:val="20"/>
          <w:szCs w:val="20"/>
        </w:rPr>
        <w:t>Figure</w:t>
      </w:r>
      <w:r w:rsidR="000613B9">
        <w:rPr>
          <w:rFonts w:ascii="Palatino Linotype" w:eastAsia="Palatino Linotype" w:hAnsi="Palatino Linotype" w:cs="Palatino Linotype"/>
          <w:sz w:val="20"/>
          <w:szCs w:val="20"/>
        </w:rPr>
        <w:t xml:space="preserve"> 1</w:t>
      </w:r>
      <w:r w:rsidR="00F771FC" w:rsidRPr="008D78E3">
        <w:rPr>
          <w:rFonts w:ascii="Palatino Linotype" w:eastAsia="Palatino Linotype" w:hAnsi="Palatino Linotype" w:cs="Palatino Linotype"/>
          <w:sz w:val="20"/>
          <w:szCs w:val="20"/>
        </w:rPr>
        <w:t xml:space="preserve">C shows the result of the same calculations for the case where the bound to the GAP </w:t>
      </w:r>
      <w:r w:rsidR="00EC7EC2">
        <w:rPr>
          <w:rFonts w:ascii="Palatino Linotype" w:eastAsia="Palatino Linotype" w:hAnsi="Palatino Linotype" w:cs="Palatino Linotype"/>
          <w:sz w:val="20"/>
          <w:szCs w:val="20"/>
        </w:rPr>
        <w:t xml:space="preserve"> </w:t>
      </w:r>
      <w:r w:rsidR="0071409B">
        <w:rPr>
          <w:rFonts w:ascii="Palatino Linotype" w:eastAsia="Palatino Linotype" w:hAnsi="Palatino Linotype" w:cs="Palatino Linotype"/>
          <w:sz w:val="20"/>
          <w:szCs w:val="20"/>
        </w:rPr>
        <w:t xml:space="preserve"> </w:t>
      </w:r>
      <w:r w:rsidR="00F771FC" w:rsidRPr="008D78E3">
        <w:rPr>
          <w:rFonts w:ascii="Palatino Linotype" w:eastAsia="Palatino Linotype" w:hAnsi="Palatino Linotype" w:cs="Palatino Linotype"/>
          <w:sz w:val="20"/>
          <w:szCs w:val="20"/>
        </w:rPr>
        <w:t xml:space="preserve">exchange in the model, was set to 1.5, i.e. enough to meet full flux through GAPN but then only half </w:t>
      </w:r>
      <w:r w:rsidR="000613B9">
        <w:rPr>
          <w:rFonts w:ascii="Palatino Linotype" w:eastAsia="Palatino Linotype" w:hAnsi="Palatino Linotype" w:cs="Palatino Linotype"/>
          <w:sz w:val="20"/>
          <w:szCs w:val="20"/>
        </w:rPr>
        <w:t>the maximum flux through GAPDH.</w:t>
      </w:r>
      <w:r w:rsidR="00F771FC" w:rsidRPr="008D78E3">
        <w:rPr>
          <w:rFonts w:ascii="Palatino Linotype" w:eastAsia="Palatino Linotype" w:hAnsi="Palatino Linotype" w:cs="Palatino Linotype"/>
          <w:sz w:val="20"/>
          <w:szCs w:val="20"/>
        </w:rPr>
        <w:t xml:space="preserve"> We also equated the lower bound of the</w:t>
      </w:r>
      <w:r w:rsidR="00403DB2" w:rsidRPr="008D78E3">
        <w:rPr>
          <w:rFonts w:ascii="Palatino Linotype" w:eastAsia="Palatino Linotype" w:hAnsi="Palatino Linotype" w:cs="Palatino Linotype"/>
          <w:sz w:val="20"/>
          <w:szCs w:val="20"/>
        </w:rPr>
        <w:t xml:space="preserve"> ATPase flux to the </w:t>
      </w:r>
      <w:r w:rsidR="00403DB2" w:rsidRPr="008D78E3">
        <w:rPr>
          <w:rFonts w:ascii="Palatino Linotype" w:eastAsia="Palatino Linotype" w:hAnsi="Palatino Linotype" w:cs="Palatino Linotype"/>
          <w:sz w:val="20"/>
          <w:szCs w:val="20"/>
        </w:rPr>
        <w:lastRenderedPageBreak/>
        <w:t>upper bound</w:t>
      </w:r>
      <w:r w:rsidR="009D4FA5">
        <w:rPr>
          <w:rFonts w:ascii="Palatino Linotype" w:eastAsia="Palatino Linotype" w:hAnsi="Palatino Linotype" w:cs="Palatino Linotype"/>
          <w:sz w:val="20"/>
          <w:szCs w:val="20"/>
        </w:rPr>
        <w:t xml:space="preserve"> thereby enforcing precise values for this flux</w:t>
      </w:r>
      <w:r w:rsidR="00403DB2" w:rsidRPr="008D78E3">
        <w:rPr>
          <w:rFonts w:ascii="Palatino Linotype" w:eastAsia="Palatino Linotype" w:hAnsi="Palatino Linotype" w:cs="Palatino Linotype"/>
          <w:sz w:val="20"/>
          <w:szCs w:val="20"/>
        </w:rPr>
        <w:t xml:space="preserve">. </w:t>
      </w:r>
      <w:r w:rsidR="00F771FC" w:rsidRPr="008D78E3">
        <w:rPr>
          <w:rFonts w:ascii="Palatino Linotype" w:eastAsia="Palatino Linotype" w:hAnsi="Palatino Linotype" w:cs="Palatino Linotype"/>
          <w:sz w:val="20"/>
          <w:szCs w:val="20"/>
        </w:rPr>
        <w:t>In this case, we found that at high ATPase flux bound</w:t>
      </w:r>
      <w:r w:rsidR="009D4FA5">
        <w:rPr>
          <w:rFonts w:ascii="Palatino Linotype" w:eastAsia="Palatino Linotype" w:hAnsi="Palatino Linotype" w:cs="Palatino Linotype"/>
          <w:sz w:val="20"/>
          <w:szCs w:val="20"/>
        </w:rPr>
        <w:t>s</w:t>
      </w:r>
      <w:r w:rsidR="00F771FC" w:rsidRPr="008D78E3">
        <w:rPr>
          <w:rFonts w:ascii="Palatino Linotype" w:eastAsia="Palatino Linotype" w:hAnsi="Palatino Linotype" w:cs="Palatino Linotype"/>
          <w:sz w:val="20"/>
          <w:szCs w:val="20"/>
        </w:rPr>
        <w:t xml:space="preserve"> the GAPN flux was reduced in favor of the GAPDH flux.  </w:t>
      </w:r>
    </w:p>
    <w:p w14:paraId="4AF97B31" w14:textId="414F42EB" w:rsidR="006A76EE" w:rsidRPr="00A3158D" w:rsidRDefault="000613B9" w:rsidP="006A76EE">
      <w:pPr>
        <w:pBdr>
          <w:top w:val="nil"/>
          <w:left w:val="nil"/>
          <w:bottom w:val="nil"/>
          <w:right w:val="nil"/>
          <w:between w:val="nil"/>
        </w:pBdr>
        <w:spacing w:line="240" w:lineRule="auto"/>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      </w:t>
      </w:r>
      <w:r w:rsidR="00F771FC" w:rsidRPr="008D78E3">
        <w:rPr>
          <w:rFonts w:ascii="Palatino Linotype" w:eastAsia="Palatino Linotype" w:hAnsi="Palatino Linotype" w:cs="Palatino Linotype"/>
          <w:sz w:val="20"/>
          <w:szCs w:val="20"/>
        </w:rPr>
        <w:t>These calculations show</w:t>
      </w:r>
      <w:ins w:id="411" w:author="Microsoft account" w:date="2022-03-10T15:20:00Z">
        <w:r w:rsidR="001F7686">
          <w:rPr>
            <w:rFonts w:ascii="Palatino Linotype" w:eastAsia="Palatino Linotype" w:hAnsi="Palatino Linotype" w:cs="Palatino Linotype"/>
            <w:sz w:val="20"/>
            <w:szCs w:val="20"/>
          </w:rPr>
          <w:t xml:space="preserve"> how</w:t>
        </w:r>
      </w:ins>
      <w:r w:rsidR="00F771FC" w:rsidRPr="008D78E3">
        <w:rPr>
          <w:rFonts w:ascii="Palatino Linotype" w:eastAsia="Palatino Linotype" w:hAnsi="Palatino Linotype" w:cs="Palatino Linotype"/>
          <w:sz w:val="20"/>
          <w:szCs w:val="20"/>
        </w:rPr>
        <w:t xml:space="preserve"> the phenomenon we call ‘gear shifting’</w:t>
      </w:r>
      <w:ins w:id="412" w:author="Microsoft account" w:date="2022-03-10T15:20:00Z">
        <w:r w:rsidR="001F7686">
          <w:rPr>
            <w:rFonts w:ascii="Palatino Linotype" w:eastAsia="Palatino Linotype" w:hAnsi="Palatino Linotype" w:cs="Palatino Linotype"/>
            <w:sz w:val="20"/>
            <w:szCs w:val="20"/>
          </w:rPr>
          <w:t xml:space="preserve"> would enable the organism to meet some of its challenges</w:t>
        </w:r>
      </w:ins>
      <w:r w:rsidR="00F771FC" w:rsidRPr="008D78E3">
        <w:rPr>
          <w:rFonts w:ascii="Palatino Linotype" w:eastAsia="Palatino Linotype" w:hAnsi="Palatino Linotype" w:cs="Palatino Linotype"/>
          <w:sz w:val="20"/>
          <w:szCs w:val="20"/>
        </w:rPr>
        <w:t xml:space="preserve">, i.e. </w:t>
      </w:r>
      <w:del w:id="413" w:author="Microsoft account" w:date="2022-03-10T15:20:00Z">
        <w:r w:rsidR="00F771FC" w:rsidRPr="008D78E3" w:rsidDel="001F7686">
          <w:rPr>
            <w:rFonts w:ascii="Palatino Linotype" w:eastAsia="Palatino Linotype" w:hAnsi="Palatino Linotype" w:cs="Palatino Linotype"/>
            <w:sz w:val="20"/>
            <w:szCs w:val="20"/>
          </w:rPr>
          <w:delText>that depending on</w:delText>
        </w:r>
      </w:del>
      <w:ins w:id="414" w:author="Microsoft account" w:date="2022-03-10T15:20:00Z">
        <w:r w:rsidR="001F7686">
          <w:rPr>
            <w:rFonts w:ascii="Palatino Linotype" w:eastAsia="Palatino Linotype" w:hAnsi="Palatino Linotype" w:cs="Palatino Linotype"/>
            <w:sz w:val="20"/>
            <w:szCs w:val="20"/>
          </w:rPr>
          <w:t>in order to fulfill</w:t>
        </w:r>
      </w:ins>
      <w:r w:rsidR="00F771FC" w:rsidRPr="008D78E3">
        <w:rPr>
          <w:rFonts w:ascii="Palatino Linotype" w:eastAsia="Palatino Linotype" w:hAnsi="Palatino Linotype" w:cs="Palatino Linotype"/>
          <w:sz w:val="20"/>
          <w:szCs w:val="20"/>
        </w:rPr>
        <w:t xml:space="preserve"> the requirement of ATP in anabolism or maintenance, the organism </w:t>
      </w:r>
      <w:r w:rsidR="009D4FA5">
        <w:rPr>
          <w:rFonts w:ascii="Palatino Linotype" w:eastAsia="Palatino Linotype" w:hAnsi="Palatino Linotype" w:cs="Palatino Linotype"/>
          <w:sz w:val="20"/>
          <w:szCs w:val="20"/>
        </w:rPr>
        <w:t xml:space="preserve">might </w:t>
      </w:r>
      <w:r w:rsidR="00F771FC" w:rsidRPr="008D78E3">
        <w:rPr>
          <w:rFonts w:ascii="Palatino Linotype" w:eastAsia="Palatino Linotype" w:hAnsi="Palatino Linotype" w:cs="Palatino Linotype"/>
          <w:sz w:val="20"/>
          <w:szCs w:val="20"/>
        </w:rPr>
        <w:t>shift between pathways at different yield of ATP but with the sam</w:t>
      </w:r>
      <w:r w:rsidR="005171E7">
        <w:rPr>
          <w:rFonts w:ascii="Palatino Linotype" w:eastAsia="Palatino Linotype" w:hAnsi="Palatino Linotype" w:cs="Palatino Linotype"/>
          <w:sz w:val="20"/>
          <w:szCs w:val="20"/>
        </w:rPr>
        <w:t>e carbon substrate and product.</w:t>
      </w:r>
      <w:r w:rsidR="00F771FC" w:rsidRPr="008D78E3">
        <w:rPr>
          <w:rFonts w:ascii="Palatino Linotype" w:eastAsia="Palatino Linotype" w:hAnsi="Palatino Linotype" w:cs="Palatino Linotype"/>
          <w:sz w:val="20"/>
          <w:szCs w:val="20"/>
        </w:rPr>
        <w:t xml:space="preserve"> </w:t>
      </w:r>
      <w:ins w:id="415" w:author="Microsoft account" w:date="2022-03-11T14:21:00Z">
        <w:r w:rsidR="00542892">
          <w:rPr>
            <w:rFonts w:ascii="Palatino Linotype" w:eastAsia="Palatino Linotype" w:hAnsi="Palatino Linotype" w:cs="Palatino Linotype"/>
            <w:sz w:val="20"/>
            <w:szCs w:val="20"/>
          </w:rPr>
          <w:t xml:space="preserve">As shown by the </w:t>
        </w:r>
        <w:del w:id="416" w:author="Yanfei Zhang" w:date="2022-04-05T09:24:00Z">
          <w:r w:rsidR="00542892" w:rsidDel="00C1648C">
            <w:rPr>
              <w:rFonts w:ascii="Palatino Linotype" w:eastAsia="Palatino Linotype" w:hAnsi="Palatino Linotype" w:cs="Palatino Linotype"/>
              <w:sz w:val="20"/>
              <w:szCs w:val="20"/>
            </w:rPr>
            <w:delText>dotted</w:delText>
          </w:r>
        </w:del>
      </w:ins>
      <w:ins w:id="417" w:author="Yanfei Zhang" w:date="2022-04-05T09:24:00Z">
        <w:r w:rsidR="00C1648C">
          <w:rPr>
            <w:rFonts w:ascii="Palatino Linotype" w:eastAsia="Palatino Linotype" w:hAnsi="Palatino Linotype" w:cs="Palatino Linotype"/>
            <w:sz w:val="20"/>
            <w:szCs w:val="20"/>
          </w:rPr>
          <w:t>blue</w:t>
        </w:r>
      </w:ins>
      <w:ins w:id="418" w:author="Microsoft account" w:date="2022-03-11T14:21:00Z">
        <w:r w:rsidR="00542892">
          <w:rPr>
            <w:rFonts w:ascii="Palatino Linotype" w:eastAsia="Palatino Linotype" w:hAnsi="Palatino Linotype" w:cs="Palatino Linotype"/>
            <w:sz w:val="20"/>
            <w:szCs w:val="20"/>
          </w:rPr>
          <w:t xml:space="preserve"> </w:t>
        </w:r>
      </w:ins>
      <w:ins w:id="419" w:author="Microsoft account" w:date="2022-03-11T14:23:00Z">
        <w:r w:rsidR="00542892">
          <w:rPr>
            <w:rFonts w:ascii="Palatino Linotype" w:eastAsia="Palatino Linotype" w:hAnsi="Palatino Linotype" w:cs="Palatino Linotype"/>
            <w:sz w:val="20"/>
            <w:szCs w:val="20"/>
          </w:rPr>
          <w:t>l</w:t>
        </w:r>
      </w:ins>
      <w:ins w:id="420" w:author="Microsoft account" w:date="2022-03-11T14:21:00Z">
        <w:r w:rsidR="00542892">
          <w:rPr>
            <w:rFonts w:ascii="Palatino Linotype" w:eastAsia="Palatino Linotype" w:hAnsi="Palatino Linotype" w:cs="Palatino Linotype"/>
            <w:sz w:val="20"/>
            <w:szCs w:val="20"/>
          </w:rPr>
          <w:t>ines</w:t>
        </w:r>
        <w:del w:id="421" w:author="Yanfei Zhang" w:date="2022-04-05T09:24:00Z">
          <w:r w:rsidR="00542892" w:rsidDel="00C1648C">
            <w:rPr>
              <w:rFonts w:ascii="Palatino Linotype" w:eastAsia="Palatino Linotype" w:hAnsi="Palatino Linotype" w:cs="Palatino Linotype"/>
              <w:sz w:val="20"/>
              <w:szCs w:val="20"/>
            </w:rPr>
            <w:delText xml:space="preserve"> (</w:delText>
          </w:r>
          <w:r w:rsidR="00542892" w:rsidRPr="00542892" w:rsidDel="00C1648C">
            <w:rPr>
              <w:rFonts w:ascii="Palatino Linotype" w:eastAsia="Palatino Linotype" w:hAnsi="Palatino Linotype" w:cs="Palatino Linotype"/>
              <w:sz w:val="20"/>
              <w:szCs w:val="20"/>
              <w:highlight w:val="yellow"/>
              <w:rPrChange w:id="422" w:author="Microsoft account" w:date="2022-03-11T14:23:00Z">
                <w:rPr>
                  <w:rFonts w:ascii="Palatino Linotype" w:eastAsia="Palatino Linotype" w:hAnsi="Palatino Linotype" w:cs="Palatino Linotype"/>
                  <w:sz w:val="20"/>
                  <w:szCs w:val="20"/>
                </w:rPr>
              </w:rPrChange>
            </w:rPr>
            <w:delText>TO BE ADDED</w:delText>
          </w:r>
          <w:r w:rsidR="00542892" w:rsidDel="00C1648C">
            <w:rPr>
              <w:rFonts w:ascii="Palatino Linotype" w:eastAsia="Palatino Linotype" w:hAnsi="Palatino Linotype" w:cs="Palatino Linotype"/>
              <w:sz w:val="20"/>
              <w:szCs w:val="20"/>
            </w:rPr>
            <w:delText>)</w:delText>
          </w:r>
        </w:del>
        <w:r w:rsidR="00542892">
          <w:rPr>
            <w:rFonts w:ascii="Palatino Linotype" w:eastAsia="Palatino Linotype" w:hAnsi="Palatino Linotype" w:cs="Palatino Linotype"/>
            <w:sz w:val="20"/>
            <w:szCs w:val="20"/>
          </w:rPr>
          <w:t xml:space="preserve"> in Figs 1B and 1C, </w:t>
        </w:r>
      </w:ins>
      <w:ins w:id="423" w:author="Microsoft account" w:date="2022-03-11T14:22:00Z">
        <w:r w:rsidR="00542892">
          <w:rPr>
            <w:rFonts w:ascii="Palatino Linotype" w:eastAsia="Palatino Linotype" w:hAnsi="Palatino Linotype" w:cs="Palatino Linotype"/>
            <w:sz w:val="20"/>
            <w:szCs w:val="20"/>
          </w:rPr>
          <w:t xml:space="preserve">with increasing ATP hydrolysis flux, hence with decreasing force ratio X, </w:t>
        </w:r>
      </w:ins>
      <w:ins w:id="424" w:author="Microsoft account" w:date="2022-03-11T14:21:00Z">
        <w:r w:rsidR="00542892">
          <w:rPr>
            <w:rFonts w:ascii="Palatino Linotype" w:eastAsia="Palatino Linotype" w:hAnsi="Palatino Linotype" w:cs="Palatino Linotype"/>
            <w:sz w:val="20"/>
            <w:szCs w:val="20"/>
          </w:rPr>
          <w:t>t</w:t>
        </w:r>
      </w:ins>
      <w:ins w:id="425" w:author="Microsoft account" w:date="2022-03-10T15:13:00Z">
        <w:r w:rsidR="002F053D">
          <w:rPr>
            <w:rFonts w:ascii="Palatino Linotype" w:eastAsia="Palatino Linotype" w:hAnsi="Palatino Linotype" w:cs="Palatino Linotype"/>
            <w:sz w:val="20"/>
            <w:szCs w:val="20"/>
          </w:rPr>
          <w:t>he gear setting</w:t>
        </w:r>
      </w:ins>
      <w:ins w:id="426" w:author="Microsoft account" w:date="2022-03-11T14:48:00Z">
        <w:r w:rsidR="007818FB">
          <w:rPr>
            <w:rFonts w:ascii="Palatino Linotype" w:eastAsia="Palatino Linotype" w:hAnsi="Palatino Linotype" w:cs="Palatino Linotype"/>
            <w:sz w:val="20"/>
            <w:szCs w:val="20"/>
          </w:rPr>
          <w:t xml:space="preserve"> (flux ratio stoichiometry) </w:t>
        </w:r>
      </w:ins>
      <w:ins w:id="427" w:author="Microsoft account" w:date="2022-03-10T15:13:00Z">
        <w:r w:rsidR="002F053D" w:rsidRPr="002F053D">
          <w:rPr>
            <w:rFonts w:ascii="Palatino Linotype" w:eastAsia="Palatino Linotype" w:hAnsi="Palatino Linotype" w:cs="Palatino Linotype"/>
            <w:i/>
            <w:sz w:val="20"/>
            <w:szCs w:val="20"/>
            <w:rPrChange w:id="428" w:author="Microsoft account" w:date="2022-03-10T15:13:00Z">
              <w:rPr>
                <w:rFonts w:ascii="Palatino Linotype" w:eastAsia="Palatino Linotype" w:hAnsi="Palatino Linotype" w:cs="Palatino Linotype"/>
                <w:sz w:val="20"/>
                <w:szCs w:val="20"/>
              </w:rPr>
            </w:rPrChange>
          </w:rPr>
          <w:t>n</w:t>
        </w:r>
        <w:r w:rsidR="002F053D">
          <w:rPr>
            <w:rFonts w:ascii="Palatino Linotype" w:eastAsia="Palatino Linotype" w:hAnsi="Palatino Linotype" w:cs="Palatino Linotype"/>
            <w:sz w:val="20"/>
            <w:szCs w:val="20"/>
          </w:rPr>
          <w:t xml:space="preserve"> increases from </w:t>
        </w:r>
        <w:commentRangeStart w:id="429"/>
        <w:del w:id="430" w:author="Yanfei Zhang" w:date="2022-04-05T10:12:00Z">
          <w:r w:rsidR="002F053D" w:rsidDel="00F561C5">
            <w:rPr>
              <w:rFonts w:ascii="Palatino Linotype" w:eastAsia="Palatino Linotype" w:hAnsi="Palatino Linotype" w:cs="Palatino Linotype"/>
              <w:sz w:val="20"/>
              <w:szCs w:val="20"/>
            </w:rPr>
            <w:delText>1</w:delText>
          </w:r>
        </w:del>
      </w:ins>
      <w:ins w:id="431" w:author="Yanfei Zhang" w:date="2022-04-05T10:12:00Z">
        <w:r w:rsidR="00F561C5">
          <w:rPr>
            <w:rFonts w:ascii="Palatino Linotype" w:eastAsia="Palatino Linotype" w:hAnsi="Palatino Linotype" w:cs="Palatino Linotype"/>
            <w:sz w:val="20"/>
            <w:szCs w:val="20"/>
          </w:rPr>
          <w:t>0</w:t>
        </w:r>
      </w:ins>
      <w:ins w:id="432" w:author="Microsoft account" w:date="2022-03-10T15:13:00Z">
        <w:r w:rsidR="002F053D">
          <w:rPr>
            <w:rFonts w:ascii="Palatino Linotype" w:eastAsia="Palatino Linotype" w:hAnsi="Palatino Linotype" w:cs="Palatino Linotype"/>
            <w:sz w:val="20"/>
            <w:szCs w:val="20"/>
          </w:rPr>
          <w:t xml:space="preserve"> to 2</w:t>
        </w:r>
      </w:ins>
      <w:commentRangeEnd w:id="429"/>
      <w:r w:rsidR="00F561C5">
        <w:rPr>
          <w:rStyle w:val="CommentReference"/>
        </w:rPr>
        <w:commentReference w:id="429"/>
      </w:r>
      <w:ins w:id="433" w:author="Microsoft account" w:date="2022-03-10T15:13:00Z">
        <w:r w:rsidR="002F053D">
          <w:rPr>
            <w:rFonts w:ascii="Palatino Linotype" w:eastAsia="Palatino Linotype" w:hAnsi="Palatino Linotype" w:cs="Palatino Linotype"/>
            <w:sz w:val="20"/>
            <w:szCs w:val="20"/>
          </w:rPr>
          <w:t>.</w:t>
        </w:r>
        <w:del w:id="434" w:author="Yanfei Zhang" w:date="2022-04-05T10:13:00Z">
          <w:r w:rsidR="002F053D" w:rsidDel="00F561C5">
            <w:rPr>
              <w:rFonts w:ascii="Palatino Linotype" w:eastAsia="Palatino Linotype" w:hAnsi="Palatino Linotype" w:cs="Palatino Linotype"/>
              <w:sz w:val="20"/>
              <w:szCs w:val="20"/>
            </w:rPr>
            <w:delText xml:space="preserve"> </w:delText>
          </w:r>
        </w:del>
        <w:r w:rsidR="002F053D">
          <w:rPr>
            <w:rFonts w:ascii="Palatino Linotype" w:eastAsia="Palatino Linotype" w:hAnsi="Palatino Linotype" w:cs="Palatino Linotype"/>
            <w:sz w:val="20"/>
            <w:szCs w:val="20"/>
          </w:rPr>
          <w:t xml:space="preserve"> </w:t>
        </w:r>
      </w:ins>
      <w:r w:rsidR="00F771FC" w:rsidRPr="008D78E3">
        <w:rPr>
          <w:rFonts w:ascii="Palatino Linotype" w:eastAsia="Palatino Linotype" w:hAnsi="Palatino Linotype" w:cs="Palatino Linotype"/>
          <w:sz w:val="20"/>
          <w:szCs w:val="20"/>
        </w:rPr>
        <w:t>Overflow metabolism</w:t>
      </w:r>
      <w:r w:rsidR="0004481F">
        <w:rPr>
          <w:rFonts w:ascii="Palatino Linotype" w:eastAsia="Palatino Linotype" w:hAnsi="Palatino Linotype" w:cs="Palatino Linotype"/>
          <w:sz w:val="20"/>
          <w:szCs w:val="20"/>
        </w:rPr>
        <w:t xml:space="preserve"> is somewhat different:</w:t>
      </w:r>
      <w:r w:rsidR="009D4FA5">
        <w:rPr>
          <w:rFonts w:ascii="Palatino Linotype" w:eastAsia="Palatino Linotype" w:hAnsi="Palatino Linotype" w:cs="Palatino Linotype"/>
          <w:sz w:val="20"/>
          <w:szCs w:val="20"/>
        </w:rPr>
        <w:t xml:space="preserve"> it</w:t>
      </w:r>
      <w:r w:rsidR="00F771FC" w:rsidRPr="008D78E3">
        <w:rPr>
          <w:rFonts w:ascii="Palatino Linotype" w:eastAsia="Palatino Linotype" w:hAnsi="Palatino Linotype" w:cs="Palatino Linotype"/>
          <w:sz w:val="20"/>
          <w:szCs w:val="20"/>
        </w:rPr>
        <w:t xml:space="preserve"> c</w:t>
      </w:r>
      <w:r w:rsidR="009D4FA5">
        <w:rPr>
          <w:rFonts w:ascii="Palatino Linotype" w:eastAsia="Palatino Linotype" w:hAnsi="Palatino Linotype" w:cs="Palatino Linotype"/>
          <w:sz w:val="20"/>
          <w:szCs w:val="20"/>
        </w:rPr>
        <w:t>ombines</w:t>
      </w:r>
      <w:r w:rsidR="00F771FC" w:rsidRPr="008D78E3">
        <w:rPr>
          <w:rFonts w:ascii="Palatino Linotype" w:eastAsia="Palatino Linotype" w:hAnsi="Palatino Linotype" w:cs="Palatino Linotype"/>
          <w:sz w:val="20"/>
          <w:szCs w:val="20"/>
        </w:rPr>
        <w:t xml:space="preserve"> this aspect of gear with an alteration in catabolic product.</w:t>
      </w:r>
      <w:r w:rsidR="006A76EE">
        <w:rPr>
          <w:rFonts w:ascii="Palatino Linotype" w:eastAsia="Palatino Linotype" w:hAnsi="Palatino Linotype" w:cs="Palatino Linotype"/>
          <w:sz w:val="20"/>
          <w:szCs w:val="20"/>
        </w:rPr>
        <w:t xml:space="preserve"> </w:t>
      </w:r>
    </w:p>
    <w:p w14:paraId="5FF7D121" w14:textId="77777777" w:rsidR="00AE7656" w:rsidRPr="008D78E3" w:rsidRDefault="00AE7656" w:rsidP="005171E7">
      <w:pPr>
        <w:pBdr>
          <w:top w:val="nil"/>
          <w:left w:val="nil"/>
          <w:bottom w:val="nil"/>
          <w:right w:val="nil"/>
          <w:between w:val="nil"/>
        </w:pBdr>
        <w:spacing w:line="240" w:lineRule="auto"/>
        <w:ind w:right="432"/>
        <w:rPr>
          <w:rFonts w:ascii="Palatino Linotype" w:eastAsia="Palatino Linotype" w:hAnsi="Palatino Linotype" w:cs="Palatino Linotype"/>
          <w:sz w:val="20"/>
          <w:szCs w:val="20"/>
        </w:rPr>
      </w:pPr>
    </w:p>
    <w:p w14:paraId="411EC005" w14:textId="2E870300" w:rsidR="00AE7656" w:rsidRDefault="003C7E9B" w:rsidP="0034318F">
      <w:pPr>
        <w:pBdr>
          <w:top w:val="nil"/>
          <w:left w:val="nil"/>
          <w:bottom w:val="nil"/>
          <w:right w:val="nil"/>
          <w:between w:val="nil"/>
        </w:pBdr>
        <w:spacing w:before="120" w:after="240" w:line="240" w:lineRule="auto"/>
        <w:ind w:right="425"/>
        <w:jc w:val="center"/>
        <w:rPr>
          <w:rFonts w:ascii="Palatino Linotype" w:eastAsia="Palatino Linotype" w:hAnsi="Palatino Linotype" w:cs="Palatino Linotype"/>
          <w:sz w:val="18"/>
          <w:szCs w:val="18"/>
        </w:rPr>
      </w:pPr>
      <w:del w:id="435" w:author="Yanfei Zhang" w:date="2022-03-28T17:23:00Z">
        <w:r w:rsidDel="006A4AE3">
          <w:rPr>
            <w:rFonts w:ascii="Palatino Linotype" w:eastAsia="Palatino Linotype" w:hAnsi="Palatino Linotype" w:cs="Palatino Linotype"/>
            <w:noProof/>
            <w:sz w:val="18"/>
            <w:szCs w:val="18"/>
            <w:lang w:eastAsia="zh-CN"/>
          </w:rPr>
          <w:drawing>
            <wp:inline distT="0" distB="0" distL="0" distR="0" wp14:anchorId="46CB14C3" wp14:editId="0C8ADD83">
              <wp:extent cx="5816661" cy="4011283"/>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5.ti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37128" cy="4025397"/>
                      </a:xfrm>
                      <a:prstGeom prst="rect">
                        <a:avLst/>
                      </a:prstGeom>
                    </pic:spPr>
                  </pic:pic>
                </a:graphicData>
              </a:graphic>
            </wp:inline>
          </w:drawing>
        </w:r>
      </w:del>
    </w:p>
    <w:p w14:paraId="53B96245" w14:textId="7EEDEF25" w:rsidR="00E414FB" w:rsidRDefault="006A4AE3" w:rsidP="00955285">
      <w:pPr>
        <w:pBdr>
          <w:top w:val="nil"/>
          <w:left w:val="nil"/>
          <w:bottom w:val="nil"/>
          <w:right w:val="nil"/>
          <w:between w:val="nil"/>
        </w:pBdr>
        <w:spacing w:line="240" w:lineRule="auto"/>
        <w:ind w:left="432" w:right="432"/>
        <w:rPr>
          <w:rFonts w:ascii="Palatino Linotype" w:eastAsia="Palatino Linotype" w:hAnsi="Palatino Linotype" w:cs="Palatino Linotype"/>
          <w:b/>
          <w:sz w:val="18"/>
          <w:szCs w:val="18"/>
        </w:rPr>
      </w:pPr>
      <w:ins w:id="436" w:author="Yanfei Zhang" w:date="2022-03-28T17:23:00Z">
        <w:r>
          <w:rPr>
            <w:rFonts w:ascii="Palatino Linotype" w:eastAsia="Palatino Linotype" w:hAnsi="Palatino Linotype" w:cs="Palatino Linotype"/>
            <w:noProof/>
            <w:sz w:val="20"/>
            <w:szCs w:val="20"/>
            <w:lang w:eastAsia="zh-CN"/>
          </w:rPr>
          <w:drawing>
            <wp:inline distT="0" distB="0" distL="0" distR="0" wp14:anchorId="08FC537C" wp14:editId="75D672D6">
              <wp:extent cx="4921857" cy="3828297"/>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e 1.t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21857" cy="3828297"/>
                      </a:xfrm>
                      <a:prstGeom prst="rect">
                        <a:avLst/>
                      </a:prstGeom>
                    </pic:spPr>
                  </pic:pic>
                </a:graphicData>
              </a:graphic>
            </wp:inline>
          </w:drawing>
        </w:r>
      </w:ins>
    </w:p>
    <w:p w14:paraId="09FBE4D6" w14:textId="59F6C903" w:rsidR="008B34FA" w:rsidDel="00A45EF6" w:rsidRDefault="00027C0D" w:rsidP="00955285">
      <w:pPr>
        <w:pBdr>
          <w:top w:val="nil"/>
          <w:left w:val="nil"/>
          <w:bottom w:val="nil"/>
          <w:right w:val="nil"/>
          <w:between w:val="nil"/>
        </w:pBdr>
        <w:spacing w:line="240" w:lineRule="auto"/>
        <w:ind w:left="432" w:right="432"/>
        <w:rPr>
          <w:del w:id="437" w:author="Yanfei Zhang" w:date="2022-04-04T20:22:00Z"/>
          <w:rFonts w:ascii="Palatino Linotype" w:eastAsia="Palatino Linotype" w:hAnsi="Palatino Linotype" w:cs="Palatino Linotype"/>
          <w:sz w:val="20"/>
          <w:szCs w:val="20"/>
        </w:rPr>
      </w:pPr>
      <w:r>
        <w:rPr>
          <w:rFonts w:ascii="Palatino Linotype" w:eastAsia="Palatino Linotype" w:hAnsi="Palatino Linotype" w:cs="Palatino Linotype"/>
          <w:b/>
          <w:sz w:val="18"/>
          <w:szCs w:val="18"/>
        </w:rPr>
        <w:t xml:space="preserve">Figure </w:t>
      </w:r>
      <w:r w:rsidR="000613B9">
        <w:rPr>
          <w:rFonts w:ascii="Palatino Linotype" w:eastAsia="Palatino Linotype" w:hAnsi="Palatino Linotype" w:cs="Palatino Linotype"/>
          <w:b/>
          <w:sz w:val="18"/>
          <w:szCs w:val="18"/>
        </w:rPr>
        <w:t>1</w:t>
      </w:r>
      <w:r w:rsidR="002C4B7B" w:rsidRPr="002C4B7B">
        <w:rPr>
          <w:rFonts w:ascii="Palatino Linotype" w:eastAsia="Palatino Linotype" w:hAnsi="Palatino Linotype" w:cs="Palatino Linotype"/>
          <w:b/>
          <w:sz w:val="18"/>
          <w:szCs w:val="18"/>
        </w:rPr>
        <w:t>.</w:t>
      </w:r>
      <w:r w:rsidR="002C4B7B" w:rsidRPr="002C4B7B">
        <w:rPr>
          <w:rFonts w:ascii="Palatino Linotype" w:eastAsia="Palatino Linotype" w:hAnsi="Palatino Linotype" w:cs="Palatino Linotype"/>
          <w:sz w:val="18"/>
          <w:szCs w:val="18"/>
        </w:rPr>
        <w:t xml:space="preserve"> </w:t>
      </w:r>
      <w:r w:rsidR="00C012A1">
        <w:rPr>
          <w:rFonts w:ascii="Palatino Linotype" w:eastAsia="Palatino Linotype" w:hAnsi="Palatino Linotype" w:cs="Palatino Linotype"/>
          <w:sz w:val="18"/>
          <w:szCs w:val="18"/>
        </w:rPr>
        <w:t>O</w:t>
      </w:r>
      <w:r w:rsidR="002C4B7B">
        <w:rPr>
          <w:rFonts w:ascii="Palatino Linotype" w:eastAsia="Palatino Linotype" w:hAnsi="Palatino Linotype" w:cs="Palatino Linotype"/>
          <w:sz w:val="18"/>
          <w:szCs w:val="18"/>
        </w:rPr>
        <w:t>ptimal shift pattern</w:t>
      </w:r>
      <w:r w:rsidR="00C012A1">
        <w:rPr>
          <w:rFonts w:ascii="Palatino Linotype" w:eastAsia="Palatino Linotype" w:hAnsi="Palatino Linotype" w:cs="Palatino Linotype"/>
          <w:sz w:val="18"/>
          <w:szCs w:val="18"/>
        </w:rPr>
        <w:t>s</w:t>
      </w:r>
      <w:r w:rsidR="002C4B7B">
        <w:rPr>
          <w:rFonts w:ascii="Palatino Linotype" w:eastAsia="Palatino Linotype" w:hAnsi="Palatino Linotype" w:cs="Palatino Linotype"/>
          <w:sz w:val="18"/>
          <w:szCs w:val="18"/>
        </w:rPr>
        <w:t xml:space="preserve"> between GAPN and GAPDH</w:t>
      </w:r>
      <w:ins w:id="438" w:author="Yanfei Zhang" w:date="2022-03-28T17:33:00Z">
        <w:r w:rsidR="009D7273">
          <w:rPr>
            <w:rFonts w:ascii="Palatino Linotype" w:eastAsia="Palatino Linotype" w:hAnsi="Palatino Linotype" w:cs="Palatino Linotype"/>
            <w:sz w:val="18"/>
            <w:szCs w:val="18"/>
          </w:rPr>
          <w:t xml:space="preserve"> or the gear setting </w:t>
        </w:r>
        <w:proofErr w:type="gramStart"/>
        <w:r w:rsidR="009D7273">
          <w:rPr>
            <w:rFonts w:ascii="Palatino Linotype" w:eastAsia="Palatino Linotype" w:hAnsi="Palatino Linotype" w:cs="Palatino Linotype"/>
            <w:sz w:val="18"/>
            <w:szCs w:val="18"/>
          </w:rPr>
          <w:t xml:space="preserve">n </w:t>
        </w:r>
      </w:ins>
      <w:r w:rsidR="002C4B7B">
        <w:rPr>
          <w:rFonts w:ascii="Palatino Linotype" w:eastAsia="Palatino Linotype" w:hAnsi="Palatino Linotype" w:cs="Palatino Linotype"/>
          <w:sz w:val="18"/>
          <w:szCs w:val="18"/>
        </w:rPr>
        <w:t xml:space="preserve"> for</w:t>
      </w:r>
      <w:proofErr w:type="gramEnd"/>
      <w:r w:rsidR="002C4B7B">
        <w:rPr>
          <w:rFonts w:ascii="Palatino Linotype" w:eastAsia="Palatino Linotype" w:hAnsi="Palatino Linotype" w:cs="Palatino Linotype"/>
          <w:sz w:val="18"/>
          <w:szCs w:val="18"/>
        </w:rPr>
        <w:t xml:space="preserve"> a small part of network (from GAP to pyruvate) depending on the ATP requirement relative to pyruvate requirement.</w:t>
      </w:r>
      <w:ins w:id="439" w:author="Yanfei Zhang" w:date="2022-03-28T17:45:00Z">
        <w:r w:rsidR="007731D9">
          <w:rPr>
            <w:rFonts w:ascii="Palatino Linotype" w:eastAsia="Palatino Linotype" w:hAnsi="Palatino Linotype" w:cs="Palatino Linotype"/>
            <w:sz w:val="18"/>
            <w:szCs w:val="18"/>
          </w:rPr>
          <w:t xml:space="preserve"> </w:t>
        </w:r>
      </w:ins>
      <w:r w:rsidR="00D342BA" w:rsidRPr="002C4B7B">
        <w:rPr>
          <w:rFonts w:ascii="Palatino Linotype" w:eastAsia="Palatino Linotype" w:hAnsi="Palatino Linotype" w:cs="Palatino Linotype"/>
          <w:sz w:val="18"/>
          <w:szCs w:val="18"/>
        </w:rPr>
        <w:t>(</w:t>
      </w:r>
      <w:r w:rsidR="00D342BA" w:rsidRPr="002C4B7B">
        <w:rPr>
          <w:rFonts w:ascii="Palatino Linotype" w:eastAsia="Palatino Linotype" w:hAnsi="Palatino Linotype" w:cs="Palatino Linotype"/>
          <w:b/>
          <w:sz w:val="18"/>
          <w:szCs w:val="18"/>
        </w:rPr>
        <w:t>A</w:t>
      </w:r>
      <w:r w:rsidR="00D342BA" w:rsidRPr="002C4B7B">
        <w:rPr>
          <w:rFonts w:ascii="Palatino Linotype" w:eastAsia="Palatino Linotype" w:hAnsi="Palatino Linotype" w:cs="Palatino Linotype"/>
          <w:sz w:val="18"/>
          <w:szCs w:val="18"/>
        </w:rPr>
        <w:t xml:space="preserve">) </w:t>
      </w:r>
      <w:r w:rsidR="005D5B0E">
        <w:rPr>
          <w:rFonts w:ascii="Palatino Linotype" w:eastAsia="Palatino Linotype" w:hAnsi="Palatino Linotype" w:cs="Palatino Linotype"/>
          <w:sz w:val="18"/>
          <w:szCs w:val="18"/>
        </w:rPr>
        <w:t xml:space="preserve">The shift between GAPDH and GAPN with variation of </w:t>
      </w:r>
      <w:r w:rsidR="005D5B0E" w:rsidRPr="00AA7EB5">
        <w:rPr>
          <w:rFonts w:ascii="Palatino Linotype" w:eastAsia="Palatino Linotype" w:hAnsi="Palatino Linotype" w:cs="Palatino Linotype"/>
          <w:i/>
          <w:sz w:val="18"/>
          <w:szCs w:val="18"/>
        </w:rPr>
        <w:t>n</w:t>
      </w:r>
      <w:r w:rsidR="005D5B0E">
        <w:rPr>
          <w:rFonts w:ascii="Palatino Linotype" w:eastAsia="Palatino Linotype" w:hAnsi="Palatino Linotype" w:cs="Palatino Linotype"/>
          <w:sz w:val="18"/>
          <w:szCs w:val="18"/>
        </w:rPr>
        <w:t xml:space="preserve"> (</w:t>
      </w:r>
      <w:r w:rsidR="005D5B0E" w:rsidRPr="00AA7EB5">
        <w:rPr>
          <w:rFonts w:ascii="Palatino Linotype" w:eastAsia="Palatino Linotype" w:hAnsi="Palatino Linotype" w:cs="Palatino Linotype"/>
          <w:i/>
          <w:sz w:val="18"/>
          <w:szCs w:val="18"/>
        </w:rPr>
        <w:t>n</w:t>
      </w:r>
      <w:r w:rsidR="005D5B0E">
        <w:rPr>
          <w:rFonts w:ascii="Palatino Linotype" w:eastAsia="Palatino Linotype" w:hAnsi="Palatino Linotype" w:cs="Palatino Linotype"/>
          <w:sz w:val="18"/>
          <w:szCs w:val="18"/>
        </w:rPr>
        <w:t xml:space="preserve"> is the requ</w:t>
      </w:r>
      <w:r w:rsidR="00C012A1">
        <w:rPr>
          <w:rFonts w:ascii="Palatino Linotype" w:eastAsia="Palatino Linotype" w:hAnsi="Palatino Linotype" w:cs="Palatino Linotype"/>
          <w:sz w:val="18"/>
          <w:szCs w:val="18"/>
        </w:rPr>
        <w:t>ested</w:t>
      </w:r>
      <w:r w:rsidR="005D5B0E">
        <w:rPr>
          <w:rFonts w:ascii="Palatino Linotype" w:eastAsia="Palatino Linotype" w:hAnsi="Palatino Linotype" w:cs="Palatino Linotype"/>
          <w:sz w:val="18"/>
          <w:szCs w:val="18"/>
        </w:rPr>
        <w:t xml:space="preserve"> production of ATP</w:t>
      </w:r>
      <w:r w:rsidR="00C012A1">
        <w:rPr>
          <w:rFonts w:ascii="Palatino Linotype" w:eastAsia="Palatino Linotype" w:hAnsi="Palatino Linotype" w:cs="Palatino Linotype"/>
          <w:sz w:val="18"/>
          <w:szCs w:val="18"/>
        </w:rPr>
        <w:t xml:space="preserve"> per pyruvate</w:t>
      </w:r>
      <w:r w:rsidR="005D5B0E">
        <w:rPr>
          <w:rFonts w:ascii="Palatino Linotype" w:eastAsia="Palatino Linotype" w:hAnsi="Palatino Linotype" w:cs="Palatino Linotype"/>
          <w:sz w:val="18"/>
          <w:szCs w:val="18"/>
        </w:rPr>
        <w:t>);</w:t>
      </w:r>
      <w:r w:rsidR="00AC31B3">
        <w:rPr>
          <w:rFonts w:ascii="Palatino Linotype" w:eastAsia="Palatino Linotype" w:hAnsi="Palatino Linotype" w:cs="Palatino Linotype"/>
          <w:sz w:val="18"/>
          <w:szCs w:val="18"/>
        </w:rPr>
        <w:t xml:space="preserve"> obtained by FBA with the inverse reaction (see text) as objective</w:t>
      </w:r>
      <w:r w:rsidR="00955285">
        <w:rPr>
          <w:rFonts w:ascii="Palatino Linotype" w:eastAsia="Palatino Linotype" w:hAnsi="Palatino Linotype" w:cs="Palatino Linotype"/>
          <w:sz w:val="18"/>
          <w:szCs w:val="18"/>
        </w:rPr>
        <w:t>.</w:t>
      </w:r>
      <w:r w:rsidR="005D5B0E">
        <w:rPr>
          <w:rFonts w:ascii="Palatino Linotype" w:eastAsia="Palatino Linotype" w:hAnsi="Palatino Linotype" w:cs="Palatino Linotype"/>
          <w:sz w:val="18"/>
          <w:szCs w:val="18"/>
        </w:rPr>
        <w:t xml:space="preserve"> </w:t>
      </w:r>
      <w:r w:rsidR="005D5B0E" w:rsidRPr="002C4B7B">
        <w:rPr>
          <w:rFonts w:ascii="Palatino Linotype" w:eastAsia="Palatino Linotype" w:hAnsi="Palatino Linotype" w:cs="Palatino Linotype"/>
          <w:sz w:val="18"/>
          <w:szCs w:val="18"/>
        </w:rPr>
        <w:t>(</w:t>
      </w:r>
      <w:r w:rsidR="005D5B0E">
        <w:rPr>
          <w:rFonts w:ascii="Palatino Linotype" w:eastAsia="Palatino Linotype" w:hAnsi="Palatino Linotype" w:cs="Palatino Linotype"/>
          <w:b/>
          <w:sz w:val="18"/>
          <w:szCs w:val="18"/>
        </w:rPr>
        <w:t>B</w:t>
      </w:r>
      <w:r w:rsidR="005D5B0E" w:rsidRPr="002C4B7B">
        <w:rPr>
          <w:rFonts w:ascii="Palatino Linotype" w:eastAsia="Palatino Linotype" w:hAnsi="Palatino Linotype" w:cs="Palatino Linotype"/>
          <w:sz w:val="18"/>
          <w:szCs w:val="18"/>
        </w:rPr>
        <w:t xml:space="preserve">) </w:t>
      </w:r>
      <w:r w:rsidR="005D5B0E">
        <w:rPr>
          <w:rFonts w:ascii="Palatino Linotype" w:eastAsia="Palatino Linotype" w:hAnsi="Palatino Linotype" w:cs="Palatino Linotype"/>
          <w:sz w:val="18"/>
          <w:szCs w:val="18"/>
        </w:rPr>
        <w:t xml:space="preserve">The shift between GAPDH and GAPN </w:t>
      </w:r>
      <w:ins w:id="440" w:author="Yanfei Zhang" w:date="2022-03-28T17:36:00Z">
        <w:r w:rsidR="007350A6">
          <w:rPr>
            <w:rFonts w:ascii="Palatino Linotype" w:eastAsia="Palatino Linotype" w:hAnsi="Palatino Linotype" w:cs="Palatino Linotype"/>
            <w:sz w:val="18"/>
            <w:szCs w:val="18"/>
          </w:rPr>
          <w:t xml:space="preserve">or the gear setting </w:t>
        </w:r>
      </w:ins>
      <w:ins w:id="441" w:author="Yanfei Zhang" w:date="2022-03-28T17:46:00Z">
        <w:r w:rsidR="007731D9">
          <w:rPr>
            <w:rFonts w:ascii="Palatino Linotype" w:eastAsia="Palatino Linotype" w:hAnsi="Palatino Linotype" w:cs="Palatino Linotype"/>
            <w:sz w:val="18"/>
            <w:szCs w:val="18"/>
          </w:rPr>
          <w:t xml:space="preserve">n </w:t>
        </w:r>
      </w:ins>
      <w:r w:rsidR="005D5B0E">
        <w:rPr>
          <w:rFonts w:ascii="Palatino Linotype" w:eastAsia="Palatino Linotype" w:hAnsi="Palatino Linotype" w:cs="Palatino Linotype"/>
          <w:sz w:val="18"/>
          <w:szCs w:val="18"/>
        </w:rPr>
        <w:t xml:space="preserve">with increase of ATPase </w:t>
      </w:r>
      <w:r w:rsidR="00AC31B3">
        <w:rPr>
          <w:rFonts w:ascii="Palatino Linotype" w:eastAsia="Palatino Linotype" w:hAnsi="Palatino Linotype" w:cs="Palatino Linotype"/>
          <w:sz w:val="18"/>
          <w:szCs w:val="18"/>
        </w:rPr>
        <w:t xml:space="preserve">(‘maintenance’) </w:t>
      </w:r>
      <w:r w:rsidR="005D5B0E">
        <w:rPr>
          <w:rFonts w:ascii="Palatino Linotype" w:eastAsia="Palatino Linotype" w:hAnsi="Palatino Linotype" w:cs="Palatino Linotype"/>
          <w:sz w:val="18"/>
          <w:szCs w:val="18"/>
        </w:rPr>
        <w:t>reaction flux</w:t>
      </w:r>
      <w:r>
        <w:rPr>
          <w:rFonts w:ascii="Palatino Linotype" w:eastAsia="Palatino Linotype" w:hAnsi="Palatino Linotype" w:cs="Palatino Linotype"/>
          <w:sz w:val="18"/>
          <w:szCs w:val="18"/>
        </w:rPr>
        <w:t xml:space="preserve"> </w:t>
      </w:r>
      <w:r w:rsidR="004A1C31">
        <w:rPr>
          <w:rFonts w:ascii="Palatino Linotype" w:eastAsia="Palatino Linotype" w:hAnsi="Palatino Linotype" w:cs="Palatino Linotype"/>
          <w:sz w:val="18"/>
          <w:szCs w:val="18"/>
        </w:rPr>
        <w:t xml:space="preserve">(upper bound) </w:t>
      </w:r>
      <w:r>
        <w:rPr>
          <w:rFonts w:ascii="Palatino Linotype" w:eastAsia="Palatino Linotype" w:hAnsi="Palatino Linotype" w:cs="Palatino Linotype"/>
          <w:sz w:val="18"/>
          <w:szCs w:val="18"/>
        </w:rPr>
        <w:t xml:space="preserve">when </w:t>
      </w:r>
      <w:r w:rsidR="00AC31B3">
        <w:rPr>
          <w:rFonts w:ascii="Palatino Linotype" w:eastAsia="Palatino Linotype" w:hAnsi="Palatino Linotype" w:cs="Palatino Linotype"/>
          <w:sz w:val="18"/>
          <w:szCs w:val="18"/>
        </w:rPr>
        <w:t xml:space="preserve">the </w:t>
      </w:r>
      <w:r>
        <w:rPr>
          <w:rFonts w:ascii="Palatino Linotype" w:eastAsia="Palatino Linotype" w:hAnsi="Palatino Linotype" w:cs="Palatino Linotype"/>
          <w:sz w:val="18"/>
          <w:szCs w:val="18"/>
        </w:rPr>
        <w:t xml:space="preserve">GAP exchange reaction </w:t>
      </w:r>
      <w:del w:id="442" w:author="Yanfei Zhang" w:date="2022-04-05T10:16:00Z">
        <w:r w:rsidDel="00942B36">
          <w:rPr>
            <w:rFonts w:ascii="Palatino Linotype" w:eastAsia="Palatino Linotype" w:hAnsi="Palatino Linotype" w:cs="Palatino Linotype"/>
            <w:sz w:val="18"/>
            <w:szCs w:val="18"/>
          </w:rPr>
          <w:delText xml:space="preserve">flux </w:delText>
        </w:r>
      </w:del>
      <w:ins w:id="443" w:author="Yanfei Zhang" w:date="2022-04-05T10:16:00Z">
        <w:r w:rsidR="00942B36">
          <w:rPr>
            <w:rFonts w:ascii="Palatino Linotype" w:eastAsia="Palatino Linotype" w:hAnsi="Palatino Linotype" w:cs="Palatino Linotype"/>
            <w:sz w:val="18"/>
            <w:szCs w:val="18"/>
          </w:rPr>
          <w:t xml:space="preserve">bound </w:t>
        </w:r>
      </w:ins>
      <w:r w:rsidR="00AC31B3">
        <w:rPr>
          <w:rFonts w:ascii="Palatino Linotype" w:eastAsia="Palatino Linotype" w:hAnsi="Palatino Linotype" w:cs="Palatino Linotype"/>
          <w:sz w:val="18"/>
          <w:szCs w:val="18"/>
        </w:rPr>
        <w:t>wa</w:t>
      </w:r>
      <w:r>
        <w:rPr>
          <w:rFonts w:ascii="Palatino Linotype" w:eastAsia="Palatino Linotype" w:hAnsi="Palatino Linotype" w:cs="Palatino Linotype"/>
          <w:sz w:val="18"/>
          <w:szCs w:val="18"/>
        </w:rPr>
        <w:t>s set to 1</w:t>
      </w:r>
      <w:r w:rsidR="000F1399">
        <w:rPr>
          <w:rFonts w:ascii="Palatino Linotype" w:eastAsia="Palatino Linotype" w:hAnsi="Palatino Linotype" w:cs="Palatino Linotype"/>
          <w:sz w:val="18"/>
          <w:szCs w:val="18"/>
        </w:rPr>
        <w:t xml:space="preserve"> in the import direction</w:t>
      </w:r>
      <w:r w:rsidR="005D5B0E">
        <w:rPr>
          <w:rFonts w:ascii="Palatino Linotype" w:eastAsia="Palatino Linotype" w:hAnsi="Palatino Linotype" w:cs="Palatino Linotype"/>
          <w:sz w:val="18"/>
          <w:szCs w:val="18"/>
        </w:rPr>
        <w:t xml:space="preserve">; </w:t>
      </w:r>
      <w:r w:rsidR="00AC31B3">
        <w:rPr>
          <w:rFonts w:ascii="Palatino Linotype" w:eastAsia="Palatino Linotype" w:hAnsi="Palatino Linotype" w:cs="Palatino Linotype"/>
          <w:sz w:val="18"/>
          <w:szCs w:val="18"/>
        </w:rPr>
        <w:t xml:space="preserve">FBA with </w:t>
      </w:r>
      <w:r w:rsidR="00AA7EB5">
        <w:rPr>
          <w:rFonts w:ascii="Palatino Linotype" w:eastAsia="Palatino Linotype" w:hAnsi="Palatino Linotype" w:cs="Palatino Linotype"/>
          <w:sz w:val="18"/>
          <w:szCs w:val="18"/>
        </w:rPr>
        <w:t>production of pyruvate</w:t>
      </w:r>
      <w:r w:rsidR="00AC31B3">
        <w:rPr>
          <w:rFonts w:ascii="Palatino Linotype" w:eastAsia="Palatino Linotype" w:hAnsi="Palatino Linotype" w:cs="Palatino Linotype"/>
          <w:sz w:val="18"/>
          <w:szCs w:val="18"/>
        </w:rPr>
        <w:t xml:space="preserve"> as objective; </w:t>
      </w:r>
      <w:r w:rsidR="00955285">
        <w:rPr>
          <w:rFonts w:ascii="Palatino Linotype" w:eastAsia="Palatino Linotype" w:hAnsi="Palatino Linotype" w:cs="Palatino Linotype"/>
          <w:sz w:val="18"/>
          <w:szCs w:val="18"/>
        </w:rPr>
        <w:t xml:space="preserve">ATPase flux </w:t>
      </w:r>
      <w:r w:rsidR="00C012A1">
        <w:rPr>
          <w:rFonts w:ascii="Palatino Linotype" w:eastAsia="Palatino Linotype" w:hAnsi="Palatino Linotype" w:cs="Palatino Linotype"/>
          <w:sz w:val="18"/>
          <w:szCs w:val="18"/>
        </w:rPr>
        <w:t>wa</w:t>
      </w:r>
      <w:r w:rsidR="00955285">
        <w:rPr>
          <w:rFonts w:ascii="Palatino Linotype" w:eastAsia="Palatino Linotype" w:hAnsi="Palatino Linotype" w:cs="Palatino Linotype"/>
          <w:sz w:val="18"/>
          <w:szCs w:val="18"/>
        </w:rPr>
        <w:t>s equal to the upper bound of the ATPase reaction.</w:t>
      </w:r>
      <w:r w:rsidR="004A1C31">
        <w:rPr>
          <w:rFonts w:ascii="Palatino Linotype" w:eastAsia="Palatino Linotype" w:hAnsi="Palatino Linotype" w:cs="Palatino Linotype"/>
          <w:sz w:val="18"/>
          <w:szCs w:val="18"/>
        </w:rPr>
        <w:t xml:space="preserve"> </w:t>
      </w:r>
      <w:ins w:id="444" w:author="Microsoft account" w:date="2022-03-10T15:08:00Z">
        <w:del w:id="445" w:author="Yanfei Zhang" w:date="2022-03-28T17:47:00Z">
          <w:r w:rsidR="002F053D" w:rsidRPr="002F053D" w:rsidDel="007731D9">
            <w:rPr>
              <w:rFonts w:ascii="Palatino Linotype" w:eastAsia="Palatino Linotype" w:hAnsi="Palatino Linotype" w:cs="Palatino Linotype"/>
              <w:sz w:val="18"/>
              <w:szCs w:val="18"/>
              <w:highlight w:val="yellow"/>
              <w:rPrChange w:id="446" w:author="Microsoft account" w:date="2022-03-10T15:12:00Z">
                <w:rPr>
                  <w:rFonts w:ascii="Palatino Linotype" w:eastAsia="Palatino Linotype" w:hAnsi="Palatino Linotype" w:cs="Palatino Linotype"/>
                  <w:sz w:val="18"/>
                  <w:szCs w:val="18"/>
                </w:rPr>
              </w:rPrChange>
            </w:rPr>
            <w:delText>IN FIGURE</w:delText>
          </w:r>
        </w:del>
      </w:ins>
      <w:ins w:id="447" w:author="Microsoft account" w:date="2022-03-11T14:15:00Z">
        <w:del w:id="448" w:author="Yanfei Zhang" w:date="2022-03-28T17:47:00Z">
          <w:r w:rsidR="00772096" w:rsidDel="007731D9">
            <w:rPr>
              <w:rFonts w:ascii="Palatino Linotype" w:eastAsia="Palatino Linotype" w:hAnsi="Palatino Linotype" w:cs="Palatino Linotype"/>
              <w:sz w:val="18"/>
              <w:szCs w:val="18"/>
              <w:highlight w:val="yellow"/>
            </w:rPr>
            <w:delText xml:space="preserve">S </w:delText>
          </w:r>
          <w:r w:rsidR="00772096" w:rsidRPr="00772096" w:rsidDel="007731D9">
            <w:rPr>
              <w:rFonts w:ascii="Palatino Linotype" w:eastAsia="Palatino Linotype" w:hAnsi="Palatino Linotype" w:cs="Palatino Linotype"/>
              <w:b/>
              <w:sz w:val="18"/>
              <w:szCs w:val="18"/>
              <w:highlight w:val="yellow"/>
              <w:rPrChange w:id="449" w:author="Microsoft account" w:date="2022-03-11T14:15:00Z">
                <w:rPr>
                  <w:rFonts w:ascii="Palatino Linotype" w:eastAsia="Palatino Linotype" w:hAnsi="Palatino Linotype" w:cs="Palatino Linotype"/>
                  <w:sz w:val="18"/>
                  <w:szCs w:val="18"/>
                  <w:highlight w:val="yellow"/>
                </w:rPr>
              </w:rPrChange>
            </w:rPr>
            <w:delText>B</w:delText>
          </w:r>
          <w:r w:rsidR="00772096" w:rsidDel="007731D9">
            <w:rPr>
              <w:rFonts w:ascii="Palatino Linotype" w:eastAsia="Palatino Linotype" w:hAnsi="Palatino Linotype" w:cs="Palatino Linotype"/>
              <w:sz w:val="18"/>
              <w:szCs w:val="18"/>
              <w:highlight w:val="yellow"/>
            </w:rPr>
            <w:delText xml:space="preserve"> and </w:delText>
          </w:r>
          <w:r w:rsidR="00772096" w:rsidRPr="00772096" w:rsidDel="007731D9">
            <w:rPr>
              <w:rFonts w:ascii="Palatino Linotype" w:eastAsia="Palatino Linotype" w:hAnsi="Palatino Linotype" w:cs="Palatino Linotype"/>
              <w:b/>
              <w:sz w:val="18"/>
              <w:szCs w:val="18"/>
              <w:highlight w:val="yellow"/>
              <w:rPrChange w:id="450" w:author="Microsoft account" w:date="2022-03-11T14:16:00Z">
                <w:rPr>
                  <w:rFonts w:ascii="Palatino Linotype" w:eastAsia="Palatino Linotype" w:hAnsi="Palatino Linotype" w:cs="Palatino Linotype"/>
                  <w:sz w:val="18"/>
                  <w:szCs w:val="18"/>
                  <w:highlight w:val="yellow"/>
                </w:rPr>
              </w:rPrChange>
            </w:rPr>
            <w:delText>C</w:delText>
          </w:r>
        </w:del>
      </w:ins>
      <w:ins w:id="451" w:author="Microsoft account" w:date="2022-03-10T15:08:00Z">
        <w:del w:id="452" w:author="Yanfei Zhang" w:date="2022-03-28T17:47:00Z">
          <w:r w:rsidR="002F053D" w:rsidRPr="002F053D" w:rsidDel="007731D9">
            <w:rPr>
              <w:rFonts w:ascii="Palatino Linotype" w:eastAsia="Palatino Linotype" w:hAnsi="Palatino Linotype" w:cs="Palatino Linotype"/>
              <w:sz w:val="18"/>
              <w:szCs w:val="18"/>
              <w:highlight w:val="yellow"/>
              <w:rPrChange w:id="453" w:author="Microsoft account" w:date="2022-03-10T15:12:00Z">
                <w:rPr>
                  <w:rFonts w:ascii="Palatino Linotype" w:eastAsia="Palatino Linotype" w:hAnsi="Palatino Linotype" w:cs="Palatino Linotype"/>
                  <w:sz w:val="18"/>
                  <w:szCs w:val="18"/>
                </w:rPr>
              </w:rPrChange>
            </w:rPr>
            <w:delText>, PLEASE ALSO PLOT</w:delText>
          </w:r>
        </w:del>
      </w:ins>
      <w:ins w:id="454" w:author="Microsoft account" w:date="2022-03-10T15:11:00Z">
        <w:del w:id="455" w:author="Yanfei Zhang" w:date="2022-03-28T17:47:00Z">
          <w:r w:rsidR="002F053D" w:rsidRPr="002F053D" w:rsidDel="007731D9">
            <w:rPr>
              <w:rFonts w:ascii="Palatino Linotype" w:eastAsia="Palatino Linotype" w:hAnsi="Palatino Linotype" w:cs="Palatino Linotype"/>
              <w:sz w:val="18"/>
              <w:szCs w:val="18"/>
              <w:highlight w:val="yellow"/>
              <w:rPrChange w:id="456" w:author="Microsoft account" w:date="2022-03-10T15:12:00Z">
                <w:rPr>
                  <w:rFonts w:ascii="Palatino Linotype" w:eastAsia="Palatino Linotype" w:hAnsi="Palatino Linotype" w:cs="Palatino Linotype"/>
                  <w:sz w:val="18"/>
                  <w:szCs w:val="18"/>
                </w:rPr>
              </w:rPrChange>
            </w:rPr>
            <w:delText xml:space="preserve"> </w:delText>
          </w:r>
        </w:del>
      </w:ins>
      <w:ins w:id="457" w:author="Microsoft account" w:date="2022-03-10T15:12:00Z">
        <w:del w:id="458" w:author="Yanfei Zhang" w:date="2022-03-28T17:47:00Z">
          <w:r w:rsidR="002F053D" w:rsidRPr="002F053D" w:rsidDel="007731D9">
            <w:rPr>
              <w:rFonts w:ascii="Palatino Linotype" w:eastAsia="Palatino Linotype" w:hAnsi="Palatino Linotype" w:cs="Palatino Linotype"/>
              <w:sz w:val="18"/>
              <w:szCs w:val="18"/>
              <w:highlight w:val="yellow"/>
              <w:rPrChange w:id="459" w:author="Microsoft account" w:date="2022-03-10T15:12:00Z">
                <w:rPr>
                  <w:rFonts w:ascii="Palatino Linotype" w:eastAsia="Palatino Linotype" w:hAnsi="Palatino Linotype" w:cs="Palatino Linotype"/>
                  <w:sz w:val="18"/>
                  <w:szCs w:val="18"/>
                </w:rPr>
              </w:rPrChange>
            </w:rPr>
            <w:delText xml:space="preserve">the gear setting </w:delText>
          </w:r>
        </w:del>
      </w:ins>
      <w:ins w:id="460" w:author="Microsoft account" w:date="2022-03-10T15:11:00Z">
        <w:del w:id="461" w:author="Yanfei Zhang" w:date="2022-03-28T17:47:00Z">
          <w:r w:rsidR="002F053D" w:rsidRPr="002F053D" w:rsidDel="007731D9">
            <w:rPr>
              <w:rFonts w:ascii="Palatino Linotype" w:eastAsia="Palatino Linotype" w:hAnsi="Palatino Linotype" w:cs="Palatino Linotype"/>
              <w:sz w:val="18"/>
              <w:szCs w:val="18"/>
              <w:highlight w:val="yellow"/>
              <w:rPrChange w:id="462" w:author="Microsoft account" w:date="2022-03-10T15:12:00Z">
                <w:rPr>
                  <w:rFonts w:ascii="Palatino Linotype" w:eastAsia="Palatino Linotype" w:hAnsi="Palatino Linotype" w:cs="Palatino Linotype"/>
                  <w:sz w:val="18"/>
                  <w:szCs w:val="18"/>
                </w:rPr>
              </w:rPrChange>
            </w:rPr>
            <w:delText>n</w:delText>
          </w:r>
        </w:del>
      </w:ins>
      <w:ins w:id="463" w:author="Microsoft account" w:date="2022-03-10T15:08:00Z">
        <w:del w:id="464" w:author="Yanfei Zhang" w:date="2022-03-28T17:47:00Z">
          <w:r w:rsidR="002F053D" w:rsidRPr="002F053D" w:rsidDel="007731D9">
            <w:rPr>
              <w:rFonts w:ascii="Palatino Linotype" w:eastAsia="Palatino Linotype" w:hAnsi="Palatino Linotype" w:cs="Palatino Linotype"/>
              <w:sz w:val="18"/>
              <w:szCs w:val="18"/>
              <w:highlight w:val="yellow"/>
              <w:rPrChange w:id="465" w:author="Microsoft account" w:date="2022-03-10T15:12:00Z">
                <w:rPr>
                  <w:rFonts w:ascii="Palatino Linotype" w:eastAsia="Palatino Linotype" w:hAnsi="Palatino Linotype" w:cs="Palatino Linotype"/>
                  <w:sz w:val="18"/>
                  <w:szCs w:val="18"/>
                </w:rPr>
              </w:rPrChange>
            </w:rPr>
            <w:delText xml:space="preserve"> AS A FUN</w:delText>
          </w:r>
        </w:del>
      </w:ins>
      <w:ins w:id="466" w:author="Microsoft account" w:date="2022-03-10T15:11:00Z">
        <w:del w:id="467" w:author="Yanfei Zhang" w:date="2022-03-28T17:47:00Z">
          <w:r w:rsidR="002F053D" w:rsidRPr="002F053D" w:rsidDel="007731D9">
            <w:rPr>
              <w:rFonts w:ascii="Palatino Linotype" w:eastAsia="Palatino Linotype" w:hAnsi="Palatino Linotype" w:cs="Palatino Linotype"/>
              <w:sz w:val="18"/>
              <w:szCs w:val="18"/>
              <w:highlight w:val="yellow"/>
              <w:rPrChange w:id="468" w:author="Microsoft account" w:date="2022-03-10T15:12:00Z">
                <w:rPr>
                  <w:rFonts w:ascii="Palatino Linotype" w:eastAsia="Palatino Linotype" w:hAnsi="Palatino Linotype" w:cs="Palatino Linotype"/>
                  <w:sz w:val="18"/>
                  <w:szCs w:val="18"/>
                </w:rPr>
              </w:rPrChange>
            </w:rPr>
            <w:delText>C</w:delText>
          </w:r>
        </w:del>
      </w:ins>
      <w:ins w:id="469" w:author="Microsoft account" w:date="2022-03-10T15:08:00Z">
        <w:del w:id="470" w:author="Yanfei Zhang" w:date="2022-03-28T17:47:00Z">
          <w:r w:rsidR="002F053D" w:rsidRPr="002F053D" w:rsidDel="007731D9">
            <w:rPr>
              <w:rFonts w:ascii="Palatino Linotype" w:eastAsia="Palatino Linotype" w:hAnsi="Palatino Linotype" w:cs="Palatino Linotype"/>
              <w:sz w:val="18"/>
              <w:szCs w:val="18"/>
              <w:highlight w:val="yellow"/>
              <w:rPrChange w:id="471" w:author="Microsoft account" w:date="2022-03-10T15:12:00Z">
                <w:rPr>
                  <w:rFonts w:ascii="Palatino Linotype" w:eastAsia="Palatino Linotype" w:hAnsi="Palatino Linotype" w:cs="Palatino Linotype"/>
                  <w:sz w:val="18"/>
                  <w:szCs w:val="18"/>
                </w:rPr>
              </w:rPrChange>
            </w:rPr>
            <w:delText>TION OF ATPASE, WITH n=</w:delText>
          </w:r>
        </w:del>
      </w:ins>
      <w:ins w:id="472" w:author="Microsoft account" w:date="2022-03-10T15:10:00Z">
        <w:del w:id="473" w:author="Yanfei Zhang" w:date="2022-03-28T17:47:00Z">
          <w:r w:rsidR="002F053D" w:rsidRPr="002F053D" w:rsidDel="007731D9">
            <w:rPr>
              <w:rFonts w:ascii="Palatino Linotype" w:eastAsia="Palatino Linotype" w:hAnsi="Palatino Linotype" w:cs="Palatino Linotype"/>
              <w:sz w:val="18"/>
              <w:szCs w:val="18"/>
              <w:highlight w:val="yellow"/>
              <w:rPrChange w:id="474" w:author="Microsoft account" w:date="2022-03-10T15:12:00Z">
                <w:rPr>
                  <w:rFonts w:ascii="Palatino Linotype" w:eastAsia="Palatino Linotype" w:hAnsi="Palatino Linotype" w:cs="Palatino Linotype"/>
                  <w:sz w:val="18"/>
                  <w:szCs w:val="18"/>
                </w:rPr>
              </w:rPrChange>
            </w:rPr>
            <w:delText>(</w:delText>
          </w:r>
        </w:del>
      </w:ins>
      <w:ins w:id="475" w:author="Microsoft account" w:date="2022-03-10T15:09:00Z">
        <w:del w:id="476" w:author="Yanfei Zhang" w:date="2022-03-28T17:47:00Z">
          <w:r w:rsidR="002F053D" w:rsidRPr="002F053D" w:rsidDel="007731D9">
            <w:rPr>
              <w:rFonts w:ascii="Palatino Linotype" w:eastAsia="Palatino Linotype" w:hAnsi="Palatino Linotype" w:cs="Palatino Linotype"/>
              <w:sz w:val="18"/>
              <w:szCs w:val="18"/>
              <w:highlight w:val="yellow"/>
              <w:rPrChange w:id="477" w:author="Microsoft account" w:date="2022-03-10T15:12:00Z">
                <w:rPr>
                  <w:rFonts w:ascii="Palatino Linotype" w:eastAsia="Palatino Linotype" w:hAnsi="Palatino Linotype" w:cs="Palatino Linotype"/>
                  <w:sz w:val="18"/>
                  <w:szCs w:val="18"/>
                </w:rPr>
              </w:rPrChange>
            </w:rPr>
            <w:delText>v</w:delText>
          </w:r>
          <w:r w:rsidR="002F053D" w:rsidRPr="002F053D" w:rsidDel="007731D9">
            <w:rPr>
              <w:rFonts w:ascii="Palatino Linotype" w:eastAsia="Palatino Linotype" w:hAnsi="Palatino Linotype" w:cs="Palatino Linotype"/>
              <w:sz w:val="18"/>
              <w:szCs w:val="18"/>
              <w:highlight w:val="yellow"/>
              <w:vertAlign w:val="subscript"/>
              <w:rPrChange w:id="478" w:author="Microsoft account" w:date="2022-03-10T15:12:00Z">
                <w:rPr>
                  <w:rFonts w:ascii="Palatino Linotype" w:eastAsia="Palatino Linotype" w:hAnsi="Palatino Linotype" w:cs="Palatino Linotype"/>
                  <w:sz w:val="18"/>
                  <w:szCs w:val="18"/>
                </w:rPr>
              </w:rPrChange>
            </w:rPr>
            <w:delText>GAPN</w:delText>
          </w:r>
          <w:r w:rsidR="002F053D" w:rsidRPr="002F053D" w:rsidDel="007731D9">
            <w:rPr>
              <w:rFonts w:ascii="Palatino Linotype" w:eastAsia="Palatino Linotype" w:hAnsi="Palatino Linotype" w:cs="Palatino Linotype"/>
              <w:sz w:val="18"/>
              <w:szCs w:val="18"/>
              <w:highlight w:val="yellow"/>
              <w:rPrChange w:id="479" w:author="Microsoft account" w:date="2022-03-10T15:12:00Z">
                <w:rPr>
                  <w:rFonts w:ascii="Palatino Linotype" w:eastAsia="Palatino Linotype" w:hAnsi="Palatino Linotype" w:cs="Palatino Linotype"/>
                  <w:sz w:val="18"/>
                  <w:szCs w:val="18"/>
                </w:rPr>
              </w:rPrChange>
            </w:rPr>
            <w:delText>+2*v</w:delText>
          </w:r>
          <w:r w:rsidR="002F053D" w:rsidRPr="002F053D" w:rsidDel="007731D9">
            <w:rPr>
              <w:rFonts w:ascii="Palatino Linotype" w:eastAsia="Palatino Linotype" w:hAnsi="Palatino Linotype" w:cs="Palatino Linotype"/>
              <w:sz w:val="18"/>
              <w:szCs w:val="18"/>
              <w:highlight w:val="yellow"/>
              <w:vertAlign w:val="subscript"/>
              <w:rPrChange w:id="480" w:author="Microsoft account" w:date="2022-03-10T15:12:00Z">
                <w:rPr>
                  <w:rFonts w:ascii="Palatino Linotype" w:eastAsia="Palatino Linotype" w:hAnsi="Palatino Linotype" w:cs="Palatino Linotype"/>
                  <w:sz w:val="18"/>
                  <w:szCs w:val="18"/>
                </w:rPr>
              </w:rPrChange>
            </w:rPr>
            <w:delText>GAPDH</w:delText>
          </w:r>
        </w:del>
      </w:ins>
      <w:ins w:id="481" w:author="Microsoft account" w:date="2022-03-10T15:10:00Z">
        <w:del w:id="482" w:author="Yanfei Zhang" w:date="2022-03-28T17:47:00Z">
          <w:r w:rsidR="002F053D" w:rsidRPr="002F053D" w:rsidDel="007731D9">
            <w:rPr>
              <w:rFonts w:ascii="Palatino Linotype" w:eastAsia="Palatino Linotype" w:hAnsi="Palatino Linotype" w:cs="Palatino Linotype"/>
              <w:sz w:val="18"/>
              <w:szCs w:val="18"/>
              <w:highlight w:val="yellow"/>
              <w:rPrChange w:id="483" w:author="Microsoft account" w:date="2022-03-10T15:12:00Z">
                <w:rPr>
                  <w:rFonts w:ascii="Palatino Linotype" w:eastAsia="Palatino Linotype" w:hAnsi="Palatino Linotype" w:cs="Palatino Linotype"/>
                  <w:sz w:val="18"/>
                  <w:szCs w:val="18"/>
                  <w:vertAlign w:val="subscript"/>
                </w:rPr>
              </w:rPrChange>
            </w:rPr>
            <w:delText>)/v</w:delText>
          </w:r>
          <w:r w:rsidR="002F053D" w:rsidRPr="002F053D" w:rsidDel="007731D9">
            <w:rPr>
              <w:rFonts w:ascii="Palatino Linotype" w:eastAsia="Palatino Linotype" w:hAnsi="Palatino Linotype" w:cs="Palatino Linotype"/>
              <w:sz w:val="18"/>
              <w:szCs w:val="18"/>
              <w:highlight w:val="yellow"/>
              <w:vertAlign w:val="subscript"/>
              <w:rPrChange w:id="484" w:author="Microsoft account" w:date="2022-03-10T15:12:00Z">
                <w:rPr>
                  <w:rFonts w:ascii="Palatino Linotype" w:eastAsia="Palatino Linotype" w:hAnsi="Palatino Linotype" w:cs="Palatino Linotype"/>
                  <w:sz w:val="18"/>
                  <w:szCs w:val="18"/>
                  <w:vertAlign w:val="subscript"/>
                </w:rPr>
              </w:rPrChange>
            </w:rPr>
            <w:delText>PK</w:delText>
          </w:r>
        </w:del>
      </w:ins>
      <w:ins w:id="485" w:author="Microsoft account" w:date="2022-03-10T15:09:00Z">
        <w:del w:id="486" w:author="Yanfei Zhang" w:date="2022-03-28T17:47:00Z">
          <w:r w:rsidR="002F053D" w:rsidDel="007731D9">
            <w:rPr>
              <w:rFonts w:ascii="Palatino Linotype" w:eastAsia="Palatino Linotype" w:hAnsi="Palatino Linotype" w:cs="Palatino Linotype"/>
              <w:sz w:val="18"/>
              <w:szCs w:val="18"/>
            </w:rPr>
            <w:delText xml:space="preserve">.  </w:delText>
          </w:r>
        </w:del>
      </w:ins>
      <w:r w:rsidR="005D5B0E" w:rsidRPr="002C4B7B">
        <w:rPr>
          <w:rFonts w:ascii="Palatino Linotype" w:eastAsia="Palatino Linotype" w:hAnsi="Palatino Linotype" w:cs="Palatino Linotype"/>
          <w:sz w:val="18"/>
          <w:szCs w:val="18"/>
        </w:rPr>
        <w:t>(</w:t>
      </w:r>
      <w:r w:rsidR="005D5B0E">
        <w:rPr>
          <w:rFonts w:ascii="Palatino Linotype" w:eastAsia="Palatino Linotype" w:hAnsi="Palatino Linotype" w:cs="Palatino Linotype"/>
          <w:b/>
          <w:sz w:val="18"/>
          <w:szCs w:val="18"/>
        </w:rPr>
        <w:t>C</w:t>
      </w:r>
      <w:r w:rsidR="005D5B0E" w:rsidRPr="002C4B7B">
        <w:rPr>
          <w:rFonts w:ascii="Palatino Linotype" w:eastAsia="Palatino Linotype" w:hAnsi="Palatino Linotype" w:cs="Palatino Linotype"/>
          <w:sz w:val="18"/>
          <w:szCs w:val="18"/>
        </w:rPr>
        <w:t xml:space="preserve">) </w:t>
      </w:r>
      <w:r w:rsidR="005D5B0E">
        <w:rPr>
          <w:rFonts w:ascii="Palatino Linotype" w:eastAsia="Palatino Linotype" w:hAnsi="Palatino Linotype" w:cs="Palatino Linotype"/>
          <w:sz w:val="18"/>
          <w:szCs w:val="18"/>
        </w:rPr>
        <w:t xml:space="preserve">The shift between GAPDH and GAPN </w:t>
      </w:r>
      <w:ins w:id="487" w:author="Yanfei Zhang" w:date="2022-03-28T17:48:00Z">
        <w:r w:rsidR="007731D9">
          <w:rPr>
            <w:rFonts w:ascii="Palatino Linotype" w:eastAsia="Palatino Linotype" w:hAnsi="Palatino Linotype" w:cs="Palatino Linotype"/>
            <w:sz w:val="18"/>
            <w:szCs w:val="18"/>
          </w:rPr>
          <w:t xml:space="preserve">or the gear setting n </w:t>
        </w:r>
      </w:ins>
      <w:r w:rsidR="005D5B0E">
        <w:rPr>
          <w:rFonts w:ascii="Palatino Linotype" w:eastAsia="Palatino Linotype" w:hAnsi="Palatino Linotype" w:cs="Palatino Linotype"/>
          <w:sz w:val="18"/>
          <w:szCs w:val="18"/>
        </w:rPr>
        <w:t>with increase of ATPase reaction flux</w:t>
      </w:r>
      <w:r>
        <w:rPr>
          <w:rFonts w:ascii="Palatino Linotype" w:eastAsia="Palatino Linotype" w:hAnsi="Palatino Linotype" w:cs="Palatino Linotype"/>
          <w:sz w:val="18"/>
          <w:szCs w:val="18"/>
        </w:rPr>
        <w:t xml:space="preserve"> when </w:t>
      </w:r>
      <w:r w:rsidR="00C012A1">
        <w:rPr>
          <w:rFonts w:ascii="Palatino Linotype" w:eastAsia="Palatino Linotype" w:hAnsi="Palatino Linotype" w:cs="Palatino Linotype"/>
          <w:sz w:val="18"/>
          <w:szCs w:val="18"/>
        </w:rPr>
        <w:t xml:space="preserve">the </w:t>
      </w:r>
      <w:r>
        <w:rPr>
          <w:rFonts w:ascii="Palatino Linotype" w:eastAsia="Palatino Linotype" w:hAnsi="Palatino Linotype" w:cs="Palatino Linotype"/>
          <w:sz w:val="18"/>
          <w:szCs w:val="18"/>
        </w:rPr>
        <w:t xml:space="preserve">GAP exchange reaction </w:t>
      </w:r>
      <w:del w:id="488" w:author="Yanfei Zhang" w:date="2022-04-05T10:16:00Z">
        <w:r w:rsidDel="00942B36">
          <w:rPr>
            <w:rFonts w:ascii="Palatino Linotype" w:eastAsia="Palatino Linotype" w:hAnsi="Palatino Linotype" w:cs="Palatino Linotype"/>
            <w:sz w:val="18"/>
            <w:szCs w:val="18"/>
          </w:rPr>
          <w:delText xml:space="preserve">flux </w:delText>
        </w:r>
      </w:del>
      <w:ins w:id="489" w:author="Yanfei Zhang" w:date="2022-04-05T10:16:00Z">
        <w:r w:rsidR="00942B36">
          <w:rPr>
            <w:rFonts w:ascii="Palatino Linotype" w:eastAsia="Palatino Linotype" w:hAnsi="Palatino Linotype" w:cs="Palatino Linotype"/>
            <w:sz w:val="18"/>
            <w:szCs w:val="18"/>
          </w:rPr>
          <w:t xml:space="preserve">bound </w:t>
        </w:r>
      </w:ins>
      <w:r w:rsidR="00AC31B3">
        <w:rPr>
          <w:rFonts w:ascii="Palatino Linotype" w:eastAsia="Palatino Linotype" w:hAnsi="Palatino Linotype" w:cs="Palatino Linotype"/>
          <w:sz w:val="18"/>
          <w:szCs w:val="18"/>
        </w:rPr>
        <w:t>wa</w:t>
      </w:r>
      <w:r>
        <w:rPr>
          <w:rFonts w:ascii="Palatino Linotype" w:eastAsia="Palatino Linotype" w:hAnsi="Palatino Linotype" w:cs="Palatino Linotype"/>
          <w:sz w:val="18"/>
          <w:szCs w:val="18"/>
        </w:rPr>
        <w:t>s set to 1.5</w:t>
      </w:r>
      <w:r w:rsidR="00C012A1">
        <w:rPr>
          <w:rFonts w:ascii="Palatino Linotype" w:eastAsia="Palatino Linotype" w:hAnsi="Palatino Linotype" w:cs="Palatino Linotype"/>
          <w:sz w:val="18"/>
          <w:szCs w:val="18"/>
        </w:rPr>
        <w:t xml:space="preserve"> in the import direction</w:t>
      </w:r>
      <w:ins w:id="490" w:author="Microsoft account" w:date="2022-03-10T15:11:00Z">
        <w:del w:id="491" w:author="Yanfei Zhang" w:date="2022-03-28T17:48:00Z">
          <w:r w:rsidR="002F053D" w:rsidDel="007731D9">
            <w:rPr>
              <w:rFonts w:ascii="Palatino Linotype" w:eastAsia="Palatino Linotype" w:hAnsi="Palatino Linotype" w:cs="Palatino Linotype"/>
              <w:sz w:val="18"/>
              <w:szCs w:val="18"/>
            </w:rPr>
            <w:delText xml:space="preserve"> </w:delText>
          </w:r>
          <w:r w:rsidR="002F053D" w:rsidRPr="002F053D" w:rsidDel="007731D9">
            <w:rPr>
              <w:rFonts w:ascii="Palatino Linotype" w:eastAsia="Palatino Linotype" w:hAnsi="Palatino Linotype" w:cs="Palatino Linotype"/>
              <w:sz w:val="18"/>
              <w:szCs w:val="18"/>
              <w:highlight w:val="yellow"/>
              <w:rPrChange w:id="492" w:author="Microsoft account" w:date="2022-03-10T15:12:00Z">
                <w:rPr>
                  <w:rFonts w:ascii="Palatino Linotype" w:eastAsia="Palatino Linotype" w:hAnsi="Palatino Linotype" w:cs="Palatino Linotype"/>
                  <w:sz w:val="18"/>
                  <w:szCs w:val="18"/>
                </w:rPr>
              </w:rPrChange>
            </w:rPr>
            <w:delText>IN THIS FIGURE, PLEASE ALSO PLOT n AS A FUN</w:delText>
          </w:r>
        </w:del>
      </w:ins>
      <w:ins w:id="493" w:author="Microsoft account" w:date="2022-03-10T15:12:00Z">
        <w:del w:id="494" w:author="Yanfei Zhang" w:date="2022-03-28T17:48:00Z">
          <w:r w:rsidR="002F053D" w:rsidRPr="002F053D" w:rsidDel="007731D9">
            <w:rPr>
              <w:rFonts w:ascii="Palatino Linotype" w:eastAsia="Palatino Linotype" w:hAnsi="Palatino Linotype" w:cs="Palatino Linotype"/>
              <w:sz w:val="18"/>
              <w:szCs w:val="18"/>
              <w:highlight w:val="yellow"/>
              <w:rPrChange w:id="495" w:author="Microsoft account" w:date="2022-03-10T15:12:00Z">
                <w:rPr>
                  <w:rFonts w:ascii="Palatino Linotype" w:eastAsia="Palatino Linotype" w:hAnsi="Palatino Linotype" w:cs="Palatino Linotype"/>
                  <w:sz w:val="18"/>
                  <w:szCs w:val="18"/>
                </w:rPr>
              </w:rPrChange>
            </w:rPr>
            <w:delText>C</w:delText>
          </w:r>
        </w:del>
      </w:ins>
      <w:ins w:id="496" w:author="Microsoft account" w:date="2022-03-10T15:11:00Z">
        <w:del w:id="497" w:author="Yanfei Zhang" w:date="2022-03-28T17:48:00Z">
          <w:r w:rsidR="002F053D" w:rsidRPr="002F053D" w:rsidDel="007731D9">
            <w:rPr>
              <w:rFonts w:ascii="Palatino Linotype" w:eastAsia="Palatino Linotype" w:hAnsi="Palatino Linotype" w:cs="Palatino Linotype"/>
              <w:sz w:val="18"/>
              <w:szCs w:val="18"/>
              <w:highlight w:val="yellow"/>
              <w:rPrChange w:id="498" w:author="Microsoft account" w:date="2022-03-10T15:12:00Z">
                <w:rPr>
                  <w:rFonts w:ascii="Palatino Linotype" w:eastAsia="Palatino Linotype" w:hAnsi="Palatino Linotype" w:cs="Palatino Linotype"/>
                  <w:sz w:val="18"/>
                  <w:szCs w:val="18"/>
                </w:rPr>
              </w:rPrChange>
            </w:rPr>
            <w:delText>TION OF ATPASE</w:delText>
          </w:r>
          <w:r w:rsidR="002F053D" w:rsidDel="007731D9">
            <w:rPr>
              <w:rFonts w:ascii="Palatino Linotype" w:eastAsia="Palatino Linotype" w:hAnsi="Palatino Linotype" w:cs="Palatino Linotype"/>
              <w:sz w:val="18"/>
              <w:szCs w:val="18"/>
            </w:rPr>
            <w:delText>, WITH n=(v</w:delText>
          </w:r>
          <w:r w:rsidR="002F053D" w:rsidRPr="008C5429" w:rsidDel="007731D9">
            <w:rPr>
              <w:rFonts w:ascii="Palatino Linotype" w:eastAsia="Palatino Linotype" w:hAnsi="Palatino Linotype" w:cs="Palatino Linotype"/>
              <w:sz w:val="18"/>
              <w:szCs w:val="18"/>
              <w:vertAlign w:val="subscript"/>
            </w:rPr>
            <w:delText>GAPN</w:delText>
          </w:r>
          <w:r w:rsidR="002F053D" w:rsidDel="007731D9">
            <w:rPr>
              <w:rFonts w:ascii="Palatino Linotype" w:eastAsia="Palatino Linotype" w:hAnsi="Palatino Linotype" w:cs="Palatino Linotype"/>
              <w:sz w:val="18"/>
              <w:szCs w:val="18"/>
            </w:rPr>
            <w:delText>+2*v</w:delText>
          </w:r>
          <w:r w:rsidR="002F053D" w:rsidRPr="008C5429" w:rsidDel="007731D9">
            <w:rPr>
              <w:rFonts w:ascii="Palatino Linotype" w:eastAsia="Palatino Linotype" w:hAnsi="Palatino Linotype" w:cs="Palatino Linotype"/>
              <w:sz w:val="18"/>
              <w:szCs w:val="18"/>
              <w:vertAlign w:val="subscript"/>
            </w:rPr>
            <w:delText>GAPDH</w:delText>
          </w:r>
          <w:r w:rsidR="002F053D" w:rsidRPr="008C5429" w:rsidDel="007731D9">
            <w:rPr>
              <w:rFonts w:ascii="Palatino Linotype" w:eastAsia="Palatino Linotype" w:hAnsi="Palatino Linotype" w:cs="Palatino Linotype"/>
              <w:sz w:val="18"/>
              <w:szCs w:val="18"/>
            </w:rPr>
            <w:delText>)/v</w:delText>
          </w:r>
          <w:r w:rsidR="002F053D" w:rsidRPr="008C5429" w:rsidDel="007731D9">
            <w:rPr>
              <w:rFonts w:ascii="Palatino Linotype" w:eastAsia="Palatino Linotype" w:hAnsi="Palatino Linotype" w:cs="Palatino Linotype"/>
              <w:sz w:val="18"/>
              <w:szCs w:val="18"/>
              <w:vertAlign w:val="subscript"/>
            </w:rPr>
            <w:delText>PK</w:delText>
          </w:r>
          <w:r w:rsidR="002F053D" w:rsidDel="007731D9">
            <w:rPr>
              <w:rFonts w:ascii="Palatino Linotype" w:eastAsia="Palatino Linotype" w:hAnsi="Palatino Linotype" w:cs="Palatino Linotype"/>
              <w:sz w:val="18"/>
              <w:szCs w:val="18"/>
            </w:rPr>
            <w:delText xml:space="preserve"> </w:delText>
          </w:r>
        </w:del>
      </w:ins>
      <w:r>
        <w:rPr>
          <w:rFonts w:ascii="Palatino Linotype" w:eastAsia="Palatino Linotype" w:hAnsi="Palatino Linotype" w:cs="Palatino Linotype"/>
          <w:sz w:val="18"/>
          <w:szCs w:val="18"/>
        </w:rPr>
        <w:t xml:space="preserve">. </w:t>
      </w:r>
      <w:ins w:id="499" w:author="Yanfei Zhang" w:date="2022-03-28T17:47:00Z">
        <w:r w:rsidR="007731D9">
          <w:rPr>
            <w:rFonts w:ascii="Palatino Linotype" w:eastAsia="Palatino Linotype" w:hAnsi="Palatino Linotype" w:cs="Palatino Linotype"/>
            <w:sz w:val="18"/>
            <w:szCs w:val="18"/>
          </w:rPr>
          <w:t xml:space="preserve">Here </w:t>
        </w:r>
      </w:ins>
      <w:ins w:id="500" w:author="Yanfei Zhang" w:date="2022-04-05T10:21:00Z">
        <w:r w:rsidR="006924AA" w:rsidRPr="00AA7EB5">
          <w:rPr>
            <w:rFonts w:ascii="Palatino Linotype" w:eastAsia="Palatino Linotype" w:hAnsi="Palatino Linotype" w:cs="Palatino Linotype"/>
            <w:i/>
            <w:sz w:val="18"/>
            <w:szCs w:val="18"/>
          </w:rPr>
          <w:t>n</w:t>
        </w:r>
      </w:ins>
      <w:ins w:id="501" w:author="Yanfei Zhang" w:date="2022-03-28T17:47:00Z">
        <w:r w:rsidR="007731D9">
          <w:rPr>
            <w:rFonts w:ascii="Palatino Linotype" w:eastAsia="Palatino Linotype" w:hAnsi="Palatino Linotype" w:cs="Palatino Linotype"/>
            <w:sz w:val="18"/>
            <w:szCs w:val="18"/>
          </w:rPr>
          <w:t xml:space="preserve"> </w:t>
        </w:r>
      </w:ins>
      <w:ins w:id="502" w:author="Yanfei Zhang" w:date="2022-03-28T17:50:00Z">
        <w:r w:rsidR="007731D9">
          <w:rPr>
            <w:rFonts w:ascii="Palatino Linotype" w:eastAsia="Palatino Linotype" w:hAnsi="Palatino Linotype" w:cs="Palatino Linotype"/>
            <w:sz w:val="18"/>
            <w:szCs w:val="18"/>
          </w:rPr>
          <w:t xml:space="preserve">is </w:t>
        </w:r>
      </w:ins>
      <w:ins w:id="503" w:author="Yanfei Zhang" w:date="2022-03-28T17:47:00Z">
        <w:r w:rsidR="007731D9">
          <w:rPr>
            <w:rFonts w:ascii="Palatino Linotype" w:eastAsia="Palatino Linotype" w:hAnsi="Palatino Linotype" w:cs="Palatino Linotype"/>
            <w:sz w:val="18"/>
            <w:szCs w:val="18"/>
          </w:rPr>
          <w:t xml:space="preserve">calculated with equation </w:t>
        </w:r>
        <m:oMath>
          <m:r>
            <w:rPr>
              <w:rFonts w:ascii="Cambria Math" w:eastAsia="Cambria Math" w:hAnsi="Cambria Math" w:cs="Cambria Math"/>
              <w:color w:val="auto"/>
              <w:sz w:val="18"/>
              <w:szCs w:val="18"/>
            </w:rPr>
            <m:t>n</m:t>
          </m:r>
          <m:r>
            <m:rPr>
              <m:sty m:val="p"/>
            </m:rPr>
            <w:rPr>
              <w:rFonts w:ascii="Cambria Math" w:eastAsia="Cambria Math" w:hAnsi="Cambria Math" w:cs="Cambria Math"/>
              <w:color w:val="auto"/>
              <w:sz w:val="18"/>
              <w:szCs w:val="18"/>
            </w:rPr>
            <m:t>=</m:t>
          </m:r>
          <m:f>
            <m:fPr>
              <m:ctrlPr>
                <w:rPr>
                  <w:rFonts w:ascii="Cambria Math" w:eastAsia="Cambria Math" w:hAnsi="Cambria Math" w:cs="Cambria Math"/>
                  <w:color w:val="auto"/>
                  <w:sz w:val="18"/>
                  <w:szCs w:val="18"/>
                </w:rPr>
              </m:ctrlPr>
            </m:fPr>
            <m:num>
              <m:sSub>
                <m:sSubPr>
                  <m:ctrlPr>
                    <w:rPr>
                      <w:rFonts w:ascii="Cambria Math" w:eastAsia="Cambria Math" w:hAnsi="Cambria Math" w:cs="Cambria Math"/>
                      <w:i/>
                      <w:color w:val="auto"/>
                      <w:sz w:val="18"/>
                      <w:szCs w:val="18"/>
                    </w:rPr>
                  </m:ctrlPr>
                </m:sSubPr>
                <m:e>
                  <m:r>
                    <w:rPr>
                      <w:rFonts w:ascii="Cambria Math" w:eastAsia="Cambria Math" w:hAnsi="Cambria Math" w:cs="Cambria Math"/>
                      <w:color w:val="auto"/>
                      <w:sz w:val="18"/>
                      <w:szCs w:val="18"/>
                    </w:rPr>
                    <m:t>V</m:t>
                  </m:r>
                </m:e>
                <m:sub>
                  <m:r>
                    <w:rPr>
                      <w:rFonts w:ascii="Cambria Math" w:eastAsia="Cambria Math" w:hAnsi="Cambria Math" w:cs="Cambria Math"/>
                      <w:color w:val="auto"/>
                      <w:sz w:val="18"/>
                      <w:szCs w:val="18"/>
                    </w:rPr>
                    <m:t>GAPN</m:t>
                  </m:r>
                </m:sub>
              </m:sSub>
              <m:r>
                <w:rPr>
                  <w:rFonts w:ascii="Cambria Math" w:eastAsia="Cambria Math" w:hAnsi="Cambria Math" w:cs="Cambria Math"/>
                  <w:color w:val="auto"/>
                  <w:sz w:val="18"/>
                  <w:szCs w:val="18"/>
                </w:rPr>
                <m:t>+2*</m:t>
              </m:r>
              <m:sSub>
                <m:sSubPr>
                  <m:ctrlPr>
                    <w:rPr>
                      <w:rFonts w:ascii="Cambria Math" w:eastAsia="Cambria Math" w:hAnsi="Cambria Math" w:cs="Cambria Math"/>
                      <w:i/>
                      <w:color w:val="auto"/>
                      <w:sz w:val="18"/>
                      <w:szCs w:val="18"/>
                    </w:rPr>
                  </m:ctrlPr>
                </m:sSubPr>
                <m:e>
                  <m:r>
                    <w:rPr>
                      <w:rFonts w:ascii="Cambria Math" w:eastAsia="Cambria Math" w:hAnsi="Cambria Math" w:cs="Cambria Math"/>
                      <w:color w:val="auto"/>
                      <w:sz w:val="18"/>
                      <w:szCs w:val="18"/>
                    </w:rPr>
                    <m:t>V</m:t>
                  </m:r>
                </m:e>
                <m:sub>
                  <m:r>
                    <w:rPr>
                      <w:rFonts w:ascii="Cambria Math" w:eastAsia="Cambria Math" w:hAnsi="Cambria Math" w:cs="Cambria Math"/>
                      <w:color w:val="auto"/>
                      <w:sz w:val="18"/>
                      <w:szCs w:val="18"/>
                    </w:rPr>
                    <m:t>GAPDH</m:t>
                  </m:r>
                </m:sub>
              </m:sSub>
            </m:num>
            <m:den>
              <m:sSub>
                <m:sSubPr>
                  <m:ctrlPr>
                    <w:rPr>
                      <w:rFonts w:ascii="Cambria Math" w:eastAsia="Cambria Math" w:hAnsi="Cambria Math" w:cs="Cambria Math"/>
                      <w:i/>
                      <w:color w:val="auto"/>
                      <w:sz w:val="18"/>
                      <w:szCs w:val="18"/>
                    </w:rPr>
                  </m:ctrlPr>
                </m:sSubPr>
                <m:e>
                  <m:r>
                    <w:rPr>
                      <w:rFonts w:ascii="Cambria Math" w:eastAsia="Cambria Math" w:hAnsi="Cambria Math" w:cs="Cambria Math"/>
                      <w:color w:val="auto"/>
                      <w:sz w:val="18"/>
                      <w:szCs w:val="18"/>
                    </w:rPr>
                    <m:t>V</m:t>
                  </m:r>
                </m:e>
                <m:sub>
                  <m:r>
                    <w:rPr>
                      <w:rFonts w:ascii="Cambria Math" w:eastAsia="Cambria Math" w:hAnsi="Cambria Math" w:cs="Cambria Math"/>
                      <w:color w:val="auto"/>
                      <w:sz w:val="18"/>
                      <w:szCs w:val="18"/>
                    </w:rPr>
                    <m:t>PK</m:t>
                  </m:r>
                </m:sub>
              </m:sSub>
            </m:den>
          </m:f>
        </m:oMath>
      </w:ins>
      <w:ins w:id="504" w:author="Yanfei Zhang" w:date="2022-03-28T17:48:00Z">
        <w:r w:rsidR="007731D9">
          <w:rPr>
            <w:rFonts w:ascii="Palatino Linotype" w:eastAsia="Palatino Linotype" w:hAnsi="Palatino Linotype" w:cs="Palatino Linotype"/>
            <w:color w:val="auto"/>
            <w:sz w:val="18"/>
            <w:szCs w:val="18"/>
          </w:rPr>
          <w:t xml:space="preserve">. </w:t>
        </w:r>
      </w:ins>
      <w:del w:id="505" w:author="Yanfei Zhang" w:date="2022-03-28T17:49:00Z">
        <w:r w:rsidRPr="00F561C5" w:rsidDel="007731D9">
          <w:rPr>
            <w:rFonts w:ascii="Palatino Linotype" w:eastAsia="Palatino Linotype" w:hAnsi="Palatino Linotype" w:cs="Palatino Linotype"/>
            <w:sz w:val="18"/>
            <w:szCs w:val="18"/>
          </w:rPr>
          <w:delText>The black full line shows the flux between GAP and 3PGA that ran through GAPN</w:delText>
        </w:r>
        <w:r w:rsidR="00AC31B3" w:rsidRPr="00F561C5" w:rsidDel="007731D9">
          <w:rPr>
            <w:rFonts w:ascii="Palatino Linotype" w:eastAsia="Palatino Linotype" w:hAnsi="Palatino Linotype" w:cs="Palatino Linotype"/>
            <w:sz w:val="18"/>
            <w:szCs w:val="18"/>
          </w:rPr>
          <w:delText xml:space="preserve"> and</w:delText>
        </w:r>
        <w:r w:rsidRPr="00F561C5" w:rsidDel="007731D9">
          <w:rPr>
            <w:rFonts w:ascii="Palatino Linotype" w:eastAsia="Palatino Linotype" w:hAnsi="Palatino Linotype" w:cs="Palatino Linotype"/>
            <w:sz w:val="18"/>
            <w:szCs w:val="18"/>
          </w:rPr>
          <w:delText xml:space="preserve"> the red dotted line the flux than ran through GAPDH.</w:delText>
        </w:r>
        <w:r w:rsidR="00D17D45" w:rsidRPr="00F561C5" w:rsidDel="007731D9">
          <w:rPr>
            <w:rFonts w:ascii="Palatino Linotype" w:eastAsia="Palatino Linotype" w:hAnsi="Palatino Linotype" w:cs="Palatino Linotype"/>
            <w:sz w:val="18"/>
            <w:szCs w:val="18"/>
          </w:rPr>
          <w:delText xml:space="preserve"> </w:delText>
        </w:r>
      </w:del>
      <w:r w:rsidR="00D17D45" w:rsidRPr="00F561C5">
        <w:rPr>
          <w:rFonts w:ascii="Palatino Linotype" w:eastAsia="Palatino Linotype" w:hAnsi="Palatino Linotype" w:cs="Palatino Linotype"/>
          <w:sz w:val="18"/>
          <w:szCs w:val="18"/>
        </w:rPr>
        <w:t>A negativ</w:t>
      </w:r>
      <w:r w:rsidR="00D17D45" w:rsidRPr="00942B36">
        <w:rPr>
          <w:rFonts w:ascii="Palatino Linotype" w:eastAsia="Palatino Linotype" w:hAnsi="Palatino Linotype" w:cs="Palatino Linotype"/>
          <w:sz w:val="18"/>
          <w:szCs w:val="18"/>
        </w:rPr>
        <w:t xml:space="preserve">e GAPDH flux means a flux from 1,3bisPGA to GAP.  </w:t>
      </w:r>
      <w:r w:rsidR="0072524F" w:rsidRPr="00F561C5">
        <w:rPr>
          <w:rFonts w:ascii="Palatino Linotype" w:eastAsia="Palatino Linotype" w:hAnsi="Palatino Linotype" w:cs="Palatino Linotype"/>
          <w:sz w:val="18"/>
          <w:szCs w:val="18"/>
          <w:rPrChange w:id="506" w:author="Yanfei Zhang" w:date="2022-04-05T10:12:00Z">
            <w:rPr>
              <w:rFonts w:ascii="Palatino Linotype" w:eastAsia="Palatino Linotype" w:hAnsi="Palatino Linotype" w:cs="Palatino Linotype"/>
              <w:sz w:val="20"/>
              <w:szCs w:val="20"/>
            </w:rPr>
          </w:rPrChange>
        </w:rPr>
        <w:t>The pyruvate kinase reaction was bounded to 1.</w:t>
      </w:r>
      <w:del w:id="507" w:author="Yanfei Zhang" w:date="2022-04-05T10:18:00Z">
        <w:r w:rsidR="00D87A09" w:rsidRPr="00F561C5" w:rsidDel="00942B36">
          <w:rPr>
            <w:rFonts w:ascii="Palatino Linotype" w:eastAsia="Palatino Linotype" w:hAnsi="Palatino Linotype" w:cs="Palatino Linotype"/>
            <w:sz w:val="18"/>
            <w:szCs w:val="18"/>
            <w:rPrChange w:id="508" w:author="Yanfei Zhang" w:date="2022-04-05T10:12:00Z">
              <w:rPr>
                <w:rFonts w:ascii="Palatino Linotype" w:eastAsia="Palatino Linotype" w:hAnsi="Palatino Linotype" w:cs="Palatino Linotype"/>
                <w:sz w:val="20"/>
                <w:szCs w:val="20"/>
              </w:rPr>
            </w:rPrChange>
          </w:rPr>
          <w:delText xml:space="preserve"> </w:delText>
        </w:r>
      </w:del>
      <w:r w:rsidR="00D87A09" w:rsidRPr="00F561C5">
        <w:rPr>
          <w:rFonts w:ascii="Palatino Linotype" w:eastAsia="Palatino Linotype" w:hAnsi="Palatino Linotype" w:cs="Palatino Linotype"/>
          <w:sz w:val="18"/>
          <w:szCs w:val="18"/>
          <w:rPrChange w:id="509" w:author="Yanfei Zhang" w:date="2022-04-05T10:12:00Z">
            <w:rPr>
              <w:rFonts w:ascii="Palatino Linotype" w:eastAsia="Palatino Linotype" w:hAnsi="Palatino Linotype" w:cs="Palatino Linotype"/>
              <w:sz w:val="20"/>
              <w:szCs w:val="20"/>
            </w:rPr>
          </w:rPrChange>
        </w:rPr>
        <w:t xml:space="preserve"> </w:t>
      </w:r>
      <w:r w:rsidR="00D87A09" w:rsidRPr="00F561C5">
        <w:rPr>
          <w:rFonts w:ascii="Palatino Linotype" w:eastAsia="Palatino Linotype" w:hAnsi="Palatino Linotype" w:cs="Palatino Linotype"/>
          <w:sz w:val="18"/>
          <w:szCs w:val="18"/>
        </w:rPr>
        <w:t>T</w:t>
      </w:r>
      <w:r w:rsidR="00D87A09" w:rsidRPr="00F561C5">
        <w:rPr>
          <w:rFonts w:ascii="Palatino Linotype" w:eastAsia="Palatino Linotype" w:hAnsi="Palatino Linotype" w:cs="Palatino Linotype"/>
          <w:sz w:val="18"/>
          <w:szCs w:val="18"/>
          <w:rPrChange w:id="510" w:author="Yanfei Zhang" w:date="2022-04-05T10:12:00Z">
            <w:rPr>
              <w:rFonts w:ascii="Palatino Linotype" w:eastAsia="Palatino Linotype" w:hAnsi="Palatino Linotype" w:cs="Palatino Linotype"/>
              <w:sz w:val="20"/>
              <w:szCs w:val="20"/>
            </w:rPr>
          </w:rPrChange>
        </w:rPr>
        <w:t>he file named “</w:t>
      </w:r>
      <w:ins w:id="511" w:author="Yanfei Zhang" w:date="2022-04-05T10:20:00Z">
        <w:r w:rsidR="00942B36" w:rsidRPr="00942B36">
          <w:rPr>
            <w:rFonts w:ascii="Palatino Linotype" w:eastAsia="Palatino Linotype" w:hAnsi="Palatino Linotype" w:cs="Palatino Linotype"/>
            <w:sz w:val="18"/>
            <w:szCs w:val="18"/>
          </w:rPr>
          <w:t>Dual objectives and gear shifting</w:t>
        </w:r>
      </w:ins>
      <w:del w:id="512" w:author="Yanfei Zhang" w:date="2022-04-05T10:20:00Z">
        <w:r w:rsidR="00D87A09" w:rsidRPr="00F561C5" w:rsidDel="00942B36">
          <w:rPr>
            <w:rFonts w:ascii="Palatino Linotype" w:eastAsia="Palatino Linotype" w:hAnsi="Palatino Linotype" w:cs="Palatino Linotype"/>
            <w:sz w:val="18"/>
            <w:szCs w:val="18"/>
            <w:rPrChange w:id="513" w:author="Yanfei Zhang" w:date="2022-04-05T10:12:00Z">
              <w:rPr>
                <w:rFonts w:ascii="Palatino Linotype" w:eastAsia="Palatino Linotype" w:hAnsi="Palatino Linotype" w:cs="Palatino Linotype"/>
                <w:sz w:val="20"/>
                <w:szCs w:val="20"/>
              </w:rPr>
            </w:rPrChange>
          </w:rPr>
          <w:delText>checking 3.3</w:delText>
        </w:r>
      </w:del>
      <w:r w:rsidR="00D87A09" w:rsidRPr="00F561C5">
        <w:rPr>
          <w:rFonts w:ascii="Palatino Linotype" w:eastAsia="Palatino Linotype" w:hAnsi="Palatino Linotype" w:cs="Palatino Linotype"/>
          <w:sz w:val="18"/>
          <w:szCs w:val="18"/>
          <w:rPrChange w:id="514" w:author="Yanfei Zhang" w:date="2022-04-05T10:12:00Z">
            <w:rPr>
              <w:rFonts w:ascii="Palatino Linotype" w:eastAsia="Palatino Linotype" w:hAnsi="Palatino Linotype" w:cs="Palatino Linotype"/>
              <w:sz w:val="20"/>
              <w:szCs w:val="20"/>
            </w:rPr>
          </w:rPrChange>
        </w:rPr>
        <w:t xml:space="preserve">” found in the </w:t>
      </w:r>
      <w:proofErr w:type="spellStart"/>
      <w:r w:rsidR="00D87A09" w:rsidRPr="00F561C5">
        <w:rPr>
          <w:rFonts w:ascii="Palatino Linotype" w:eastAsia="Palatino Linotype" w:hAnsi="Palatino Linotype" w:cs="Palatino Linotype"/>
          <w:sz w:val="18"/>
          <w:szCs w:val="18"/>
          <w:rPrChange w:id="515" w:author="Yanfei Zhang" w:date="2022-04-05T10:12:00Z">
            <w:rPr>
              <w:rFonts w:ascii="Palatino Linotype" w:eastAsia="Palatino Linotype" w:hAnsi="Palatino Linotype" w:cs="Palatino Linotype"/>
              <w:sz w:val="20"/>
              <w:szCs w:val="20"/>
            </w:rPr>
          </w:rPrChange>
        </w:rPr>
        <w:t>Github</w:t>
      </w:r>
      <w:proofErr w:type="spellEnd"/>
      <w:r w:rsidR="00D87A09" w:rsidRPr="00F561C5">
        <w:rPr>
          <w:rFonts w:ascii="Palatino Linotype" w:eastAsia="Palatino Linotype" w:hAnsi="Palatino Linotype" w:cs="Palatino Linotype"/>
          <w:sz w:val="18"/>
          <w:szCs w:val="18"/>
          <w:rPrChange w:id="516" w:author="Yanfei Zhang" w:date="2022-04-05T10:12:00Z">
            <w:rPr>
              <w:rFonts w:ascii="Palatino Linotype" w:eastAsia="Palatino Linotype" w:hAnsi="Palatino Linotype" w:cs="Palatino Linotype"/>
              <w:sz w:val="20"/>
              <w:szCs w:val="20"/>
            </w:rPr>
          </w:rPrChange>
        </w:rPr>
        <w:t xml:space="preserve"> repository under the folder name “Codes” reproduces these simulations.</w:t>
      </w:r>
      <w:ins w:id="517" w:author="Yanfei Zhang" w:date="2022-04-05T10:16:00Z">
        <w:r w:rsidR="00942B36" w:rsidRPr="00942B36">
          <w:rPr>
            <w:rFonts w:ascii="Palatino Linotype" w:eastAsia="Palatino Linotype" w:hAnsi="Palatino Linotype" w:cs="Palatino Linotype"/>
            <w:sz w:val="20"/>
            <w:szCs w:val="20"/>
          </w:rPr>
          <w:t xml:space="preserve"> </w:t>
        </w:r>
      </w:ins>
    </w:p>
    <w:p w14:paraId="7374BF6A" w14:textId="77777777" w:rsidR="00421C43" w:rsidRDefault="00421C43" w:rsidP="00624052">
      <w:pPr>
        <w:pBdr>
          <w:top w:val="nil"/>
          <w:left w:val="nil"/>
          <w:bottom w:val="nil"/>
          <w:right w:val="nil"/>
          <w:between w:val="nil"/>
        </w:pBdr>
        <w:spacing w:line="240" w:lineRule="auto"/>
        <w:ind w:left="432" w:right="432"/>
        <w:rPr>
          <w:rFonts w:ascii="Palatino Linotype" w:eastAsia="Palatino Linotype" w:hAnsi="Palatino Linotype" w:cs="Palatino Linotype"/>
          <w:sz w:val="20"/>
          <w:szCs w:val="20"/>
        </w:rPr>
      </w:pPr>
    </w:p>
    <w:p w14:paraId="16B6EAAD" w14:textId="6363C828" w:rsidR="00421C43" w:rsidRPr="00107C83" w:rsidRDefault="00421C43" w:rsidP="00421C43">
      <w:pPr>
        <w:pBdr>
          <w:top w:val="nil"/>
          <w:left w:val="nil"/>
          <w:bottom w:val="nil"/>
          <w:right w:val="nil"/>
          <w:between w:val="nil"/>
        </w:pBdr>
        <w:spacing w:before="240" w:after="120" w:line="240" w:lineRule="auto"/>
        <w:ind w:right="432"/>
        <w:rPr>
          <w:rFonts w:ascii="Palatino Linotype" w:eastAsia="Palatino Linotype" w:hAnsi="Palatino Linotype" w:cs="Palatino Linotype"/>
          <w:i/>
          <w:sz w:val="20"/>
          <w:szCs w:val="20"/>
        </w:rPr>
      </w:pPr>
      <w:r>
        <w:rPr>
          <w:rFonts w:ascii="Palatino Linotype" w:eastAsia="Palatino Linotype" w:hAnsi="Palatino Linotype" w:cs="Palatino Linotype"/>
          <w:i/>
          <w:sz w:val="20"/>
          <w:szCs w:val="20"/>
        </w:rPr>
        <w:t>3.</w:t>
      </w:r>
      <w:ins w:id="518" w:author="Yanfei Zhang" w:date="2022-03-28T18:01:00Z">
        <w:r w:rsidR="00742029">
          <w:rPr>
            <w:rFonts w:ascii="Palatino Linotype" w:eastAsia="Palatino Linotype" w:hAnsi="Palatino Linotype" w:cs="Palatino Linotype"/>
            <w:i/>
            <w:sz w:val="20"/>
            <w:szCs w:val="20"/>
          </w:rPr>
          <w:t>2</w:t>
        </w:r>
      </w:ins>
      <w:del w:id="519" w:author="Yanfei Zhang" w:date="2022-03-28T18:01:00Z">
        <w:r w:rsidDel="00742029">
          <w:rPr>
            <w:rFonts w:ascii="Palatino Linotype" w:eastAsia="Palatino Linotype" w:hAnsi="Palatino Linotype" w:cs="Palatino Linotype"/>
            <w:i/>
            <w:sz w:val="20"/>
            <w:szCs w:val="20"/>
          </w:rPr>
          <w:delText>5</w:delText>
        </w:r>
      </w:del>
      <w:r>
        <w:rPr>
          <w:rFonts w:ascii="Palatino Linotype" w:eastAsia="Palatino Linotype" w:hAnsi="Palatino Linotype" w:cs="Palatino Linotype"/>
          <w:i/>
          <w:sz w:val="20"/>
          <w:szCs w:val="20"/>
        </w:rPr>
        <w:t xml:space="preserve">. A </w:t>
      </w:r>
      <w:proofErr w:type="spellStart"/>
      <w:r>
        <w:rPr>
          <w:rFonts w:ascii="Palatino Linotype" w:eastAsia="Palatino Linotype" w:hAnsi="Palatino Linotype" w:cs="Palatino Linotype"/>
          <w:i/>
          <w:sz w:val="20"/>
          <w:szCs w:val="20"/>
        </w:rPr>
        <w:t>non equilibrium</w:t>
      </w:r>
      <w:proofErr w:type="spellEnd"/>
      <w:r>
        <w:rPr>
          <w:rFonts w:ascii="Palatino Linotype" w:eastAsia="Palatino Linotype" w:hAnsi="Palatino Linotype" w:cs="Palatino Linotype"/>
          <w:i/>
          <w:sz w:val="20"/>
          <w:szCs w:val="20"/>
        </w:rPr>
        <w:t xml:space="preserve"> thermodynamic analysis confirms that v</w:t>
      </w:r>
      <w:r w:rsidRPr="00107C83">
        <w:rPr>
          <w:rFonts w:ascii="Palatino Linotype" w:eastAsia="Palatino Linotype" w:hAnsi="Palatino Linotype" w:cs="Palatino Linotype"/>
          <w:i/>
          <w:sz w:val="20"/>
          <w:szCs w:val="20"/>
        </w:rPr>
        <w:t>ariation in the phenomenological stoichiometry could improve ATP synthesis and growth</w:t>
      </w:r>
    </w:p>
    <w:p w14:paraId="2E20CF35" w14:textId="5134271C" w:rsidR="00421C43" w:rsidRDefault="00421C43" w:rsidP="007731D9">
      <w:pPr>
        <w:pBdr>
          <w:top w:val="nil"/>
          <w:left w:val="nil"/>
          <w:bottom w:val="nil"/>
          <w:right w:val="nil"/>
          <w:between w:val="nil"/>
        </w:pBdr>
        <w:adjustRightInd w:val="0"/>
        <w:snapToGrid w:val="0"/>
        <w:spacing w:line="240" w:lineRule="auto"/>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lastRenderedPageBreak/>
        <w:t xml:space="preserve">Various authors have considered the variation of the output flux (here ATP synthesis </w:t>
      </w:r>
      <w:r w:rsidRPr="007B44EF">
        <w:rPr>
          <w:rFonts w:ascii="Palatino Linotype" w:eastAsia="Palatino Linotype" w:hAnsi="Palatino Linotype" w:cs="Palatino Linotype"/>
          <w:i/>
          <w:sz w:val="20"/>
          <w:szCs w:val="20"/>
        </w:rPr>
        <w:t>–</w:t>
      </w:r>
      <w:proofErr w:type="spellStart"/>
      <w:r w:rsidRPr="007B44EF">
        <w:rPr>
          <w:rFonts w:ascii="Palatino Linotype" w:eastAsia="Palatino Linotype" w:hAnsi="Palatino Linotype" w:cs="Palatino Linotype"/>
          <w:i/>
          <w:sz w:val="20"/>
          <w:szCs w:val="20"/>
        </w:rPr>
        <w:t>J</w:t>
      </w:r>
      <w:r w:rsidRPr="007B44EF">
        <w:rPr>
          <w:rFonts w:ascii="Palatino Linotype" w:eastAsia="Palatino Linotype" w:hAnsi="Palatino Linotype" w:cs="Palatino Linotype"/>
          <w:i/>
          <w:sz w:val="20"/>
          <w:szCs w:val="20"/>
          <w:vertAlign w:val="subscript"/>
        </w:rPr>
        <w:t>p</w:t>
      </w:r>
      <w:proofErr w:type="spellEnd"/>
      <w:r>
        <w:rPr>
          <w:rFonts w:ascii="Palatino Linotype" w:eastAsia="Palatino Linotype" w:hAnsi="Palatino Linotype" w:cs="Palatino Linotype"/>
          <w:sz w:val="20"/>
          <w:szCs w:val="20"/>
        </w:rPr>
        <w:t xml:space="preserve"> or growth rate </w:t>
      </w:r>
      <w:r w:rsidRPr="007B44EF">
        <w:rPr>
          <w:rFonts w:ascii="Palatino Linotype" w:eastAsia="Palatino Linotype" w:hAnsi="Palatino Linotype" w:cs="Palatino Linotype"/>
          <w:i/>
          <w:sz w:val="20"/>
          <w:szCs w:val="20"/>
        </w:rPr>
        <w:t>-J</w:t>
      </w:r>
      <w:r w:rsidRPr="007B44EF">
        <w:rPr>
          <w:rFonts w:ascii="Palatino Linotype" w:eastAsia="Palatino Linotype" w:hAnsi="Palatino Linotype" w:cs="Palatino Linotype"/>
          <w:i/>
          <w:sz w:val="20"/>
          <w:szCs w:val="20"/>
          <w:vertAlign w:val="subscript"/>
        </w:rPr>
        <w:t>a</w:t>
      </w:r>
      <w:r>
        <w:rPr>
          <w:rFonts w:ascii="Palatino Linotype" w:eastAsia="Palatino Linotype" w:hAnsi="Palatino Linotype" w:cs="Palatino Linotype"/>
          <w:sz w:val="20"/>
          <w:szCs w:val="20"/>
        </w:rPr>
        <w:t>), yield (-</w:t>
      </w:r>
      <w:r w:rsidRPr="007B44EF">
        <w:rPr>
          <w:rFonts w:ascii="Palatino Linotype" w:eastAsia="Palatino Linotype" w:hAnsi="Palatino Linotype" w:cs="Palatino Linotype"/>
          <w:i/>
          <w:sz w:val="20"/>
          <w:szCs w:val="20"/>
        </w:rPr>
        <w:t>J</w:t>
      </w:r>
      <w:r w:rsidRPr="007B44EF">
        <w:rPr>
          <w:rFonts w:ascii="Palatino Linotype" w:eastAsia="Palatino Linotype" w:hAnsi="Palatino Linotype" w:cs="Palatino Linotype"/>
          <w:i/>
          <w:sz w:val="20"/>
          <w:szCs w:val="20"/>
          <w:vertAlign w:val="subscript"/>
        </w:rPr>
        <w:t>a</w:t>
      </w:r>
      <w:r w:rsidRPr="007B44EF">
        <w:rPr>
          <w:rFonts w:ascii="Palatino Linotype" w:eastAsia="Palatino Linotype" w:hAnsi="Palatino Linotype" w:cs="Palatino Linotype"/>
          <w:i/>
          <w:sz w:val="20"/>
          <w:szCs w:val="20"/>
        </w:rPr>
        <w:t>/</w:t>
      </w:r>
      <w:proofErr w:type="spellStart"/>
      <w:r w:rsidRPr="007B44EF">
        <w:rPr>
          <w:rFonts w:ascii="Palatino Linotype" w:eastAsia="Palatino Linotype" w:hAnsi="Palatino Linotype" w:cs="Palatino Linotype"/>
          <w:i/>
          <w:sz w:val="20"/>
          <w:szCs w:val="20"/>
        </w:rPr>
        <w:t>J</w:t>
      </w:r>
      <w:r w:rsidRPr="007B44EF">
        <w:rPr>
          <w:rFonts w:ascii="Palatino Linotype" w:eastAsia="Palatino Linotype" w:hAnsi="Palatino Linotype" w:cs="Palatino Linotype"/>
          <w:i/>
          <w:sz w:val="20"/>
          <w:szCs w:val="20"/>
          <w:vertAlign w:val="subscript"/>
        </w:rPr>
        <w:t>c</w:t>
      </w:r>
      <w:proofErr w:type="spellEnd"/>
      <w:r w:rsidRPr="007B44EF">
        <w:rPr>
          <w:rFonts w:ascii="Palatino Linotype" w:eastAsia="Palatino Linotype" w:hAnsi="Palatino Linotype" w:cs="Palatino Linotype"/>
          <w:i/>
          <w:sz w:val="20"/>
          <w:szCs w:val="20"/>
        </w:rPr>
        <w:t>),</w:t>
      </w:r>
      <w:r>
        <w:rPr>
          <w:rFonts w:ascii="Palatino Linotype" w:eastAsia="Palatino Linotype" w:hAnsi="Palatino Linotype" w:cs="Palatino Linotype"/>
          <w:sz w:val="20"/>
          <w:szCs w:val="20"/>
        </w:rPr>
        <w:t xml:space="preserve"> and thermodynamic efficiency (</w:t>
      </w:r>
      <m:oMath>
        <m:r>
          <w:rPr>
            <w:rFonts w:ascii="Cambria Math" w:eastAsia="Palatino Linotype" w:hAnsi="Cambria Math" w:cs="Palatino Linotype"/>
            <w:sz w:val="20"/>
            <w:szCs w:val="20"/>
          </w:rPr>
          <m:t>η≝-</m:t>
        </m:r>
        <m:f>
          <m:fPr>
            <m:ctrlPr>
              <w:rPr>
                <w:rFonts w:ascii="Cambria Math" w:eastAsia="Palatino Linotype" w:hAnsi="Cambria Math" w:cs="Palatino Linotype"/>
                <w:i/>
                <w:sz w:val="20"/>
                <w:szCs w:val="20"/>
              </w:rPr>
            </m:ctrlPr>
          </m:fPr>
          <m:num>
            <m:sSub>
              <m:sSubPr>
                <m:ctrlPr>
                  <w:rPr>
                    <w:rFonts w:ascii="Cambria Math" w:eastAsia="Palatino Linotype" w:hAnsi="Cambria Math" w:cs="Palatino Linotype"/>
                    <w:i/>
                    <w:sz w:val="20"/>
                    <w:szCs w:val="20"/>
                  </w:rPr>
                </m:ctrlPr>
              </m:sSubPr>
              <m:e>
                <m:r>
                  <w:rPr>
                    <w:rFonts w:ascii="Cambria Math" w:eastAsia="Palatino Linotype" w:hAnsi="Cambria Math" w:cs="Palatino Linotype"/>
                    <w:sz w:val="20"/>
                    <w:szCs w:val="20"/>
                  </w:rPr>
                  <m:t>J</m:t>
                </m:r>
              </m:e>
              <m:sub>
                <m:r>
                  <w:rPr>
                    <w:rFonts w:ascii="Cambria Math" w:eastAsia="Palatino Linotype" w:hAnsi="Cambria Math" w:cs="Palatino Linotype"/>
                    <w:sz w:val="20"/>
                    <w:szCs w:val="20"/>
                  </w:rPr>
                  <m:t>a</m:t>
                </m:r>
              </m:sub>
            </m:sSub>
          </m:num>
          <m:den>
            <m:sSub>
              <m:sSubPr>
                <m:ctrlPr>
                  <w:rPr>
                    <w:rFonts w:ascii="Cambria Math" w:eastAsia="Palatino Linotype" w:hAnsi="Cambria Math" w:cs="Palatino Linotype"/>
                    <w:i/>
                    <w:sz w:val="20"/>
                    <w:szCs w:val="20"/>
                  </w:rPr>
                </m:ctrlPr>
              </m:sSubPr>
              <m:e>
                <m:r>
                  <w:rPr>
                    <w:rFonts w:ascii="Cambria Math" w:eastAsia="Palatino Linotype" w:hAnsi="Cambria Math" w:cs="Palatino Linotype"/>
                    <w:sz w:val="20"/>
                    <w:szCs w:val="20"/>
                  </w:rPr>
                  <m:t>J</m:t>
                </m:r>
              </m:e>
              <m:sub>
                <m:r>
                  <w:rPr>
                    <w:rFonts w:ascii="Cambria Math" w:eastAsia="Palatino Linotype" w:hAnsi="Cambria Math" w:cs="Palatino Linotype"/>
                    <w:sz w:val="20"/>
                    <w:szCs w:val="20"/>
                  </w:rPr>
                  <m:t>c</m:t>
                </m:r>
              </m:sub>
            </m:sSub>
          </m:den>
        </m:f>
        <m:r>
          <w:rPr>
            <w:rFonts w:ascii="Cambria Math" w:eastAsia="Palatino Linotype" w:hAnsi="Cambria Math" w:cs="Palatino Linotype"/>
            <w:sz w:val="20"/>
            <w:szCs w:val="20"/>
          </w:rPr>
          <m:t>∙Χ</m:t>
        </m:r>
      </m:oMath>
      <w:r>
        <w:rPr>
          <w:rFonts w:ascii="Palatino Linotype" w:eastAsia="Palatino Linotype" w:hAnsi="Palatino Linotype" w:cs="Palatino Linotype"/>
          <w:sz w:val="20"/>
          <w:szCs w:val="20"/>
        </w:rPr>
        <w:t xml:space="preserve">) with the Gibbs energy (‘force’) ratio </w:t>
      </w:r>
      <m:oMath>
        <m:r>
          <w:rPr>
            <w:rFonts w:ascii="Cambria Math" w:eastAsia="Palatino Linotype" w:hAnsi="Cambria Math" w:cs="Palatino Linotype"/>
            <w:sz w:val="20"/>
            <w:szCs w:val="20"/>
          </w:rPr>
          <m:t>Χ</m:t>
        </m:r>
        <m:r>
          <w:rPr>
            <w:rFonts w:ascii="Cambria Math" w:eastAsia="Cambria Math" w:hAnsi="Cambria Math" w:cs="Cambria Math"/>
            <w:sz w:val="20"/>
            <w:szCs w:val="20"/>
          </w:rPr>
          <m:t>≝</m:t>
        </m:r>
        <m:f>
          <m:fPr>
            <m:ctrlPr>
              <w:rPr>
                <w:rFonts w:ascii="Cambria Math" w:eastAsia="Cambria Math" w:hAnsi="Cambria Math" w:cs="Cambria Math"/>
                <w:i/>
                <w:sz w:val="20"/>
                <w:szCs w:val="20"/>
              </w:rPr>
            </m:ctrlPr>
          </m:fPr>
          <m:num>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c</m:t>
                </m:r>
              </m:sub>
            </m:sSub>
          </m:num>
          <m:den>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a</m:t>
                </m:r>
              </m:sub>
            </m:sSub>
          </m:den>
        </m:f>
      </m:oMath>
      <w:r>
        <w:rPr>
          <w:rFonts w:ascii="Palatino Linotype" w:eastAsia="Palatino Linotype" w:hAnsi="Palatino Linotype" w:cs="Palatino Linotype"/>
          <w:sz w:val="20"/>
          <w:szCs w:val="20"/>
        </w:rPr>
        <w:t xml:space="preserve">  (</w:t>
      </w:r>
      <w:proofErr w:type="spellStart"/>
      <w:r>
        <w:rPr>
          <w:rFonts w:ascii="Palatino Linotype" w:eastAsia="Palatino Linotype" w:hAnsi="Palatino Linotype" w:cs="Palatino Linotype"/>
          <w:sz w:val="20"/>
          <w:szCs w:val="20"/>
        </w:rPr>
        <w:t>Kedem</w:t>
      </w:r>
      <w:proofErr w:type="spellEnd"/>
      <w:r>
        <w:rPr>
          <w:rFonts w:ascii="Palatino Linotype" w:eastAsia="Palatino Linotype" w:hAnsi="Palatino Linotype" w:cs="Palatino Linotype"/>
          <w:sz w:val="20"/>
          <w:szCs w:val="20"/>
        </w:rPr>
        <w:t xml:space="preserve"> </w:t>
      </w:r>
      <w:r w:rsidRPr="000E2690">
        <w:rPr>
          <w:rFonts w:ascii="Palatino Linotype" w:eastAsia="Palatino Linotype" w:hAnsi="Palatino Linotype" w:cs="Palatino Linotype"/>
          <w:sz w:val="20"/>
          <w:szCs w:val="20"/>
        </w:rPr>
        <w:t>and Caplan, 19</w:t>
      </w:r>
      <w:del w:id="520" w:author="Yanfei Zhang" w:date="2022-03-29T09:16:00Z">
        <w:r w:rsidRPr="000E2690" w:rsidDel="00B56989">
          <w:rPr>
            <w:rFonts w:ascii="Palatino Linotype" w:eastAsia="Palatino Linotype" w:hAnsi="Palatino Linotype" w:cs="Palatino Linotype"/>
            <w:sz w:val="20"/>
            <w:szCs w:val="20"/>
          </w:rPr>
          <w:delText xml:space="preserve">??, </w:delText>
        </w:r>
      </w:del>
      <w:ins w:id="521" w:author="Yanfei Zhang" w:date="2022-03-29T09:16:00Z">
        <w:r w:rsidR="00B56989" w:rsidRPr="000E2690">
          <w:rPr>
            <w:rFonts w:ascii="Palatino Linotype" w:eastAsia="Palatino Linotype" w:hAnsi="Palatino Linotype" w:cs="Palatino Linotype"/>
            <w:sz w:val="20"/>
            <w:szCs w:val="20"/>
          </w:rPr>
          <w:t xml:space="preserve">65; </w:t>
        </w:r>
      </w:ins>
      <w:proofErr w:type="spellStart"/>
      <w:r w:rsidRPr="000E2690">
        <w:rPr>
          <w:rFonts w:ascii="Palatino Linotype" w:eastAsia="Palatino Linotype" w:hAnsi="Palatino Linotype" w:cs="Palatino Linotype"/>
          <w:sz w:val="20"/>
          <w:szCs w:val="20"/>
        </w:rPr>
        <w:t>Stucki</w:t>
      </w:r>
      <w:proofErr w:type="spellEnd"/>
      <w:r>
        <w:rPr>
          <w:rFonts w:ascii="Palatino Linotype" w:eastAsia="Palatino Linotype" w:hAnsi="Palatino Linotype" w:cs="Palatino Linotype"/>
          <w:sz w:val="20"/>
          <w:szCs w:val="20"/>
        </w:rPr>
        <w:t>, 1980</w:t>
      </w:r>
      <w:del w:id="522" w:author="Yanfei Zhang" w:date="2022-03-29T09:23:00Z">
        <w:r w:rsidDel="000E2690">
          <w:rPr>
            <w:rFonts w:ascii="Palatino Linotype" w:eastAsia="Palatino Linotype" w:hAnsi="Palatino Linotype" w:cs="Palatino Linotype"/>
            <w:sz w:val="20"/>
            <w:szCs w:val="20"/>
          </w:rPr>
          <w:delText xml:space="preserve">, </w:delText>
        </w:r>
      </w:del>
      <w:ins w:id="523" w:author="Yanfei Zhang" w:date="2022-03-29T09:23:00Z">
        <w:r w:rsidR="000E2690">
          <w:rPr>
            <w:rFonts w:ascii="Palatino Linotype" w:eastAsia="Palatino Linotype" w:hAnsi="Palatino Linotype" w:cs="Palatino Linotype"/>
            <w:sz w:val="20"/>
            <w:szCs w:val="20"/>
          </w:rPr>
          <w:t xml:space="preserve">; </w:t>
        </w:r>
      </w:ins>
      <w:proofErr w:type="spellStart"/>
      <w:r>
        <w:rPr>
          <w:rFonts w:ascii="Palatino Linotype" w:eastAsia="Palatino Linotype" w:hAnsi="Palatino Linotype" w:cs="Palatino Linotype"/>
          <w:sz w:val="20"/>
          <w:szCs w:val="20"/>
        </w:rPr>
        <w:t>Westerhoff</w:t>
      </w:r>
      <w:proofErr w:type="spellEnd"/>
      <w:r>
        <w:rPr>
          <w:rFonts w:ascii="Palatino Linotype" w:eastAsia="Palatino Linotype" w:hAnsi="Palatino Linotype" w:cs="Palatino Linotype"/>
          <w:sz w:val="20"/>
          <w:szCs w:val="20"/>
        </w:rPr>
        <w:t xml:space="preserve"> </w:t>
      </w:r>
      <w:del w:id="524" w:author="Yanfei Zhang" w:date="2022-04-04T20:20:00Z">
        <w:r w:rsidDel="00A45EF6">
          <w:rPr>
            <w:rFonts w:ascii="Palatino Linotype" w:eastAsia="Palatino Linotype" w:hAnsi="Palatino Linotype" w:cs="Palatino Linotype"/>
            <w:sz w:val="20"/>
            <w:szCs w:val="20"/>
          </w:rPr>
          <w:delText xml:space="preserve">&amp; </w:delText>
        </w:r>
      </w:del>
      <w:ins w:id="525" w:author="Yanfei Zhang" w:date="2022-04-04T20:20:00Z">
        <w:r w:rsidR="00A45EF6">
          <w:rPr>
            <w:rFonts w:ascii="Palatino Linotype" w:eastAsia="Palatino Linotype" w:hAnsi="Palatino Linotype" w:cs="Palatino Linotype"/>
            <w:sz w:val="20"/>
            <w:szCs w:val="20"/>
          </w:rPr>
          <w:t xml:space="preserve">and </w:t>
        </w:r>
      </w:ins>
      <w:r>
        <w:rPr>
          <w:rFonts w:ascii="Palatino Linotype" w:eastAsia="Palatino Linotype" w:hAnsi="Palatino Linotype" w:cs="Palatino Linotype"/>
          <w:sz w:val="20"/>
          <w:szCs w:val="20"/>
        </w:rPr>
        <w:t>Van Dam, 1987).</w:t>
      </w:r>
      <w:del w:id="526" w:author="Yanfei Zhang" w:date="2022-04-05T10:22:00Z">
        <w:r w:rsidDel="006924AA">
          <w:rPr>
            <w:rFonts w:ascii="Palatino Linotype" w:eastAsia="Palatino Linotype" w:hAnsi="Palatino Linotype" w:cs="Palatino Linotype"/>
            <w:sz w:val="20"/>
            <w:szCs w:val="20"/>
          </w:rPr>
          <w:delText xml:space="preserve"> </w:delText>
        </w:r>
      </w:del>
      <w:r>
        <w:rPr>
          <w:rFonts w:ascii="Palatino Linotype" w:eastAsia="Palatino Linotype" w:hAnsi="Palatino Linotype" w:cs="Palatino Linotype"/>
          <w:sz w:val="20"/>
          <w:szCs w:val="20"/>
        </w:rPr>
        <w:t xml:space="preserve"> They did this for degrees of coupling (here between ATP synthesis or growth and catabolism) equal to or smaller than 1 and then found that in the latter case the ratio of output flux to input flux decreased from Z to zero with increasing counteracting force ratio X (</w:t>
      </w:r>
      <w:r w:rsidR="0013429B">
        <w:rPr>
          <w:rFonts w:ascii="Palatino Linotype" w:eastAsia="Palatino Linotype" w:hAnsi="Palatino Linotype" w:cs="Palatino Linotype"/>
          <w:sz w:val="20"/>
          <w:szCs w:val="20"/>
        </w:rPr>
        <w:t xml:space="preserve">as reviewed in the supplementary material, </w:t>
      </w:r>
      <w:r>
        <w:rPr>
          <w:rFonts w:ascii="Palatino Linotype" w:eastAsia="Palatino Linotype" w:hAnsi="Palatino Linotype" w:cs="Palatino Linotype"/>
          <w:sz w:val="20"/>
          <w:szCs w:val="20"/>
        </w:rPr>
        <w:t xml:space="preserve">both q and Z are independent of the force ratio X;  Z was called the phenomenological stoichiometry between ATP synthesis and </w:t>
      </w:r>
      <w:r w:rsidR="0013429B">
        <w:rPr>
          <w:rFonts w:ascii="Palatino Linotype" w:eastAsia="Palatino Linotype" w:hAnsi="Palatino Linotype" w:cs="Palatino Linotype"/>
          <w:sz w:val="20"/>
          <w:szCs w:val="20"/>
        </w:rPr>
        <w:t xml:space="preserve">catabolism or its equivalent and q was called the degree of coupling between the two processes; and defined formally; </w:t>
      </w:r>
      <w:proofErr w:type="spellStart"/>
      <w:r w:rsidR="0013429B">
        <w:rPr>
          <w:rFonts w:ascii="Palatino Linotype" w:eastAsia="Palatino Linotype" w:hAnsi="Palatino Linotype" w:cs="Palatino Linotype"/>
          <w:sz w:val="20"/>
          <w:szCs w:val="20"/>
        </w:rPr>
        <w:t>Kedem</w:t>
      </w:r>
      <w:proofErr w:type="spellEnd"/>
      <w:r w:rsidR="0013429B">
        <w:rPr>
          <w:rFonts w:ascii="Palatino Linotype" w:eastAsia="Palatino Linotype" w:hAnsi="Palatino Linotype" w:cs="Palatino Linotype"/>
          <w:sz w:val="20"/>
          <w:szCs w:val="20"/>
        </w:rPr>
        <w:t xml:space="preserve"> </w:t>
      </w:r>
      <w:del w:id="527" w:author="Yanfei Zhang" w:date="2022-04-05T11:11:00Z">
        <w:r w:rsidR="0013429B" w:rsidDel="003F2818">
          <w:rPr>
            <w:rFonts w:ascii="Palatino Linotype" w:eastAsia="Palatino Linotype" w:hAnsi="Palatino Linotype" w:cs="Palatino Linotype"/>
            <w:sz w:val="20"/>
            <w:szCs w:val="20"/>
          </w:rPr>
          <w:delText xml:space="preserve">&amp; </w:delText>
        </w:r>
      </w:del>
      <w:ins w:id="528" w:author="Yanfei Zhang" w:date="2022-04-05T11:11:00Z">
        <w:r w:rsidR="003F2818">
          <w:rPr>
            <w:rFonts w:ascii="Palatino Linotype" w:eastAsia="Palatino Linotype" w:hAnsi="Palatino Linotype" w:cs="Palatino Linotype"/>
            <w:sz w:val="20"/>
            <w:szCs w:val="20"/>
          </w:rPr>
          <w:t xml:space="preserve">and </w:t>
        </w:r>
      </w:ins>
      <w:r w:rsidR="0013429B">
        <w:rPr>
          <w:rFonts w:ascii="Palatino Linotype" w:eastAsia="Palatino Linotype" w:hAnsi="Palatino Linotype" w:cs="Palatino Linotype"/>
          <w:sz w:val="20"/>
          <w:szCs w:val="20"/>
        </w:rPr>
        <w:t>Caplan, 19</w:t>
      </w:r>
      <w:del w:id="529" w:author="Yanfei Zhang" w:date="2022-03-29T09:17:00Z">
        <w:r w:rsidR="0013429B" w:rsidDel="00B56989">
          <w:rPr>
            <w:rFonts w:ascii="Palatino Linotype" w:eastAsia="Palatino Linotype" w:hAnsi="Palatino Linotype" w:cs="Palatino Linotype"/>
            <w:sz w:val="20"/>
            <w:szCs w:val="20"/>
          </w:rPr>
          <w:delText>??)</w:delText>
        </w:r>
        <w:r w:rsidDel="00B56989">
          <w:rPr>
            <w:rFonts w:ascii="Palatino Linotype" w:eastAsia="Palatino Linotype" w:hAnsi="Palatino Linotype" w:cs="Palatino Linotype"/>
            <w:sz w:val="20"/>
            <w:szCs w:val="20"/>
          </w:rPr>
          <w:delText xml:space="preserve">. </w:delText>
        </w:r>
      </w:del>
      <w:ins w:id="530" w:author="Yanfei Zhang" w:date="2022-03-29T09:17:00Z">
        <w:r w:rsidR="00B56989">
          <w:rPr>
            <w:rFonts w:ascii="Palatino Linotype" w:eastAsia="Palatino Linotype" w:hAnsi="Palatino Linotype" w:cs="Palatino Linotype"/>
            <w:sz w:val="20"/>
            <w:szCs w:val="20"/>
          </w:rPr>
          <w:t xml:space="preserve">65). </w:t>
        </w:r>
      </w:ins>
      <w:r>
        <w:rPr>
          <w:rFonts w:ascii="Palatino Linotype" w:eastAsia="Palatino Linotype" w:hAnsi="Palatino Linotype" w:cs="Palatino Linotype"/>
          <w:sz w:val="20"/>
          <w:szCs w:val="20"/>
        </w:rPr>
        <w:t xml:space="preserve">This is concordant with the curve shown for  </w:t>
      </w:r>
      <m:oMath>
        <m:r>
          <w:rPr>
            <w:rFonts w:ascii="Cambria Math" w:eastAsia="Palatino Linotype" w:hAnsi="Cambria Math" w:cs="Palatino Linotype"/>
            <w:sz w:val="20"/>
            <w:szCs w:val="20"/>
          </w:rPr>
          <m:t>-</m:t>
        </m:r>
        <m:f>
          <m:fPr>
            <m:ctrlPr>
              <w:rPr>
                <w:rFonts w:ascii="Cambria Math" w:eastAsia="Palatino Linotype" w:hAnsi="Cambria Math" w:cs="Palatino Linotype"/>
                <w:i/>
                <w:sz w:val="20"/>
                <w:szCs w:val="20"/>
              </w:rPr>
            </m:ctrlPr>
          </m:fPr>
          <m:num>
            <m:sSub>
              <m:sSubPr>
                <m:ctrlPr>
                  <w:rPr>
                    <w:rFonts w:ascii="Cambria Math" w:eastAsia="Palatino Linotype" w:hAnsi="Cambria Math" w:cs="Palatino Linotype"/>
                    <w:i/>
                    <w:sz w:val="20"/>
                    <w:szCs w:val="20"/>
                  </w:rPr>
                </m:ctrlPr>
              </m:sSubPr>
              <m:e>
                <m:r>
                  <w:rPr>
                    <w:rFonts w:ascii="Cambria Math" w:eastAsia="Palatino Linotype" w:hAnsi="Cambria Math" w:cs="Palatino Linotype"/>
                    <w:sz w:val="20"/>
                    <w:szCs w:val="20"/>
                  </w:rPr>
                  <m:t>J</m:t>
                </m:r>
              </m:e>
              <m:sub>
                <m:r>
                  <w:rPr>
                    <w:rFonts w:ascii="Cambria Math" w:eastAsia="Palatino Linotype" w:hAnsi="Cambria Math" w:cs="Palatino Linotype"/>
                    <w:sz w:val="20"/>
                    <w:szCs w:val="20"/>
                  </w:rPr>
                  <m:t>p</m:t>
                </m:r>
              </m:sub>
            </m:sSub>
          </m:num>
          <m:den>
            <m:sSub>
              <m:sSubPr>
                <m:ctrlPr>
                  <w:rPr>
                    <w:rFonts w:ascii="Cambria Math" w:eastAsia="Palatino Linotype" w:hAnsi="Cambria Math" w:cs="Palatino Linotype"/>
                    <w:i/>
                    <w:sz w:val="20"/>
                    <w:szCs w:val="20"/>
                  </w:rPr>
                </m:ctrlPr>
              </m:sSubPr>
              <m:e>
                <m:r>
                  <w:rPr>
                    <w:rFonts w:ascii="Cambria Math" w:eastAsia="Palatino Linotype" w:hAnsi="Cambria Math" w:cs="Palatino Linotype"/>
                    <w:sz w:val="20"/>
                    <w:szCs w:val="20"/>
                  </w:rPr>
                  <m:t>J</m:t>
                </m:r>
              </m:e>
              <m:sub>
                <m:r>
                  <w:rPr>
                    <w:rFonts w:ascii="Cambria Math" w:eastAsia="Palatino Linotype" w:hAnsi="Cambria Math" w:cs="Palatino Linotype"/>
                    <w:sz w:val="20"/>
                    <w:szCs w:val="20"/>
                  </w:rPr>
                  <m:t>c</m:t>
                </m:r>
              </m:sub>
            </m:sSub>
          </m:den>
        </m:f>
      </m:oMath>
      <w:r>
        <w:rPr>
          <w:rFonts w:ascii="Palatino Linotype" w:eastAsia="Palatino Linotype" w:hAnsi="Palatino Linotype" w:cs="Palatino Linotype"/>
          <w:sz w:val="20"/>
          <w:szCs w:val="20"/>
        </w:rPr>
        <w:t xml:space="preserve">  in </w:t>
      </w:r>
      <w:del w:id="531" w:author="Yanfei Zhang" w:date="2022-04-05T21:55:00Z">
        <w:r w:rsidDel="007B75FC">
          <w:rPr>
            <w:rFonts w:ascii="Palatino Linotype" w:eastAsia="Palatino Linotype" w:hAnsi="Palatino Linotype" w:cs="Palatino Linotype"/>
            <w:sz w:val="20"/>
            <w:szCs w:val="20"/>
          </w:rPr>
          <w:delText>Fig</w:delText>
        </w:r>
      </w:del>
      <w:ins w:id="532" w:author="Yanfei Zhang" w:date="2022-04-05T21:55:00Z">
        <w:r w:rsidR="007B75FC">
          <w:rPr>
            <w:rFonts w:ascii="Palatino Linotype" w:eastAsia="Palatino Linotype" w:hAnsi="Palatino Linotype" w:cs="Palatino Linotype"/>
            <w:sz w:val="20"/>
            <w:szCs w:val="20"/>
          </w:rPr>
          <w:t>Figure S</w:t>
        </w:r>
      </w:ins>
      <w:ins w:id="533" w:author="Yanfei Zhang" w:date="2022-04-05T11:21:00Z">
        <w:r w:rsidR="00BF7CD3">
          <w:rPr>
            <w:rFonts w:ascii="Palatino Linotype" w:eastAsia="Palatino Linotype" w:hAnsi="Palatino Linotype" w:cs="Palatino Linotype"/>
            <w:sz w:val="20"/>
            <w:szCs w:val="20"/>
          </w:rPr>
          <w:t>2</w:t>
        </w:r>
      </w:ins>
      <w:del w:id="534" w:author="Yanfei Zhang" w:date="2022-04-05T11:21:00Z">
        <w:r w:rsidDel="00BF7CD3">
          <w:rPr>
            <w:rFonts w:ascii="Palatino Linotype" w:eastAsia="Palatino Linotype" w:hAnsi="Palatino Linotype" w:cs="Palatino Linotype"/>
            <w:sz w:val="20"/>
            <w:szCs w:val="20"/>
          </w:rPr>
          <w:delText xml:space="preserve">ure </w:delText>
        </w:r>
      </w:del>
      <w:del w:id="535" w:author="Yanfei Zhang" w:date="2022-04-05T10:24:00Z">
        <w:r w:rsidDel="006924AA">
          <w:rPr>
            <w:rFonts w:ascii="Palatino Linotype" w:eastAsia="Palatino Linotype" w:hAnsi="Palatino Linotype" w:cs="Palatino Linotype"/>
            <w:sz w:val="20"/>
            <w:szCs w:val="20"/>
          </w:rPr>
          <w:delText>S</w:delText>
        </w:r>
        <w:r w:rsidRPr="00A432C3" w:rsidDel="006924AA">
          <w:rPr>
            <w:rFonts w:ascii="Palatino Linotype" w:eastAsia="Palatino Linotype" w:hAnsi="Palatino Linotype" w:cs="Palatino Linotype"/>
            <w:sz w:val="20"/>
            <w:szCs w:val="20"/>
            <w:highlight w:val="yellow"/>
            <w:rPrChange w:id="536" w:author="Yanfei Zhang" w:date="2022-04-05T10:41:00Z">
              <w:rPr>
                <w:rFonts w:ascii="Palatino Linotype" w:eastAsia="Palatino Linotype" w:hAnsi="Palatino Linotype" w:cs="Palatino Linotype"/>
                <w:sz w:val="20"/>
                <w:szCs w:val="20"/>
              </w:rPr>
            </w:rPrChange>
          </w:rPr>
          <w:delText>5</w:delText>
        </w:r>
      </w:del>
      <w:r>
        <w:rPr>
          <w:rFonts w:ascii="Palatino Linotype" w:eastAsia="Palatino Linotype" w:hAnsi="Palatino Linotype" w:cs="Palatino Linotype"/>
          <w:sz w:val="20"/>
          <w:szCs w:val="20"/>
        </w:rPr>
        <w:t>.</w:t>
      </w:r>
      <w:del w:id="537" w:author="Yanfei Zhang" w:date="2022-03-29T09:28:00Z">
        <w:r w:rsidR="00D84FEA" w:rsidDel="000E2690">
          <w:rPr>
            <w:rFonts w:ascii="Palatino Linotype" w:eastAsia="Palatino Linotype" w:hAnsi="Palatino Linotype" w:cs="Palatino Linotype"/>
            <w:sz w:val="20"/>
            <w:szCs w:val="20"/>
          </w:rPr>
          <w:delText xml:space="preserve"> </w:delText>
        </w:r>
      </w:del>
      <w:r w:rsidR="00D84FEA">
        <w:rPr>
          <w:rFonts w:ascii="Palatino Linotype" w:eastAsia="Palatino Linotype" w:hAnsi="Palatino Linotype" w:cs="Palatino Linotype"/>
          <w:sz w:val="20"/>
          <w:szCs w:val="20"/>
        </w:rPr>
        <w:t xml:space="preserve"> </w:t>
      </w:r>
      <w:proofErr w:type="spellStart"/>
      <w:r>
        <w:rPr>
          <w:rFonts w:ascii="Palatino Linotype" w:eastAsia="Palatino Linotype" w:hAnsi="Palatino Linotype" w:cs="Palatino Linotype"/>
          <w:sz w:val="20"/>
          <w:szCs w:val="20"/>
        </w:rPr>
        <w:t>Stucki</w:t>
      </w:r>
      <w:proofErr w:type="spellEnd"/>
      <w:r>
        <w:rPr>
          <w:rFonts w:ascii="Palatino Linotype" w:eastAsia="Palatino Linotype" w:hAnsi="Palatino Linotype" w:cs="Palatino Linotype"/>
          <w:sz w:val="20"/>
          <w:szCs w:val="20"/>
        </w:rPr>
        <w:t xml:space="preserve"> </w:t>
      </w:r>
      <w:r>
        <w:rPr>
          <w:rFonts w:ascii="Palatino Linotype" w:eastAsia="Palatino Linotype" w:hAnsi="Palatino Linotype" w:cs="Palatino Linotype"/>
          <w:sz w:val="20"/>
          <w:szCs w:val="20"/>
        </w:rPr>
        <w:fldChar w:fldCharType="begin" w:fldLock="1"/>
      </w:r>
      <w:r>
        <w:rPr>
          <w:rFonts w:ascii="Palatino Linotype" w:eastAsia="Palatino Linotype" w:hAnsi="Palatino Linotype" w:cs="Palatino Linotype"/>
          <w:sz w:val="20"/>
          <w:szCs w:val="20"/>
        </w:rPr>
        <w:instrText>ADDIN CSL_CITATION {"citationItems":[{"id":"ITEM-1","itemData":{"author":[{"dropping-particle":"","family":"Stucki","given":"Jorg W","non-dropping-particle":"","parse-names":false,"suffix":""}],"container-title":"Eur. J. Biochem.","id":"ITEM-1","issued":{"date-parts":[["1980"]]},"page":"257-267","title":"The thermodynamic-Buffer Enzymes","type":"article-journal","volume":"109"},"uris":["http://www.mendeley.com/documents/?uuid=9814d189-55d2-4fda-9c63-b5907702e887"]}],"mendeley":{"formattedCitation":"(Stucki, 1980)","plainTextFormattedCitation":"(Stucki, 1980)","previouslyFormattedCitation":"(Stucki, 1980)"},"properties":{"noteIndex":0},"schema":"https://github.com/citation-style-language/schema/raw/master/csl-citation.json"}</w:instrText>
      </w:r>
      <w:r>
        <w:rPr>
          <w:rFonts w:ascii="Palatino Linotype" w:eastAsia="Palatino Linotype" w:hAnsi="Palatino Linotype" w:cs="Palatino Linotype"/>
          <w:sz w:val="20"/>
          <w:szCs w:val="20"/>
        </w:rPr>
        <w:fldChar w:fldCharType="separate"/>
      </w:r>
      <w:r w:rsidRPr="00D826B2">
        <w:rPr>
          <w:rFonts w:ascii="Palatino Linotype" w:eastAsia="Palatino Linotype" w:hAnsi="Palatino Linotype" w:cs="Palatino Linotype"/>
          <w:noProof/>
          <w:sz w:val="20"/>
          <w:szCs w:val="20"/>
        </w:rPr>
        <w:t>(</w:t>
      </w:r>
      <w:del w:id="538" w:author="Yanfei Zhang" w:date="2022-03-29T07:54:00Z">
        <w:r w:rsidRPr="00D826B2" w:rsidDel="00642F9D">
          <w:rPr>
            <w:rFonts w:ascii="Palatino Linotype" w:eastAsia="Palatino Linotype" w:hAnsi="Palatino Linotype" w:cs="Palatino Linotype"/>
            <w:noProof/>
            <w:sz w:val="20"/>
            <w:szCs w:val="20"/>
          </w:rPr>
          <w:delText xml:space="preserve">Stucki, </w:delText>
        </w:r>
      </w:del>
      <w:r w:rsidRPr="00D826B2">
        <w:rPr>
          <w:rFonts w:ascii="Palatino Linotype" w:eastAsia="Palatino Linotype" w:hAnsi="Palatino Linotype" w:cs="Palatino Linotype"/>
          <w:noProof/>
          <w:sz w:val="20"/>
          <w:szCs w:val="20"/>
        </w:rPr>
        <w:t>1980)</w:t>
      </w:r>
      <w:r>
        <w:rPr>
          <w:rFonts w:ascii="Palatino Linotype" w:eastAsia="Palatino Linotype" w:hAnsi="Palatino Linotype" w:cs="Palatino Linotype"/>
          <w:sz w:val="20"/>
          <w:szCs w:val="20"/>
        </w:rPr>
        <w:fldChar w:fldCharType="end"/>
      </w:r>
      <w:r>
        <w:rPr>
          <w:rFonts w:ascii="Palatino Linotype" w:eastAsia="Palatino Linotype" w:hAnsi="Palatino Linotype" w:cs="Palatino Linotype"/>
          <w:sz w:val="20"/>
          <w:szCs w:val="20"/>
        </w:rPr>
        <w:t xml:space="preserve"> considered the possibility of dual optimization, consisting of adjustments of both the force ratio X and the degree of coupling q so as to obtain optimality in terms of two rather than one criteria. This </w:t>
      </w:r>
      <w:r w:rsidR="00D84FEA">
        <w:rPr>
          <w:rFonts w:ascii="Palatino Linotype" w:eastAsia="Palatino Linotype" w:hAnsi="Palatino Linotype" w:cs="Palatino Linotype"/>
          <w:sz w:val="20"/>
          <w:szCs w:val="20"/>
        </w:rPr>
        <w:t>could</w:t>
      </w:r>
      <w:r>
        <w:rPr>
          <w:rFonts w:ascii="Palatino Linotype" w:eastAsia="Palatino Linotype" w:hAnsi="Palatino Linotype" w:cs="Palatino Linotype"/>
          <w:sz w:val="20"/>
          <w:szCs w:val="20"/>
        </w:rPr>
        <w:t xml:space="preserve"> explain </w:t>
      </w:r>
      <w:r w:rsidR="00D84FEA">
        <w:rPr>
          <w:rFonts w:ascii="Palatino Linotype" w:eastAsia="Palatino Linotype" w:hAnsi="Palatino Linotype" w:cs="Palatino Linotype"/>
          <w:sz w:val="20"/>
          <w:szCs w:val="20"/>
        </w:rPr>
        <w:t xml:space="preserve">both the </w:t>
      </w:r>
      <w:r>
        <w:rPr>
          <w:rFonts w:ascii="Palatino Linotype" w:eastAsia="Palatino Linotype" w:hAnsi="Palatino Linotype" w:cs="Palatino Linotype"/>
          <w:sz w:val="20"/>
          <w:szCs w:val="20"/>
        </w:rPr>
        <w:t xml:space="preserve">incomplete coupling in mammalian mitochondria </w:t>
      </w:r>
      <w:r>
        <w:rPr>
          <w:rFonts w:ascii="Palatino Linotype" w:eastAsia="Palatino Linotype" w:hAnsi="Palatino Linotype" w:cs="Palatino Linotype"/>
          <w:sz w:val="20"/>
          <w:szCs w:val="20"/>
        </w:rPr>
        <w:fldChar w:fldCharType="begin" w:fldLock="1"/>
      </w:r>
      <w:r>
        <w:rPr>
          <w:rFonts w:ascii="Palatino Linotype" w:eastAsia="Palatino Linotype" w:hAnsi="Palatino Linotype" w:cs="Palatino Linotype"/>
          <w:sz w:val="20"/>
          <w:szCs w:val="20"/>
        </w:rPr>
        <w:instrText>ADDIN CSL_CITATION {"citationItems":[{"id":"ITEM-1","itemData":{"author":[{"dropping-particle":"","family":"Stucki","given":"Jorg W","non-dropping-particle":"","parse-names":false,"suffix":""}],"container-title":"Eur. J. Biochem.","id":"ITEM-1","issued":{"date-parts":[["1980"]]},"page":"257-267","title":"The thermodynamic-Buffer Enzymes","type":"article-journal","volume":"109"},"uris":["http://www.mendeley.com/documents/?uuid=9814d189-55d2-4fda-9c63-b5907702e887"]}],"mendeley":{"formattedCitation":"(Stucki, 1980)","plainTextFormattedCitation":"(Stucki, 1980)","previouslyFormattedCitation":"(Stucki, 1980)"},"properties":{"noteIndex":0},"schema":"https://github.com/citation-style-language/schema/raw/master/csl-citation.json"}</w:instrText>
      </w:r>
      <w:r>
        <w:rPr>
          <w:rFonts w:ascii="Palatino Linotype" w:eastAsia="Palatino Linotype" w:hAnsi="Palatino Linotype" w:cs="Palatino Linotype"/>
          <w:sz w:val="20"/>
          <w:szCs w:val="20"/>
        </w:rPr>
        <w:fldChar w:fldCharType="separate"/>
      </w:r>
      <w:r w:rsidRPr="00D826B2">
        <w:rPr>
          <w:rFonts w:ascii="Palatino Linotype" w:eastAsia="Palatino Linotype" w:hAnsi="Palatino Linotype" w:cs="Palatino Linotype"/>
          <w:noProof/>
          <w:sz w:val="20"/>
          <w:szCs w:val="20"/>
        </w:rPr>
        <w:t>(Stucki, 1980)</w:t>
      </w:r>
      <w:r>
        <w:rPr>
          <w:rFonts w:ascii="Palatino Linotype" w:eastAsia="Palatino Linotype" w:hAnsi="Palatino Linotype" w:cs="Palatino Linotype"/>
          <w:sz w:val="20"/>
          <w:szCs w:val="20"/>
        </w:rPr>
        <w:fldChar w:fldCharType="end"/>
      </w:r>
      <w:r w:rsidR="00D84FEA">
        <w:rPr>
          <w:rFonts w:ascii="Palatino Linotype" w:eastAsia="Palatino Linotype" w:hAnsi="Palatino Linotype" w:cs="Palatino Linotype"/>
          <w:sz w:val="20"/>
          <w:szCs w:val="20"/>
        </w:rPr>
        <w:t xml:space="preserve"> and</w:t>
      </w:r>
      <w:r>
        <w:rPr>
          <w:rFonts w:ascii="Palatino Linotype" w:eastAsia="Palatino Linotype" w:hAnsi="Palatino Linotype" w:cs="Palatino Linotype"/>
          <w:sz w:val="20"/>
          <w:szCs w:val="20"/>
        </w:rPr>
        <w:t xml:space="preserve"> </w:t>
      </w:r>
      <w:r w:rsidR="00D84FEA">
        <w:rPr>
          <w:rFonts w:ascii="Palatino Linotype" w:eastAsia="Palatino Linotype" w:hAnsi="Palatino Linotype" w:cs="Palatino Linotype"/>
          <w:sz w:val="20"/>
          <w:szCs w:val="20"/>
        </w:rPr>
        <w:t>the observation that</w:t>
      </w:r>
      <w:r>
        <w:rPr>
          <w:rFonts w:ascii="Palatino Linotype" w:eastAsia="Palatino Linotype" w:hAnsi="Palatino Linotype" w:cs="Palatino Linotype"/>
          <w:sz w:val="20"/>
          <w:szCs w:val="20"/>
        </w:rPr>
        <w:t xml:space="preserve"> microbial growth may be optimized for both efficiency and growth rate (</w:t>
      </w:r>
      <w:proofErr w:type="spellStart"/>
      <w:r>
        <w:rPr>
          <w:rFonts w:ascii="Palatino Linotype" w:eastAsia="Palatino Linotype" w:hAnsi="Palatino Linotype" w:cs="Palatino Linotype"/>
          <w:sz w:val="20"/>
          <w:szCs w:val="20"/>
        </w:rPr>
        <w:t>Westerhoff</w:t>
      </w:r>
      <w:proofErr w:type="spellEnd"/>
      <w:r>
        <w:rPr>
          <w:rFonts w:ascii="Palatino Linotype" w:eastAsia="Palatino Linotype" w:hAnsi="Palatino Linotype" w:cs="Palatino Linotype"/>
          <w:sz w:val="20"/>
          <w:szCs w:val="20"/>
        </w:rPr>
        <w:t xml:space="preserve"> et al., 1983; </w:t>
      </w:r>
      <w:proofErr w:type="spellStart"/>
      <w:r>
        <w:rPr>
          <w:rFonts w:ascii="Palatino Linotype" w:eastAsia="Palatino Linotype" w:hAnsi="Palatino Linotype" w:cs="Palatino Linotype"/>
          <w:sz w:val="20"/>
          <w:szCs w:val="20"/>
        </w:rPr>
        <w:t>Westerhoff</w:t>
      </w:r>
      <w:proofErr w:type="spellEnd"/>
      <w:r>
        <w:rPr>
          <w:rFonts w:ascii="Palatino Linotype" w:eastAsia="Palatino Linotype" w:hAnsi="Palatino Linotype" w:cs="Palatino Linotype"/>
          <w:sz w:val="20"/>
          <w:szCs w:val="20"/>
        </w:rPr>
        <w:t xml:space="preserve"> and Van Dam, 1987).</w:t>
      </w:r>
    </w:p>
    <w:p w14:paraId="1DC39E81" w14:textId="0E347A3A" w:rsidR="007731D9" w:rsidRDefault="00421C43" w:rsidP="007731D9">
      <w:pPr>
        <w:pBdr>
          <w:top w:val="nil"/>
          <w:left w:val="nil"/>
          <w:bottom w:val="nil"/>
          <w:right w:val="nil"/>
          <w:between w:val="nil"/>
        </w:pBdr>
        <w:spacing w:line="240" w:lineRule="auto"/>
        <w:ind w:firstLine="432"/>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Little attention has been paid to dependencies on the stoichiometry Z: being a stoichiometry, Z was considered immutable. In this paper we break with this tradition and focus on variations of Z and subsequently on the, related, variations of </w:t>
      </w:r>
      <w:proofErr w:type="spellStart"/>
      <w:r w:rsidRPr="0004481F">
        <w:rPr>
          <w:rFonts w:ascii="Palatino Linotype" w:eastAsia="Palatino Linotype" w:hAnsi="Palatino Linotype" w:cs="Palatino Linotype"/>
          <w:i/>
          <w:sz w:val="20"/>
          <w:szCs w:val="20"/>
        </w:rPr>
        <w:t>n</w:t>
      </w:r>
      <w:proofErr w:type="spellEnd"/>
      <w:r w:rsidRPr="0004481F">
        <w:rPr>
          <w:rFonts w:ascii="Palatino Linotype" w:eastAsia="Palatino Linotype" w:hAnsi="Palatino Linotype" w:cs="Palatino Linotype"/>
          <w:i/>
          <w:sz w:val="20"/>
          <w:szCs w:val="20"/>
        </w:rPr>
        <w:t>(X)</w:t>
      </w:r>
      <w:r>
        <w:rPr>
          <w:rFonts w:ascii="Palatino Linotype" w:eastAsia="Palatino Linotype" w:hAnsi="Palatino Linotype" w:cs="Palatino Linotype"/>
          <w:sz w:val="20"/>
          <w:szCs w:val="20"/>
        </w:rPr>
        <w:t>, which we shall call ‘gear shifting’</w:t>
      </w:r>
      <w:r w:rsidR="001A14B1">
        <w:rPr>
          <w:rFonts w:ascii="Palatino Linotype" w:eastAsia="Palatino Linotype" w:hAnsi="Palatino Linotype" w:cs="Palatino Linotype"/>
          <w:sz w:val="20"/>
          <w:szCs w:val="20"/>
        </w:rPr>
        <w:t>; n is the mechanistic stoichiometry between the ATP synthesis flux and the catabolic flux.</w:t>
      </w:r>
      <w:del w:id="539" w:author="Yanfei Zhang" w:date="2022-04-05T10:25:00Z">
        <w:r w:rsidR="001A14B1" w:rsidDel="006924AA">
          <w:rPr>
            <w:rFonts w:ascii="Palatino Linotype" w:eastAsia="Palatino Linotype" w:hAnsi="Palatino Linotype" w:cs="Palatino Linotype"/>
            <w:sz w:val="20"/>
            <w:szCs w:val="20"/>
          </w:rPr>
          <w:delText xml:space="preserve"> </w:delText>
        </w:r>
      </w:del>
      <w:del w:id="540" w:author="Yanfei Zhang" w:date="2022-04-05T20:58:00Z">
        <w:r w:rsidR="001A14B1" w:rsidDel="009A21B0">
          <w:rPr>
            <w:rFonts w:ascii="Palatino Linotype" w:eastAsia="Palatino Linotype" w:hAnsi="Palatino Linotype" w:cs="Palatino Linotype"/>
            <w:sz w:val="20"/>
            <w:szCs w:val="20"/>
          </w:rPr>
          <w:delText xml:space="preserve"> </w:delText>
        </w:r>
      </w:del>
      <w:r>
        <w:rPr>
          <w:rFonts w:ascii="Palatino Linotype" w:eastAsia="Palatino Linotype" w:hAnsi="Palatino Linotype" w:cs="Palatino Linotype"/>
          <w:sz w:val="20"/>
          <w:szCs w:val="20"/>
        </w:rPr>
        <w:t xml:space="preserve"> </w:t>
      </w:r>
      <w:del w:id="541" w:author="Yanfei Zhang" w:date="2022-04-05T11:22:00Z">
        <w:r w:rsidDel="00CC572F">
          <w:rPr>
            <w:rFonts w:ascii="Palatino Linotype" w:eastAsia="Palatino Linotype" w:hAnsi="Palatino Linotype" w:cs="Palatino Linotype"/>
            <w:sz w:val="20"/>
            <w:szCs w:val="20"/>
          </w:rPr>
          <w:delText xml:space="preserve">Figure </w:delText>
        </w:r>
      </w:del>
      <w:ins w:id="542" w:author="Yanfei Zhang" w:date="2022-04-05T21:56:00Z">
        <w:r w:rsidR="007B75FC">
          <w:rPr>
            <w:rFonts w:ascii="Palatino Linotype" w:eastAsia="Palatino Linotype" w:hAnsi="Palatino Linotype" w:cs="Palatino Linotype"/>
            <w:sz w:val="20"/>
            <w:szCs w:val="20"/>
          </w:rPr>
          <w:t xml:space="preserve">Figure </w:t>
        </w:r>
      </w:ins>
      <w:del w:id="543" w:author="Yanfei Zhang" w:date="2022-04-05T10:41:00Z">
        <w:r w:rsidDel="00A432C3">
          <w:rPr>
            <w:rFonts w:ascii="Palatino Linotype" w:eastAsia="Palatino Linotype" w:hAnsi="Palatino Linotype" w:cs="Palatino Linotype"/>
            <w:sz w:val="20"/>
            <w:szCs w:val="20"/>
          </w:rPr>
          <w:delText xml:space="preserve">S6A </w:delText>
        </w:r>
      </w:del>
      <w:ins w:id="544" w:author="Yanfei Zhang" w:date="2022-04-05T10:41:00Z">
        <w:r w:rsidR="00E30CFC">
          <w:rPr>
            <w:rFonts w:ascii="Palatino Linotype" w:eastAsia="Palatino Linotype" w:hAnsi="Palatino Linotype" w:cs="Palatino Linotype"/>
            <w:sz w:val="20"/>
            <w:szCs w:val="20"/>
          </w:rPr>
          <w:t>2</w:t>
        </w:r>
        <w:r w:rsidR="00A432C3">
          <w:rPr>
            <w:rFonts w:ascii="Palatino Linotype" w:eastAsia="Palatino Linotype" w:hAnsi="Palatino Linotype" w:cs="Palatino Linotype"/>
            <w:sz w:val="20"/>
            <w:szCs w:val="20"/>
          </w:rPr>
          <w:t xml:space="preserve"> </w:t>
        </w:r>
      </w:ins>
      <w:r>
        <w:rPr>
          <w:rFonts w:ascii="Palatino Linotype" w:eastAsia="Palatino Linotype" w:hAnsi="Palatino Linotype" w:cs="Palatino Linotype"/>
          <w:sz w:val="20"/>
          <w:szCs w:val="20"/>
        </w:rPr>
        <w:t xml:space="preserve">shows how for four pathways that only differ in the magnitude of their phenomenological stoichiometry Z whilst having the same degree of coupling q, the ATP synthesis flux varies with the counteracting force ratio X. At low counteracting force ratio the pathway with the highest phenomenological stoichiometry </w:t>
      </w:r>
      <w:r w:rsidR="001A14B1">
        <w:rPr>
          <w:rFonts w:ascii="Palatino Linotype" w:eastAsia="Palatino Linotype" w:hAnsi="Palatino Linotype" w:cs="Palatino Linotype"/>
          <w:sz w:val="20"/>
          <w:szCs w:val="20"/>
        </w:rPr>
        <w:t>(Z)</w:t>
      </w:r>
      <w:r>
        <w:rPr>
          <w:rFonts w:ascii="Palatino Linotype" w:eastAsia="Palatino Linotype" w:hAnsi="Palatino Linotype" w:cs="Palatino Linotype"/>
          <w:sz w:val="20"/>
          <w:szCs w:val="20"/>
        </w:rPr>
        <w:t xml:space="preserve"> makes most ATP, but with increasing force ratio its ATP synthesis flux decreases strongly, more so than for pathways with lower phenomenological </w:t>
      </w:r>
      <w:proofErr w:type="spellStart"/>
      <w:r>
        <w:rPr>
          <w:rFonts w:ascii="Palatino Linotype" w:eastAsia="Palatino Linotype" w:hAnsi="Palatino Linotype" w:cs="Palatino Linotype"/>
          <w:sz w:val="20"/>
          <w:szCs w:val="20"/>
        </w:rPr>
        <w:t>stoichiometries</w:t>
      </w:r>
      <w:proofErr w:type="spellEnd"/>
      <w:r>
        <w:rPr>
          <w:rFonts w:ascii="Palatino Linotype" w:eastAsia="Palatino Linotype" w:hAnsi="Palatino Linotype" w:cs="Palatino Linotype"/>
          <w:sz w:val="20"/>
          <w:szCs w:val="20"/>
        </w:rPr>
        <w:t xml:space="preserve">. At a force ratio of 0.15, the ATP synthesis by the pathway with phenomenological stoichiometry of 4, dives below the ATP synthesis of the pathway with a Z of 2. </w:t>
      </w:r>
      <w:r w:rsidR="00EB12AD">
        <w:rPr>
          <w:rFonts w:ascii="Palatino Linotype" w:eastAsia="Palatino Linotype" w:hAnsi="Palatino Linotype" w:cs="Palatino Linotype"/>
          <w:sz w:val="20"/>
          <w:szCs w:val="20"/>
        </w:rPr>
        <w:t>The supplemental material</w:t>
      </w:r>
      <w:ins w:id="545" w:author="Yanfei Zhang" w:date="2022-04-05T20:46:00Z">
        <w:r w:rsidR="00227890">
          <w:rPr>
            <w:rFonts w:ascii="Palatino Linotype" w:eastAsia="Palatino Linotype" w:hAnsi="Palatino Linotype" w:cs="Palatino Linotype"/>
            <w:sz w:val="20"/>
            <w:szCs w:val="20"/>
          </w:rPr>
          <w:t xml:space="preserve"> S2</w:t>
        </w:r>
      </w:ins>
      <w:r w:rsidR="00EB12AD">
        <w:rPr>
          <w:rFonts w:ascii="Palatino Linotype" w:eastAsia="Palatino Linotype" w:hAnsi="Palatino Linotype" w:cs="Palatino Linotype"/>
          <w:sz w:val="20"/>
          <w:szCs w:val="20"/>
        </w:rPr>
        <w:t xml:space="preserve"> shows that i</w:t>
      </w:r>
      <w:r>
        <w:rPr>
          <w:rFonts w:ascii="Palatino Linotype" w:eastAsia="Palatino Linotype" w:hAnsi="Palatino Linotype" w:cs="Palatino Linotype"/>
          <w:sz w:val="20"/>
          <w:szCs w:val="20"/>
        </w:rPr>
        <w:t xml:space="preserve">t should be better for the ATP synthesis if at the higher force </w:t>
      </w:r>
      <w:proofErr w:type="gramStart"/>
      <w:r>
        <w:rPr>
          <w:rFonts w:ascii="Palatino Linotype" w:eastAsia="Palatino Linotype" w:hAnsi="Palatino Linotype" w:cs="Palatino Linotype"/>
          <w:sz w:val="20"/>
          <w:szCs w:val="20"/>
        </w:rPr>
        <w:t>ratios</w:t>
      </w:r>
      <w:proofErr w:type="gramEnd"/>
      <w:r>
        <w:rPr>
          <w:rFonts w:ascii="Palatino Linotype" w:eastAsia="Palatino Linotype" w:hAnsi="Palatino Linotype" w:cs="Palatino Linotype"/>
          <w:sz w:val="20"/>
          <w:szCs w:val="20"/>
        </w:rPr>
        <w:t xml:space="preserve"> the pathway would switch between pathways, activating lower stoichiometry pathways whilst inactivating high stoichiometry pathways. At fixed values of X and q, the ATP synthesis flux is a function of the phenomenological</w:t>
      </w:r>
      <w:r w:rsidR="00EB12AD">
        <w:rPr>
          <w:rFonts w:ascii="Palatino Linotype" w:eastAsia="Palatino Linotype" w:hAnsi="Palatino Linotype" w:cs="Palatino Linotype"/>
          <w:sz w:val="20"/>
          <w:szCs w:val="20"/>
        </w:rPr>
        <w:t xml:space="preserve"> stoichiometry Z </w:t>
      </w:r>
      <w:r w:rsidR="005A03FC">
        <w:rPr>
          <w:rFonts w:ascii="Palatino Linotype" w:eastAsia="Palatino Linotype" w:hAnsi="Palatino Linotype" w:cs="Palatino Linotype"/>
          <w:sz w:val="20"/>
          <w:szCs w:val="20"/>
        </w:rPr>
        <w:t>that exhibits a</w:t>
      </w:r>
      <w:r w:rsidR="00EB12AD">
        <w:rPr>
          <w:rFonts w:ascii="Palatino Linotype" w:eastAsia="Palatino Linotype" w:hAnsi="Palatino Linotype" w:cs="Palatino Linotype"/>
          <w:sz w:val="20"/>
          <w:szCs w:val="20"/>
        </w:rPr>
        <w:t xml:space="preserve"> maximum</w:t>
      </w:r>
      <w:r w:rsidR="005A03FC">
        <w:rPr>
          <w:rFonts w:ascii="Palatino Linotype" w:eastAsia="Palatino Linotype" w:hAnsi="Palatino Linotype" w:cs="Palatino Linotype"/>
          <w:sz w:val="20"/>
          <w:szCs w:val="20"/>
        </w:rPr>
        <w:t>.</w:t>
      </w:r>
      <w:del w:id="546" w:author="Yanfei Zhang" w:date="2022-03-29T08:00:00Z">
        <w:r w:rsidR="005A03FC" w:rsidDel="00642F9D">
          <w:rPr>
            <w:rFonts w:ascii="Palatino Linotype" w:eastAsia="Palatino Linotype" w:hAnsi="Palatino Linotype" w:cs="Palatino Linotype"/>
            <w:sz w:val="20"/>
            <w:szCs w:val="20"/>
          </w:rPr>
          <w:delText xml:space="preserve"> </w:delText>
        </w:r>
      </w:del>
      <w:r w:rsidR="005A03FC">
        <w:rPr>
          <w:rFonts w:ascii="Palatino Linotype" w:eastAsia="Palatino Linotype" w:hAnsi="Palatino Linotype" w:cs="Palatino Linotype"/>
          <w:sz w:val="20"/>
          <w:szCs w:val="20"/>
        </w:rPr>
        <w:t xml:space="preserve"> This confirms </w:t>
      </w:r>
      <w:r>
        <w:rPr>
          <w:rFonts w:ascii="Palatino Linotype" w:eastAsia="Palatino Linotype" w:hAnsi="Palatino Linotype" w:cs="Palatino Linotype"/>
          <w:sz w:val="20"/>
          <w:szCs w:val="20"/>
        </w:rPr>
        <w:t xml:space="preserve">that at small </w:t>
      </w:r>
      <w:r w:rsidR="005A03FC">
        <w:rPr>
          <w:rFonts w:ascii="Palatino Linotype" w:eastAsia="Palatino Linotype" w:hAnsi="Palatino Linotype" w:cs="Palatino Linotype"/>
          <w:sz w:val="20"/>
          <w:szCs w:val="20"/>
        </w:rPr>
        <w:t xml:space="preserve">counteracting </w:t>
      </w:r>
      <w:r>
        <w:rPr>
          <w:rFonts w:ascii="Palatino Linotype" w:eastAsia="Palatino Linotype" w:hAnsi="Palatino Linotype" w:cs="Palatino Linotype"/>
          <w:sz w:val="20"/>
          <w:szCs w:val="20"/>
        </w:rPr>
        <w:t>force ratios</w:t>
      </w:r>
      <w:r w:rsidR="005A03FC">
        <w:rPr>
          <w:rFonts w:ascii="Palatino Linotype" w:eastAsia="Palatino Linotype" w:hAnsi="Palatino Linotype" w:cs="Palatino Linotype"/>
          <w:sz w:val="20"/>
          <w:szCs w:val="20"/>
        </w:rPr>
        <w:t xml:space="preserve"> (i.e. at low ATO concentrations)</w:t>
      </w:r>
      <w:r>
        <w:rPr>
          <w:rFonts w:ascii="Palatino Linotype" w:eastAsia="Palatino Linotype" w:hAnsi="Palatino Linotype" w:cs="Palatino Linotype"/>
          <w:sz w:val="20"/>
          <w:szCs w:val="20"/>
        </w:rPr>
        <w:t xml:space="preserve">, increasing Z should enhance ATP synthesis, but not at high force ratios. Assuming that a regulatory network </w:t>
      </w:r>
      <w:r w:rsidR="005A03FC">
        <w:rPr>
          <w:rFonts w:ascii="Palatino Linotype" w:eastAsia="Palatino Linotype" w:hAnsi="Palatino Linotype" w:cs="Palatino Linotype"/>
          <w:sz w:val="20"/>
          <w:szCs w:val="20"/>
        </w:rPr>
        <w:t xml:space="preserve">continuously </w:t>
      </w:r>
      <w:r>
        <w:rPr>
          <w:rFonts w:ascii="Palatino Linotype" w:eastAsia="Palatino Linotype" w:hAnsi="Palatino Linotype" w:cs="Palatino Linotype"/>
          <w:sz w:val="20"/>
          <w:szCs w:val="20"/>
        </w:rPr>
        <w:t xml:space="preserve">sets Z to this optimal value for each force ratio, </w:t>
      </w:r>
      <w:r w:rsidR="005A03FC">
        <w:rPr>
          <w:rFonts w:ascii="Palatino Linotype" w:eastAsia="Palatino Linotype" w:hAnsi="Palatino Linotype" w:cs="Palatino Linotype"/>
          <w:sz w:val="20"/>
          <w:szCs w:val="20"/>
        </w:rPr>
        <w:t xml:space="preserve">leads to the </w:t>
      </w:r>
      <w:r>
        <w:rPr>
          <w:rFonts w:ascii="Palatino Linotype" w:eastAsia="Palatino Linotype" w:hAnsi="Palatino Linotype" w:cs="Palatino Linotype"/>
          <w:sz w:val="20"/>
          <w:szCs w:val="20"/>
        </w:rPr>
        <w:t xml:space="preserve"> </w:t>
      </w:r>
      <w:del w:id="547" w:author="Yanfei Zhang" w:date="2022-04-05T10:44:00Z">
        <w:r w:rsidDel="00A432C3">
          <w:rPr>
            <w:rFonts w:ascii="Palatino Linotype" w:eastAsia="Palatino Linotype" w:hAnsi="Palatino Linotype" w:cs="Palatino Linotype"/>
            <w:sz w:val="20"/>
            <w:szCs w:val="20"/>
          </w:rPr>
          <w:delText>d</w:delText>
        </w:r>
        <w:r w:rsidR="005A03FC" w:rsidDel="00A432C3">
          <w:rPr>
            <w:rFonts w:ascii="Palatino Linotype" w:eastAsia="Palatino Linotype" w:hAnsi="Palatino Linotype" w:cs="Palatino Linotype"/>
            <w:sz w:val="20"/>
            <w:szCs w:val="20"/>
          </w:rPr>
          <w:delText xml:space="preserve">ashed </w:delText>
        </w:r>
      </w:del>
      <w:r w:rsidR="005A03FC">
        <w:rPr>
          <w:rFonts w:ascii="Palatino Linotype" w:eastAsia="Palatino Linotype" w:hAnsi="Palatino Linotype" w:cs="Palatino Linotype"/>
          <w:sz w:val="20"/>
          <w:szCs w:val="20"/>
        </w:rPr>
        <w:t>purple line in Fig</w:t>
      </w:r>
      <w:ins w:id="548" w:author="Yanfei Zhang" w:date="2022-04-06T11:17:00Z">
        <w:r w:rsidR="00740D49">
          <w:rPr>
            <w:rFonts w:ascii="Palatino Linotype" w:eastAsia="Palatino Linotype" w:hAnsi="Palatino Linotype" w:cs="Palatino Linotype"/>
            <w:sz w:val="20"/>
            <w:szCs w:val="20"/>
          </w:rPr>
          <w:t>ure</w:t>
        </w:r>
      </w:ins>
      <w:del w:id="549" w:author="Yanfei Zhang" w:date="2022-04-05T11:22:00Z">
        <w:r w:rsidR="005A03FC" w:rsidDel="00CC572F">
          <w:rPr>
            <w:rFonts w:ascii="Palatino Linotype" w:eastAsia="Palatino Linotype" w:hAnsi="Palatino Linotype" w:cs="Palatino Linotype"/>
            <w:sz w:val="20"/>
            <w:szCs w:val="20"/>
          </w:rPr>
          <w:delText>ure</w:delText>
        </w:r>
      </w:del>
      <w:r w:rsidR="005A03FC">
        <w:rPr>
          <w:rFonts w:ascii="Palatino Linotype" w:eastAsia="Palatino Linotype" w:hAnsi="Palatino Linotype" w:cs="Palatino Linotype"/>
          <w:sz w:val="20"/>
          <w:szCs w:val="20"/>
        </w:rPr>
        <w:t xml:space="preserve"> </w:t>
      </w:r>
      <w:del w:id="550" w:author="Yanfei Zhang" w:date="2022-04-05T10:44:00Z">
        <w:r w:rsidR="005A03FC" w:rsidDel="00A432C3">
          <w:rPr>
            <w:rFonts w:ascii="Palatino Linotype" w:eastAsia="Palatino Linotype" w:hAnsi="Palatino Linotype" w:cs="Palatino Linotype"/>
            <w:sz w:val="20"/>
            <w:szCs w:val="20"/>
          </w:rPr>
          <w:delText xml:space="preserve">S6A </w:delText>
        </w:r>
      </w:del>
      <w:ins w:id="551" w:author="Yanfei Zhang" w:date="2022-04-05T10:44:00Z">
        <w:r w:rsidR="00227890">
          <w:rPr>
            <w:rFonts w:ascii="Palatino Linotype" w:eastAsia="Palatino Linotype" w:hAnsi="Palatino Linotype" w:cs="Palatino Linotype"/>
            <w:sz w:val="20"/>
            <w:szCs w:val="20"/>
          </w:rPr>
          <w:t>2</w:t>
        </w:r>
        <w:r w:rsidR="00A432C3">
          <w:rPr>
            <w:rFonts w:ascii="Palatino Linotype" w:eastAsia="Palatino Linotype" w:hAnsi="Palatino Linotype" w:cs="Palatino Linotype"/>
            <w:sz w:val="20"/>
            <w:szCs w:val="20"/>
          </w:rPr>
          <w:t xml:space="preserve"> </w:t>
        </w:r>
      </w:ins>
      <w:del w:id="552" w:author="Yanfei Zhang" w:date="2022-03-28T17:52:00Z">
        <w:r w:rsidR="005A03FC" w:rsidRPr="00BD6E51" w:rsidDel="007731D9">
          <w:rPr>
            <w:rFonts w:ascii="Palatino Linotype" w:eastAsia="Palatino Linotype" w:hAnsi="Palatino Linotype" w:cs="Palatino Linotype"/>
            <w:sz w:val="20"/>
            <w:szCs w:val="20"/>
            <w:highlight w:val="yellow"/>
            <w:rPrChange w:id="553" w:author="Microsoft account" w:date="2022-03-20T17:42:00Z">
              <w:rPr>
                <w:rFonts w:ascii="Palatino Linotype" w:eastAsia="Palatino Linotype" w:hAnsi="Palatino Linotype" w:cs="Palatino Linotype"/>
                <w:sz w:val="20"/>
                <w:szCs w:val="20"/>
              </w:rPr>
            </w:rPrChange>
          </w:rPr>
          <w:delText>[also show this figure in the full pap</w:delText>
        </w:r>
        <w:r w:rsidR="00BD6E51" w:rsidRPr="00BD6E51" w:rsidDel="007731D9">
          <w:rPr>
            <w:rFonts w:ascii="Palatino Linotype" w:eastAsia="Palatino Linotype" w:hAnsi="Palatino Linotype" w:cs="Palatino Linotype"/>
            <w:sz w:val="20"/>
            <w:szCs w:val="20"/>
            <w:highlight w:val="yellow"/>
            <w:rPrChange w:id="554" w:author="Microsoft account" w:date="2022-03-20T17:42:00Z">
              <w:rPr>
                <w:rFonts w:ascii="Palatino Linotype" w:eastAsia="Palatino Linotype" w:hAnsi="Palatino Linotype" w:cs="Palatino Linotype"/>
                <w:sz w:val="20"/>
                <w:szCs w:val="20"/>
              </w:rPr>
            </w:rPrChange>
          </w:rPr>
          <w:delText>er, with a normal n</w:delText>
        </w:r>
        <w:r w:rsidR="005A03FC" w:rsidRPr="00BD6E51" w:rsidDel="007731D9">
          <w:rPr>
            <w:rFonts w:ascii="Palatino Linotype" w:eastAsia="Palatino Linotype" w:hAnsi="Palatino Linotype" w:cs="Palatino Linotype"/>
            <w:sz w:val="20"/>
            <w:szCs w:val="20"/>
            <w:highlight w:val="yellow"/>
            <w:rPrChange w:id="555" w:author="Microsoft account" w:date="2022-03-20T17:42:00Z">
              <w:rPr>
                <w:rFonts w:ascii="Palatino Linotype" w:eastAsia="Palatino Linotype" w:hAnsi="Palatino Linotype" w:cs="Palatino Linotype"/>
                <w:sz w:val="20"/>
                <w:szCs w:val="20"/>
              </w:rPr>
            </w:rPrChange>
          </w:rPr>
          <w:delText>umber such as fig. ; but only SHOW THE DAS</w:delText>
        </w:r>
        <w:r w:rsidR="00BD6E51" w:rsidRPr="00BD6E51" w:rsidDel="007731D9">
          <w:rPr>
            <w:rFonts w:ascii="Palatino Linotype" w:eastAsia="Palatino Linotype" w:hAnsi="Palatino Linotype" w:cs="Palatino Linotype"/>
            <w:sz w:val="20"/>
            <w:szCs w:val="20"/>
            <w:highlight w:val="yellow"/>
            <w:rPrChange w:id="556" w:author="Microsoft account" w:date="2022-03-20T17:42:00Z">
              <w:rPr>
                <w:rFonts w:ascii="Palatino Linotype" w:eastAsia="Palatino Linotype" w:hAnsi="Palatino Linotype" w:cs="Palatino Linotype"/>
                <w:sz w:val="20"/>
                <w:szCs w:val="20"/>
              </w:rPr>
            </w:rPrChange>
          </w:rPr>
          <w:delText>HED LINE AND THE PIE</w:delText>
        </w:r>
        <w:r w:rsidR="005A03FC" w:rsidRPr="00BD6E51" w:rsidDel="007731D9">
          <w:rPr>
            <w:rFonts w:ascii="Palatino Linotype" w:eastAsia="Palatino Linotype" w:hAnsi="Palatino Linotype" w:cs="Palatino Linotype"/>
            <w:sz w:val="20"/>
            <w:szCs w:val="20"/>
            <w:highlight w:val="yellow"/>
            <w:rPrChange w:id="557" w:author="Microsoft account" w:date="2022-03-20T17:42:00Z">
              <w:rPr>
                <w:rFonts w:ascii="Palatino Linotype" w:eastAsia="Palatino Linotype" w:hAnsi="Palatino Linotype" w:cs="Palatino Linotype"/>
                <w:sz w:val="20"/>
                <w:szCs w:val="20"/>
              </w:rPr>
            </w:rPrChange>
          </w:rPr>
          <w:delText>CES OF THE OTHER LINES THAT ARE THE HIGHEST, I.E</w:delText>
        </w:r>
        <w:r w:rsidR="00BD6E51" w:rsidRPr="00BD6E51" w:rsidDel="007731D9">
          <w:rPr>
            <w:rFonts w:ascii="Palatino Linotype" w:eastAsia="Palatino Linotype" w:hAnsi="Palatino Linotype" w:cs="Palatino Linotype"/>
            <w:sz w:val="20"/>
            <w:szCs w:val="20"/>
            <w:highlight w:val="yellow"/>
            <w:rPrChange w:id="558" w:author="Microsoft account" w:date="2022-03-20T17:42:00Z">
              <w:rPr>
                <w:rFonts w:ascii="Palatino Linotype" w:eastAsia="Palatino Linotype" w:hAnsi="Palatino Linotype" w:cs="Palatino Linotype"/>
                <w:sz w:val="20"/>
                <w:szCs w:val="20"/>
              </w:rPr>
            </w:rPrChange>
          </w:rPr>
          <w:delText>.</w:delText>
        </w:r>
        <w:r w:rsidR="005A03FC" w:rsidRPr="00BD6E51" w:rsidDel="007731D9">
          <w:rPr>
            <w:rFonts w:ascii="Palatino Linotype" w:eastAsia="Palatino Linotype" w:hAnsi="Palatino Linotype" w:cs="Palatino Linotype"/>
            <w:sz w:val="20"/>
            <w:szCs w:val="20"/>
            <w:highlight w:val="yellow"/>
            <w:rPrChange w:id="559" w:author="Microsoft account" w:date="2022-03-20T17:42:00Z">
              <w:rPr>
                <w:rFonts w:ascii="Palatino Linotype" w:eastAsia="Palatino Linotype" w:hAnsi="Palatino Linotype" w:cs="Palatino Linotype"/>
                <w:sz w:val="20"/>
                <w:szCs w:val="20"/>
              </w:rPr>
            </w:rPrChange>
          </w:rPr>
          <w:delText xml:space="preserve"> THAT CORRESPOND TO OPTIMAL BUT NON CONTINUOUS SHIFTING</w:delText>
        </w:r>
        <w:r w:rsidR="00BD6E51" w:rsidRPr="00BD6E51" w:rsidDel="007731D9">
          <w:rPr>
            <w:rFonts w:ascii="Palatino Linotype" w:eastAsia="Palatino Linotype" w:hAnsi="Palatino Linotype" w:cs="Palatino Linotype"/>
            <w:sz w:val="20"/>
            <w:szCs w:val="20"/>
            <w:highlight w:val="yellow"/>
            <w:rPrChange w:id="560" w:author="Microsoft account" w:date="2022-03-20T17:42:00Z">
              <w:rPr>
                <w:rFonts w:ascii="Palatino Linotype" w:eastAsia="Palatino Linotype" w:hAnsi="Palatino Linotype" w:cs="Palatino Linotype"/>
                <w:sz w:val="20"/>
                <w:szCs w:val="20"/>
              </w:rPr>
            </w:rPrChange>
          </w:rPr>
          <w:delText>;  I tried to indicate this with the purple line</w:delText>
        </w:r>
        <w:r w:rsidR="005A03FC" w:rsidRPr="00742029" w:rsidDel="007731D9">
          <w:rPr>
            <w:rFonts w:ascii="Palatino Linotype" w:eastAsia="Palatino Linotype" w:hAnsi="Palatino Linotype" w:cs="Palatino Linotype"/>
            <w:sz w:val="20"/>
            <w:szCs w:val="20"/>
            <w:highlight w:val="yellow"/>
            <w:rPrChange w:id="561" w:author="Yanfei Zhang" w:date="2022-03-28T17:58:00Z">
              <w:rPr>
                <w:rFonts w:ascii="Palatino Linotype" w:eastAsia="Palatino Linotype" w:hAnsi="Palatino Linotype" w:cs="Palatino Linotype"/>
                <w:sz w:val="20"/>
                <w:szCs w:val="20"/>
              </w:rPr>
            </w:rPrChange>
          </w:rPr>
          <w:delText xml:space="preserve">]] </w:delText>
        </w:r>
      </w:del>
      <w:r>
        <w:rPr>
          <w:rFonts w:ascii="Palatino Linotype" w:eastAsia="Palatino Linotype" w:hAnsi="Palatino Linotype" w:cs="Palatino Linotype"/>
          <w:sz w:val="20"/>
          <w:szCs w:val="20"/>
        </w:rPr>
        <w:t>shows that indeed, such a ‘variomatic regulation’ of Z should produce a higher ATP synthesis flux than any other individual pathway with fixed settings of Z.</w:t>
      </w:r>
      <w:del w:id="562" w:author="Yanfei Zhang" w:date="2022-04-05T11:22:00Z">
        <w:r w:rsidDel="00CC572F">
          <w:rPr>
            <w:rFonts w:ascii="Palatino Linotype" w:eastAsia="Palatino Linotype" w:hAnsi="Palatino Linotype" w:cs="Palatino Linotype"/>
            <w:sz w:val="20"/>
            <w:szCs w:val="20"/>
          </w:rPr>
          <w:delText xml:space="preserve"> </w:delText>
        </w:r>
      </w:del>
      <w:r>
        <w:rPr>
          <w:rFonts w:ascii="Palatino Linotype" w:eastAsia="Palatino Linotype" w:hAnsi="Palatino Linotype" w:cs="Palatino Linotype"/>
          <w:sz w:val="20"/>
          <w:szCs w:val="20"/>
        </w:rPr>
        <w:t xml:space="preserve"> </w:t>
      </w:r>
      <w:del w:id="563" w:author="Yanfei Zhang" w:date="2022-04-05T20:52:00Z">
        <w:r w:rsidDel="00227890">
          <w:rPr>
            <w:rFonts w:ascii="Palatino Linotype" w:eastAsia="Palatino Linotype" w:hAnsi="Palatino Linotype" w:cs="Palatino Linotype"/>
            <w:sz w:val="20"/>
            <w:szCs w:val="20"/>
          </w:rPr>
          <w:delText xml:space="preserve">The corresponding line in </w:delText>
        </w:r>
      </w:del>
      <w:del w:id="564" w:author="Yanfei Zhang" w:date="2022-04-05T11:22:00Z">
        <w:r w:rsidDel="00CC572F">
          <w:rPr>
            <w:rFonts w:ascii="Palatino Linotype" w:eastAsia="Palatino Linotype" w:hAnsi="Palatino Linotype" w:cs="Palatino Linotype"/>
            <w:sz w:val="20"/>
            <w:szCs w:val="20"/>
          </w:rPr>
          <w:delText xml:space="preserve">Figure </w:delText>
        </w:r>
      </w:del>
      <w:del w:id="565" w:author="Yanfei Zhang" w:date="2022-04-05T10:45:00Z">
        <w:r w:rsidDel="00A432C3">
          <w:rPr>
            <w:rFonts w:ascii="Palatino Linotype" w:eastAsia="Palatino Linotype" w:hAnsi="Palatino Linotype" w:cs="Palatino Linotype"/>
            <w:sz w:val="20"/>
            <w:szCs w:val="20"/>
          </w:rPr>
          <w:delText xml:space="preserve">S6B </w:delText>
        </w:r>
      </w:del>
      <w:del w:id="566" w:author="Yanfei Zhang" w:date="2022-04-05T20:52:00Z">
        <w:r w:rsidDel="00227890">
          <w:rPr>
            <w:rFonts w:ascii="Palatino Linotype" w:eastAsia="Palatino Linotype" w:hAnsi="Palatino Linotype" w:cs="Palatino Linotype"/>
            <w:sz w:val="20"/>
            <w:szCs w:val="20"/>
          </w:rPr>
          <w:delText xml:space="preserve">shows how the </w:delText>
        </w:r>
        <w:r w:rsidR="00BD6E51" w:rsidDel="00227890">
          <w:rPr>
            <w:rFonts w:ascii="Palatino Linotype" w:eastAsia="Palatino Linotype" w:hAnsi="Palatino Linotype" w:cs="Palatino Linotype"/>
            <w:sz w:val="20"/>
            <w:szCs w:val="20"/>
          </w:rPr>
          <w:delText xml:space="preserve">optimal </w:delText>
        </w:r>
        <w:r w:rsidDel="00227890">
          <w:rPr>
            <w:rFonts w:ascii="Palatino Linotype" w:eastAsia="Palatino Linotype" w:hAnsi="Palatino Linotype" w:cs="Palatino Linotype"/>
            <w:sz w:val="20"/>
            <w:szCs w:val="20"/>
          </w:rPr>
          <w:delText xml:space="preserve">variomatic </w:delText>
        </w:r>
        <w:r w:rsidR="00BD6E51" w:rsidDel="00227890">
          <w:rPr>
            <w:rFonts w:ascii="Palatino Linotype" w:eastAsia="Palatino Linotype" w:hAnsi="Palatino Linotype" w:cs="Palatino Linotype"/>
            <w:sz w:val="20"/>
            <w:szCs w:val="20"/>
          </w:rPr>
          <w:delText>and the discontinuous phenomenological stoichiometries</w:delText>
        </w:r>
        <w:r w:rsidDel="00227890">
          <w:rPr>
            <w:rFonts w:ascii="Palatino Linotype" w:eastAsia="Palatino Linotype" w:hAnsi="Palatino Linotype" w:cs="Palatino Linotype"/>
            <w:sz w:val="20"/>
            <w:szCs w:val="20"/>
          </w:rPr>
          <w:delText xml:space="preserve"> decrease with increasing force ratio.  </w:delText>
        </w:r>
      </w:del>
      <w:ins w:id="567" w:author="Yanfei Zhang" w:date="2022-04-05T20:51:00Z">
        <w:r w:rsidR="00227890" w:rsidRPr="00227890">
          <w:rPr>
            <w:rFonts w:ascii="Palatino Linotype" w:eastAsia="Palatino Linotype" w:hAnsi="Palatino Linotype" w:cs="Palatino Linotype"/>
            <w:sz w:val="20"/>
            <w:szCs w:val="20"/>
          </w:rPr>
          <w:t xml:space="preserve">The corresponding line in Figure S3B shows how the </w:t>
        </w:r>
        <w:proofErr w:type="spellStart"/>
        <w:r w:rsidR="00227890" w:rsidRPr="00227890">
          <w:rPr>
            <w:rFonts w:ascii="Palatino Linotype" w:eastAsia="Palatino Linotype" w:hAnsi="Palatino Linotype" w:cs="Palatino Linotype"/>
            <w:sz w:val="20"/>
            <w:szCs w:val="20"/>
          </w:rPr>
          <w:t>variomatic</w:t>
        </w:r>
        <w:proofErr w:type="spellEnd"/>
        <w:r w:rsidR="00227890" w:rsidRPr="00227890">
          <w:rPr>
            <w:rFonts w:ascii="Palatino Linotype" w:eastAsia="Palatino Linotype" w:hAnsi="Palatino Linotype" w:cs="Palatino Linotype"/>
            <w:sz w:val="20"/>
            <w:szCs w:val="20"/>
          </w:rPr>
          <w:t xml:space="preserve"> flux-ratio stoichiometry decreases with increasing force ratio. Figure S3C shows that the flux ratio </w:t>
        </w:r>
        <w:proofErr w:type="spellStart"/>
        <w:r w:rsidR="00227890" w:rsidRPr="00227890">
          <w:rPr>
            <w:rFonts w:ascii="Palatino Linotype" w:eastAsia="Palatino Linotype" w:hAnsi="Palatino Linotype" w:cs="Palatino Linotype"/>
            <w:sz w:val="20"/>
            <w:szCs w:val="20"/>
          </w:rPr>
          <w:t>stoichiometries</w:t>
        </w:r>
        <w:proofErr w:type="spellEnd"/>
        <w:r w:rsidR="00227890" w:rsidRPr="00227890">
          <w:rPr>
            <w:rFonts w:ascii="Palatino Linotype" w:eastAsia="Palatino Linotype" w:hAnsi="Palatino Linotype" w:cs="Palatino Linotype"/>
            <w:sz w:val="20"/>
            <w:szCs w:val="20"/>
          </w:rPr>
          <w:t xml:space="preserve"> increase with increase of ATP synthesis, again consistent with what should be optimal according to the FBA of </w:t>
        </w:r>
      </w:ins>
      <w:ins w:id="568" w:author="Yanfei Zhang" w:date="2022-04-05T21:56:00Z">
        <w:r w:rsidR="007B75FC">
          <w:rPr>
            <w:rFonts w:ascii="Palatino Linotype" w:eastAsia="Palatino Linotype" w:hAnsi="Palatino Linotype" w:cs="Palatino Linotype"/>
            <w:sz w:val="20"/>
            <w:szCs w:val="20"/>
          </w:rPr>
          <w:t xml:space="preserve">Figure </w:t>
        </w:r>
      </w:ins>
      <w:ins w:id="569" w:author="Yanfei Zhang" w:date="2022-04-05T20:51:00Z">
        <w:r w:rsidR="00227890" w:rsidRPr="00227890">
          <w:rPr>
            <w:rFonts w:ascii="Palatino Linotype" w:eastAsia="Palatino Linotype" w:hAnsi="Palatino Linotype" w:cs="Palatino Linotype"/>
            <w:sz w:val="20"/>
            <w:szCs w:val="20"/>
          </w:rPr>
          <w:t>1.</w:t>
        </w:r>
      </w:ins>
    </w:p>
    <w:p w14:paraId="4A39DEA3" w14:textId="2EB42AED" w:rsidR="00421C43" w:rsidRDefault="00176DBB" w:rsidP="00421C43">
      <w:pPr>
        <w:pBdr>
          <w:top w:val="nil"/>
          <w:left w:val="nil"/>
          <w:bottom w:val="nil"/>
          <w:right w:val="nil"/>
          <w:between w:val="nil"/>
        </w:pBdr>
        <w:spacing w:line="240" w:lineRule="auto"/>
        <w:jc w:val="center"/>
        <w:rPr>
          <w:ins w:id="570" w:author="Yanfei Zhang" w:date="2022-03-28T17:52:00Z"/>
          <w:rFonts w:ascii="Palatino Linotype" w:eastAsia="Palatino Linotype" w:hAnsi="Palatino Linotype" w:cs="Palatino Linotype"/>
          <w:sz w:val="20"/>
          <w:szCs w:val="20"/>
        </w:rPr>
      </w:pPr>
      <w:del w:id="571" w:author="Yanfei Zhang" w:date="2022-03-28T17:52:00Z">
        <w:r w:rsidDel="007731D9">
          <w:rPr>
            <w:rFonts w:ascii="Palatino Linotype" w:eastAsia="Palatino Linotype" w:hAnsi="Palatino Linotype" w:cs="Palatino Linotype"/>
            <w:noProof/>
            <w:sz w:val="20"/>
            <w:szCs w:val="20"/>
            <w:lang w:eastAsia="zh-CN"/>
          </w:rPr>
          <mc:AlternateContent>
            <mc:Choice Requires="wps">
              <w:drawing>
                <wp:anchor distT="0" distB="0" distL="114300" distR="114300" simplePos="0" relativeHeight="251665408" behindDoc="0" locked="0" layoutInCell="1" allowOverlap="1" wp14:anchorId="4A7571C1" wp14:editId="41B81F95">
                  <wp:simplePos x="0" y="0"/>
                  <wp:positionH relativeFrom="column">
                    <wp:posOffset>3223297</wp:posOffset>
                  </wp:positionH>
                  <wp:positionV relativeFrom="paragraph">
                    <wp:posOffset>1228426</wp:posOffset>
                  </wp:positionV>
                  <wp:extent cx="1102659" cy="53788"/>
                  <wp:effectExtent l="19050" t="19050" r="21590" b="22860"/>
                  <wp:wrapNone/>
                  <wp:docPr id="20" name="Straight Connector 20"/>
                  <wp:cNvGraphicFramePr/>
                  <a:graphic xmlns:a="http://schemas.openxmlformats.org/drawingml/2006/main">
                    <a:graphicData uri="http://schemas.microsoft.com/office/word/2010/wordprocessingShape">
                      <wps:wsp>
                        <wps:cNvCnPr/>
                        <wps:spPr>
                          <a:xfrm>
                            <a:off x="0" y="0"/>
                            <a:ext cx="1102659" cy="53788"/>
                          </a:xfrm>
                          <a:prstGeom prst="line">
                            <a:avLst/>
                          </a:prstGeom>
                          <a:ln w="28575">
                            <a:solidFill>
                              <a:srgbClr val="7030A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0A4AB3" id="Straight Connector 20"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8pt,96.75pt" to="340.6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" strokecolor="#7030a0" strokeweight="2.25pt">
                  <v:stroke joinstyle="miter"/>
                </v:line>
              </w:pict>
            </mc:Fallback>
          </mc:AlternateContent>
        </w:r>
        <w:r w:rsidR="005A03FC" w:rsidDel="007731D9">
          <w:rPr>
            <w:rFonts w:ascii="Palatino Linotype" w:eastAsia="Palatino Linotype" w:hAnsi="Palatino Linotype" w:cs="Palatino Linotype"/>
            <w:noProof/>
            <w:sz w:val="20"/>
            <w:szCs w:val="20"/>
            <w:lang w:eastAsia="zh-CN"/>
          </w:rPr>
          <mc:AlternateContent>
            <mc:Choice Requires="wps">
              <w:drawing>
                <wp:anchor distT="0" distB="0" distL="114300" distR="114300" simplePos="0" relativeHeight="251663360" behindDoc="0" locked="0" layoutInCell="1" allowOverlap="1" wp14:anchorId="6DEC27A9" wp14:editId="48929E53">
                  <wp:simplePos x="0" y="0"/>
                  <wp:positionH relativeFrom="column">
                    <wp:posOffset>2362685</wp:posOffset>
                  </wp:positionH>
                  <wp:positionV relativeFrom="paragraph">
                    <wp:posOffset>1004309</wp:posOffset>
                  </wp:positionV>
                  <wp:extent cx="860611" cy="224117"/>
                  <wp:effectExtent l="19050" t="19050" r="34925" b="24130"/>
                  <wp:wrapNone/>
                  <wp:docPr id="19" name="Straight Connector 19"/>
                  <wp:cNvGraphicFramePr/>
                  <a:graphic xmlns:a="http://schemas.openxmlformats.org/drawingml/2006/main">
                    <a:graphicData uri="http://schemas.microsoft.com/office/word/2010/wordprocessingShape">
                      <wps:wsp>
                        <wps:cNvCnPr/>
                        <wps:spPr>
                          <a:xfrm>
                            <a:off x="0" y="0"/>
                            <a:ext cx="860611" cy="224117"/>
                          </a:xfrm>
                          <a:prstGeom prst="line">
                            <a:avLst/>
                          </a:prstGeom>
                          <a:ln w="28575">
                            <a:solidFill>
                              <a:srgbClr val="7030A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06C778" id="Straight Connector 19"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05pt,79.1pt" to="253.8pt,9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" strokecolor="#7030a0" strokeweight="2.25pt">
                  <v:stroke joinstyle="miter"/>
                </v:line>
              </w:pict>
            </mc:Fallback>
          </mc:AlternateContent>
        </w:r>
        <w:r w:rsidR="005A03FC" w:rsidDel="007731D9">
          <w:rPr>
            <w:rFonts w:ascii="Palatino Linotype" w:eastAsia="Palatino Linotype" w:hAnsi="Palatino Linotype" w:cs="Palatino Linotype"/>
            <w:noProof/>
            <w:sz w:val="20"/>
            <w:szCs w:val="20"/>
            <w:lang w:eastAsia="zh-CN"/>
          </w:rPr>
          <mc:AlternateContent>
            <mc:Choice Requires="wps">
              <w:drawing>
                <wp:anchor distT="0" distB="0" distL="114300" distR="114300" simplePos="0" relativeHeight="251661312" behindDoc="0" locked="0" layoutInCell="1" allowOverlap="1" wp14:anchorId="779866BC" wp14:editId="0025AFB1">
                  <wp:simplePos x="0" y="0"/>
                  <wp:positionH relativeFrom="column">
                    <wp:posOffset>1972721</wp:posOffset>
                  </wp:positionH>
                  <wp:positionV relativeFrom="paragraph">
                    <wp:posOffset>591932</wp:posOffset>
                  </wp:positionV>
                  <wp:extent cx="389965" cy="412377"/>
                  <wp:effectExtent l="19050" t="19050" r="29210" b="26035"/>
                  <wp:wrapNone/>
                  <wp:docPr id="18" name="Straight Connector 18"/>
                  <wp:cNvGraphicFramePr/>
                  <a:graphic xmlns:a="http://schemas.openxmlformats.org/drawingml/2006/main">
                    <a:graphicData uri="http://schemas.microsoft.com/office/word/2010/wordprocessingShape">
                      <wps:wsp>
                        <wps:cNvCnPr/>
                        <wps:spPr>
                          <a:xfrm>
                            <a:off x="0" y="0"/>
                            <a:ext cx="389965" cy="412377"/>
                          </a:xfrm>
                          <a:prstGeom prst="line">
                            <a:avLst/>
                          </a:prstGeom>
                          <a:ln w="28575">
                            <a:solidFill>
                              <a:srgbClr val="7030A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DA5452" id="Straight Connector 18"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35pt,46.6pt" to="186.05pt,7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" strokecolor="#7030a0" strokeweight="2.25pt">
                  <v:stroke joinstyle="miter"/>
                </v:line>
              </w:pict>
            </mc:Fallback>
          </mc:AlternateContent>
        </w:r>
        <w:r w:rsidR="005A03FC" w:rsidDel="007731D9">
          <w:rPr>
            <w:rFonts w:ascii="Palatino Linotype" w:eastAsia="Palatino Linotype" w:hAnsi="Palatino Linotype" w:cs="Palatino Linotype"/>
            <w:noProof/>
            <w:sz w:val="20"/>
            <w:szCs w:val="20"/>
            <w:lang w:eastAsia="zh-CN"/>
          </w:rPr>
          <mc:AlternateContent>
            <mc:Choice Requires="wps">
              <w:drawing>
                <wp:anchor distT="0" distB="0" distL="114300" distR="114300" simplePos="0" relativeHeight="251659264" behindDoc="0" locked="0" layoutInCell="1" allowOverlap="1" wp14:anchorId="776B0F8D" wp14:editId="08CDC425">
                  <wp:simplePos x="0" y="0"/>
                  <wp:positionH relativeFrom="column">
                    <wp:posOffset>1838250</wp:posOffset>
                  </wp:positionH>
                  <wp:positionV relativeFrom="paragraph">
                    <wp:posOffset>67497</wp:posOffset>
                  </wp:positionV>
                  <wp:extent cx="134471" cy="524435"/>
                  <wp:effectExtent l="19050" t="19050" r="37465" b="28575"/>
                  <wp:wrapNone/>
                  <wp:docPr id="17" name="Straight Connector 17"/>
                  <wp:cNvGraphicFramePr/>
                  <a:graphic xmlns:a="http://schemas.openxmlformats.org/drawingml/2006/main">
                    <a:graphicData uri="http://schemas.microsoft.com/office/word/2010/wordprocessingShape">
                      <wps:wsp>
                        <wps:cNvCnPr/>
                        <wps:spPr>
                          <a:xfrm>
                            <a:off x="0" y="0"/>
                            <a:ext cx="134471" cy="524435"/>
                          </a:xfrm>
                          <a:prstGeom prst="line">
                            <a:avLst/>
                          </a:prstGeom>
                          <a:ln w="28575">
                            <a:solidFill>
                              <a:srgbClr val="7030A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77B038" id="Straight Connector 17"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44.75pt,5.3pt" to="155.35pt,4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" strokecolor="#7030a0" strokeweight="2.25pt">
                  <v:stroke joinstyle="miter"/>
                </v:line>
              </w:pict>
            </mc:Fallback>
          </mc:AlternateContent>
        </w:r>
        <w:r w:rsidR="00421C43" w:rsidDel="007731D9">
          <w:rPr>
            <w:rFonts w:ascii="Palatino Linotype" w:eastAsia="Palatino Linotype" w:hAnsi="Palatino Linotype" w:cs="Palatino Linotype"/>
            <w:noProof/>
            <w:sz w:val="20"/>
            <w:szCs w:val="20"/>
            <w:lang w:eastAsia="zh-CN"/>
          </w:rPr>
          <w:drawing>
            <wp:inline distT="0" distB="0" distL="0" distR="0" wp14:anchorId="229490F8" wp14:editId="55396F07">
              <wp:extent cx="3299155" cy="240460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e S6.png"/>
                      <pic:cNvPicPr/>
                    </pic:nvPicPr>
                    <pic:blipFill>
                      <a:blip r:embed="rId17">
                        <a:extLst>
                          <a:ext uri="{28A0092B-C50C-407E-A947-70E740481C1C}">
                            <a14:useLocalDpi xmlns:a14="http://schemas.microsoft.com/office/drawing/2010/main" val="0"/>
                          </a:ext>
                        </a:extLst>
                      </a:blip>
                      <a:stretch>
                        <a:fillRect/>
                      </a:stretch>
                    </pic:blipFill>
                    <pic:spPr>
                      <a:xfrm>
                        <a:off x="0" y="0"/>
                        <a:ext cx="3307098" cy="2410397"/>
                      </a:xfrm>
                      <a:prstGeom prst="rect">
                        <a:avLst/>
                      </a:prstGeom>
                    </pic:spPr>
                  </pic:pic>
                </a:graphicData>
              </a:graphic>
            </wp:inline>
          </w:drawing>
        </w:r>
      </w:del>
    </w:p>
    <w:p w14:paraId="50DF8184" w14:textId="5673853B" w:rsidR="007731D9" w:rsidRDefault="00E30CFC" w:rsidP="00421C43">
      <w:pPr>
        <w:pBdr>
          <w:top w:val="nil"/>
          <w:left w:val="nil"/>
          <w:bottom w:val="nil"/>
          <w:right w:val="nil"/>
          <w:between w:val="nil"/>
        </w:pBdr>
        <w:spacing w:line="240" w:lineRule="auto"/>
        <w:jc w:val="center"/>
        <w:rPr>
          <w:rFonts w:ascii="Palatino Linotype" w:eastAsia="Palatino Linotype" w:hAnsi="Palatino Linotype" w:cs="Palatino Linotype"/>
          <w:sz w:val="20"/>
          <w:szCs w:val="20"/>
        </w:rPr>
      </w:pPr>
      <w:ins w:id="572" w:author="Yanfei Zhang" w:date="2022-04-05T20:44:00Z">
        <w:r>
          <w:rPr>
            <w:rFonts w:ascii="Palatino Linotype" w:eastAsia="Palatino Linotype" w:hAnsi="Palatino Linotype" w:cs="Palatino Linotype"/>
            <w:noProof/>
            <w:sz w:val="20"/>
            <w:szCs w:val="20"/>
            <w:lang w:eastAsia="zh-CN"/>
          </w:rPr>
          <w:lastRenderedPageBreak/>
          <w:drawing>
            <wp:inline distT="0" distB="0" distL="0" distR="0" wp14:anchorId="28CB1C0D" wp14:editId="55FD115B">
              <wp:extent cx="3124200" cy="2733852"/>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gure 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32608" cy="2741209"/>
                      </a:xfrm>
                      <a:prstGeom prst="rect">
                        <a:avLst/>
                      </a:prstGeom>
                    </pic:spPr>
                  </pic:pic>
                </a:graphicData>
              </a:graphic>
            </wp:inline>
          </w:drawing>
        </w:r>
      </w:ins>
      <w:bookmarkStart w:id="573" w:name="_GoBack"/>
      <w:bookmarkEnd w:id="573"/>
    </w:p>
    <w:p w14:paraId="291EFA65" w14:textId="45D5C3F2" w:rsidR="00421C43" w:rsidRDefault="00421C43" w:rsidP="00421C43">
      <w:pPr>
        <w:pBdr>
          <w:top w:val="nil"/>
          <w:left w:val="nil"/>
          <w:bottom w:val="nil"/>
          <w:right w:val="nil"/>
          <w:between w:val="nil"/>
        </w:pBdr>
        <w:spacing w:line="240" w:lineRule="auto"/>
        <w:ind w:firstLine="425"/>
        <w:jc w:val="center"/>
        <w:rPr>
          <w:rFonts w:ascii="Palatino Linotype" w:eastAsia="Palatino Linotype" w:hAnsi="Palatino Linotype" w:cs="Palatino Linotype"/>
          <w:sz w:val="20"/>
          <w:szCs w:val="20"/>
        </w:rPr>
      </w:pPr>
    </w:p>
    <w:p w14:paraId="2478ACBD" w14:textId="19C95C3C" w:rsidR="00421C43" w:rsidRPr="00E7703F" w:rsidDel="00A45EF6" w:rsidRDefault="00176DBB" w:rsidP="00421C43">
      <w:pPr>
        <w:spacing w:before="60" w:after="60" w:line="240" w:lineRule="auto"/>
        <w:jc w:val="center"/>
        <w:rPr>
          <w:del w:id="574" w:author="Yanfei Zhang" w:date="2022-04-04T20:23:00Z"/>
          <w:rFonts w:ascii="Palatino Linotype" w:eastAsia="Cambria Math" w:hAnsi="Palatino Linotype" w:cs="Cambria Math"/>
          <w:sz w:val="20"/>
          <w:szCs w:val="20"/>
        </w:rPr>
      </w:pPr>
      <w:r>
        <w:rPr>
          <w:rFonts w:ascii="Palatino Linotype" w:eastAsia="Palatino Linotype" w:hAnsi="Palatino Linotype" w:cs="Palatino Linotype"/>
          <w:b/>
          <w:sz w:val="18"/>
          <w:szCs w:val="18"/>
        </w:rPr>
        <w:t>Figure 2</w:t>
      </w:r>
      <w:r w:rsidR="00421C43" w:rsidRPr="00C84C3E">
        <w:rPr>
          <w:rFonts w:ascii="Palatino Linotype" w:eastAsia="Palatino Linotype" w:hAnsi="Palatino Linotype" w:cs="Palatino Linotype"/>
          <w:b/>
          <w:sz w:val="18"/>
          <w:szCs w:val="18"/>
        </w:rPr>
        <w:t>.</w:t>
      </w:r>
      <w:r>
        <w:rPr>
          <w:rFonts w:ascii="Palatino Linotype" w:eastAsia="Palatino Linotype" w:hAnsi="Palatino Linotype" w:cs="Palatino Linotype"/>
          <w:sz w:val="18"/>
          <w:szCs w:val="18"/>
        </w:rPr>
        <w:t xml:space="preserve"> Variomatic and discontinuous optimal </w:t>
      </w:r>
      <w:r w:rsidR="00421C43" w:rsidRPr="00C84C3E">
        <w:rPr>
          <w:rFonts w:ascii="Palatino Linotype" w:eastAsia="Palatino Linotype" w:hAnsi="Palatino Linotype" w:cs="Palatino Linotype"/>
          <w:sz w:val="18"/>
          <w:szCs w:val="18"/>
        </w:rPr>
        <w:t xml:space="preserve">gear shifting. Normalized ATP synthesis flux versus force ratio at </w:t>
      </w:r>
      <w:r>
        <w:rPr>
          <w:rFonts w:ascii="Palatino Linotype" w:eastAsia="Palatino Linotype" w:hAnsi="Palatino Linotype" w:cs="Palatino Linotype"/>
          <w:sz w:val="18"/>
          <w:szCs w:val="18"/>
        </w:rPr>
        <w:t xml:space="preserve">optimal but </w:t>
      </w:r>
      <w:r w:rsidRPr="00227890">
        <w:rPr>
          <w:rFonts w:ascii="Palatino Linotype" w:eastAsia="Palatino Linotype" w:hAnsi="Palatino Linotype" w:cs="Palatino Linotype"/>
          <w:sz w:val="18"/>
          <w:szCs w:val="18"/>
        </w:rPr>
        <w:t xml:space="preserve">integer (full line) </w:t>
      </w:r>
      <w:r w:rsidR="00421C43" w:rsidRPr="00227890">
        <w:rPr>
          <w:rFonts w:ascii="Palatino Linotype" w:eastAsia="Palatino Linotype" w:hAnsi="Palatino Linotype" w:cs="Palatino Linotype"/>
          <w:sz w:val="18"/>
          <w:szCs w:val="18"/>
        </w:rPr>
        <w:t xml:space="preserve">magnitudes of the phenomenological stoichiometry Z, </w:t>
      </w:r>
      <w:r w:rsidRPr="00227890">
        <w:rPr>
          <w:rFonts w:ascii="Palatino Linotype" w:eastAsia="Palatino Linotype" w:hAnsi="Palatino Linotype" w:cs="Palatino Linotype"/>
          <w:sz w:val="18"/>
          <w:szCs w:val="18"/>
        </w:rPr>
        <w:t>and as optimal but continuously varyin</w:t>
      </w:r>
      <w:r w:rsidRPr="0022764D">
        <w:rPr>
          <w:rFonts w:ascii="Palatino Linotype" w:eastAsia="Palatino Linotype" w:hAnsi="Palatino Linotype" w:cs="Palatino Linotype"/>
          <w:sz w:val="18"/>
          <w:szCs w:val="18"/>
        </w:rPr>
        <w:t>g</w:t>
      </w:r>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variomatic</w:t>
      </w:r>
      <w:proofErr w:type="spellEnd"/>
      <w:r>
        <w:rPr>
          <w:rFonts w:ascii="Palatino Linotype" w:eastAsia="Palatino Linotype" w:hAnsi="Palatino Linotype" w:cs="Palatino Linotype"/>
          <w:sz w:val="18"/>
          <w:szCs w:val="18"/>
        </w:rPr>
        <w:t>’) magnitudes (</w:t>
      </w:r>
      <w:del w:id="575" w:author="Yanfei Zhang" w:date="2022-04-05T21:52:00Z">
        <w:r w:rsidDel="00F819B9">
          <w:rPr>
            <w:rFonts w:ascii="Palatino Linotype" w:eastAsia="Palatino Linotype" w:hAnsi="Palatino Linotype" w:cs="Palatino Linotype"/>
            <w:sz w:val="18"/>
            <w:szCs w:val="18"/>
          </w:rPr>
          <w:delText xml:space="preserve">dashed </w:delText>
        </w:r>
      </w:del>
      <w:ins w:id="576" w:author="Yanfei Zhang" w:date="2022-04-05T21:52:00Z">
        <w:r w:rsidR="00F819B9">
          <w:rPr>
            <w:rFonts w:ascii="Palatino Linotype" w:eastAsia="Palatino Linotype" w:hAnsi="Palatino Linotype" w:cs="Palatino Linotype"/>
            <w:sz w:val="18"/>
            <w:szCs w:val="18"/>
          </w:rPr>
          <w:t>purple</w:t>
        </w:r>
        <w:r w:rsidR="00F819B9">
          <w:rPr>
            <w:rFonts w:ascii="Palatino Linotype" w:eastAsia="Palatino Linotype" w:hAnsi="Palatino Linotype" w:cs="Palatino Linotype"/>
            <w:sz w:val="18"/>
            <w:szCs w:val="18"/>
          </w:rPr>
          <w:t xml:space="preserve"> </w:t>
        </w:r>
      </w:ins>
      <w:r>
        <w:rPr>
          <w:rFonts w:ascii="Palatino Linotype" w:eastAsia="Palatino Linotype" w:hAnsi="Palatino Linotype" w:cs="Palatino Linotype"/>
          <w:sz w:val="18"/>
          <w:szCs w:val="18"/>
        </w:rPr>
        <w:t>line).</w:t>
      </w:r>
      <w:del w:id="577" w:author="Yanfei Zhang" w:date="2022-04-05T20:53:00Z">
        <w:r w:rsidDel="00227890">
          <w:rPr>
            <w:rFonts w:ascii="Palatino Linotype" w:eastAsia="Palatino Linotype" w:hAnsi="Palatino Linotype" w:cs="Palatino Linotype"/>
            <w:sz w:val="18"/>
            <w:szCs w:val="18"/>
          </w:rPr>
          <w:delText xml:space="preserve"> </w:delText>
        </w:r>
      </w:del>
      <w:r>
        <w:rPr>
          <w:rFonts w:ascii="Palatino Linotype" w:eastAsia="Palatino Linotype" w:hAnsi="Palatino Linotype" w:cs="Palatino Linotype"/>
          <w:sz w:val="18"/>
          <w:szCs w:val="18"/>
        </w:rPr>
        <w:t xml:space="preserve"> See supplemental material </w:t>
      </w:r>
      <w:ins w:id="578" w:author="Yanfei Zhang" w:date="2022-04-05T20:53:00Z">
        <w:r w:rsidR="00227890">
          <w:rPr>
            <w:rFonts w:ascii="Palatino Linotype" w:eastAsia="Palatino Linotype" w:hAnsi="Palatino Linotype" w:cs="Palatino Linotype"/>
            <w:sz w:val="18"/>
            <w:szCs w:val="18"/>
          </w:rPr>
          <w:t xml:space="preserve">S2 </w:t>
        </w:r>
      </w:ins>
      <w:r>
        <w:rPr>
          <w:rFonts w:ascii="Palatino Linotype" w:eastAsia="Palatino Linotype" w:hAnsi="Palatino Linotype" w:cs="Palatino Linotype"/>
          <w:sz w:val="18"/>
          <w:szCs w:val="18"/>
        </w:rPr>
        <w:t xml:space="preserve">for details. </w:t>
      </w:r>
    </w:p>
    <w:p w14:paraId="4487A367" w14:textId="77777777" w:rsidR="00421C43" w:rsidDel="00742029" w:rsidRDefault="00421C43" w:rsidP="00421C43">
      <w:pPr>
        <w:pBdr>
          <w:top w:val="nil"/>
          <w:left w:val="nil"/>
          <w:bottom w:val="nil"/>
          <w:right w:val="nil"/>
          <w:between w:val="nil"/>
        </w:pBdr>
        <w:spacing w:line="240" w:lineRule="auto"/>
        <w:ind w:left="432" w:right="432"/>
        <w:rPr>
          <w:del w:id="579" w:author="Yanfei Zhang" w:date="2022-03-28T17:59:00Z"/>
          <w:rFonts w:ascii="Palatino Linotype" w:eastAsia="Palatino Linotype" w:hAnsi="Palatino Linotype" w:cs="Palatino Linotype"/>
          <w:sz w:val="18"/>
          <w:szCs w:val="18"/>
        </w:rPr>
      </w:pPr>
    </w:p>
    <w:p w14:paraId="60E044A9" w14:textId="77777777" w:rsidR="00421C43" w:rsidDel="00742029" w:rsidRDefault="00421C43">
      <w:pPr>
        <w:pBdr>
          <w:top w:val="nil"/>
          <w:left w:val="nil"/>
          <w:bottom w:val="nil"/>
          <w:right w:val="nil"/>
          <w:between w:val="nil"/>
        </w:pBdr>
        <w:spacing w:line="240" w:lineRule="auto"/>
        <w:ind w:right="432"/>
        <w:rPr>
          <w:del w:id="580" w:author="Yanfei Zhang" w:date="2022-03-28T17:59:00Z"/>
          <w:rFonts w:ascii="Palatino Linotype" w:eastAsia="Palatino Linotype" w:hAnsi="Palatino Linotype" w:cs="Palatino Linotype"/>
          <w:sz w:val="20"/>
          <w:szCs w:val="20"/>
        </w:rPr>
        <w:pPrChange w:id="581" w:author="Yanfei Zhang" w:date="2022-03-28T17:59:00Z">
          <w:pPr>
            <w:pBdr>
              <w:top w:val="nil"/>
              <w:left w:val="nil"/>
              <w:bottom w:val="nil"/>
              <w:right w:val="nil"/>
              <w:between w:val="nil"/>
            </w:pBdr>
            <w:spacing w:line="240" w:lineRule="auto"/>
            <w:ind w:left="432" w:right="432"/>
          </w:pPr>
        </w:pPrChange>
      </w:pPr>
    </w:p>
    <w:p w14:paraId="55E7C98B" w14:textId="77777777" w:rsidR="00380D7B" w:rsidRDefault="00380D7B" w:rsidP="00A45EF6">
      <w:pPr>
        <w:spacing w:before="60" w:after="60" w:line="240" w:lineRule="auto"/>
        <w:jc w:val="center"/>
        <w:rPr>
          <w:rFonts w:ascii="Palatino Linotype" w:eastAsia="Palatino Linotype" w:hAnsi="Palatino Linotype" w:cs="Palatino Linotype"/>
          <w:sz w:val="18"/>
          <w:szCs w:val="18"/>
        </w:rPr>
        <w:pPrChange w:id="582" w:author="Yanfei Zhang" w:date="2022-04-04T20:23:00Z">
          <w:pPr>
            <w:pBdr>
              <w:top w:val="nil"/>
              <w:left w:val="nil"/>
              <w:bottom w:val="nil"/>
              <w:right w:val="nil"/>
              <w:between w:val="nil"/>
            </w:pBdr>
            <w:spacing w:line="240" w:lineRule="auto"/>
            <w:ind w:left="432" w:right="432"/>
          </w:pPr>
        </w:pPrChange>
      </w:pPr>
    </w:p>
    <w:p w14:paraId="2E791DC3" w14:textId="54D54ABD" w:rsidR="00AE7656" w:rsidRPr="00107C83" w:rsidRDefault="00430B81">
      <w:pPr>
        <w:pBdr>
          <w:top w:val="nil"/>
          <w:left w:val="nil"/>
          <w:bottom w:val="nil"/>
          <w:right w:val="nil"/>
          <w:between w:val="nil"/>
        </w:pBdr>
        <w:spacing w:before="240" w:after="120" w:line="240" w:lineRule="auto"/>
        <w:jc w:val="left"/>
        <w:rPr>
          <w:rFonts w:ascii="Palatino Linotype" w:eastAsia="Palatino Linotype" w:hAnsi="Palatino Linotype" w:cs="Palatino Linotype"/>
          <w:i/>
          <w:sz w:val="20"/>
          <w:szCs w:val="20"/>
        </w:rPr>
      </w:pPr>
      <w:r w:rsidRPr="00107C83">
        <w:rPr>
          <w:rFonts w:ascii="Palatino Linotype" w:eastAsia="Palatino Linotype" w:hAnsi="Palatino Linotype" w:cs="Palatino Linotype"/>
          <w:i/>
          <w:sz w:val="20"/>
          <w:szCs w:val="20"/>
        </w:rPr>
        <w:t>3.</w:t>
      </w:r>
      <w:ins w:id="583" w:author="Yanfei Zhang" w:date="2022-03-28T18:01:00Z">
        <w:r w:rsidR="00742029">
          <w:rPr>
            <w:rFonts w:ascii="Palatino Linotype" w:eastAsia="Palatino Linotype" w:hAnsi="Palatino Linotype" w:cs="Palatino Linotype"/>
            <w:i/>
            <w:sz w:val="20"/>
            <w:szCs w:val="20"/>
          </w:rPr>
          <w:t>3</w:t>
        </w:r>
      </w:ins>
      <w:del w:id="584" w:author="Yanfei Zhang" w:date="2022-03-28T18:01:00Z">
        <w:r w:rsidR="006F5AAE" w:rsidRPr="00107C83" w:rsidDel="00742029">
          <w:rPr>
            <w:rFonts w:ascii="Palatino Linotype" w:eastAsia="Palatino Linotype" w:hAnsi="Palatino Linotype" w:cs="Palatino Linotype"/>
            <w:i/>
            <w:sz w:val="20"/>
            <w:szCs w:val="20"/>
          </w:rPr>
          <w:delText>9</w:delText>
        </w:r>
      </w:del>
      <w:r w:rsidR="00F771FC" w:rsidRPr="00107C83">
        <w:rPr>
          <w:rFonts w:ascii="Palatino Linotype" w:eastAsia="Palatino Linotype" w:hAnsi="Palatino Linotype" w:cs="Palatino Linotype"/>
          <w:i/>
          <w:sz w:val="20"/>
          <w:szCs w:val="20"/>
        </w:rPr>
        <w:t xml:space="preserve"> Kinetic model demonstrating gear shifting in S</w:t>
      </w:r>
      <w:r w:rsidR="000613B9" w:rsidRPr="00107C83">
        <w:rPr>
          <w:rFonts w:ascii="Palatino Linotype" w:eastAsia="Palatino Linotype" w:hAnsi="Palatino Linotype" w:cs="Palatino Linotype"/>
          <w:i/>
          <w:sz w:val="20"/>
          <w:szCs w:val="20"/>
        </w:rPr>
        <w:t>.</w:t>
      </w:r>
      <w:r w:rsidR="00F771FC" w:rsidRPr="00107C83">
        <w:rPr>
          <w:rFonts w:ascii="Palatino Linotype" w:eastAsia="Palatino Linotype" w:hAnsi="Palatino Linotype" w:cs="Palatino Linotype"/>
          <w:i/>
          <w:sz w:val="20"/>
          <w:szCs w:val="20"/>
        </w:rPr>
        <w:t xml:space="preserve"> solf</w:t>
      </w:r>
      <w:r w:rsidR="002B7394" w:rsidRPr="00107C83">
        <w:rPr>
          <w:rFonts w:ascii="Palatino Linotype" w:eastAsia="Palatino Linotype" w:hAnsi="Palatino Linotype" w:cs="Palatino Linotype"/>
          <w:i/>
          <w:sz w:val="20"/>
          <w:szCs w:val="20"/>
        </w:rPr>
        <w:t>a</w:t>
      </w:r>
      <w:r w:rsidR="00F771FC" w:rsidRPr="00107C83">
        <w:rPr>
          <w:rFonts w:ascii="Palatino Linotype" w:eastAsia="Palatino Linotype" w:hAnsi="Palatino Linotype" w:cs="Palatino Linotype"/>
          <w:i/>
          <w:sz w:val="20"/>
          <w:szCs w:val="20"/>
        </w:rPr>
        <w:t>taricus</w:t>
      </w:r>
    </w:p>
    <w:p w14:paraId="777790D0" w14:textId="1AA9336F" w:rsidR="00FB6033" w:rsidRPr="005923C5" w:rsidRDefault="00FB6033" w:rsidP="006D0983">
      <w:pPr>
        <w:pBdr>
          <w:top w:val="nil"/>
          <w:left w:val="nil"/>
          <w:bottom w:val="nil"/>
          <w:right w:val="nil"/>
          <w:between w:val="nil"/>
        </w:pBdr>
        <w:spacing w:line="240" w:lineRule="auto"/>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In the preceding sections, we used a non-equilibrium thermodynamic description to illustrate the principles of gear shifting. </w:t>
      </w:r>
      <w:r w:rsidR="002B035A">
        <w:rPr>
          <w:rFonts w:ascii="Palatino Linotype" w:eastAsia="Palatino Linotype" w:hAnsi="Palatino Linotype" w:cs="Palatino Linotype"/>
          <w:sz w:val="20"/>
          <w:szCs w:val="20"/>
        </w:rPr>
        <w:t>Th</w:t>
      </w:r>
      <w:r w:rsidR="002668A9">
        <w:rPr>
          <w:rFonts w:ascii="Palatino Linotype" w:eastAsia="Palatino Linotype" w:hAnsi="Palatino Linotype" w:cs="Palatino Linotype"/>
          <w:sz w:val="20"/>
          <w:szCs w:val="20"/>
        </w:rPr>
        <w:t>is</w:t>
      </w:r>
      <w:r w:rsidR="002B035A">
        <w:rPr>
          <w:rFonts w:ascii="Palatino Linotype" w:eastAsia="Palatino Linotype" w:hAnsi="Palatino Linotype" w:cs="Palatino Linotype"/>
          <w:sz w:val="20"/>
          <w:szCs w:val="20"/>
        </w:rPr>
        <w:t xml:space="preserve"> linear non-equilibrium thermodynamic description of bioenergetics is able to predict and describe</w:t>
      </w:r>
      <w:r>
        <w:rPr>
          <w:rFonts w:ascii="Palatino Linotype" w:eastAsia="Palatino Linotype" w:hAnsi="Palatino Linotype" w:cs="Palatino Linotype"/>
          <w:sz w:val="20"/>
          <w:szCs w:val="20"/>
        </w:rPr>
        <w:t xml:space="preserve"> </w:t>
      </w:r>
      <w:r w:rsidR="002B035A">
        <w:rPr>
          <w:rFonts w:ascii="Palatino Linotype" w:eastAsia="Palatino Linotype" w:hAnsi="Palatino Linotype" w:cs="Palatino Linotype"/>
          <w:sz w:val="20"/>
          <w:szCs w:val="20"/>
        </w:rPr>
        <w:t xml:space="preserve">the features of the process only qualitatively, as the linear flow force relations used are only strictly valid close to equilibrium. </w:t>
      </w:r>
      <w:r w:rsidR="00E914E3">
        <w:rPr>
          <w:rFonts w:ascii="Palatino Linotype" w:eastAsia="Palatino Linotype" w:hAnsi="Palatino Linotype" w:cs="Palatino Linotype"/>
          <w:sz w:val="20"/>
          <w:szCs w:val="20"/>
        </w:rPr>
        <w:t xml:space="preserve">It should be more accurate to describe the effects of such gear shifting when using validated enzyme kinetic </w:t>
      </w:r>
      <w:r w:rsidR="00E914E3" w:rsidRPr="005923C5">
        <w:rPr>
          <w:rFonts w:ascii="Palatino Linotype" w:eastAsia="Palatino Linotype" w:hAnsi="Palatino Linotype" w:cs="Palatino Linotype"/>
          <w:sz w:val="20"/>
          <w:szCs w:val="20"/>
        </w:rPr>
        <w:t xml:space="preserve">descriptions of the process, especially if these have been validated </w:t>
      </w:r>
      <w:r w:rsidR="00EC3A5B" w:rsidRPr="005923C5">
        <w:rPr>
          <w:rFonts w:ascii="Palatino Linotype" w:eastAsia="Palatino Linotype" w:hAnsi="Palatino Linotype" w:cs="Palatino Linotype"/>
          <w:sz w:val="20"/>
          <w:szCs w:val="20"/>
        </w:rPr>
        <w:t xml:space="preserve">experimentally, </w:t>
      </w:r>
      <w:r w:rsidR="00E914E3" w:rsidRPr="005923C5">
        <w:rPr>
          <w:rFonts w:ascii="Palatino Linotype" w:eastAsia="Palatino Linotype" w:hAnsi="Palatino Linotype" w:cs="Palatino Linotype"/>
          <w:sz w:val="20"/>
          <w:szCs w:val="20"/>
        </w:rPr>
        <w:t xml:space="preserve">at least in part. In this section we shall </w:t>
      </w:r>
      <w:r w:rsidR="00490664" w:rsidRPr="005923C5">
        <w:rPr>
          <w:rFonts w:ascii="Palatino Linotype" w:eastAsia="Palatino Linotype" w:hAnsi="Palatino Linotype" w:cs="Palatino Linotype"/>
          <w:sz w:val="20"/>
          <w:szCs w:val="20"/>
        </w:rPr>
        <w:t>therefore implement a kinetic model</w:t>
      </w:r>
      <w:r w:rsidR="005E6306" w:rsidRPr="005923C5">
        <w:rPr>
          <w:rFonts w:ascii="Palatino Linotype" w:eastAsia="Palatino Linotype" w:hAnsi="Palatino Linotype" w:cs="Palatino Linotype"/>
          <w:sz w:val="20"/>
          <w:szCs w:val="20"/>
        </w:rPr>
        <w:t xml:space="preserve"> to </w:t>
      </w:r>
      <w:r w:rsidR="00EC3A5B" w:rsidRPr="005923C5">
        <w:rPr>
          <w:rFonts w:ascii="Palatino Linotype" w:eastAsia="Palatino Linotype" w:hAnsi="Palatino Linotype" w:cs="Palatino Linotype"/>
          <w:sz w:val="20"/>
          <w:szCs w:val="20"/>
        </w:rPr>
        <w:t>examine if one should expect</w:t>
      </w:r>
      <w:r w:rsidR="005E6306" w:rsidRPr="005923C5">
        <w:rPr>
          <w:rFonts w:ascii="Palatino Linotype" w:eastAsia="Palatino Linotype" w:hAnsi="Palatino Linotype" w:cs="Palatino Linotype"/>
          <w:sz w:val="20"/>
          <w:szCs w:val="20"/>
        </w:rPr>
        <w:t xml:space="preserve"> gear shifting </w:t>
      </w:r>
      <w:r w:rsidR="00EC3A5B" w:rsidRPr="005923C5">
        <w:rPr>
          <w:rFonts w:ascii="Palatino Linotype" w:eastAsia="Palatino Linotype" w:hAnsi="Palatino Linotype" w:cs="Palatino Linotype"/>
          <w:sz w:val="20"/>
          <w:szCs w:val="20"/>
        </w:rPr>
        <w:t>to occur given the known kinetic parameters and the known enzyme kinetics</w:t>
      </w:r>
      <w:r w:rsidR="00245D1B" w:rsidRPr="005923C5">
        <w:rPr>
          <w:rFonts w:ascii="Palatino Linotype" w:eastAsia="Palatino Linotype" w:hAnsi="Palatino Linotype" w:cs="Palatino Linotype"/>
          <w:sz w:val="20"/>
          <w:szCs w:val="20"/>
        </w:rPr>
        <w:t xml:space="preserve">:  this is the lower half of glycolysis in </w:t>
      </w:r>
      <w:r w:rsidR="00245D1B" w:rsidRPr="005923C5">
        <w:rPr>
          <w:rFonts w:ascii="Palatino Linotype" w:eastAsia="Palatino Linotype" w:hAnsi="Palatino Linotype" w:cs="Palatino Linotype"/>
          <w:i/>
          <w:sz w:val="20"/>
          <w:szCs w:val="20"/>
        </w:rPr>
        <w:t xml:space="preserve">S. </w:t>
      </w:r>
      <w:proofErr w:type="spellStart"/>
      <w:r w:rsidR="00245D1B" w:rsidRPr="005923C5">
        <w:rPr>
          <w:rFonts w:ascii="Palatino Linotype" w:eastAsia="Palatino Linotype" w:hAnsi="Palatino Linotype" w:cs="Palatino Linotype"/>
          <w:i/>
          <w:sz w:val="20"/>
          <w:szCs w:val="20"/>
        </w:rPr>
        <w:t>solfataricus</w:t>
      </w:r>
      <w:proofErr w:type="spellEnd"/>
      <w:r w:rsidR="00245D1B" w:rsidRPr="005923C5">
        <w:rPr>
          <w:rFonts w:ascii="Palatino Linotype" w:eastAsia="Palatino Linotype" w:hAnsi="Palatino Linotype" w:cs="Palatino Linotype"/>
          <w:sz w:val="20"/>
          <w:szCs w:val="20"/>
        </w:rPr>
        <w:t>.</w:t>
      </w:r>
      <w:r w:rsidR="005E6306" w:rsidRPr="005923C5">
        <w:rPr>
          <w:rFonts w:ascii="Palatino Linotype" w:eastAsia="Palatino Linotype" w:hAnsi="Palatino Linotype" w:cs="Palatino Linotype"/>
          <w:sz w:val="20"/>
          <w:szCs w:val="20"/>
        </w:rPr>
        <w:t xml:space="preserve"> </w:t>
      </w:r>
    </w:p>
    <w:p w14:paraId="40FB66A3" w14:textId="33666162" w:rsidR="00AE7656" w:rsidRDefault="00F771FC" w:rsidP="006D0983">
      <w:pPr>
        <w:pBdr>
          <w:top w:val="nil"/>
          <w:left w:val="nil"/>
          <w:bottom w:val="nil"/>
          <w:right w:val="nil"/>
          <w:between w:val="nil"/>
        </w:pBdr>
        <w:spacing w:line="240" w:lineRule="auto"/>
        <w:ind w:firstLine="420"/>
        <w:rPr>
          <w:rFonts w:ascii="Palatino Linotype" w:eastAsia="Palatino Linotype" w:hAnsi="Palatino Linotype" w:cs="Palatino Linotype"/>
          <w:sz w:val="20"/>
          <w:szCs w:val="20"/>
        </w:rPr>
      </w:pPr>
      <w:r w:rsidRPr="005923C5">
        <w:rPr>
          <w:rFonts w:ascii="Palatino Linotype" w:eastAsia="Palatino Linotype" w:hAnsi="Palatino Linotype" w:cs="Palatino Linotype"/>
          <w:sz w:val="20"/>
          <w:szCs w:val="20"/>
        </w:rPr>
        <w:t xml:space="preserve">The shift from the GAPDH route to the GAPN route at low ATP consumption flux by anabolism and maintenance, </w:t>
      </w:r>
      <w:r w:rsidR="00605457" w:rsidRPr="005923C5">
        <w:rPr>
          <w:rFonts w:ascii="Palatino Linotype" w:eastAsia="Palatino Linotype" w:hAnsi="Palatino Linotype" w:cs="Palatino Linotype"/>
          <w:sz w:val="20"/>
          <w:szCs w:val="20"/>
        </w:rPr>
        <w:t xml:space="preserve">as </w:t>
      </w:r>
      <w:r w:rsidRPr="005923C5">
        <w:rPr>
          <w:rFonts w:ascii="Palatino Linotype" w:eastAsia="Palatino Linotype" w:hAnsi="Palatino Linotype" w:cs="Palatino Linotype"/>
          <w:sz w:val="20"/>
          <w:szCs w:val="20"/>
        </w:rPr>
        <w:t xml:space="preserve">produced by the FBA computation </w:t>
      </w:r>
      <w:r w:rsidR="00245D1B" w:rsidRPr="005923C5">
        <w:rPr>
          <w:rFonts w:ascii="Palatino Linotype" w:eastAsia="Palatino Linotype" w:hAnsi="Palatino Linotype" w:cs="Palatino Linotype"/>
          <w:sz w:val="20"/>
          <w:szCs w:val="20"/>
        </w:rPr>
        <w:t xml:space="preserve">above, </w:t>
      </w:r>
      <w:r w:rsidRPr="005923C5">
        <w:rPr>
          <w:rFonts w:ascii="Palatino Linotype" w:eastAsia="Palatino Linotype" w:hAnsi="Palatino Linotype" w:cs="Palatino Linotype"/>
          <w:sz w:val="20"/>
          <w:szCs w:val="20"/>
        </w:rPr>
        <w:t>was caused by the FBA requirement</w:t>
      </w:r>
      <w:r w:rsidR="00EC3A5B" w:rsidRPr="005923C5">
        <w:rPr>
          <w:rFonts w:ascii="Palatino Linotype" w:eastAsia="Palatino Linotype" w:hAnsi="Palatino Linotype" w:cs="Palatino Linotype"/>
          <w:sz w:val="20"/>
          <w:szCs w:val="20"/>
        </w:rPr>
        <w:t>s</w:t>
      </w:r>
      <w:r w:rsidRPr="005923C5">
        <w:rPr>
          <w:rFonts w:ascii="Palatino Linotype" w:eastAsia="Palatino Linotype" w:hAnsi="Palatino Linotype" w:cs="Palatino Linotype"/>
          <w:sz w:val="20"/>
          <w:szCs w:val="20"/>
        </w:rPr>
        <w:t xml:space="preserve"> that ATP should be at steady state</w:t>
      </w:r>
      <w:r w:rsidR="00EC3A5B" w:rsidRPr="005923C5">
        <w:rPr>
          <w:rFonts w:ascii="Palatino Linotype" w:eastAsia="Palatino Linotype" w:hAnsi="Palatino Linotype" w:cs="Palatino Linotype"/>
          <w:sz w:val="20"/>
          <w:szCs w:val="20"/>
        </w:rPr>
        <w:t xml:space="preserve"> and that ATP production should be maximal</w:t>
      </w:r>
      <w:r w:rsidRPr="005923C5">
        <w:rPr>
          <w:rFonts w:ascii="Palatino Linotype" w:eastAsia="Palatino Linotype" w:hAnsi="Palatino Linotype" w:cs="Palatino Linotype"/>
          <w:sz w:val="20"/>
          <w:szCs w:val="20"/>
        </w:rPr>
        <w:t>. Should fermentation persist in the GAPDH route, the amount of ATP produced would be higher than could be degraded by anabolism and maintenance</w:t>
      </w:r>
      <w:r w:rsidR="00605457" w:rsidRPr="005923C5">
        <w:rPr>
          <w:rFonts w:ascii="Palatino Linotype" w:eastAsia="Palatino Linotype" w:hAnsi="Palatino Linotype" w:cs="Palatino Linotype"/>
          <w:sz w:val="20"/>
          <w:szCs w:val="20"/>
        </w:rPr>
        <w:t>,</w:t>
      </w:r>
      <w:r w:rsidRPr="005923C5">
        <w:rPr>
          <w:rFonts w:ascii="Palatino Linotype" w:eastAsia="Palatino Linotype" w:hAnsi="Palatino Linotype" w:cs="Palatino Linotype"/>
          <w:sz w:val="20"/>
          <w:szCs w:val="20"/>
        </w:rPr>
        <w:t xml:space="preserve"> and steady state could then not be attained.</w:t>
      </w:r>
      <w:del w:id="585" w:author="Yanfei Zhang" w:date="2022-04-05T10:47:00Z">
        <w:r w:rsidRPr="005923C5" w:rsidDel="00A432C3">
          <w:rPr>
            <w:rFonts w:ascii="Palatino Linotype" w:eastAsia="Palatino Linotype" w:hAnsi="Palatino Linotype" w:cs="Palatino Linotype"/>
            <w:sz w:val="20"/>
            <w:szCs w:val="20"/>
          </w:rPr>
          <w:delText xml:space="preserve"> </w:delText>
        </w:r>
      </w:del>
      <w:r w:rsidR="00873B9B" w:rsidRPr="005923C5">
        <w:rPr>
          <w:rFonts w:ascii="Palatino Linotype" w:eastAsia="Palatino Linotype" w:hAnsi="Palatino Linotype" w:cs="Palatino Linotype"/>
          <w:sz w:val="20"/>
          <w:szCs w:val="20"/>
        </w:rPr>
        <w:t xml:space="preserve"> </w:t>
      </w:r>
      <w:r w:rsidRPr="005923C5">
        <w:rPr>
          <w:rFonts w:ascii="Palatino Linotype" w:eastAsia="Palatino Linotype" w:hAnsi="Palatino Linotype" w:cs="Palatino Linotype"/>
          <w:sz w:val="20"/>
          <w:szCs w:val="20"/>
        </w:rPr>
        <w:t>Cell metabolism does not ‘know’ directly about any such formal requirements however, so what would be the mechanism for the steady state to remain? That mechanism</w:t>
      </w:r>
      <w:r>
        <w:rPr>
          <w:rFonts w:ascii="Palatino Linotype" w:eastAsia="Palatino Linotype" w:hAnsi="Palatino Linotype" w:cs="Palatino Linotype"/>
          <w:sz w:val="20"/>
          <w:szCs w:val="20"/>
        </w:rPr>
        <w:t xml:space="preserve"> should be the lack of the substrate </w:t>
      </w:r>
      <w:r w:rsidR="005923C5">
        <w:rPr>
          <w:rFonts w:ascii="Palatino Linotype" w:eastAsia="Palatino Linotype" w:hAnsi="Palatino Linotype" w:cs="Palatino Linotype"/>
          <w:sz w:val="20"/>
          <w:szCs w:val="20"/>
        </w:rPr>
        <w:t xml:space="preserve">ADP </w:t>
      </w:r>
      <w:r>
        <w:rPr>
          <w:rFonts w:ascii="Palatino Linotype" w:eastAsia="Palatino Linotype" w:hAnsi="Palatino Linotype" w:cs="Palatino Linotype"/>
          <w:sz w:val="20"/>
          <w:szCs w:val="20"/>
        </w:rPr>
        <w:t>or the excess product ATP leading to product inhibition or reaction reversal and to the consequent reduction of the rate of the GAPDH reaction.</w:t>
      </w:r>
      <w:del w:id="586" w:author="Yanfei Zhang" w:date="2022-04-05T10:47:00Z">
        <w:r w:rsidDel="00A432C3">
          <w:rPr>
            <w:rFonts w:ascii="Palatino Linotype" w:eastAsia="Palatino Linotype" w:hAnsi="Palatino Linotype" w:cs="Palatino Linotype"/>
            <w:sz w:val="20"/>
            <w:szCs w:val="20"/>
          </w:rPr>
          <w:delText xml:space="preserve"> </w:delText>
        </w:r>
      </w:del>
      <w:r>
        <w:rPr>
          <w:rFonts w:ascii="Palatino Linotype" w:eastAsia="Palatino Linotype" w:hAnsi="Palatino Linotype" w:cs="Palatino Linotype"/>
          <w:sz w:val="20"/>
          <w:szCs w:val="20"/>
        </w:rPr>
        <w:t xml:space="preserve"> In order to </w:t>
      </w:r>
      <w:r w:rsidR="008963C5">
        <w:rPr>
          <w:rFonts w:ascii="Palatino Linotype" w:eastAsia="Palatino Linotype" w:hAnsi="Palatino Linotype" w:cs="Palatino Linotype"/>
          <w:sz w:val="20"/>
          <w:szCs w:val="20"/>
        </w:rPr>
        <w:t xml:space="preserve">test </w:t>
      </w:r>
      <w:r>
        <w:rPr>
          <w:rFonts w:ascii="Palatino Linotype" w:eastAsia="Palatino Linotype" w:hAnsi="Palatino Linotype" w:cs="Palatino Linotype"/>
          <w:sz w:val="20"/>
          <w:szCs w:val="20"/>
        </w:rPr>
        <w:t>this</w:t>
      </w:r>
      <w:r w:rsidR="008963C5">
        <w:rPr>
          <w:rFonts w:ascii="Palatino Linotype" w:eastAsia="Palatino Linotype" w:hAnsi="Palatino Linotype" w:cs="Palatino Linotype"/>
          <w:sz w:val="20"/>
          <w:szCs w:val="20"/>
        </w:rPr>
        <w:t xml:space="preserve"> idea</w:t>
      </w:r>
      <w:r>
        <w:rPr>
          <w:rFonts w:ascii="Palatino Linotype" w:eastAsia="Palatino Linotype" w:hAnsi="Palatino Linotype" w:cs="Palatino Linotype"/>
          <w:sz w:val="20"/>
          <w:szCs w:val="20"/>
        </w:rPr>
        <w:t xml:space="preserve">, we examined whether the gear shifting was also produced by a kinetic model </w:t>
      </w:r>
      <w:r w:rsidR="00E62F6F">
        <w:rPr>
          <w:rFonts w:ascii="Palatino Linotype" w:eastAsia="Palatino Linotype" w:hAnsi="Palatino Linotype" w:cs="Palatino Linotype"/>
          <w:sz w:val="20"/>
          <w:szCs w:val="20"/>
        </w:rPr>
        <w:t xml:space="preserve">based on experimentally determined parameter values </w:t>
      </w:r>
      <w:r>
        <w:rPr>
          <w:rFonts w:ascii="Palatino Linotype" w:eastAsia="Palatino Linotype" w:hAnsi="Palatino Linotype" w:cs="Palatino Linotype"/>
          <w:sz w:val="20"/>
          <w:szCs w:val="20"/>
        </w:rPr>
        <w:t xml:space="preserve">that we previously built for this pathway (Zhang et al 2017).   </w:t>
      </w:r>
    </w:p>
    <w:p w14:paraId="2ADA2413" w14:textId="1FCED140" w:rsidR="00DF1BC9" w:rsidRDefault="00F771FC" w:rsidP="003679C5">
      <w:pPr>
        <w:pBdr>
          <w:top w:val="nil"/>
          <w:left w:val="nil"/>
          <w:bottom w:val="nil"/>
          <w:right w:val="nil"/>
          <w:between w:val="nil"/>
        </w:pBdr>
        <w:spacing w:after="60" w:line="240" w:lineRule="auto"/>
        <w:ind w:firstLine="432"/>
        <w:rPr>
          <w:ins w:id="587" w:author="Microsoft account" w:date="2022-03-11T13:05:00Z"/>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Generally, there are two different ways to regulate metabolic fluxes</w:t>
      </w:r>
      <w:r w:rsidR="00E62F6F">
        <w:rPr>
          <w:rFonts w:ascii="Palatino Linotype" w:eastAsia="Palatino Linotype" w:hAnsi="Palatino Linotype" w:cs="Palatino Linotype"/>
          <w:sz w:val="20"/>
          <w:szCs w:val="20"/>
        </w:rPr>
        <w:t>. O</w:t>
      </w:r>
      <w:r>
        <w:rPr>
          <w:rFonts w:ascii="Palatino Linotype" w:eastAsia="Palatino Linotype" w:hAnsi="Palatino Linotype" w:cs="Palatino Linotype"/>
          <w:sz w:val="20"/>
          <w:szCs w:val="20"/>
        </w:rPr>
        <w:t>ne is ‘hierarchical’ regulation by changes of gene expression that adjust enzyme capacities (V</w:t>
      </w:r>
      <w:r>
        <w:rPr>
          <w:rFonts w:ascii="Palatino Linotype" w:eastAsia="Palatino Linotype" w:hAnsi="Palatino Linotype" w:cs="Palatino Linotype"/>
          <w:sz w:val="20"/>
          <w:szCs w:val="20"/>
          <w:vertAlign w:val="subscript"/>
        </w:rPr>
        <w:t>max</w:t>
      </w:r>
      <w:r>
        <w:rPr>
          <w:rFonts w:ascii="Palatino Linotype" w:eastAsia="Palatino Linotype" w:hAnsi="Palatino Linotype" w:cs="Palatino Linotype"/>
          <w:sz w:val="20"/>
          <w:szCs w:val="20"/>
        </w:rPr>
        <w:t>) and the other is ‘metabolic’ regulation by changes in the interactions of enzymes with substrates, products, or allosteric effectors due to changes in concentrations of the metabolites (</w:t>
      </w:r>
      <w:proofErr w:type="spellStart"/>
      <w:r>
        <w:rPr>
          <w:rFonts w:ascii="Palatino Linotype" w:eastAsia="Palatino Linotype" w:hAnsi="Palatino Linotype" w:cs="Palatino Linotype"/>
          <w:sz w:val="20"/>
          <w:szCs w:val="20"/>
        </w:rPr>
        <w:t>ter</w:t>
      </w:r>
      <w:proofErr w:type="spellEnd"/>
      <w:r>
        <w:rPr>
          <w:rFonts w:ascii="Palatino Linotype" w:eastAsia="Palatino Linotype" w:hAnsi="Palatino Linotype" w:cs="Palatino Linotype"/>
          <w:sz w:val="20"/>
          <w:szCs w:val="20"/>
        </w:rPr>
        <w:t xml:space="preserve"> </w:t>
      </w:r>
      <w:proofErr w:type="spellStart"/>
      <w:r>
        <w:rPr>
          <w:rFonts w:ascii="Palatino Linotype" w:eastAsia="Palatino Linotype" w:hAnsi="Palatino Linotype" w:cs="Palatino Linotype"/>
          <w:sz w:val="20"/>
          <w:szCs w:val="20"/>
        </w:rPr>
        <w:t>Kuile</w:t>
      </w:r>
      <w:proofErr w:type="spellEnd"/>
      <w:r>
        <w:rPr>
          <w:rFonts w:ascii="Palatino Linotype" w:eastAsia="Palatino Linotype" w:hAnsi="Palatino Linotype" w:cs="Palatino Linotype"/>
          <w:sz w:val="20"/>
          <w:szCs w:val="20"/>
        </w:rPr>
        <w:t xml:space="preserve"> </w:t>
      </w:r>
      <w:ins w:id="588" w:author="Yanfei Zhang" w:date="2022-04-05T11:32:00Z">
        <w:r w:rsidR="00523DD5">
          <w:rPr>
            <w:rFonts w:ascii="Palatino Linotype" w:eastAsia="Palatino Linotype" w:hAnsi="Palatino Linotype" w:cs="Palatino Linotype"/>
            <w:sz w:val="20"/>
            <w:szCs w:val="20"/>
          </w:rPr>
          <w:t xml:space="preserve">and </w:t>
        </w:r>
      </w:ins>
      <w:r>
        <w:rPr>
          <w:rFonts w:ascii="Palatino Linotype" w:eastAsia="Palatino Linotype" w:hAnsi="Palatino Linotype" w:cs="Palatino Linotype"/>
          <w:sz w:val="20"/>
          <w:szCs w:val="20"/>
        </w:rPr>
        <w:t xml:space="preserve">&amp; </w:t>
      </w:r>
      <w:proofErr w:type="spellStart"/>
      <w:r>
        <w:rPr>
          <w:rFonts w:ascii="Palatino Linotype" w:eastAsia="Palatino Linotype" w:hAnsi="Palatino Linotype" w:cs="Palatino Linotype"/>
          <w:sz w:val="20"/>
          <w:szCs w:val="20"/>
        </w:rPr>
        <w:t>Westerhoff</w:t>
      </w:r>
      <w:proofErr w:type="spellEnd"/>
      <w:r>
        <w:rPr>
          <w:rFonts w:ascii="Palatino Linotype" w:eastAsia="Palatino Linotype" w:hAnsi="Palatino Linotype" w:cs="Palatino Linotype"/>
          <w:sz w:val="20"/>
          <w:szCs w:val="20"/>
        </w:rPr>
        <w:t xml:space="preserve">, 2001). Here the mathematical model </w:t>
      </w:r>
      <w:r w:rsidR="00831A18">
        <w:rPr>
          <w:rFonts w:ascii="Palatino Linotype" w:eastAsia="Palatino Linotype" w:hAnsi="Palatino Linotype" w:cs="Palatino Linotype"/>
          <w:sz w:val="20"/>
          <w:szCs w:val="20"/>
        </w:rPr>
        <w:t xml:space="preserve">of </w:t>
      </w:r>
      <w:r>
        <w:rPr>
          <w:rFonts w:ascii="Palatino Linotype" w:eastAsia="Palatino Linotype" w:hAnsi="Palatino Linotype" w:cs="Palatino Linotype"/>
          <w:sz w:val="20"/>
          <w:szCs w:val="20"/>
        </w:rPr>
        <w:t xml:space="preserve">(Zhang et al., 2017) is used for demonstrating the ‘metabolic’ part of the regulation of the pathway flux towards maintaining steady state. As we did not have </w:t>
      </w:r>
      <w:r w:rsidR="005923C5">
        <w:rPr>
          <w:rFonts w:ascii="Palatino Linotype" w:eastAsia="Palatino Linotype" w:hAnsi="Palatino Linotype" w:cs="Palatino Linotype"/>
          <w:sz w:val="20"/>
          <w:szCs w:val="20"/>
        </w:rPr>
        <w:t xml:space="preserve">values for </w:t>
      </w:r>
      <w:r>
        <w:rPr>
          <w:rFonts w:ascii="Palatino Linotype" w:eastAsia="Palatino Linotype" w:hAnsi="Palatino Linotype" w:cs="Palatino Linotype"/>
          <w:sz w:val="20"/>
          <w:szCs w:val="20"/>
        </w:rPr>
        <w:t xml:space="preserve">the kinetic parameters </w:t>
      </w:r>
      <w:r w:rsidR="005923C5">
        <w:rPr>
          <w:rFonts w:ascii="Palatino Linotype" w:eastAsia="Palatino Linotype" w:hAnsi="Palatino Linotype" w:cs="Palatino Linotype"/>
          <w:sz w:val="20"/>
          <w:szCs w:val="20"/>
        </w:rPr>
        <w:t xml:space="preserve">of </w:t>
      </w:r>
      <w:r w:rsidR="00873B9B">
        <w:rPr>
          <w:rFonts w:ascii="Palatino Linotype" w:eastAsia="Palatino Linotype" w:hAnsi="Palatino Linotype" w:cs="Palatino Linotype"/>
          <w:sz w:val="20"/>
          <w:szCs w:val="20"/>
        </w:rPr>
        <w:t xml:space="preserve">a sufficient number of </w:t>
      </w:r>
      <w:r>
        <w:rPr>
          <w:rFonts w:ascii="Palatino Linotype" w:eastAsia="Palatino Linotype" w:hAnsi="Palatino Linotype" w:cs="Palatino Linotype"/>
          <w:sz w:val="20"/>
          <w:szCs w:val="20"/>
        </w:rPr>
        <w:t>other reactions</w:t>
      </w:r>
      <w:r w:rsidR="00873B9B">
        <w:rPr>
          <w:rFonts w:ascii="Palatino Linotype" w:eastAsia="Palatino Linotype" w:hAnsi="Palatino Linotype" w:cs="Palatino Linotype"/>
          <w:sz w:val="20"/>
          <w:szCs w:val="20"/>
        </w:rPr>
        <w:t xml:space="preserve"> in the network</w:t>
      </w:r>
      <w:r>
        <w:rPr>
          <w:rFonts w:ascii="Palatino Linotype" w:eastAsia="Palatino Linotype" w:hAnsi="Palatino Linotype" w:cs="Palatino Linotype"/>
          <w:sz w:val="20"/>
          <w:szCs w:val="20"/>
        </w:rPr>
        <w:t>, we simulated only the pathway from GAP to pyruvate (</w:t>
      </w:r>
      <w:del w:id="589" w:author="Yanfei Zhang" w:date="2022-04-05T11:32:00Z">
        <w:r w:rsidDel="00523DD5">
          <w:rPr>
            <w:rFonts w:ascii="Palatino Linotype" w:eastAsia="Palatino Linotype" w:hAnsi="Palatino Linotype" w:cs="Palatino Linotype"/>
            <w:sz w:val="20"/>
            <w:szCs w:val="20"/>
          </w:rPr>
          <w:delText xml:space="preserve">Figure </w:delText>
        </w:r>
      </w:del>
      <w:ins w:id="590" w:author="Yanfei Zhang" w:date="2022-04-05T21:56:00Z">
        <w:r w:rsidR="007B75FC">
          <w:rPr>
            <w:rFonts w:ascii="Palatino Linotype" w:eastAsia="Palatino Linotype" w:hAnsi="Palatino Linotype" w:cs="Palatino Linotype"/>
            <w:sz w:val="20"/>
            <w:szCs w:val="20"/>
          </w:rPr>
          <w:t xml:space="preserve">Figure </w:t>
        </w:r>
      </w:ins>
      <w:del w:id="591" w:author="Yanfei Zhang" w:date="2022-03-28T20:06:00Z">
        <w:r w:rsidDel="00C24E2C">
          <w:rPr>
            <w:rFonts w:ascii="Palatino Linotype" w:eastAsia="Palatino Linotype" w:hAnsi="Palatino Linotype" w:cs="Palatino Linotype"/>
            <w:sz w:val="20"/>
            <w:szCs w:val="20"/>
          </w:rPr>
          <w:delText>2</w:delText>
        </w:r>
        <w:r w:rsidR="00474CC7" w:rsidDel="00C24E2C">
          <w:rPr>
            <w:rFonts w:ascii="Palatino Linotype" w:eastAsia="Palatino Linotype" w:hAnsi="Palatino Linotype" w:cs="Palatino Linotype"/>
            <w:sz w:val="20"/>
            <w:szCs w:val="20"/>
          </w:rPr>
          <w:delText>A</w:delText>
        </w:r>
      </w:del>
      <w:ins w:id="592" w:author="Yanfei Zhang" w:date="2022-03-28T20:06:00Z">
        <w:r w:rsidR="00C24E2C">
          <w:rPr>
            <w:rFonts w:ascii="Palatino Linotype" w:eastAsia="Palatino Linotype" w:hAnsi="Palatino Linotype" w:cs="Palatino Linotype"/>
            <w:sz w:val="20"/>
            <w:szCs w:val="20"/>
          </w:rPr>
          <w:t>3A</w:t>
        </w:r>
      </w:ins>
      <w:r>
        <w:rPr>
          <w:rFonts w:ascii="Palatino Linotype" w:eastAsia="Palatino Linotype" w:hAnsi="Palatino Linotype" w:cs="Palatino Linotype"/>
          <w:sz w:val="20"/>
          <w:szCs w:val="20"/>
        </w:rPr>
        <w:t xml:space="preserve">). </w:t>
      </w:r>
    </w:p>
    <w:p w14:paraId="079D446C" w14:textId="5F05AA15" w:rsidR="00E74B53" w:rsidRDefault="00F771FC" w:rsidP="003679C5">
      <w:pPr>
        <w:pBdr>
          <w:top w:val="nil"/>
          <w:left w:val="nil"/>
          <w:bottom w:val="nil"/>
          <w:right w:val="nil"/>
          <w:between w:val="nil"/>
        </w:pBdr>
        <w:spacing w:after="60" w:line="240" w:lineRule="auto"/>
        <w:ind w:firstLine="432"/>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lastRenderedPageBreak/>
        <w:t>This simulation (</w:t>
      </w:r>
      <w:del w:id="593" w:author="Yanfei Zhang" w:date="2022-04-05T11:32:00Z">
        <w:r w:rsidDel="00523DD5">
          <w:rPr>
            <w:rFonts w:ascii="Palatino Linotype" w:eastAsia="Palatino Linotype" w:hAnsi="Palatino Linotype" w:cs="Palatino Linotype"/>
            <w:sz w:val="20"/>
            <w:szCs w:val="20"/>
          </w:rPr>
          <w:delText xml:space="preserve">Figure </w:delText>
        </w:r>
      </w:del>
      <w:ins w:id="594" w:author="Yanfei Zhang" w:date="2022-04-05T21:56:00Z">
        <w:r w:rsidR="007B75FC">
          <w:rPr>
            <w:rFonts w:ascii="Palatino Linotype" w:eastAsia="Palatino Linotype" w:hAnsi="Palatino Linotype" w:cs="Palatino Linotype"/>
            <w:sz w:val="20"/>
            <w:szCs w:val="20"/>
          </w:rPr>
          <w:t xml:space="preserve">Figure </w:t>
        </w:r>
      </w:ins>
      <w:del w:id="595" w:author="Yanfei Zhang" w:date="2022-03-28T20:06:00Z">
        <w:r w:rsidDel="00C24E2C">
          <w:rPr>
            <w:rFonts w:ascii="Palatino Linotype" w:eastAsia="Palatino Linotype" w:hAnsi="Palatino Linotype" w:cs="Palatino Linotype"/>
            <w:sz w:val="20"/>
            <w:szCs w:val="20"/>
          </w:rPr>
          <w:delText>2</w:delText>
        </w:r>
        <w:r w:rsidR="00474CC7" w:rsidDel="00C24E2C">
          <w:rPr>
            <w:rFonts w:ascii="Palatino Linotype" w:eastAsia="Palatino Linotype" w:hAnsi="Palatino Linotype" w:cs="Palatino Linotype"/>
            <w:sz w:val="20"/>
            <w:szCs w:val="20"/>
          </w:rPr>
          <w:delText>B</w:delText>
        </w:r>
        <w:r w:rsidR="00D76F91" w:rsidDel="00C24E2C">
          <w:rPr>
            <w:rFonts w:ascii="Palatino Linotype" w:eastAsia="Palatino Linotype" w:hAnsi="Palatino Linotype" w:cs="Palatino Linotype"/>
            <w:sz w:val="20"/>
            <w:szCs w:val="20"/>
          </w:rPr>
          <w:delText xml:space="preserve"> </w:delText>
        </w:r>
      </w:del>
      <w:ins w:id="596" w:author="Yanfei Zhang" w:date="2022-03-28T20:06:00Z">
        <w:r w:rsidR="00C24E2C">
          <w:rPr>
            <w:rFonts w:ascii="Palatino Linotype" w:eastAsia="Palatino Linotype" w:hAnsi="Palatino Linotype" w:cs="Palatino Linotype"/>
            <w:sz w:val="20"/>
            <w:szCs w:val="20"/>
          </w:rPr>
          <w:t xml:space="preserve">3B </w:t>
        </w:r>
      </w:ins>
      <w:r w:rsidR="00D76F91">
        <w:rPr>
          <w:rFonts w:ascii="Palatino Linotype" w:eastAsia="Palatino Linotype" w:hAnsi="Palatino Linotype" w:cs="Palatino Linotype"/>
          <w:sz w:val="20"/>
          <w:szCs w:val="20"/>
        </w:rPr>
        <w:t xml:space="preserve">and </w:t>
      </w:r>
      <w:del w:id="597" w:author="Yanfei Zhang" w:date="2022-04-05T11:32:00Z">
        <w:r w:rsidR="00D76F91" w:rsidDel="00523DD5">
          <w:rPr>
            <w:rFonts w:ascii="Palatino Linotype" w:eastAsia="Palatino Linotype" w:hAnsi="Palatino Linotype" w:cs="Palatino Linotype"/>
            <w:sz w:val="20"/>
            <w:szCs w:val="20"/>
          </w:rPr>
          <w:delText xml:space="preserve">Figure </w:delText>
        </w:r>
      </w:del>
      <w:ins w:id="598" w:author="Yanfei Zhang" w:date="2022-04-05T21:56:00Z">
        <w:r w:rsidR="007B75FC">
          <w:rPr>
            <w:rFonts w:ascii="Palatino Linotype" w:eastAsia="Palatino Linotype" w:hAnsi="Palatino Linotype" w:cs="Palatino Linotype"/>
            <w:sz w:val="20"/>
            <w:szCs w:val="20"/>
          </w:rPr>
          <w:t xml:space="preserve">Figure </w:t>
        </w:r>
      </w:ins>
      <w:del w:id="599" w:author="Yanfei Zhang" w:date="2022-03-28T20:06:00Z">
        <w:r w:rsidR="00D76F91" w:rsidDel="00C24E2C">
          <w:rPr>
            <w:rFonts w:ascii="Palatino Linotype" w:eastAsia="Palatino Linotype" w:hAnsi="Palatino Linotype" w:cs="Palatino Linotype"/>
            <w:sz w:val="20"/>
            <w:szCs w:val="20"/>
          </w:rPr>
          <w:delText>2</w:delText>
        </w:r>
        <w:r w:rsidR="00474CC7" w:rsidDel="00C24E2C">
          <w:rPr>
            <w:rFonts w:ascii="Palatino Linotype" w:eastAsia="Palatino Linotype" w:hAnsi="Palatino Linotype" w:cs="Palatino Linotype"/>
            <w:sz w:val="20"/>
            <w:szCs w:val="20"/>
          </w:rPr>
          <w:delText>C</w:delText>
        </w:r>
      </w:del>
      <w:ins w:id="600" w:author="Yanfei Zhang" w:date="2022-03-28T20:06:00Z">
        <w:r w:rsidR="00C24E2C">
          <w:rPr>
            <w:rFonts w:ascii="Palatino Linotype" w:eastAsia="Palatino Linotype" w:hAnsi="Palatino Linotype" w:cs="Palatino Linotype"/>
            <w:sz w:val="20"/>
            <w:szCs w:val="20"/>
          </w:rPr>
          <w:t>3C</w:t>
        </w:r>
      </w:ins>
      <w:r>
        <w:rPr>
          <w:rFonts w:ascii="Palatino Linotype" w:eastAsia="Palatino Linotype" w:hAnsi="Palatino Linotype" w:cs="Palatino Linotype"/>
          <w:sz w:val="20"/>
          <w:szCs w:val="20"/>
        </w:rPr>
        <w:t>) shows that on the basis of the kinetic parameters known, the ATP/ADP ratio was indeed a determinant of the flux</w:t>
      </w:r>
      <w:r w:rsidR="00873B9B">
        <w:rPr>
          <w:rFonts w:ascii="Palatino Linotype" w:eastAsia="Palatino Linotype" w:hAnsi="Palatino Linotype" w:cs="Palatino Linotype"/>
          <w:sz w:val="20"/>
          <w:szCs w:val="20"/>
        </w:rPr>
        <w:t>es</w:t>
      </w:r>
      <w:r>
        <w:rPr>
          <w:rFonts w:ascii="Palatino Linotype" w:eastAsia="Palatino Linotype" w:hAnsi="Palatino Linotype" w:cs="Palatino Linotype"/>
          <w:sz w:val="20"/>
          <w:szCs w:val="20"/>
        </w:rPr>
        <w:t xml:space="preserve"> through the GAPDH plus PGK pathwa</w:t>
      </w:r>
      <w:r w:rsidR="00D76F91">
        <w:rPr>
          <w:rFonts w:ascii="Palatino Linotype" w:eastAsia="Palatino Linotype" w:hAnsi="Palatino Linotype" w:cs="Palatino Linotype"/>
          <w:sz w:val="20"/>
          <w:szCs w:val="20"/>
        </w:rPr>
        <w:t>y and the GAPDH pathway</w:t>
      </w:r>
      <w:r>
        <w:rPr>
          <w:rFonts w:ascii="Palatino Linotype" w:eastAsia="Palatino Linotype" w:hAnsi="Palatino Linotype" w:cs="Palatino Linotype"/>
          <w:sz w:val="20"/>
          <w:szCs w:val="20"/>
        </w:rPr>
        <w:t xml:space="preserve">. With the increase of </w:t>
      </w:r>
      <w:r w:rsidR="00DF1BC9">
        <w:rPr>
          <w:rFonts w:ascii="Palatino Linotype" w:eastAsia="Palatino Linotype" w:hAnsi="Palatino Linotype" w:cs="Palatino Linotype"/>
          <w:sz w:val="20"/>
          <w:szCs w:val="20"/>
        </w:rPr>
        <w:t xml:space="preserve">the </w:t>
      </w:r>
      <w:r>
        <w:rPr>
          <w:rFonts w:ascii="Palatino Linotype" w:eastAsia="Palatino Linotype" w:hAnsi="Palatino Linotype" w:cs="Palatino Linotype"/>
          <w:sz w:val="20"/>
          <w:szCs w:val="20"/>
        </w:rPr>
        <w:t xml:space="preserve">ATP/ADP </w:t>
      </w:r>
      <w:r w:rsidR="00DF1BC9">
        <w:rPr>
          <w:rFonts w:ascii="Palatino Linotype" w:eastAsia="Palatino Linotype" w:hAnsi="Palatino Linotype" w:cs="Palatino Linotype"/>
          <w:sz w:val="20"/>
          <w:szCs w:val="20"/>
        </w:rPr>
        <w:t>ratio</w:t>
      </w:r>
      <w:r>
        <w:rPr>
          <w:rFonts w:ascii="Palatino Linotype" w:eastAsia="Palatino Linotype" w:hAnsi="Palatino Linotype" w:cs="Palatino Linotype"/>
          <w:sz w:val="20"/>
          <w:szCs w:val="20"/>
        </w:rPr>
        <w:t xml:space="preserve">, the flux </w:t>
      </w:r>
      <w:r w:rsidR="00DF1BC9">
        <w:rPr>
          <w:rFonts w:ascii="Palatino Linotype" w:eastAsia="Palatino Linotype" w:hAnsi="Palatino Linotype" w:cs="Palatino Linotype"/>
          <w:sz w:val="20"/>
          <w:szCs w:val="20"/>
        </w:rPr>
        <w:t xml:space="preserve">through </w:t>
      </w:r>
      <w:r>
        <w:rPr>
          <w:rFonts w:ascii="Palatino Linotype" w:eastAsia="Palatino Linotype" w:hAnsi="Palatino Linotype" w:cs="Palatino Linotype"/>
          <w:sz w:val="20"/>
          <w:szCs w:val="20"/>
        </w:rPr>
        <w:t xml:space="preserve">GAPDH decreased, whilst the flux through GAPN increased monotonically. This embodies </w:t>
      </w:r>
      <w:r w:rsidR="00DF1BC9">
        <w:rPr>
          <w:rFonts w:ascii="Palatino Linotype" w:eastAsia="Palatino Linotype" w:hAnsi="Palatino Linotype" w:cs="Palatino Linotype"/>
          <w:sz w:val="20"/>
          <w:szCs w:val="20"/>
        </w:rPr>
        <w:t xml:space="preserve">a </w:t>
      </w:r>
      <w:r>
        <w:rPr>
          <w:rFonts w:ascii="Palatino Linotype" w:eastAsia="Palatino Linotype" w:hAnsi="Palatino Linotype" w:cs="Palatino Linotype"/>
          <w:sz w:val="20"/>
          <w:szCs w:val="20"/>
        </w:rPr>
        <w:t>homeostatic regulation of the fluxes that can maintain the steady state.</w:t>
      </w:r>
      <w:del w:id="601" w:author="Yanfei Zhang" w:date="2022-04-06T11:18:00Z">
        <w:r w:rsidDel="00740D49">
          <w:rPr>
            <w:rFonts w:ascii="Palatino Linotype" w:eastAsia="Palatino Linotype" w:hAnsi="Palatino Linotype" w:cs="Palatino Linotype"/>
            <w:sz w:val="20"/>
            <w:szCs w:val="20"/>
          </w:rPr>
          <w:delText xml:space="preserve"> </w:delText>
        </w:r>
      </w:del>
      <w:r w:rsidR="006874CF">
        <w:rPr>
          <w:rFonts w:ascii="Palatino Linotype" w:eastAsia="Palatino Linotype" w:hAnsi="Palatino Linotype" w:cs="Palatino Linotype"/>
          <w:sz w:val="20"/>
          <w:szCs w:val="20"/>
        </w:rPr>
        <w:t xml:space="preserve"> It also corresponds to gear shifting, as the ratio of the two fluxes changes with changes in ‘work load’, i.e. </w:t>
      </w:r>
      <w:r w:rsidR="00DF1BC9">
        <w:rPr>
          <w:rFonts w:ascii="Palatino Linotype" w:eastAsia="Palatino Linotype" w:hAnsi="Palatino Linotype" w:cs="Palatino Linotype"/>
          <w:sz w:val="20"/>
          <w:szCs w:val="20"/>
        </w:rPr>
        <w:t xml:space="preserve">with changes in the </w:t>
      </w:r>
      <w:r w:rsidR="006874CF">
        <w:rPr>
          <w:rFonts w:ascii="Palatino Linotype" w:eastAsia="Palatino Linotype" w:hAnsi="Palatino Linotype" w:cs="Palatino Linotype"/>
          <w:sz w:val="20"/>
          <w:szCs w:val="20"/>
        </w:rPr>
        <w:t xml:space="preserve">ATP/ADP ratio.  </w:t>
      </w:r>
      <w:r w:rsidR="00474CC7">
        <w:rPr>
          <w:rFonts w:ascii="Palatino Linotype" w:eastAsia="Palatino Linotype" w:hAnsi="Palatino Linotype" w:cs="Palatino Linotype"/>
          <w:sz w:val="20"/>
          <w:szCs w:val="20"/>
        </w:rPr>
        <w:t xml:space="preserve">From </w:t>
      </w:r>
      <w:del w:id="602" w:author="Yanfei Zhang" w:date="2022-04-05T11:32:00Z">
        <w:r w:rsidR="00474CC7" w:rsidDel="00523DD5">
          <w:rPr>
            <w:rFonts w:ascii="Palatino Linotype" w:eastAsia="Palatino Linotype" w:hAnsi="Palatino Linotype" w:cs="Palatino Linotype"/>
            <w:sz w:val="20"/>
            <w:szCs w:val="20"/>
          </w:rPr>
          <w:delText xml:space="preserve">Figure </w:delText>
        </w:r>
      </w:del>
      <w:ins w:id="603" w:author="Yanfei Zhang" w:date="2022-04-05T21:56:00Z">
        <w:r w:rsidR="007B75FC">
          <w:rPr>
            <w:rFonts w:ascii="Palatino Linotype" w:eastAsia="Palatino Linotype" w:hAnsi="Palatino Linotype" w:cs="Palatino Linotype"/>
            <w:sz w:val="20"/>
            <w:szCs w:val="20"/>
          </w:rPr>
          <w:t xml:space="preserve">Figure </w:t>
        </w:r>
      </w:ins>
      <w:del w:id="604" w:author="Yanfei Zhang" w:date="2022-03-28T20:06:00Z">
        <w:r w:rsidR="00474CC7" w:rsidDel="00C24E2C">
          <w:rPr>
            <w:rFonts w:ascii="Palatino Linotype" w:eastAsia="Palatino Linotype" w:hAnsi="Palatino Linotype" w:cs="Palatino Linotype"/>
            <w:sz w:val="20"/>
            <w:szCs w:val="20"/>
          </w:rPr>
          <w:delText xml:space="preserve">2B </w:delText>
        </w:r>
      </w:del>
      <w:ins w:id="605" w:author="Yanfei Zhang" w:date="2022-03-28T20:06:00Z">
        <w:r w:rsidR="00C24E2C">
          <w:rPr>
            <w:rFonts w:ascii="Palatino Linotype" w:eastAsia="Palatino Linotype" w:hAnsi="Palatino Linotype" w:cs="Palatino Linotype"/>
            <w:sz w:val="20"/>
            <w:szCs w:val="20"/>
          </w:rPr>
          <w:t xml:space="preserve">3B </w:t>
        </w:r>
      </w:ins>
      <w:r w:rsidR="00474CC7">
        <w:rPr>
          <w:rFonts w:ascii="Palatino Linotype" w:eastAsia="Palatino Linotype" w:hAnsi="Palatino Linotype" w:cs="Palatino Linotype"/>
          <w:sz w:val="20"/>
          <w:szCs w:val="20"/>
        </w:rPr>
        <w:t xml:space="preserve">and </w:t>
      </w:r>
      <w:del w:id="606" w:author="Yanfei Zhang" w:date="2022-04-05T11:32:00Z">
        <w:r w:rsidR="00474CC7" w:rsidDel="00523DD5">
          <w:rPr>
            <w:rFonts w:ascii="Palatino Linotype" w:eastAsia="Palatino Linotype" w:hAnsi="Palatino Linotype" w:cs="Palatino Linotype"/>
            <w:sz w:val="20"/>
            <w:szCs w:val="20"/>
          </w:rPr>
          <w:delText xml:space="preserve">Figure </w:delText>
        </w:r>
      </w:del>
      <w:ins w:id="607" w:author="Yanfei Zhang" w:date="2022-04-05T21:56:00Z">
        <w:r w:rsidR="007B75FC">
          <w:rPr>
            <w:rFonts w:ascii="Palatino Linotype" w:eastAsia="Palatino Linotype" w:hAnsi="Palatino Linotype" w:cs="Palatino Linotype"/>
            <w:sz w:val="20"/>
            <w:szCs w:val="20"/>
          </w:rPr>
          <w:t xml:space="preserve">Figure </w:t>
        </w:r>
      </w:ins>
      <w:del w:id="608" w:author="Yanfei Zhang" w:date="2022-03-28T20:06:00Z">
        <w:r w:rsidR="00474CC7" w:rsidDel="00C24E2C">
          <w:rPr>
            <w:rFonts w:ascii="Palatino Linotype" w:eastAsia="Palatino Linotype" w:hAnsi="Palatino Linotype" w:cs="Palatino Linotype"/>
            <w:sz w:val="20"/>
            <w:szCs w:val="20"/>
          </w:rPr>
          <w:delText xml:space="preserve">2C </w:delText>
        </w:r>
      </w:del>
      <w:ins w:id="609" w:author="Yanfei Zhang" w:date="2022-03-28T20:06:00Z">
        <w:r w:rsidR="00C24E2C">
          <w:rPr>
            <w:rFonts w:ascii="Palatino Linotype" w:eastAsia="Palatino Linotype" w:hAnsi="Palatino Linotype" w:cs="Palatino Linotype"/>
            <w:sz w:val="20"/>
            <w:szCs w:val="20"/>
          </w:rPr>
          <w:t xml:space="preserve">3C </w:t>
        </w:r>
      </w:ins>
      <w:r w:rsidR="00474CC7">
        <w:rPr>
          <w:rFonts w:ascii="Palatino Linotype" w:eastAsia="Palatino Linotype" w:hAnsi="Palatino Linotype" w:cs="Palatino Linotype"/>
          <w:sz w:val="20"/>
          <w:szCs w:val="20"/>
        </w:rPr>
        <w:t xml:space="preserve">we </w:t>
      </w:r>
      <w:r w:rsidR="00EB1C11">
        <w:rPr>
          <w:rFonts w:ascii="Palatino Linotype" w:eastAsia="Palatino Linotype" w:hAnsi="Palatino Linotype" w:cs="Palatino Linotype"/>
          <w:sz w:val="20"/>
          <w:szCs w:val="20"/>
        </w:rPr>
        <w:t xml:space="preserve">also </w:t>
      </w:r>
      <w:r w:rsidR="00474CC7">
        <w:rPr>
          <w:rFonts w:ascii="Palatino Linotype" w:eastAsia="Palatino Linotype" w:hAnsi="Palatino Linotype" w:cs="Palatino Linotype"/>
          <w:sz w:val="20"/>
          <w:szCs w:val="20"/>
        </w:rPr>
        <w:t xml:space="preserve">note that at higher temperature (80 </w:t>
      </w:r>
      <w:r w:rsidR="00474CC7" w:rsidRPr="005F2218">
        <w:rPr>
          <w:sz w:val="20"/>
          <w:szCs w:val="20"/>
          <w:lang w:eastAsia="zh-CN"/>
        </w:rPr>
        <w:t>℃</w:t>
      </w:r>
      <w:r w:rsidR="00474CC7" w:rsidRPr="00474CC7">
        <w:rPr>
          <w:rFonts w:ascii="Palatino Linotype" w:eastAsiaTheme="minorEastAsia" w:hAnsi="Palatino Linotype" w:cs="Palatino Linotype"/>
          <w:sz w:val="20"/>
          <w:szCs w:val="20"/>
          <w:lang w:eastAsia="zh-CN"/>
        </w:rPr>
        <w:t>)</w:t>
      </w:r>
      <w:r w:rsidR="00474CC7">
        <w:rPr>
          <w:rFonts w:ascii="Palatino Linotype" w:eastAsiaTheme="minorEastAsia" w:hAnsi="Palatino Linotype" w:cs="Palatino Linotype"/>
          <w:sz w:val="20"/>
          <w:szCs w:val="20"/>
          <w:lang w:eastAsia="zh-CN"/>
        </w:rPr>
        <w:t xml:space="preserve"> the fraction of GAPDH plus PGK pathway is more </w:t>
      </w:r>
      <w:r w:rsidR="00EB1C11">
        <w:rPr>
          <w:rFonts w:ascii="Palatino Linotype" w:eastAsiaTheme="minorEastAsia" w:hAnsi="Palatino Linotype" w:cs="Palatino Linotype"/>
          <w:sz w:val="20"/>
          <w:szCs w:val="20"/>
          <w:lang w:eastAsia="zh-CN"/>
        </w:rPr>
        <w:t xml:space="preserve">negative when compared with that at lower temperature </w:t>
      </w:r>
      <w:r w:rsidR="00EB1C11">
        <w:rPr>
          <w:rFonts w:ascii="Palatino Linotype" w:eastAsia="Palatino Linotype" w:hAnsi="Palatino Linotype" w:cs="Palatino Linotype"/>
          <w:sz w:val="20"/>
          <w:szCs w:val="20"/>
        </w:rPr>
        <w:t xml:space="preserve">(70 </w:t>
      </w:r>
      <w:r w:rsidR="00EB1C11" w:rsidRPr="005F2218">
        <w:rPr>
          <w:sz w:val="20"/>
          <w:szCs w:val="20"/>
          <w:lang w:eastAsia="zh-CN"/>
        </w:rPr>
        <w:t>℃</w:t>
      </w:r>
      <w:r w:rsidR="00EB1C11" w:rsidRPr="00474CC7">
        <w:rPr>
          <w:rFonts w:ascii="Palatino Linotype" w:eastAsiaTheme="minorEastAsia" w:hAnsi="Palatino Linotype" w:cs="Palatino Linotype"/>
          <w:sz w:val="20"/>
          <w:szCs w:val="20"/>
          <w:lang w:eastAsia="zh-CN"/>
        </w:rPr>
        <w:t>)</w:t>
      </w:r>
      <w:r w:rsidR="00EB1C11">
        <w:rPr>
          <w:rFonts w:ascii="Palatino Linotype" w:eastAsiaTheme="minorEastAsia" w:hAnsi="Palatino Linotype" w:cs="Palatino Linotype"/>
          <w:sz w:val="20"/>
          <w:szCs w:val="20"/>
          <w:lang w:eastAsia="zh-CN"/>
        </w:rPr>
        <w:t xml:space="preserve">, which means that the flux for GAPDH plus PGK in the gluconeogenesis direction is higher. </w:t>
      </w:r>
      <w:r w:rsidR="00EB1C11">
        <w:rPr>
          <w:rFonts w:ascii="Palatino Linotype" w:eastAsia="Palatino Linotype" w:hAnsi="Palatino Linotype" w:cs="Palatino Linotype"/>
          <w:sz w:val="20"/>
          <w:szCs w:val="20"/>
        </w:rPr>
        <w:t>We conclude that the ATP/ADP ratio could well be the force driving the shifting of the organisms from the high-gear GAPDH plus PGK route to the low-gear GAPN when the Gibbs energy becomes too high to allow</w:t>
      </w:r>
      <w:r w:rsidR="007F18C6">
        <w:rPr>
          <w:rFonts w:ascii="Palatino Linotype" w:eastAsia="Palatino Linotype" w:hAnsi="Palatino Linotype" w:cs="Palatino Linotype"/>
          <w:sz w:val="20"/>
          <w:szCs w:val="20"/>
        </w:rPr>
        <w:t xml:space="preserve"> flux through the former route.</w:t>
      </w:r>
      <w:r w:rsidR="006874CF">
        <w:rPr>
          <w:rFonts w:ascii="Palatino Linotype" w:eastAsia="Palatino Linotype" w:hAnsi="Palatino Linotype" w:cs="Palatino Linotype"/>
          <w:sz w:val="20"/>
          <w:szCs w:val="20"/>
        </w:rPr>
        <w:t xml:space="preserve"> A complex feature here is that the former flux is always negative, i.e. </w:t>
      </w:r>
      <w:r w:rsidR="00DF1BC9">
        <w:rPr>
          <w:rFonts w:ascii="Palatino Linotype" w:eastAsia="Palatino Linotype" w:hAnsi="Palatino Linotype" w:cs="Palatino Linotype"/>
          <w:sz w:val="20"/>
          <w:szCs w:val="20"/>
        </w:rPr>
        <w:t xml:space="preserve">runs </w:t>
      </w:r>
      <w:r w:rsidR="006C52F1">
        <w:rPr>
          <w:rFonts w:ascii="Palatino Linotype" w:eastAsia="Palatino Linotype" w:hAnsi="Palatino Linotype" w:cs="Palatino Linotype"/>
          <w:sz w:val="20"/>
          <w:szCs w:val="20"/>
        </w:rPr>
        <w:t>in the gluconeogenic direction.</w:t>
      </w:r>
      <w:r w:rsidR="006874CF">
        <w:rPr>
          <w:rFonts w:ascii="Palatino Linotype" w:eastAsia="Palatino Linotype" w:hAnsi="Palatino Linotype" w:cs="Palatino Linotype"/>
          <w:sz w:val="20"/>
          <w:szCs w:val="20"/>
        </w:rPr>
        <w:t xml:space="preserve"> </w:t>
      </w:r>
      <w:r w:rsidR="008D351B">
        <w:rPr>
          <w:rFonts w:ascii="Palatino Linotype" w:eastAsia="Palatino Linotype" w:hAnsi="Palatino Linotype" w:cs="Palatino Linotype"/>
          <w:sz w:val="20"/>
          <w:szCs w:val="20"/>
        </w:rPr>
        <w:t>Comparison of Fig</w:t>
      </w:r>
      <w:ins w:id="610" w:author="Yanfei Zhang" w:date="2022-04-06T11:17:00Z">
        <w:r w:rsidR="00740D49">
          <w:rPr>
            <w:rFonts w:ascii="Palatino Linotype" w:eastAsia="Palatino Linotype" w:hAnsi="Palatino Linotype" w:cs="Palatino Linotype"/>
            <w:sz w:val="20"/>
            <w:szCs w:val="20"/>
          </w:rPr>
          <w:t>ure</w:t>
        </w:r>
      </w:ins>
      <w:r w:rsidR="008D351B">
        <w:rPr>
          <w:rFonts w:ascii="Palatino Linotype" w:eastAsia="Palatino Linotype" w:hAnsi="Palatino Linotype" w:cs="Palatino Linotype"/>
          <w:sz w:val="20"/>
          <w:szCs w:val="20"/>
        </w:rPr>
        <w:t xml:space="preserve"> </w:t>
      </w:r>
      <w:del w:id="611" w:author="Yanfei Zhang" w:date="2022-03-28T20:06:00Z">
        <w:r w:rsidR="008D351B" w:rsidDel="00C24E2C">
          <w:rPr>
            <w:rFonts w:ascii="Palatino Linotype" w:eastAsia="Palatino Linotype" w:hAnsi="Palatino Linotype" w:cs="Palatino Linotype"/>
            <w:sz w:val="20"/>
            <w:szCs w:val="20"/>
          </w:rPr>
          <w:delText xml:space="preserve">2B </w:delText>
        </w:r>
      </w:del>
      <w:ins w:id="612" w:author="Yanfei Zhang" w:date="2022-03-28T20:06:00Z">
        <w:r w:rsidR="00C24E2C">
          <w:rPr>
            <w:rFonts w:ascii="Palatino Linotype" w:eastAsia="Palatino Linotype" w:hAnsi="Palatino Linotype" w:cs="Palatino Linotype"/>
            <w:sz w:val="20"/>
            <w:szCs w:val="20"/>
          </w:rPr>
          <w:t xml:space="preserve">3B </w:t>
        </w:r>
      </w:ins>
      <w:r w:rsidR="008D351B">
        <w:rPr>
          <w:rFonts w:ascii="Palatino Linotype" w:eastAsia="Palatino Linotype" w:hAnsi="Palatino Linotype" w:cs="Palatino Linotype"/>
          <w:sz w:val="20"/>
          <w:szCs w:val="20"/>
        </w:rPr>
        <w:t xml:space="preserve">with </w:t>
      </w:r>
      <w:del w:id="613" w:author="Yanfei Zhang" w:date="2022-04-05T21:56:00Z">
        <w:r w:rsidR="008D351B" w:rsidDel="007B75FC">
          <w:rPr>
            <w:rFonts w:ascii="Palatino Linotype" w:eastAsia="Palatino Linotype" w:hAnsi="Palatino Linotype" w:cs="Palatino Linotype"/>
            <w:sz w:val="20"/>
            <w:szCs w:val="20"/>
          </w:rPr>
          <w:delText xml:space="preserve">Fig. </w:delText>
        </w:r>
      </w:del>
      <w:ins w:id="614" w:author="Yanfei Zhang" w:date="2022-04-05T21:56:00Z">
        <w:r w:rsidR="007B75FC">
          <w:rPr>
            <w:rFonts w:ascii="Palatino Linotype" w:eastAsia="Palatino Linotype" w:hAnsi="Palatino Linotype" w:cs="Palatino Linotype"/>
            <w:sz w:val="20"/>
            <w:szCs w:val="20"/>
          </w:rPr>
          <w:t xml:space="preserve">Figure </w:t>
        </w:r>
      </w:ins>
      <w:del w:id="615" w:author="Yanfei Zhang" w:date="2022-03-28T20:06:00Z">
        <w:r w:rsidR="008D351B" w:rsidDel="00C24E2C">
          <w:rPr>
            <w:rFonts w:ascii="Palatino Linotype" w:eastAsia="Palatino Linotype" w:hAnsi="Palatino Linotype" w:cs="Palatino Linotype"/>
            <w:sz w:val="20"/>
            <w:szCs w:val="20"/>
          </w:rPr>
          <w:delText xml:space="preserve">2C </w:delText>
        </w:r>
      </w:del>
      <w:ins w:id="616" w:author="Yanfei Zhang" w:date="2022-03-28T20:06:00Z">
        <w:r w:rsidR="00C24E2C">
          <w:rPr>
            <w:rFonts w:ascii="Palatino Linotype" w:eastAsia="Palatino Linotype" w:hAnsi="Palatino Linotype" w:cs="Palatino Linotype"/>
            <w:sz w:val="20"/>
            <w:szCs w:val="20"/>
          </w:rPr>
          <w:t xml:space="preserve">3C </w:t>
        </w:r>
      </w:ins>
      <w:r w:rsidR="008D351B">
        <w:rPr>
          <w:rFonts w:ascii="Palatino Linotype" w:eastAsia="Palatino Linotype" w:hAnsi="Palatino Linotype" w:cs="Palatino Linotype"/>
          <w:sz w:val="20"/>
          <w:szCs w:val="20"/>
        </w:rPr>
        <w:t>shows that</w:t>
      </w:r>
      <w:r w:rsidR="00EB1C11">
        <w:rPr>
          <w:rFonts w:ascii="Palatino Linotype" w:eastAsia="Palatino Linotype" w:hAnsi="Palatino Linotype" w:cs="Palatino Linotype"/>
          <w:sz w:val="20"/>
          <w:szCs w:val="20"/>
        </w:rPr>
        <w:t xml:space="preserve"> temperature </w:t>
      </w:r>
      <w:r w:rsidR="008D351B">
        <w:rPr>
          <w:rFonts w:ascii="Palatino Linotype" w:eastAsia="Palatino Linotype" w:hAnsi="Palatino Linotype" w:cs="Palatino Linotype"/>
          <w:sz w:val="20"/>
          <w:szCs w:val="20"/>
        </w:rPr>
        <w:t>changes</w:t>
      </w:r>
      <w:r w:rsidR="00EB1C11">
        <w:rPr>
          <w:rFonts w:ascii="Palatino Linotype" w:eastAsia="Palatino Linotype" w:hAnsi="Palatino Linotype" w:cs="Palatino Linotype"/>
          <w:sz w:val="20"/>
          <w:szCs w:val="20"/>
        </w:rPr>
        <w:t xml:space="preserve"> can </w:t>
      </w:r>
      <w:r w:rsidR="00DF1BC9">
        <w:rPr>
          <w:rFonts w:ascii="Palatino Linotype" w:eastAsia="Palatino Linotype" w:hAnsi="Palatino Linotype" w:cs="Palatino Linotype"/>
          <w:sz w:val="20"/>
          <w:szCs w:val="20"/>
        </w:rPr>
        <w:t xml:space="preserve">also </w:t>
      </w:r>
      <w:r w:rsidR="00EB1C11">
        <w:rPr>
          <w:rFonts w:ascii="Palatino Linotype" w:eastAsia="Palatino Linotype" w:hAnsi="Palatino Linotype" w:cs="Palatino Linotype"/>
          <w:sz w:val="20"/>
          <w:szCs w:val="20"/>
        </w:rPr>
        <w:t>cause gear shifting</w:t>
      </w:r>
      <w:r w:rsidR="00705798">
        <w:rPr>
          <w:rFonts w:ascii="Palatino Linotype" w:eastAsia="Palatino Linotype" w:hAnsi="Palatino Linotype" w:cs="Palatino Linotype"/>
          <w:sz w:val="20"/>
          <w:szCs w:val="20"/>
        </w:rPr>
        <w:t>: a switch to lower gear at higher temperature.</w:t>
      </w:r>
      <w:del w:id="617" w:author="Yanfei Zhang" w:date="2022-04-05T10:48:00Z">
        <w:r w:rsidR="00EB1C11" w:rsidDel="000C4293">
          <w:rPr>
            <w:rFonts w:ascii="Palatino Linotype" w:eastAsia="Palatino Linotype" w:hAnsi="Palatino Linotype" w:cs="Palatino Linotype"/>
            <w:sz w:val="20"/>
            <w:szCs w:val="20"/>
          </w:rPr>
          <w:delText xml:space="preserve"> </w:delText>
        </w:r>
      </w:del>
      <w:ins w:id="618" w:author="Microsoft account" w:date="2022-03-11T15:11:00Z">
        <w:del w:id="619" w:author="Yanfei Zhang" w:date="2022-04-05T10:48:00Z">
          <w:r w:rsidR="00705798" w:rsidDel="000C4293">
            <w:rPr>
              <w:rFonts w:ascii="Palatino Linotype" w:eastAsia="Palatino Linotype" w:hAnsi="Palatino Linotype" w:cs="Palatino Linotype"/>
              <w:sz w:val="20"/>
              <w:szCs w:val="20"/>
            </w:rPr>
            <w:delText xml:space="preserve"> </w:delText>
          </w:r>
        </w:del>
        <w:r w:rsidR="00705798">
          <w:rPr>
            <w:rFonts w:ascii="Palatino Linotype" w:eastAsia="Palatino Linotype" w:hAnsi="Palatino Linotype" w:cs="Palatino Linotype"/>
            <w:sz w:val="20"/>
            <w:szCs w:val="20"/>
          </w:rPr>
          <w:t xml:space="preserve"> For comparisons with Fig</w:t>
        </w:r>
      </w:ins>
      <w:ins w:id="620" w:author="Yanfei Zhang" w:date="2022-04-06T11:17:00Z">
        <w:r w:rsidR="00740D49">
          <w:rPr>
            <w:rFonts w:ascii="Palatino Linotype" w:eastAsia="Palatino Linotype" w:hAnsi="Palatino Linotype" w:cs="Palatino Linotype"/>
            <w:sz w:val="20"/>
            <w:szCs w:val="20"/>
          </w:rPr>
          <w:t>ure</w:t>
        </w:r>
      </w:ins>
      <w:ins w:id="621" w:author="Microsoft account" w:date="2022-03-11T15:11:00Z">
        <w:del w:id="622" w:author="Yanfei Zhang" w:date="2022-04-05T11:33:00Z">
          <w:r w:rsidR="00705798" w:rsidDel="00523DD5">
            <w:rPr>
              <w:rFonts w:ascii="Palatino Linotype" w:eastAsia="Palatino Linotype" w:hAnsi="Palatino Linotype" w:cs="Palatino Linotype"/>
              <w:sz w:val="20"/>
              <w:szCs w:val="20"/>
            </w:rPr>
            <w:delText>s</w:delText>
          </w:r>
        </w:del>
        <w:r w:rsidR="00705798">
          <w:rPr>
            <w:rFonts w:ascii="Palatino Linotype" w:eastAsia="Palatino Linotype" w:hAnsi="Palatino Linotype" w:cs="Palatino Linotype"/>
            <w:sz w:val="20"/>
            <w:szCs w:val="20"/>
          </w:rPr>
          <w:t xml:space="preserve"> 1 and </w:t>
        </w:r>
        <w:del w:id="623" w:author="Yanfei Zhang" w:date="2022-04-05T21:55:00Z">
          <w:r w:rsidR="00705798" w:rsidDel="007B75FC">
            <w:rPr>
              <w:rFonts w:ascii="Palatino Linotype" w:eastAsia="Palatino Linotype" w:hAnsi="Palatino Linotype" w:cs="Palatino Linotype"/>
              <w:sz w:val="20"/>
              <w:szCs w:val="20"/>
            </w:rPr>
            <w:delText>Fig</w:delText>
          </w:r>
        </w:del>
      </w:ins>
      <w:ins w:id="624" w:author="Microsoft account" w:date="2022-03-11T15:12:00Z">
        <w:del w:id="625" w:author="Yanfei Zhang" w:date="2022-04-05T21:55:00Z">
          <w:r w:rsidR="00705798" w:rsidDel="007B75FC">
            <w:rPr>
              <w:rFonts w:ascii="Palatino Linotype" w:eastAsia="Palatino Linotype" w:hAnsi="Palatino Linotype" w:cs="Palatino Linotype"/>
              <w:sz w:val="20"/>
              <w:szCs w:val="20"/>
            </w:rPr>
            <w:delText xml:space="preserve"> </w:delText>
          </w:r>
        </w:del>
      </w:ins>
      <w:ins w:id="626" w:author="Microsoft account" w:date="2022-03-11T15:11:00Z">
        <w:del w:id="627" w:author="Yanfei Zhang" w:date="2022-04-05T21:55:00Z">
          <w:r w:rsidR="00705798" w:rsidRPr="001C240F" w:rsidDel="007B75FC">
            <w:rPr>
              <w:rFonts w:ascii="Palatino Linotype" w:eastAsia="Palatino Linotype" w:hAnsi="Palatino Linotype" w:cs="Palatino Linotype"/>
              <w:sz w:val="20"/>
              <w:szCs w:val="20"/>
            </w:rPr>
            <w:delText>S</w:delText>
          </w:r>
        </w:del>
      </w:ins>
      <w:ins w:id="628" w:author="Yanfei Zhang" w:date="2022-04-05T21:55:00Z">
        <w:r w:rsidR="007B75FC">
          <w:rPr>
            <w:rFonts w:ascii="Palatino Linotype" w:eastAsia="Palatino Linotype" w:hAnsi="Palatino Linotype" w:cs="Palatino Linotype"/>
            <w:sz w:val="20"/>
            <w:szCs w:val="20"/>
          </w:rPr>
          <w:t>Figure S</w:t>
        </w:r>
      </w:ins>
      <w:ins w:id="629" w:author="Microsoft account" w:date="2022-03-11T15:11:00Z">
        <w:del w:id="630" w:author="Yanfei Zhang" w:date="2022-04-05T11:33:00Z">
          <w:r w:rsidR="00705798" w:rsidDel="00523DD5">
            <w:rPr>
              <w:rFonts w:ascii="Palatino Linotype" w:eastAsia="Palatino Linotype" w:hAnsi="Palatino Linotype" w:cs="Palatino Linotype"/>
              <w:sz w:val="20"/>
              <w:szCs w:val="20"/>
            </w:rPr>
            <w:delText>5</w:delText>
          </w:r>
        </w:del>
      </w:ins>
      <w:ins w:id="631" w:author="Yanfei Zhang" w:date="2022-04-05T11:33:00Z">
        <w:r w:rsidR="00523DD5">
          <w:rPr>
            <w:rFonts w:ascii="Palatino Linotype" w:eastAsia="Palatino Linotype" w:hAnsi="Palatino Linotype" w:cs="Palatino Linotype"/>
            <w:sz w:val="20"/>
            <w:szCs w:val="20"/>
          </w:rPr>
          <w:t>2</w:t>
        </w:r>
      </w:ins>
      <w:ins w:id="632" w:author="Microsoft account" w:date="2022-03-11T15:12:00Z">
        <w:r w:rsidR="00705798">
          <w:rPr>
            <w:rFonts w:ascii="Palatino Linotype" w:eastAsia="Palatino Linotype" w:hAnsi="Palatino Linotype" w:cs="Palatino Linotype"/>
            <w:sz w:val="20"/>
            <w:szCs w:val="20"/>
          </w:rPr>
          <w:t xml:space="preserve">, </w:t>
        </w:r>
        <w:del w:id="633" w:author="Yanfei Zhang" w:date="2022-04-05T21:56:00Z">
          <w:r w:rsidR="00705798" w:rsidDel="007B75FC">
            <w:rPr>
              <w:rFonts w:ascii="Palatino Linotype" w:eastAsia="Palatino Linotype" w:hAnsi="Palatino Linotype" w:cs="Palatino Linotype"/>
              <w:sz w:val="20"/>
              <w:szCs w:val="20"/>
            </w:rPr>
            <w:delText xml:space="preserve">Fig. </w:delText>
          </w:r>
        </w:del>
      </w:ins>
      <w:ins w:id="634" w:author="Yanfei Zhang" w:date="2022-04-05T21:56:00Z">
        <w:r w:rsidR="007B75FC">
          <w:rPr>
            <w:rFonts w:ascii="Palatino Linotype" w:eastAsia="Palatino Linotype" w:hAnsi="Palatino Linotype" w:cs="Palatino Linotype"/>
            <w:sz w:val="20"/>
            <w:szCs w:val="20"/>
          </w:rPr>
          <w:t xml:space="preserve">Figure </w:t>
        </w:r>
      </w:ins>
      <w:ins w:id="635" w:author="Microsoft account" w:date="2022-03-11T15:13:00Z">
        <w:del w:id="636" w:author="Yanfei Zhang" w:date="2022-03-28T20:06:00Z">
          <w:r w:rsidR="00705798" w:rsidDel="00C24E2C">
            <w:rPr>
              <w:rFonts w:ascii="Palatino Linotype" w:eastAsia="Palatino Linotype" w:hAnsi="Palatino Linotype" w:cs="Palatino Linotype"/>
              <w:sz w:val="20"/>
              <w:szCs w:val="20"/>
            </w:rPr>
            <w:delText>2</w:delText>
          </w:r>
        </w:del>
      </w:ins>
      <w:ins w:id="637" w:author="Yanfei Zhang" w:date="2022-03-28T20:06:00Z">
        <w:r w:rsidR="00C24E2C">
          <w:rPr>
            <w:rFonts w:ascii="Palatino Linotype" w:eastAsia="Palatino Linotype" w:hAnsi="Palatino Linotype" w:cs="Palatino Linotype"/>
            <w:sz w:val="20"/>
            <w:szCs w:val="20"/>
          </w:rPr>
          <w:t>3</w:t>
        </w:r>
      </w:ins>
      <w:ins w:id="638" w:author="Microsoft account" w:date="2022-03-11T15:13:00Z">
        <w:r w:rsidR="00705798">
          <w:rPr>
            <w:rFonts w:ascii="Palatino Linotype" w:eastAsia="Palatino Linotype" w:hAnsi="Palatino Linotype" w:cs="Palatino Linotype"/>
            <w:sz w:val="20"/>
            <w:szCs w:val="20"/>
          </w:rPr>
          <w:t xml:space="preserve">D also shows the variation of the flux-ratio stoichiometry </w:t>
        </w:r>
      </w:ins>
      <w:ins w:id="639" w:author="Yanfei Zhang" w:date="2022-04-05T10:50:00Z">
        <w:r w:rsidR="000C4293" w:rsidRPr="00AA7EB5">
          <w:rPr>
            <w:rFonts w:ascii="Palatino Linotype" w:eastAsia="Palatino Linotype" w:hAnsi="Palatino Linotype" w:cs="Palatino Linotype"/>
            <w:i/>
            <w:sz w:val="18"/>
            <w:szCs w:val="18"/>
          </w:rPr>
          <w:t>n</w:t>
        </w:r>
      </w:ins>
      <w:ins w:id="640" w:author="Microsoft account" w:date="2022-03-11T15:13:00Z">
        <w:del w:id="641" w:author="Yanfei Zhang" w:date="2022-04-05T10:50:00Z">
          <w:r w:rsidR="00705798" w:rsidDel="000C4293">
            <w:rPr>
              <w:rFonts w:ascii="Palatino Linotype" w:eastAsia="Palatino Linotype" w:hAnsi="Palatino Linotype" w:cs="Palatino Linotype"/>
              <w:sz w:val="20"/>
              <w:szCs w:val="20"/>
            </w:rPr>
            <w:delText>n</w:delText>
          </w:r>
        </w:del>
        <w:r w:rsidR="00705798">
          <w:rPr>
            <w:rFonts w:ascii="Palatino Linotype" w:eastAsia="Palatino Linotype" w:hAnsi="Palatino Linotype" w:cs="Palatino Linotype"/>
            <w:sz w:val="20"/>
            <w:szCs w:val="20"/>
          </w:rPr>
          <w:t xml:space="preserve"> with the ATP flux.</w:t>
        </w:r>
        <w:del w:id="642" w:author="Yanfei Zhang" w:date="2022-04-05T10:50:00Z">
          <w:r w:rsidR="00705798" w:rsidDel="000C4293">
            <w:rPr>
              <w:rFonts w:ascii="Palatino Linotype" w:eastAsia="Palatino Linotype" w:hAnsi="Palatino Linotype" w:cs="Palatino Linotype"/>
              <w:sz w:val="20"/>
              <w:szCs w:val="20"/>
            </w:rPr>
            <w:delText xml:space="preserve"> </w:delText>
          </w:r>
        </w:del>
        <w:r w:rsidR="00705798">
          <w:rPr>
            <w:rFonts w:ascii="Palatino Linotype" w:eastAsia="Palatino Linotype" w:hAnsi="Palatino Linotype" w:cs="Palatino Linotype"/>
            <w:sz w:val="20"/>
            <w:szCs w:val="20"/>
          </w:rPr>
          <w:t xml:space="preserve"> The stoichiometry increases with the flux, confirming the results of both the NET and the FBA analyses.</w:t>
        </w:r>
      </w:ins>
      <w:ins w:id="643" w:author="Microsoft account" w:date="2022-03-11T15:14:00Z">
        <w:del w:id="644" w:author="Yanfei Zhang" w:date="2022-04-05T10:50:00Z">
          <w:r w:rsidR="002A72C5" w:rsidDel="000C4293">
            <w:rPr>
              <w:rFonts w:ascii="Palatino Linotype" w:eastAsia="Palatino Linotype" w:hAnsi="Palatino Linotype" w:cs="Palatino Linotype"/>
              <w:sz w:val="20"/>
              <w:szCs w:val="20"/>
            </w:rPr>
            <w:delText xml:space="preserve"> [</w:delText>
          </w:r>
          <w:r w:rsidR="002A72C5" w:rsidRPr="002A72C5" w:rsidDel="000C4293">
            <w:rPr>
              <w:rFonts w:ascii="Palatino Linotype" w:eastAsia="Palatino Linotype" w:hAnsi="Palatino Linotype" w:cs="Palatino Linotype"/>
              <w:sz w:val="20"/>
              <w:szCs w:val="20"/>
              <w:highlight w:val="yellow"/>
              <w:rPrChange w:id="645" w:author="Microsoft account" w:date="2022-03-11T15:14:00Z">
                <w:rPr>
                  <w:rFonts w:ascii="Palatino Linotype" w:eastAsia="Palatino Linotype" w:hAnsi="Palatino Linotype" w:cs="Palatino Linotype"/>
                  <w:sz w:val="20"/>
                  <w:szCs w:val="20"/>
                </w:rPr>
              </w:rPrChange>
            </w:rPr>
            <w:delText>CHECK THIS</w:delText>
          </w:r>
          <w:r w:rsidR="002A72C5" w:rsidDel="000C4293">
            <w:rPr>
              <w:rFonts w:ascii="Palatino Linotype" w:eastAsia="Palatino Linotype" w:hAnsi="Palatino Linotype" w:cs="Palatino Linotype"/>
              <w:sz w:val="20"/>
              <w:szCs w:val="20"/>
            </w:rPr>
            <w:delText>]</w:delText>
          </w:r>
        </w:del>
      </w:ins>
    </w:p>
    <w:p w14:paraId="3756A878" w14:textId="11A8163C" w:rsidR="00B47C13" w:rsidRDefault="00CC458B" w:rsidP="003679C5">
      <w:pPr>
        <w:pBdr>
          <w:top w:val="nil"/>
          <w:left w:val="nil"/>
          <w:bottom w:val="nil"/>
          <w:right w:val="nil"/>
          <w:between w:val="nil"/>
        </w:pBdr>
        <w:spacing w:line="240" w:lineRule="auto"/>
        <w:ind w:firstLine="432"/>
        <w:rPr>
          <w:rFonts w:ascii="Palatino Linotype" w:eastAsia="Palatino Linotype" w:hAnsi="Palatino Linotype" w:cs="Palatino Linotype"/>
          <w:sz w:val="20"/>
          <w:szCs w:val="20"/>
        </w:rPr>
      </w:pPr>
      <w:del w:id="646" w:author="Yanfei Zhang" w:date="2022-03-28T18:07:00Z">
        <w:r w:rsidDel="00A55D7F">
          <w:rPr>
            <w:rFonts w:ascii="Palatino Linotype" w:eastAsia="Palatino Linotype" w:hAnsi="Palatino Linotype" w:cs="Palatino Linotype"/>
            <w:noProof/>
            <w:sz w:val="20"/>
            <w:szCs w:val="20"/>
            <w:lang w:eastAsia="zh-CN"/>
          </w:rPr>
          <w:drawing>
            <wp:inline distT="0" distB="0" distL="0" distR="0" wp14:anchorId="7130F90A" wp14:editId="3D5D1196">
              <wp:extent cx="5354135" cy="4684566"/>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2 abc11.28.t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60038" cy="4689731"/>
                      </a:xfrm>
                      <a:prstGeom prst="rect">
                        <a:avLst/>
                      </a:prstGeom>
                    </pic:spPr>
                  </pic:pic>
                </a:graphicData>
              </a:graphic>
            </wp:inline>
          </w:drawing>
        </w:r>
      </w:del>
      <w:ins w:id="647" w:author="Yanfei Zhang" w:date="2022-04-04T21:22:00Z">
        <w:r w:rsidR="004D0F21">
          <w:rPr>
            <w:rFonts w:ascii="Palatino Linotype" w:eastAsia="Palatino Linotype" w:hAnsi="Palatino Linotype" w:cs="Palatino Linotype"/>
            <w:noProof/>
            <w:sz w:val="20"/>
            <w:szCs w:val="20"/>
            <w:lang w:eastAsia="zh-CN"/>
          </w:rPr>
          <w:drawing>
            <wp:inline distT="0" distB="0" distL="0" distR="0" wp14:anchorId="7869C0CD" wp14:editId="6D847193">
              <wp:extent cx="5118506" cy="4021766"/>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2abcd.ti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19646" cy="4022662"/>
                      </a:xfrm>
                      <a:prstGeom prst="rect">
                        <a:avLst/>
                      </a:prstGeom>
                    </pic:spPr>
                  </pic:pic>
                </a:graphicData>
              </a:graphic>
            </wp:inline>
          </w:drawing>
        </w:r>
      </w:ins>
    </w:p>
    <w:p w14:paraId="1289D724" w14:textId="40A7A76E" w:rsidR="0076719B" w:rsidRPr="00DF1BC9" w:rsidRDefault="00F771FC" w:rsidP="003679C5">
      <w:pPr>
        <w:pBdr>
          <w:top w:val="nil"/>
          <w:left w:val="nil"/>
          <w:bottom w:val="nil"/>
          <w:right w:val="nil"/>
          <w:between w:val="nil"/>
        </w:pBdr>
        <w:spacing w:line="240" w:lineRule="auto"/>
        <w:ind w:left="432" w:right="432"/>
        <w:rPr>
          <w:rFonts w:ascii="Palatino Linotype" w:eastAsia="Palatino Linotype" w:hAnsi="Palatino Linotype" w:cs="Palatino Linotype"/>
          <w:sz w:val="18"/>
          <w:szCs w:val="18"/>
        </w:rPr>
      </w:pPr>
      <w:r w:rsidRPr="002C4B7B">
        <w:rPr>
          <w:rFonts w:ascii="Palatino Linotype" w:eastAsia="Palatino Linotype" w:hAnsi="Palatino Linotype" w:cs="Palatino Linotype"/>
          <w:b/>
          <w:sz w:val="18"/>
          <w:szCs w:val="18"/>
        </w:rPr>
        <w:t xml:space="preserve">Figure </w:t>
      </w:r>
      <w:del w:id="648" w:author="Yanfei Zhang" w:date="2022-03-28T20:06:00Z">
        <w:r w:rsidRPr="002C4B7B" w:rsidDel="00C24E2C">
          <w:rPr>
            <w:rFonts w:ascii="Palatino Linotype" w:eastAsia="Palatino Linotype" w:hAnsi="Palatino Linotype" w:cs="Palatino Linotype"/>
            <w:b/>
            <w:sz w:val="18"/>
            <w:szCs w:val="18"/>
          </w:rPr>
          <w:delText>2</w:delText>
        </w:r>
      </w:del>
      <w:ins w:id="649" w:author="Yanfei Zhang" w:date="2022-03-28T20:06:00Z">
        <w:r w:rsidR="00C24E2C">
          <w:rPr>
            <w:rFonts w:ascii="Palatino Linotype" w:eastAsia="Palatino Linotype" w:hAnsi="Palatino Linotype" w:cs="Palatino Linotype"/>
            <w:b/>
            <w:sz w:val="18"/>
            <w:szCs w:val="18"/>
          </w:rPr>
          <w:t>3</w:t>
        </w:r>
      </w:ins>
      <w:r w:rsidRPr="002C4B7B">
        <w:rPr>
          <w:rFonts w:ascii="Palatino Linotype" w:eastAsia="Palatino Linotype" w:hAnsi="Palatino Linotype" w:cs="Palatino Linotype"/>
          <w:b/>
          <w:sz w:val="18"/>
          <w:szCs w:val="18"/>
        </w:rPr>
        <w:t>.</w:t>
      </w:r>
      <w:r w:rsidR="0053743E" w:rsidRPr="002C4B7B">
        <w:rPr>
          <w:rFonts w:ascii="Palatino Linotype" w:eastAsia="Palatino Linotype" w:hAnsi="Palatino Linotype" w:cs="Palatino Linotype"/>
          <w:sz w:val="18"/>
          <w:szCs w:val="18"/>
        </w:rPr>
        <w:t xml:space="preserve"> The scheme</w:t>
      </w:r>
      <w:del w:id="650" w:author="Yanfei Zhang" w:date="2022-03-28T18:09:00Z">
        <w:r w:rsidR="0053743E" w:rsidRPr="002C4B7B" w:rsidDel="00A55D7F">
          <w:rPr>
            <w:rFonts w:ascii="Palatino Linotype" w:eastAsia="Palatino Linotype" w:hAnsi="Palatino Linotype" w:cs="Palatino Linotype"/>
            <w:sz w:val="18"/>
            <w:szCs w:val="18"/>
          </w:rPr>
          <w:delText xml:space="preserve"> and</w:delText>
        </w:r>
      </w:del>
      <w:ins w:id="651" w:author="Yanfei Zhang" w:date="2022-03-28T18:09:00Z">
        <w:r w:rsidR="00A55D7F">
          <w:rPr>
            <w:rFonts w:ascii="Palatino Linotype" w:eastAsia="Palatino Linotype" w:hAnsi="Palatino Linotype" w:cs="Palatino Linotype"/>
            <w:sz w:val="18"/>
            <w:szCs w:val="18"/>
          </w:rPr>
          <w:t>,</w:t>
        </w:r>
      </w:ins>
      <w:r w:rsidR="0053743E" w:rsidRPr="002C4B7B">
        <w:rPr>
          <w:rFonts w:ascii="Palatino Linotype" w:eastAsia="Palatino Linotype" w:hAnsi="Palatino Linotype" w:cs="Palatino Linotype"/>
          <w:sz w:val="18"/>
          <w:szCs w:val="18"/>
        </w:rPr>
        <w:t xml:space="preserve"> fraction</w:t>
      </w:r>
      <w:ins w:id="652" w:author="Microsoft account" w:date="2022-03-11T13:09:00Z">
        <w:r w:rsidR="00DF1BC9">
          <w:rPr>
            <w:rFonts w:ascii="Palatino Linotype" w:eastAsia="Palatino Linotype" w:hAnsi="Palatino Linotype" w:cs="Palatino Linotype"/>
            <w:sz w:val="18"/>
            <w:szCs w:val="18"/>
          </w:rPr>
          <w:t>s</w:t>
        </w:r>
      </w:ins>
      <w:r w:rsidR="0053743E" w:rsidRPr="002C4B7B">
        <w:rPr>
          <w:rFonts w:ascii="Palatino Linotype" w:eastAsia="Palatino Linotype" w:hAnsi="Palatino Linotype" w:cs="Palatino Linotype"/>
          <w:sz w:val="18"/>
          <w:szCs w:val="18"/>
        </w:rPr>
        <w:t xml:space="preserve"> of </w:t>
      </w:r>
      <w:del w:id="653" w:author="Microsoft account" w:date="2022-03-11T13:09:00Z">
        <w:r w:rsidR="000C2597" w:rsidDel="00DF1BC9">
          <w:rPr>
            <w:rFonts w:ascii="Palatino Linotype" w:eastAsia="Palatino Linotype" w:hAnsi="Palatino Linotype" w:cs="Palatino Linotype"/>
            <w:sz w:val="18"/>
            <w:szCs w:val="18"/>
          </w:rPr>
          <w:delText>various</w:delText>
        </w:r>
        <w:r w:rsidR="000C2597" w:rsidRPr="002C4B7B" w:rsidDel="00DF1BC9">
          <w:rPr>
            <w:rFonts w:ascii="Palatino Linotype" w:eastAsia="Palatino Linotype" w:hAnsi="Palatino Linotype" w:cs="Palatino Linotype"/>
            <w:sz w:val="18"/>
            <w:szCs w:val="18"/>
          </w:rPr>
          <w:delText xml:space="preserve"> </w:delText>
        </w:r>
      </w:del>
      <w:ins w:id="654" w:author="Microsoft account" w:date="2022-03-11T13:09:00Z">
        <w:r w:rsidR="00DF1BC9">
          <w:rPr>
            <w:rFonts w:ascii="Palatino Linotype" w:eastAsia="Palatino Linotype" w:hAnsi="Palatino Linotype" w:cs="Palatino Linotype"/>
            <w:sz w:val="18"/>
            <w:szCs w:val="18"/>
          </w:rPr>
          <w:t>the two</w:t>
        </w:r>
        <w:r w:rsidR="00DF1BC9" w:rsidRPr="002C4B7B">
          <w:rPr>
            <w:rFonts w:ascii="Palatino Linotype" w:eastAsia="Palatino Linotype" w:hAnsi="Palatino Linotype" w:cs="Palatino Linotype"/>
            <w:sz w:val="18"/>
            <w:szCs w:val="18"/>
          </w:rPr>
          <w:t xml:space="preserve"> </w:t>
        </w:r>
      </w:ins>
      <w:r w:rsidR="0053743E" w:rsidRPr="002C4B7B">
        <w:rPr>
          <w:rFonts w:ascii="Palatino Linotype" w:eastAsia="Palatino Linotype" w:hAnsi="Palatino Linotype" w:cs="Palatino Linotype"/>
          <w:sz w:val="18"/>
          <w:szCs w:val="18"/>
        </w:rPr>
        <w:t xml:space="preserve">pathway fluxes </w:t>
      </w:r>
      <w:ins w:id="655" w:author="Yanfei Zhang" w:date="2022-03-28T18:10:00Z">
        <w:r w:rsidR="00A55D7F">
          <w:rPr>
            <w:rFonts w:ascii="Palatino Linotype" w:eastAsia="Palatino Linotype" w:hAnsi="Palatino Linotype" w:cs="Palatino Linotype"/>
            <w:sz w:val="18"/>
            <w:szCs w:val="18"/>
          </w:rPr>
          <w:t xml:space="preserve">and </w:t>
        </w:r>
      </w:ins>
      <w:ins w:id="656" w:author="Yanfei Zhang" w:date="2022-03-28T18:11:00Z">
        <w:r w:rsidR="00A55D7F">
          <w:rPr>
            <w:rFonts w:ascii="Palatino Linotype" w:eastAsia="Palatino Linotype" w:hAnsi="Palatino Linotype" w:cs="Palatino Linotype"/>
            <w:sz w:val="18"/>
            <w:szCs w:val="18"/>
          </w:rPr>
          <w:t xml:space="preserve">the </w:t>
        </w:r>
        <w:proofErr w:type="spellStart"/>
        <w:r w:rsidR="00A55D7F">
          <w:rPr>
            <w:rFonts w:ascii="Palatino Linotype" w:eastAsia="Palatino Linotype" w:hAnsi="Palatino Linotype" w:cs="Palatino Linotype"/>
            <w:sz w:val="18"/>
            <w:szCs w:val="18"/>
          </w:rPr>
          <w:t>flux_ratio</w:t>
        </w:r>
        <w:proofErr w:type="spellEnd"/>
        <w:r w:rsidR="00A55D7F">
          <w:rPr>
            <w:rFonts w:ascii="Palatino Linotype" w:eastAsia="Palatino Linotype" w:hAnsi="Palatino Linotype" w:cs="Palatino Linotype"/>
            <w:sz w:val="18"/>
            <w:szCs w:val="18"/>
          </w:rPr>
          <w:t xml:space="preserve"> stoichiometry</w:t>
        </w:r>
      </w:ins>
      <w:ins w:id="657" w:author="Yanfei Zhang" w:date="2022-03-28T18:10:00Z">
        <w:r w:rsidR="00A55D7F" w:rsidRPr="002C4B7B">
          <w:rPr>
            <w:rFonts w:ascii="Palatino Linotype" w:eastAsia="Palatino Linotype" w:hAnsi="Palatino Linotype" w:cs="Palatino Linotype"/>
            <w:sz w:val="18"/>
            <w:szCs w:val="18"/>
          </w:rPr>
          <w:t xml:space="preserve"> </w:t>
        </w:r>
      </w:ins>
      <w:r w:rsidR="0053743E" w:rsidRPr="002C4B7B">
        <w:rPr>
          <w:rFonts w:ascii="Palatino Linotype" w:eastAsia="Palatino Linotype" w:hAnsi="Palatino Linotype" w:cs="Palatino Linotype"/>
          <w:sz w:val="18"/>
          <w:szCs w:val="18"/>
        </w:rPr>
        <w:t>from GAP to 3PG.</w:t>
      </w:r>
      <w:r w:rsidRPr="002C4B7B">
        <w:rPr>
          <w:rFonts w:ascii="Palatino Linotype" w:eastAsia="Palatino Linotype" w:hAnsi="Palatino Linotype" w:cs="Palatino Linotype"/>
          <w:sz w:val="18"/>
          <w:szCs w:val="18"/>
        </w:rPr>
        <w:t xml:space="preserve"> (</w:t>
      </w:r>
      <w:r w:rsidRPr="002C4B7B">
        <w:rPr>
          <w:rFonts w:ascii="Palatino Linotype" w:eastAsia="Palatino Linotype" w:hAnsi="Palatino Linotype" w:cs="Palatino Linotype"/>
          <w:b/>
          <w:sz w:val="18"/>
          <w:szCs w:val="18"/>
        </w:rPr>
        <w:t>A</w:t>
      </w:r>
      <w:r w:rsidR="0053743E" w:rsidRPr="002C4B7B">
        <w:rPr>
          <w:rFonts w:ascii="Palatino Linotype" w:eastAsia="Palatino Linotype" w:hAnsi="Palatino Linotype" w:cs="Palatino Linotype"/>
          <w:sz w:val="18"/>
          <w:szCs w:val="18"/>
        </w:rPr>
        <w:t xml:space="preserve">) Scheme of the </w:t>
      </w:r>
      <w:r w:rsidRPr="002C4B7B">
        <w:rPr>
          <w:rFonts w:ascii="Palatino Linotype" w:eastAsia="Palatino Linotype" w:hAnsi="Palatino Linotype" w:cs="Palatino Linotype"/>
          <w:sz w:val="18"/>
          <w:szCs w:val="18"/>
        </w:rPr>
        <w:t xml:space="preserve">pathways </w:t>
      </w:r>
      <w:r w:rsidR="00905598" w:rsidRPr="002C4B7B">
        <w:rPr>
          <w:rFonts w:ascii="Palatino Linotype" w:eastAsia="Palatino Linotype" w:hAnsi="Palatino Linotype" w:cs="Palatino Linotype"/>
          <w:sz w:val="18"/>
          <w:szCs w:val="18"/>
        </w:rPr>
        <w:t>con</w:t>
      </w:r>
      <w:r w:rsidR="00905598">
        <w:rPr>
          <w:rFonts w:ascii="Palatino Linotype" w:eastAsia="Palatino Linotype" w:hAnsi="Palatino Linotype" w:cs="Palatino Linotype"/>
          <w:sz w:val="18"/>
          <w:szCs w:val="18"/>
        </w:rPr>
        <w:t>necting</w:t>
      </w:r>
      <w:r w:rsidR="00905598" w:rsidRPr="002C4B7B">
        <w:rPr>
          <w:rFonts w:ascii="Palatino Linotype" w:eastAsia="Palatino Linotype" w:hAnsi="Palatino Linotype" w:cs="Palatino Linotype"/>
          <w:sz w:val="18"/>
          <w:szCs w:val="18"/>
        </w:rPr>
        <w:t xml:space="preserve"> </w:t>
      </w:r>
      <w:r w:rsidRPr="002C4B7B">
        <w:rPr>
          <w:rFonts w:ascii="Palatino Linotype" w:eastAsia="Palatino Linotype" w:hAnsi="Palatino Linotype" w:cs="Palatino Linotype"/>
          <w:sz w:val="18"/>
          <w:szCs w:val="18"/>
        </w:rPr>
        <w:t xml:space="preserve">GAP to pyruvate for </w:t>
      </w:r>
      <w:r w:rsidRPr="002C4B7B">
        <w:rPr>
          <w:rFonts w:ascii="Palatino Linotype" w:eastAsia="Palatino Linotype" w:hAnsi="Palatino Linotype" w:cs="Palatino Linotype"/>
          <w:i/>
          <w:sz w:val="18"/>
          <w:szCs w:val="18"/>
        </w:rPr>
        <w:t>S. solfataricus</w:t>
      </w:r>
      <w:r w:rsidRPr="002C4B7B">
        <w:rPr>
          <w:rFonts w:ascii="Palatino Linotype" w:eastAsia="Palatino Linotype" w:hAnsi="Palatino Linotype" w:cs="Palatino Linotype"/>
          <w:sz w:val="18"/>
          <w:szCs w:val="18"/>
        </w:rPr>
        <w:t>;</w:t>
      </w:r>
      <w:r w:rsidR="00905598">
        <w:rPr>
          <w:rFonts w:ascii="Palatino Linotype" w:eastAsia="Palatino Linotype" w:hAnsi="Palatino Linotype" w:cs="Palatino Linotype"/>
          <w:sz w:val="18"/>
          <w:szCs w:val="18"/>
        </w:rPr>
        <w:t xml:space="preserve"> </w:t>
      </w:r>
      <w:r w:rsidR="00A56565">
        <w:rPr>
          <w:rFonts w:ascii="Palatino Linotype" w:eastAsia="Palatino Linotype" w:hAnsi="Palatino Linotype" w:cs="Palatino Linotype"/>
          <w:sz w:val="18"/>
          <w:szCs w:val="18"/>
        </w:rPr>
        <w:t>lines with single arrow heads refer to reactions considered irreversible; the red dashed line refers to spontaneous (i.e. not enzyme catalyzed) hydrolysis of BPG to 3PG.</w:t>
      </w:r>
      <w:r w:rsidRPr="002C4B7B">
        <w:rPr>
          <w:rFonts w:ascii="Palatino Linotype" w:eastAsia="Palatino Linotype" w:hAnsi="Palatino Linotype" w:cs="Palatino Linotype"/>
          <w:sz w:val="18"/>
          <w:szCs w:val="18"/>
        </w:rPr>
        <w:t xml:space="preserve"> (</w:t>
      </w:r>
      <w:r w:rsidRPr="002C4B7B">
        <w:rPr>
          <w:rFonts w:ascii="Palatino Linotype" w:eastAsia="Palatino Linotype" w:hAnsi="Palatino Linotype" w:cs="Palatino Linotype"/>
          <w:b/>
          <w:sz w:val="18"/>
          <w:szCs w:val="18"/>
        </w:rPr>
        <w:t>B</w:t>
      </w:r>
      <w:r w:rsidRPr="002C4B7B">
        <w:rPr>
          <w:rFonts w:ascii="Palatino Linotype" w:eastAsia="Palatino Linotype" w:hAnsi="Palatino Linotype" w:cs="Palatino Linotype"/>
          <w:sz w:val="18"/>
          <w:szCs w:val="18"/>
        </w:rPr>
        <w:t xml:space="preserve">) The fraction of the flux from GAP to </w:t>
      </w:r>
      <w:proofErr w:type="spellStart"/>
      <w:r w:rsidRPr="002C4B7B">
        <w:rPr>
          <w:rFonts w:ascii="Palatino Linotype" w:eastAsia="Palatino Linotype" w:hAnsi="Palatino Linotype" w:cs="Palatino Linotype"/>
          <w:sz w:val="18"/>
          <w:szCs w:val="18"/>
        </w:rPr>
        <w:t>Pyr</w:t>
      </w:r>
      <w:proofErr w:type="spellEnd"/>
      <w:r w:rsidRPr="002C4B7B">
        <w:rPr>
          <w:rFonts w:ascii="Palatino Linotype" w:eastAsia="Palatino Linotype" w:hAnsi="Palatino Linotype" w:cs="Palatino Linotype"/>
          <w:sz w:val="18"/>
          <w:szCs w:val="18"/>
        </w:rPr>
        <w:t xml:space="preserve"> running through GAPDH</w:t>
      </w:r>
      <w:r w:rsidR="008D3FF3">
        <w:rPr>
          <w:rFonts w:ascii="Palatino Linotype" w:eastAsia="Palatino Linotype" w:hAnsi="Palatino Linotype" w:cs="Palatino Linotype"/>
          <w:sz w:val="18"/>
          <w:szCs w:val="18"/>
        </w:rPr>
        <w:t xml:space="preserve"> (</w:t>
      </w:r>
      <w:r w:rsidR="00CE4301">
        <w:rPr>
          <w:rFonts w:ascii="Palatino Linotype" w:eastAsia="Palatino Linotype" w:hAnsi="Palatino Linotype" w:cs="Palatino Linotype"/>
          <w:sz w:val="18"/>
          <w:szCs w:val="18"/>
        </w:rPr>
        <w:t xml:space="preserve">blue; </w:t>
      </w:r>
      <w:r w:rsidR="008D3FF3" w:rsidRPr="00DC03CE">
        <w:rPr>
          <w:rFonts w:ascii="Palatino Linotype" w:eastAsia="Palatino Linotype" w:hAnsi="Palatino Linotype" w:cs="Palatino Linotype"/>
          <w:color w:val="auto"/>
          <w:sz w:val="18"/>
          <w:szCs w:val="18"/>
        </w:rPr>
        <w:t>GAPN</w:t>
      </w:r>
      <w:r w:rsidR="00A6502D">
        <w:rPr>
          <w:rFonts w:ascii="Palatino Linotype" w:eastAsia="Palatino Linotype" w:hAnsi="Palatino Linotype" w:cs="Palatino Linotype"/>
          <w:color w:val="auto"/>
          <w:sz w:val="18"/>
          <w:szCs w:val="18"/>
        </w:rPr>
        <w:t xml:space="preserve">: </w:t>
      </w:r>
      <w:proofErr w:type="spellStart"/>
      <w:r w:rsidR="00A6502D">
        <w:rPr>
          <w:rFonts w:ascii="Palatino Linotype" w:eastAsia="Palatino Linotype" w:hAnsi="Palatino Linotype" w:cs="Palatino Linotype"/>
          <w:color w:val="auto"/>
          <w:sz w:val="18"/>
          <w:szCs w:val="18"/>
        </w:rPr>
        <w:t>organge</w:t>
      </w:r>
      <w:proofErr w:type="spellEnd"/>
      <w:r w:rsidR="008D3FF3">
        <w:rPr>
          <w:rFonts w:ascii="Palatino Linotype" w:eastAsia="Palatino Linotype" w:hAnsi="Palatino Linotype" w:cs="Palatino Linotype"/>
          <w:sz w:val="18"/>
          <w:szCs w:val="18"/>
        </w:rPr>
        <w:t xml:space="preserve">) </w:t>
      </w:r>
      <w:r w:rsidR="00CA1D94">
        <w:rPr>
          <w:sz w:val="20"/>
          <w:szCs w:val="20"/>
          <w:lang w:eastAsia="zh-CN"/>
        </w:rPr>
        <w:t xml:space="preserve">and the flux-ratio stoichiometry, all as functions of the ATP/ADP ratio, </w:t>
      </w:r>
      <w:r w:rsidR="00CA1D94">
        <w:rPr>
          <w:rFonts w:ascii="Palatino Linotype" w:eastAsia="Palatino Linotype" w:hAnsi="Palatino Linotype" w:cs="Palatino Linotype"/>
          <w:sz w:val="18"/>
          <w:szCs w:val="18"/>
        </w:rPr>
        <w:t xml:space="preserve">at 70 </w:t>
      </w:r>
      <w:r w:rsidR="00CA1D94" w:rsidRPr="005F2218">
        <w:rPr>
          <w:sz w:val="20"/>
          <w:szCs w:val="20"/>
          <w:lang w:eastAsia="zh-CN"/>
        </w:rPr>
        <w:t>℃</w:t>
      </w:r>
      <w:ins w:id="658" w:author="Yanfei Zhang" w:date="2022-04-06T17:18:00Z">
        <w:r w:rsidR="009B2AC0">
          <w:rPr>
            <w:rFonts w:ascii="Palatino Linotype" w:eastAsia="Palatino Linotype" w:hAnsi="Palatino Linotype" w:cs="Palatino Linotype"/>
            <w:sz w:val="18"/>
            <w:szCs w:val="18"/>
          </w:rPr>
          <w:t>.</w:t>
        </w:r>
      </w:ins>
      <w:del w:id="659" w:author="Yanfei Zhang" w:date="2022-04-06T17:18:00Z">
        <w:r w:rsidR="00CA1D94" w:rsidDel="009B2AC0">
          <w:rPr>
            <w:sz w:val="20"/>
            <w:szCs w:val="20"/>
            <w:lang w:eastAsia="zh-CN"/>
          </w:rPr>
          <w:delText xml:space="preserve"> </w:delText>
        </w:r>
        <w:r w:rsidR="008A043E" w:rsidRPr="002C4B7B" w:rsidDel="009B2AC0">
          <w:rPr>
            <w:rFonts w:ascii="Palatino Linotype" w:eastAsia="Palatino Linotype" w:hAnsi="Palatino Linotype" w:cs="Palatino Linotype"/>
            <w:sz w:val="18"/>
            <w:szCs w:val="18"/>
          </w:rPr>
          <w:delText>;</w:delText>
        </w:r>
      </w:del>
      <w:r w:rsidR="008A043E" w:rsidRPr="002C4B7B">
        <w:rPr>
          <w:rFonts w:ascii="Palatino Linotype" w:eastAsia="Palatino Linotype" w:hAnsi="Palatino Linotype" w:cs="Palatino Linotype"/>
          <w:sz w:val="18"/>
          <w:szCs w:val="18"/>
        </w:rPr>
        <w:t xml:space="preserve"> (</w:t>
      </w:r>
      <w:r w:rsidR="008A043E" w:rsidRPr="002C4B7B">
        <w:rPr>
          <w:rFonts w:ascii="Palatino Linotype" w:eastAsia="Palatino Linotype" w:hAnsi="Palatino Linotype" w:cs="Palatino Linotype"/>
          <w:b/>
          <w:sz w:val="18"/>
          <w:szCs w:val="18"/>
        </w:rPr>
        <w:t>C</w:t>
      </w:r>
      <w:r w:rsidR="008A043E" w:rsidRPr="002C4B7B">
        <w:rPr>
          <w:rFonts w:ascii="Palatino Linotype" w:eastAsia="Palatino Linotype" w:hAnsi="Palatino Linotype" w:cs="Palatino Linotype"/>
          <w:sz w:val="18"/>
          <w:szCs w:val="18"/>
        </w:rPr>
        <w:t xml:space="preserve">) The fraction of the flux from GADPH to </w:t>
      </w:r>
      <w:proofErr w:type="spellStart"/>
      <w:r w:rsidR="008A043E" w:rsidRPr="002C4B7B">
        <w:rPr>
          <w:rFonts w:ascii="Palatino Linotype" w:eastAsia="Palatino Linotype" w:hAnsi="Palatino Linotype" w:cs="Palatino Linotype"/>
          <w:sz w:val="18"/>
          <w:szCs w:val="18"/>
        </w:rPr>
        <w:t>Pyr</w:t>
      </w:r>
      <w:proofErr w:type="spellEnd"/>
      <w:r w:rsidR="008A043E" w:rsidRPr="002C4B7B">
        <w:rPr>
          <w:rFonts w:ascii="Palatino Linotype" w:eastAsia="Palatino Linotype" w:hAnsi="Palatino Linotype" w:cs="Palatino Linotype"/>
          <w:sz w:val="18"/>
          <w:szCs w:val="18"/>
        </w:rPr>
        <w:t xml:space="preserve"> flux running through </w:t>
      </w:r>
      <w:r w:rsidR="008D3FF3" w:rsidRPr="002C4B7B">
        <w:rPr>
          <w:rFonts w:ascii="Palatino Linotype" w:eastAsia="Palatino Linotype" w:hAnsi="Palatino Linotype" w:cs="Palatino Linotype"/>
          <w:sz w:val="18"/>
          <w:szCs w:val="18"/>
        </w:rPr>
        <w:t>GAPDH</w:t>
      </w:r>
      <w:r w:rsidR="008D3FF3">
        <w:rPr>
          <w:rFonts w:ascii="Palatino Linotype" w:eastAsia="Palatino Linotype" w:hAnsi="Palatino Linotype" w:cs="Palatino Linotype"/>
          <w:sz w:val="18"/>
          <w:szCs w:val="18"/>
        </w:rPr>
        <w:t xml:space="preserve"> (</w:t>
      </w:r>
      <w:r w:rsidR="000B7BF7">
        <w:rPr>
          <w:rFonts w:ascii="Palatino Linotype" w:eastAsia="Palatino Linotype" w:hAnsi="Palatino Linotype" w:cs="Palatino Linotype"/>
          <w:sz w:val="18"/>
          <w:szCs w:val="18"/>
        </w:rPr>
        <w:t xml:space="preserve">blue; </w:t>
      </w:r>
      <w:r w:rsidR="008D3FF3">
        <w:rPr>
          <w:rFonts w:ascii="Palatino Linotype" w:eastAsia="Palatino Linotype" w:hAnsi="Palatino Linotype" w:cs="Palatino Linotype"/>
          <w:sz w:val="18"/>
          <w:szCs w:val="18"/>
        </w:rPr>
        <w:t>GAPN</w:t>
      </w:r>
      <w:r w:rsidR="000B7BF7">
        <w:rPr>
          <w:rFonts w:ascii="Palatino Linotype" w:eastAsia="Palatino Linotype" w:hAnsi="Palatino Linotype" w:cs="Palatino Linotype"/>
          <w:sz w:val="18"/>
          <w:szCs w:val="18"/>
        </w:rPr>
        <w:t>: orange</w:t>
      </w:r>
      <w:r w:rsidR="008D3FF3">
        <w:rPr>
          <w:rFonts w:ascii="Palatino Linotype" w:eastAsia="Palatino Linotype" w:hAnsi="Palatino Linotype" w:cs="Palatino Linotype"/>
          <w:sz w:val="18"/>
          <w:szCs w:val="18"/>
        </w:rPr>
        <w:t>)</w:t>
      </w:r>
      <w:r w:rsidR="00CA1D94">
        <w:rPr>
          <w:rFonts w:ascii="Palatino Linotype" w:eastAsia="Palatino Linotype" w:hAnsi="Palatino Linotype" w:cs="Palatino Linotype"/>
          <w:sz w:val="18"/>
          <w:szCs w:val="18"/>
        </w:rPr>
        <w:t xml:space="preserve"> </w:t>
      </w:r>
      <w:r w:rsidR="00CA1D94">
        <w:rPr>
          <w:sz w:val="20"/>
          <w:szCs w:val="20"/>
          <w:lang w:eastAsia="zh-CN"/>
        </w:rPr>
        <w:t>and the flux-ratio stoichiometry, all as functions of the ATP/ADP ratio,</w:t>
      </w:r>
      <w:r w:rsidR="008D3FF3">
        <w:rPr>
          <w:rFonts w:ascii="Palatino Linotype" w:eastAsia="Palatino Linotype" w:hAnsi="Palatino Linotype" w:cs="Palatino Linotype"/>
          <w:sz w:val="18"/>
          <w:szCs w:val="18"/>
        </w:rPr>
        <w:t xml:space="preserve"> at 80 </w:t>
      </w:r>
      <w:r w:rsidR="008D3FF3" w:rsidRPr="005F2218">
        <w:rPr>
          <w:sz w:val="20"/>
          <w:szCs w:val="20"/>
          <w:lang w:eastAsia="zh-CN"/>
        </w:rPr>
        <w:t>℃</w:t>
      </w:r>
      <w:r w:rsidR="008A043E" w:rsidRPr="002C4B7B">
        <w:rPr>
          <w:rFonts w:ascii="Palatino Linotype" w:eastAsia="Palatino Linotype" w:hAnsi="Palatino Linotype" w:cs="Palatino Linotype"/>
          <w:sz w:val="18"/>
          <w:szCs w:val="18"/>
        </w:rPr>
        <w:t>.</w:t>
      </w:r>
      <w:del w:id="660" w:author="Yanfei Zhang" w:date="2022-04-04T20:23:00Z">
        <w:r w:rsidR="008A043E" w:rsidRPr="002C4B7B" w:rsidDel="00A45EF6">
          <w:rPr>
            <w:rFonts w:ascii="Palatino Linotype" w:eastAsia="Palatino Linotype" w:hAnsi="Palatino Linotype" w:cs="Palatino Linotype"/>
            <w:sz w:val="18"/>
            <w:szCs w:val="18"/>
          </w:rPr>
          <w:delText xml:space="preserve"> </w:delText>
        </w:r>
      </w:del>
      <w:del w:id="661" w:author="Yanfei Zhang" w:date="2022-03-28T18:20:00Z">
        <w:r w:rsidR="00CA1D94" w:rsidRPr="00CA1D94" w:rsidDel="00A6502D">
          <w:rPr>
            <w:rFonts w:ascii="Palatino Linotype" w:eastAsia="Palatino Linotype" w:hAnsi="Palatino Linotype" w:cs="Palatino Linotype"/>
            <w:sz w:val="18"/>
            <w:szCs w:val="18"/>
            <w:highlight w:val="yellow"/>
            <w:rPrChange w:id="662" w:author="Microsoft account" w:date="2022-03-11T15:05:00Z">
              <w:rPr>
                <w:rFonts w:ascii="Palatino Linotype" w:eastAsia="Palatino Linotype" w:hAnsi="Palatino Linotype" w:cs="Palatino Linotype"/>
                <w:sz w:val="18"/>
                <w:szCs w:val="18"/>
              </w:rPr>
            </w:rPrChange>
          </w:rPr>
          <w:delText xml:space="preserve">IN BOTH B AND C PLEASE ALSO PLOT THE </w:delText>
        </w:r>
        <w:r w:rsidR="002668A9" w:rsidDel="00A6502D">
          <w:rPr>
            <w:rFonts w:ascii="Palatino Linotype" w:eastAsia="Palatino Linotype" w:hAnsi="Palatino Linotype" w:cs="Palatino Linotype"/>
            <w:sz w:val="18"/>
            <w:szCs w:val="18"/>
            <w:highlight w:val="yellow"/>
          </w:rPr>
          <w:delText>n</w:delText>
        </w:r>
        <w:r w:rsidR="00CA1D94" w:rsidRPr="00CA1D94" w:rsidDel="00A6502D">
          <w:rPr>
            <w:rFonts w:ascii="Palatino Linotype" w:eastAsia="Palatino Linotype" w:hAnsi="Palatino Linotype" w:cs="Palatino Linotype"/>
            <w:sz w:val="18"/>
            <w:szCs w:val="18"/>
            <w:highlight w:val="yellow"/>
            <w:rPrChange w:id="663" w:author="Microsoft account" w:date="2022-03-11T15:05:00Z">
              <w:rPr>
                <w:rFonts w:ascii="Palatino Linotype" w:eastAsia="Palatino Linotype" w:hAnsi="Palatino Linotype" w:cs="Palatino Linotype"/>
                <w:sz w:val="18"/>
                <w:szCs w:val="18"/>
              </w:rPr>
            </w:rPrChange>
          </w:rPr>
          <w:delText xml:space="preserve"> AS A FUN</w:delText>
        </w:r>
        <w:r w:rsidR="00CA1D94" w:rsidDel="00A6502D">
          <w:rPr>
            <w:rFonts w:ascii="Palatino Linotype" w:eastAsia="Palatino Linotype" w:hAnsi="Palatino Linotype" w:cs="Palatino Linotype"/>
            <w:sz w:val="18"/>
            <w:szCs w:val="18"/>
            <w:highlight w:val="yellow"/>
          </w:rPr>
          <w:delText>C</w:delText>
        </w:r>
        <w:r w:rsidR="00CA1D94" w:rsidRPr="00CA1D94" w:rsidDel="00A6502D">
          <w:rPr>
            <w:rFonts w:ascii="Palatino Linotype" w:eastAsia="Palatino Linotype" w:hAnsi="Palatino Linotype" w:cs="Palatino Linotype"/>
            <w:sz w:val="18"/>
            <w:szCs w:val="18"/>
            <w:highlight w:val="yellow"/>
            <w:rPrChange w:id="664" w:author="Microsoft account" w:date="2022-03-11T15:05:00Z">
              <w:rPr>
                <w:rFonts w:ascii="Palatino Linotype" w:eastAsia="Palatino Linotype" w:hAnsi="Palatino Linotype" w:cs="Palatino Linotype"/>
                <w:sz w:val="18"/>
                <w:szCs w:val="18"/>
              </w:rPr>
            </w:rPrChange>
          </w:rPr>
          <w:delText xml:space="preserve">TION OF THE ATP/ADP RATIO, WITH </w:delText>
        </w:r>
        <w:r w:rsidR="002668A9" w:rsidDel="00A6502D">
          <w:rPr>
            <w:rFonts w:ascii="Palatino Linotype" w:eastAsia="Palatino Linotype" w:hAnsi="Palatino Linotype" w:cs="Palatino Linotype"/>
            <w:sz w:val="18"/>
            <w:szCs w:val="18"/>
            <w:highlight w:val="yellow"/>
          </w:rPr>
          <w:delText>n</w:delText>
        </w:r>
        <w:r w:rsidR="00CA1D94" w:rsidRPr="00CA1D94" w:rsidDel="00A6502D">
          <w:rPr>
            <w:rFonts w:ascii="Palatino Linotype" w:eastAsia="Palatino Linotype" w:hAnsi="Palatino Linotype" w:cs="Palatino Linotype"/>
            <w:sz w:val="18"/>
            <w:szCs w:val="18"/>
            <w:highlight w:val="yellow"/>
            <w:rPrChange w:id="665" w:author="Microsoft account" w:date="2022-03-11T15:05:00Z">
              <w:rPr>
                <w:rFonts w:ascii="Palatino Linotype" w:eastAsia="Palatino Linotype" w:hAnsi="Palatino Linotype" w:cs="Palatino Linotype"/>
                <w:sz w:val="18"/>
                <w:szCs w:val="18"/>
              </w:rPr>
            </w:rPrChange>
          </w:rPr>
          <w:delText xml:space="preserve"> DEFINED AS (2*Vgapdh + gapn)/VPYR</w:delText>
        </w:r>
      </w:del>
      <w:del w:id="666" w:author="Yanfei Zhang" w:date="2022-04-04T20:23:00Z">
        <w:r w:rsidR="00CA1D94" w:rsidRPr="00CA1D94" w:rsidDel="00A45EF6">
          <w:rPr>
            <w:rFonts w:ascii="Palatino Linotype" w:eastAsia="Palatino Linotype" w:hAnsi="Palatino Linotype" w:cs="Palatino Linotype"/>
            <w:sz w:val="18"/>
            <w:szCs w:val="18"/>
            <w:highlight w:val="yellow"/>
            <w:rPrChange w:id="667" w:author="Microsoft account" w:date="2022-03-11T15:05:00Z">
              <w:rPr>
                <w:rFonts w:ascii="Palatino Linotype" w:eastAsia="Palatino Linotype" w:hAnsi="Palatino Linotype" w:cs="Palatino Linotype"/>
                <w:sz w:val="18"/>
                <w:szCs w:val="18"/>
              </w:rPr>
            </w:rPrChange>
          </w:rPr>
          <w:delText>.</w:delText>
        </w:r>
      </w:del>
      <w:del w:id="668" w:author="Yanfei Zhang" w:date="2022-03-28T18:20:00Z">
        <w:r w:rsidR="00CA1D94" w:rsidDel="00A6502D">
          <w:rPr>
            <w:rFonts w:ascii="Palatino Linotype" w:eastAsia="Palatino Linotype" w:hAnsi="Palatino Linotype" w:cs="Palatino Linotype"/>
            <w:sz w:val="18"/>
            <w:szCs w:val="18"/>
          </w:rPr>
          <w:delText xml:space="preserve"> </w:delText>
        </w:r>
      </w:del>
      <w:r w:rsidR="00CA1D94">
        <w:rPr>
          <w:rFonts w:ascii="Palatino Linotype" w:eastAsia="Palatino Linotype" w:hAnsi="Palatino Linotype" w:cs="Palatino Linotype"/>
          <w:sz w:val="18"/>
          <w:szCs w:val="18"/>
        </w:rPr>
        <w:t xml:space="preserve"> (</w:t>
      </w:r>
      <w:r w:rsidR="00CA1D94" w:rsidRPr="00CA1D94">
        <w:rPr>
          <w:rFonts w:ascii="Palatino Linotype" w:eastAsia="Palatino Linotype" w:hAnsi="Palatino Linotype" w:cs="Palatino Linotype"/>
          <w:b/>
          <w:sz w:val="18"/>
          <w:szCs w:val="18"/>
          <w:rPrChange w:id="669" w:author="Microsoft account" w:date="2022-03-11T15:08:00Z">
            <w:rPr>
              <w:rFonts w:ascii="Palatino Linotype" w:eastAsia="Palatino Linotype" w:hAnsi="Palatino Linotype" w:cs="Palatino Linotype"/>
              <w:sz w:val="18"/>
              <w:szCs w:val="18"/>
            </w:rPr>
          </w:rPrChange>
        </w:rPr>
        <w:t>D</w:t>
      </w:r>
      <w:ins w:id="670" w:author="Yanfei Zhang" w:date="2022-03-28T18:21:00Z">
        <w:r w:rsidR="00A6502D">
          <w:rPr>
            <w:rFonts w:ascii="Palatino Linotype" w:eastAsia="Palatino Linotype" w:hAnsi="Palatino Linotype" w:cs="Palatino Linotype"/>
            <w:b/>
            <w:sz w:val="18"/>
            <w:szCs w:val="18"/>
          </w:rPr>
          <w:t>)</w:t>
        </w:r>
      </w:ins>
      <w:r w:rsidR="00705798">
        <w:rPr>
          <w:rFonts w:ascii="Palatino Linotype" w:eastAsia="Palatino Linotype" w:hAnsi="Palatino Linotype" w:cs="Palatino Linotype"/>
          <w:b/>
          <w:sz w:val="18"/>
          <w:szCs w:val="18"/>
        </w:rPr>
        <w:t xml:space="preserve"> </w:t>
      </w:r>
      <w:del w:id="671" w:author="Yanfei Zhang" w:date="2022-03-28T18:20:00Z">
        <w:r w:rsidR="00705798" w:rsidRPr="00705798" w:rsidDel="00A6502D">
          <w:rPr>
            <w:rFonts w:ascii="Palatino Linotype" w:eastAsia="Palatino Linotype" w:hAnsi="Palatino Linotype" w:cs="Palatino Linotype"/>
            <w:b/>
            <w:sz w:val="18"/>
            <w:szCs w:val="18"/>
            <w:highlight w:val="yellow"/>
            <w:rPrChange w:id="672" w:author="Microsoft account" w:date="2022-03-11T15:09:00Z">
              <w:rPr>
                <w:rFonts w:ascii="Palatino Linotype" w:eastAsia="Palatino Linotype" w:hAnsi="Palatino Linotype" w:cs="Palatino Linotype"/>
                <w:b/>
                <w:sz w:val="18"/>
                <w:szCs w:val="18"/>
              </w:rPr>
            </w:rPrChange>
          </w:rPr>
          <w:delText>TO BE ADDED</w:delText>
        </w:r>
        <w:r w:rsidR="00CA1D94" w:rsidDel="00A6502D">
          <w:rPr>
            <w:rFonts w:ascii="Palatino Linotype" w:eastAsia="Palatino Linotype" w:hAnsi="Palatino Linotype" w:cs="Palatino Linotype"/>
            <w:sz w:val="18"/>
            <w:szCs w:val="18"/>
          </w:rPr>
          <w:delText xml:space="preserve">) </w:delText>
        </w:r>
      </w:del>
      <w:r w:rsidR="00CA1D94">
        <w:rPr>
          <w:rFonts w:ascii="Palatino Linotype" w:eastAsia="Palatino Linotype" w:hAnsi="Palatino Linotype" w:cs="Palatino Linotype"/>
          <w:sz w:val="18"/>
          <w:szCs w:val="18"/>
        </w:rPr>
        <w:t>The flux-ratio stoichiometry as function of the ATPase flux</w:t>
      </w:r>
      <w:r w:rsidR="00705798">
        <w:rPr>
          <w:rFonts w:ascii="Palatino Linotype" w:eastAsia="Palatino Linotype" w:hAnsi="Palatino Linotype" w:cs="Palatino Linotype"/>
          <w:sz w:val="18"/>
          <w:szCs w:val="18"/>
        </w:rPr>
        <w:t xml:space="preserve"> for the two different temperatures.</w:t>
      </w:r>
      <w:del w:id="673" w:author="Yanfei Zhang" w:date="2022-03-28T18:20:00Z">
        <w:r w:rsidR="00705798" w:rsidDel="00A6502D">
          <w:rPr>
            <w:rFonts w:ascii="Palatino Linotype" w:eastAsia="Palatino Linotype" w:hAnsi="Palatino Linotype" w:cs="Palatino Linotype"/>
            <w:sz w:val="18"/>
            <w:szCs w:val="18"/>
          </w:rPr>
          <w:delText xml:space="preserve"> </w:delText>
        </w:r>
      </w:del>
      <w:r w:rsidR="00705798">
        <w:rPr>
          <w:rFonts w:ascii="Palatino Linotype" w:eastAsia="Palatino Linotype" w:hAnsi="Palatino Linotype" w:cs="Palatino Linotype"/>
          <w:sz w:val="18"/>
          <w:szCs w:val="18"/>
        </w:rPr>
        <w:t xml:space="preserve"> </w:t>
      </w:r>
      <w:r w:rsidR="008A043E" w:rsidRPr="002C4B7B">
        <w:rPr>
          <w:rFonts w:ascii="Palatino Linotype" w:eastAsia="Palatino Linotype" w:hAnsi="Palatino Linotype" w:cs="Palatino Linotype"/>
          <w:sz w:val="18"/>
          <w:szCs w:val="18"/>
        </w:rPr>
        <w:t>The flux</w:t>
      </w:r>
      <w:r w:rsidR="000C513A">
        <w:rPr>
          <w:rFonts w:ascii="Palatino Linotype" w:eastAsia="Palatino Linotype" w:hAnsi="Palatino Linotype" w:cs="Palatino Linotype"/>
          <w:sz w:val="18"/>
          <w:szCs w:val="18"/>
        </w:rPr>
        <w:t>es</w:t>
      </w:r>
      <w:r w:rsidR="008A043E" w:rsidRPr="002C4B7B">
        <w:rPr>
          <w:rFonts w:ascii="Palatino Linotype" w:eastAsia="Palatino Linotype" w:hAnsi="Palatino Linotype" w:cs="Palatino Linotype"/>
          <w:sz w:val="18"/>
          <w:szCs w:val="18"/>
        </w:rPr>
        <w:t xml:space="preserve"> </w:t>
      </w:r>
      <w:r w:rsidR="000C513A">
        <w:rPr>
          <w:rFonts w:ascii="Palatino Linotype" w:eastAsia="Palatino Linotype" w:hAnsi="Palatino Linotype" w:cs="Palatino Linotype"/>
          <w:sz w:val="18"/>
          <w:szCs w:val="18"/>
        </w:rPr>
        <w:t>were</w:t>
      </w:r>
      <w:r w:rsidR="008A043E" w:rsidRPr="002C4B7B">
        <w:rPr>
          <w:rFonts w:ascii="Palatino Linotype" w:eastAsia="Palatino Linotype" w:hAnsi="Palatino Linotype" w:cs="Palatino Linotype"/>
          <w:sz w:val="18"/>
          <w:szCs w:val="18"/>
        </w:rPr>
        <w:t xml:space="preserve"> </w:t>
      </w:r>
      <w:r w:rsidRPr="002C4B7B">
        <w:rPr>
          <w:rFonts w:ascii="Palatino Linotype" w:eastAsia="Palatino Linotype" w:hAnsi="Palatino Linotype" w:cs="Palatino Linotype"/>
          <w:sz w:val="18"/>
          <w:szCs w:val="18"/>
        </w:rPr>
        <w:t xml:space="preserve">computed using the kinetic model </w:t>
      </w:r>
      <w:r w:rsidR="008A043E" w:rsidRPr="002C4B7B">
        <w:rPr>
          <w:rFonts w:ascii="Palatino Linotype" w:eastAsia="Palatino Linotype" w:hAnsi="Palatino Linotype" w:cs="Palatino Linotype"/>
          <w:sz w:val="18"/>
          <w:szCs w:val="18"/>
        </w:rPr>
        <w:fldChar w:fldCharType="begin" w:fldLock="1"/>
      </w:r>
      <w:r w:rsidR="00F5580D" w:rsidRPr="002C4B7B">
        <w:rPr>
          <w:rFonts w:ascii="Palatino Linotype" w:eastAsia="Palatino Linotype" w:hAnsi="Palatino Linotype" w:cs="Palatino Linotype"/>
          <w:sz w:val="18"/>
          <w:szCs w:val="18"/>
        </w:rPr>
        <w:instrText>ADDIN CSL_CITATION {"citationItems":[{"id":"ITEM-1","itemData":{"DOI":"10.3390/ijms18040876","ISSN":"14220067","abstract":"Mathematical models are key to systems biology where they typically describe the topology and dynamics of biological networks, listing biochemical entities and their relationships with one another. Some (hyper)thermophilic Archaea contain an enzyme, called non-phosphorylating glyceraldehyde-3-phosphate dehydrogenase (GAPN), which catalyzes the direct oxidation of glyceraldehyde-3-phosphate to 3-phosphoglycerate omitting adenosine 5′-triphosphate (ATP) formation by substrate-level-phosphorylation via phosphoglycerate kinase. In this study we formulate three hypotheses that could explain functionally why GAPN exists in these Archaea, and then construct and use mathematical models to test these three hypotheses. We used kinetic parameters of enzymes of Sulfolobus solfataricus (S. solfataricus) which is a thermo-acidophilic archaeon that grows optimally between 60 and 90 °C and between pH 2 and 4. For comparison, we used a model of Saccharomyces cerevisiae (S. cerevisiae), an organism that can live at moderate temperatures. We find that both the first hypothesis, i.e., that the glyceraldehyde-3-phosphate dehydrogenase (GAPDH) plus phosphoglycerate kinase (PGK) route (the alternative to GAPN) is thermodynamically too much uphill and the third hypothesis, i.e., that GAPDH plus PGK are required to carry the flux in the gluconeogenic direction, are correct. The second hypothesis, i.e., that the GAPDH plus PGK route delivers less than the 1 ATP per pyruvate that is delivered by the GAPN route, is only correct when GAPDH reaction has a high rate and 1,3-bis-phosphoglycerate (BPG) spontaneously degrades to 3PG at a high rate.","author":[{"dropping-particle":"","family":"Zhang","given":"Yanfei","non-dropping-particle":"","parse-names":false,"suffix":""},{"dropping-particle":"","family":"Kouril","given":"Theresa","non-dropping-particle":"","parse-names":false,"suffix":""},{"dropping-particle":"","family":"Snoep","given":"Jacky L.","non-dropping-particle":"","parse-names":false,"suffix":""},{"dropping-particle":"","family":"Siebers","given":"Bettina","non-dropping-particle":"","parse-names":false,"suffix":""},{"dropping-particle":"","family":"Barberis","given":"Matteo","non-dropping-particle":"","parse-names":false,"suffix":""},{"dropping-particle":"V.","family":"Westerhoff","given":"Hans","non-dropping-particle":"","parse-names":false,"suffix":""}],"container-title":"International Journal of Molecular Sciences","id":"ITEM-1","issue":"4","issued":{"date-parts":[["2017"]]},"title":"The peculiar glycolytic pathway in hyperthermophylic archaea: Understanding its whims by experimentation in silico","type":"article-journal","volume":"18"},"uris":["http://www.mendeley.com/documents/?uuid=ce79c8ef-3780-4bbe-951f-5e8361c98e9c"]}],"mendeley":{"formattedCitation":"(Zhang et al., 2017)","plainTextFormattedCitation":"(Zhang et al., 2017)","previouslyFormattedCitation":"(Zhang et al., 2017)"},"properties":{"noteIndex":0},"schema":"https://github.com/citation-style-language/schema/raw/master/csl-citation.json"}</w:instrText>
      </w:r>
      <w:r w:rsidR="008A043E" w:rsidRPr="002C4B7B">
        <w:rPr>
          <w:rFonts w:ascii="Palatino Linotype" w:eastAsia="Palatino Linotype" w:hAnsi="Palatino Linotype" w:cs="Palatino Linotype"/>
          <w:sz w:val="18"/>
          <w:szCs w:val="18"/>
        </w:rPr>
        <w:fldChar w:fldCharType="separate"/>
      </w:r>
      <w:r w:rsidR="008A043E" w:rsidRPr="002C4B7B">
        <w:rPr>
          <w:rFonts w:ascii="Palatino Linotype" w:eastAsia="Palatino Linotype" w:hAnsi="Palatino Linotype" w:cs="Palatino Linotype"/>
          <w:noProof/>
          <w:sz w:val="18"/>
          <w:szCs w:val="18"/>
        </w:rPr>
        <w:t>(Zhang et al., 2017)</w:t>
      </w:r>
      <w:r w:rsidR="008A043E" w:rsidRPr="002C4B7B">
        <w:rPr>
          <w:rFonts w:ascii="Palatino Linotype" w:eastAsia="Palatino Linotype" w:hAnsi="Palatino Linotype" w:cs="Palatino Linotype"/>
          <w:sz w:val="18"/>
          <w:szCs w:val="18"/>
        </w:rPr>
        <w:fldChar w:fldCharType="end"/>
      </w:r>
      <w:r w:rsidR="008A043E" w:rsidRPr="002C4B7B">
        <w:rPr>
          <w:rFonts w:ascii="Palatino Linotype" w:eastAsia="Palatino Linotype" w:hAnsi="Palatino Linotype" w:cs="Palatino Linotype"/>
          <w:sz w:val="18"/>
          <w:szCs w:val="18"/>
        </w:rPr>
        <w:t xml:space="preserve"> </w:t>
      </w:r>
      <w:r w:rsidRPr="002C4B7B">
        <w:rPr>
          <w:rFonts w:ascii="Palatino Linotype" w:eastAsia="Palatino Linotype" w:hAnsi="Palatino Linotype" w:cs="Palatino Linotype"/>
          <w:sz w:val="18"/>
          <w:szCs w:val="18"/>
        </w:rPr>
        <w:t>for various magnitudes of the rate constant for ATP hydrolysis and plotted versus the ATP/ADP ratio calculate</w:t>
      </w:r>
      <w:r w:rsidR="008D3FF3">
        <w:rPr>
          <w:rFonts w:ascii="Palatino Linotype" w:eastAsia="Palatino Linotype" w:hAnsi="Palatino Linotype" w:cs="Palatino Linotype"/>
          <w:sz w:val="18"/>
          <w:szCs w:val="18"/>
        </w:rPr>
        <w:t>d</w:t>
      </w:r>
      <w:r w:rsidR="005E40A3">
        <w:rPr>
          <w:rFonts w:ascii="Palatino Linotype" w:eastAsia="Palatino Linotype" w:hAnsi="Palatino Linotype" w:cs="Palatino Linotype"/>
          <w:sz w:val="18"/>
          <w:szCs w:val="18"/>
        </w:rPr>
        <w:t>.</w:t>
      </w:r>
      <w:r w:rsidR="00E115A3">
        <w:rPr>
          <w:rFonts w:ascii="Palatino Linotype" w:eastAsia="Palatino Linotype" w:hAnsi="Palatino Linotype" w:cs="Palatino Linotype"/>
          <w:sz w:val="18"/>
          <w:szCs w:val="18"/>
        </w:rPr>
        <w:t xml:space="preserve"> T</w:t>
      </w:r>
      <w:r w:rsidR="008D3FF3">
        <w:rPr>
          <w:rFonts w:ascii="Palatino Linotype" w:eastAsia="Palatino Linotype" w:hAnsi="Palatino Linotype" w:cs="Palatino Linotype"/>
          <w:sz w:val="18"/>
          <w:szCs w:val="18"/>
        </w:rPr>
        <w:t>he V</w:t>
      </w:r>
      <w:r w:rsidR="008D3FF3" w:rsidRPr="005E40A3">
        <w:rPr>
          <w:rFonts w:ascii="Palatino Linotype" w:eastAsia="Palatino Linotype" w:hAnsi="Palatino Linotype" w:cs="Palatino Linotype"/>
          <w:sz w:val="18"/>
          <w:szCs w:val="18"/>
          <w:vertAlign w:val="subscript"/>
        </w:rPr>
        <w:t>max</w:t>
      </w:r>
      <w:r w:rsidR="00E115A3">
        <w:rPr>
          <w:rFonts w:ascii="Palatino Linotype" w:eastAsia="Palatino Linotype" w:hAnsi="Palatino Linotype" w:cs="Palatino Linotype"/>
          <w:sz w:val="18"/>
          <w:szCs w:val="18"/>
        </w:rPr>
        <w:t>’s</w:t>
      </w:r>
      <w:r w:rsidR="008D3FF3">
        <w:rPr>
          <w:rFonts w:ascii="Palatino Linotype" w:eastAsia="Palatino Linotype" w:hAnsi="Palatino Linotype" w:cs="Palatino Linotype"/>
          <w:sz w:val="18"/>
          <w:szCs w:val="18"/>
        </w:rPr>
        <w:t xml:space="preserve"> </w:t>
      </w:r>
      <w:r w:rsidR="0076719B">
        <w:rPr>
          <w:rFonts w:ascii="Palatino Linotype" w:eastAsia="Palatino Linotype" w:hAnsi="Palatino Linotype" w:cs="Palatino Linotype"/>
          <w:sz w:val="18"/>
          <w:szCs w:val="18"/>
        </w:rPr>
        <w:t xml:space="preserve">in the rate law </w:t>
      </w:r>
      <w:r w:rsidR="008D3FF3">
        <w:rPr>
          <w:rFonts w:ascii="Palatino Linotype" w:eastAsia="Palatino Linotype" w:hAnsi="Palatino Linotype" w:cs="Palatino Linotype"/>
          <w:sz w:val="18"/>
          <w:szCs w:val="18"/>
        </w:rPr>
        <w:t xml:space="preserve">for </w:t>
      </w:r>
      <w:r w:rsidR="00E115A3">
        <w:rPr>
          <w:rFonts w:ascii="Palatino Linotype" w:eastAsia="Palatino Linotype" w:hAnsi="Palatino Linotype" w:cs="Palatino Linotype"/>
          <w:sz w:val="18"/>
          <w:szCs w:val="18"/>
        </w:rPr>
        <w:t xml:space="preserve">the </w:t>
      </w:r>
      <w:r w:rsidR="008D3FF3">
        <w:rPr>
          <w:rFonts w:ascii="Palatino Linotype" w:eastAsia="Palatino Linotype" w:hAnsi="Palatino Linotype" w:cs="Palatino Linotype"/>
          <w:sz w:val="18"/>
          <w:szCs w:val="18"/>
        </w:rPr>
        <w:t xml:space="preserve">different reactions </w:t>
      </w:r>
      <w:r w:rsidR="0076719B">
        <w:rPr>
          <w:rFonts w:ascii="Palatino Linotype" w:eastAsia="Palatino Linotype" w:hAnsi="Palatino Linotype" w:cs="Palatino Linotype"/>
          <w:sz w:val="18"/>
          <w:szCs w:val="18"/>
        </w:rPr>
        <w:t xml:space="preserve">were changed </w:t>
      </w:r>
      <w:r w:rsidR="00DC03CE">
        <w:rPr>
          <w:rFonts w:ascii="Palatino Linotype" w:eastAsia="Palatino Linotype" w:hAnsi="Palatino Linotype" w:cs="Palatino Linotype"/>
          <w:sz w:val="18"/>
          <w:szCs w:val="18"/>
        </w:rPr>
        <w:t>according to T</w:t>
      </w:r>
      <w:r w:rsidR="0076719B" w:rsidRPr="00DC03CE">
        <w:rPr>
          <w:rFonts w:ascii="Palatino Linotype" w:eastAsia="Palatino Linotype" w:hAnsi="Palatino Linotype" w:cs="Palatino Linotype"/>
          <w:sz w:val="18"/>
          <w:szCs w:val="18"/>
        </w:rPr>
        <w:t xml:space="preserve">able </w:t>
      </w:r>
      <w:del w:id="674" w:author="Yanfei Zhang" w:date="2022-04-06T11:19:00Z">
        <w:r w:rsidR="0076719B" w:rsidRPr="00DC03CE" w:rsidDel="00740D49">
          <w:rPr>
            <w:rFonts w:ascii="Palatino Linotype" w:eastAsia="Palatino Linotype" w:hAnsi="Palatino Linotype" w:cs="Palatino Linotype"/>
            <w:sz w:val="18"/>
            <w:szCs w:val="18"/>
          </w:rPr>
          <w:delText xml:space="preserve">6 </w:delText>
        </w:r>
      </w:del>
      <w:ins w:id="675" w:author="Yanfei Zhang" w:date="2022-04-06T11:19:00Z">
        <w:r w:rsidR="00740D49">
          <w:rPr>
            <w:rFonts w:ascii="Palatino Linotype" w:eastAsia="Palatino Linotype" w:hAnsi="Palatino Linotype" w:cs="Palatino Linotype"/>
            <w:sz w:val="18"/>
            <w:szCs w:val="18"/>
          </w:rPr>
          <w:t>5</w:t>
        </w:r>
        <w:r w:rsidR="00740D49" w:rsidRPr="00DC03CE">
          <w:rPr>
            <w:rFonts w:ascii="Palatino Linotype" w:eastAsia="Palatino Linotype" w:hAnsi="Palatino Linotype" w:cs="Palatino Linotype"/>
            <w:sz w:val="18"/>
            <w:szCs w:val="18"/>
          </w:rPr>
          <w:t xml:space="preserve"> </w:t>
        </w:r>
      </w:ins>
      <w:r w:rsidR="0076719B">
        <w:rPr>
          <w:rFonts w:ascii="Palatino Linotype" w:eastAsia="Palatino Linotype" w:hAnsi="Palatino Linotype" w:cs="Palatino Linotype"/>
          <w:sz w:val="18"/>
          <w:szCs w:val="18"/>
        </w:rPr>
        <w:t xml:space="preserve">except </w:t>
      </w:r>
      <w:r w:rsidR="00E115A3">
        <w:rPr>
          <w:rFonts w:ascii="Palatino Linotype" w:eastAsia="Palatino Linotype" w:hAnsi="Palatino Linotype" w:cs="Palatino Linotype"/>
          <w:sz w:val="18"/>
          <w:szCs w:val="18"/>
        </w:rPr>
        <w:t xml:space="preserve">for </w:t>
      </w:r>
      <w:r w:rsidR="0076719B">
        <w:rPr>
          <w:rFonts w:ascii="Palatino Linotype" w:eastAsia="Palatino Linotype" w:hAnsi="Palatino Linotype" w:cs="Palatino Linotype"/>
          <w:sz w:val="18"/>
          <w:szCs w:val="18"/>
        </w:rPr>
        <w:t>the V</w:t>
      </w:r>
      <w:r w:rsidR="00E115A3" w:rsidRPr="005E40A3">
        <w:rPr>
          <w:rFonts w:ascii="Palatino Linotype" w:eastAsia="Palatino Linotype" w:hAnsi="Palatino Linotype" w:cs="Palatino Linotype"/>
          <w:sz w:val="18"/>
          <w:szCs w:val="18"/>
          <w:vertAlign w:val="subscript"/>
        </w:rPr>
        <w:t>ma</w:t>
      </w:r>
      <w:r w:rsidR="0076719B" w:rsidRPr="005E40A3">
        <w:rPr>
          <w:rFonts w:ascii="Palatino Linotype" w:eastAsia="Palatino Linotype" w:hAnsi="Palatino Linotype" w:cs="Palatino Linotype"/>
          <w:sz w:val="18"/>
          <w:szCs w:val="18"/>
          <w:vertAlign w:val="subscript"/>
        </w:rPr>
        <w:t>x</w:t>
      </w:r>
      <w:r w:rsidR="0076719B">
        <w:rPr>
          <w:rFonts w:ascii="Palatino Linotype" w:eastAsia="Palatino Linotype" w:hAnsi="Palatino Linotype" w:cs="Palatino Linotype"/>
          <w:sz w:val="18"/>
          <w:szCs w:val="18"/>
        </w:rPr>
        <w:t xml:space="preserve"> for </w:t>
      </w:r>
      <w:r w:rsidR="00E115A3">
        <w:rPr>
          <w:rFonts w:ascii="Palatino Linotype" w:eastAsia="Palatino Linotype" w:hAnsi="Palatino Linotype" w:cs="Palatino Linotype"/>
          <w:sz w:val="18"/>
          <w:szCs w:val="18"/>
        </w:rPr>
        <w:t xml:space="preserve">the </w:t>
      </w:r>
      <w:r w:rsidR="0076719B">
        <w:rPr>
          <w:rFonts w:ascii="Palatino Linotype" w:eastAsia="Palatino Linotype" w:hAnsi="Palatino Linotype" w:cs="Palatino Linotype"/>
          <w:sz w:val="18"/>
          <w:szCs w:val="18"/>
        </w:rPr>
        <w:t>ENO reaction (The V</w:t>
      </w:r>
      <w:r w:rsidR="0076719B" w:rsidRPr="005E40A3">
        <w:rPr>
          <w:rFonts w:ascii="Palatino Linotype" w:eastAsia="Palatino Linotype" w:hAnsi="Palatino Linotype" w:cs="Palatino Linotype"/>
          <w:sz w:val="18"/>
          <w:szCs w:val="18"/>
          <w:vertAlign w:val="subscript"/>
        </w:rPr>
        <w:t>max</w:t>
      </w:r>
      <w:r w:rsidR="0076719B">
        <w:rPr>
          <w:rFonts w:ascii="Palatino Linotype" w:eastAsia="Palatino Linotype" w:hAnsi="Palatino Linotype" w:cs="Palatino Linotype"/>
          <w:sz w:val="18"/>
          <w:szCs w:val="18"/>
        </w:rPr>
        <w:t xml:space="preserve"> for ENO reaction has not been measured, so we just ke</w:t>
      </w:r>
      <w:r w:rsidR="00E115A3">
        <w:rPr>
          <w:rFonts w:ascii="Palatino Linotype" w:eastAsia="Palatino Linotype" w:hAnsi="Palatino Linotype" w:cs="Palatino Linotype"/>
          <w:sz w:val="18"/>
          <w:szCs w:val="18"/>
        </w:rPr>
        <w:t>pt</w:t>
      </w:r>
      <w:r w:rsidR="0076719B">
        <w:rPr>
          <w:rFonts w:ascii="Palatino Linotype" w:eastAsia="Palatino Linotype" w:hAnsi="Palatino Linotype" w:cs="Palatino Linotype"/>
          <w:sz w:val="18"/>
          <w:szCs w:val="18"/>
        </w:rPr>
        <w:t xml:space="preserve"> value </w:t>
      </w:r>
      <w:r w:rsidR="0076719B">
        <w:rPr>
          <w:rFonts w:ascii="Palatino Linotype" w:eastAsia="Palatino Linotype" w:hAnsi="Palatino Linotype" w:cs="Palatino Linotype"/>
          <w:sz w:val="18"/>
          <w:szCs w:val="18"/>
        </w:rPr>
        <w:lastRenderedPageBreak/>
        <w:t xml:space="preserve">in the </w:t>
      </w:r>
      <w:r w:rsidR="00E115A3">
        <w:rPr>
          <w:rFonts w:ascii="Palatino Linotype" w:eastAsia="Palatino Linotype" w:hAnsi="Palatino Linotype" w:cs="Palatino Linotype"/>
          <w:sz w:val="18"/>
          <w:szCs w:val="18"/>
        </w:rPr>
        <w:t xml:space="preserve">earlier </w:t>
      </w:r>
      <w:r w:rsidR="0076719B">
        <w:rPr>
          <w:rFonts w:ascii="Palatino Linotype" w:eastAsia="Palatino Linotype" w:hAnsi="Palatino Linotype" w:cs="Palatino Linotype"/>
          <w:sz w:val="18"/>
          <w:szCs w:val="18"/>
        </w:rPr>
        <w:t>model). In these</w:t>
      </w:r>
      <w:r w:rsidR="00D76F91" w:rsidRPr="002C4B7B">
        <w:rPr>
          <w:rFonts w:ascii="Palatino Linotype" w:eastAsia="Palatino Linotype" w:hAnsi="Palatino Linotype" w:cs="Palatino Linotype"/>
          <w:sz w:val="18"/>
          <w:szCs w:val="18"/>
        </w:rPr>
        <w:t xml:space="preserve"> model</w:t>
      </w:r>
      <w:r w:rsidR="0076719B">
        <w:rPr>
          <w:rFonts w:ascii="Palatino Linotype" w:eastAsia="Palatino Linotype" w:hAnsi="Palatino Linotype" w:cs="Palatino Linotype"/>
          <w:sz w:val="18"/>
          <w:szCs w:val="18"/>
        </w:rPr>
        <w:t>s</w:t>
      </w:r>
      <w:r w:rsidR="00D76F91" w:rsidRPr="002C4B7B">
        <w:rPr>
          <w:rFonts w:ascii="Palatino Linotype" w:eastAsia="Palatino Linotype" w:hAnsi="Palatino Linotype" w:cs="Palatino Linotype"/>
          <w:sz w:val="18"/>
          <w:szCs w:val="18"/>
        </w:rPr>
        <w:t xml:space="preserve"> the </w:t>
      </w:r>
      <w:r w:rsidR="00D76F91" w:rsidRPr="00DF1BC9">
        <w:rPr>
          <w:rFonts w:ascii="Palatino Linotype" w:eastAsia="Palatino Linotype" w:hAnsi="Palatino Linotype" w:cs="Palatino Linotype"/>
          <w:sz w:val="18"/>
          <w:szCs w:val="18"/>
        </w:rPr>
        <w:t>concentrations of GAP, Pyr, NADP, NADPH</w:t>
      </w:r>
      <w:r w:rsidR="00D17686" w:rsidRPr="00DF1BC9">
        <w:rPr>
          <w:rFonts w:ascii="Palatino Linotype" w:eastAsia="Palatino Linotype" w:hAnsi="Palatino Linotype" w:cs="Palatino Linotype"/>
          <w:sz w:val="18"/>
          <w:szCs w:val="18"/>
        </w:rPr>
        <w:t>, p</w:t>
      </w:r>
      <w:r w:rsidR="00D76F91" w:rsidRPr="00DF1BC9">
        <w:rPr>
          <w:rFonts w:ascii="Palatino Linotype" w:eastAsia="Palatino Linotype" w:hAnsi="Palatino Linotype" w:cs="Palatino Linotype"/>
          <w:sz w:val="18"/>
          <w:szCs w:val="18"/>
        </w:rPr>
        <w:t>hosphate were fixed</w:t>
      </w:r>
      <w:r w:rsidR="00D17686" w:rsidRPr="00DF1BC9">
        <w:rPr>
          <w:rFonts w:ascii="Palatino Linotype" w:eastAsia="Palatino Linotype" w:hAnsi="Palatino Linotype" w:cs="Palatino Linotype"/>
          <w:sz w:val="18"/>
          <w:szCs w:val="18"/>
        </w:rPr>
        <w:t xml:space="preserve"> at</w:t>
      </w:r>
      <w:r w:rsidR="00BC7988" w:rsidRPr="00DF1BC9">
        <w:rPr>
          <w:rFonts w:ascii="Palatino Linotype" w:eastAsia="Palatino Linotype" w:hAnsi="Palatino Linotype" w:cs="Palatino Linotype"/>
          <w:sz w:val="18"/>
          <w:szCs w:val="18"/>
        </w:rPr>
        <w:t xml:space="preserve"> 0.15, 1.85, 1.2, 0.39, </w:t>
      </w:r>
      <w:r w:rsidR="00E115A3" w:rsidRPr="00DF1BC9">
        <w:rPr>
          <w:rFonts w:ascii="Palatino Linotype" w:eastAsia="Palatino Linotype" w:hAnsi="Palatino Linotype" w:cs="Palatino Linotype"/>
          <w:sz w:val="18"/>
          <w:szCs w:val="18"/>
        </w:rPr>
        <w:t xml:space="preserve">and </w:t>
      </w:r>
      <w:r w:rsidR="00BC7988" w:rsidRPr="00DF1BC9">
        <w:rPr>
          <w:rFonts w:ascii="Palatino Linotype" w:eastAsia="Palatino Linotype" w:hAnsi="Palatino Linotype" w:cs="Palatino Linotype"/>
          <w:sz w:val="18"/>
          <w:szCs w:val="18"/>
        </w:rPr>
        <w:t xml:space="preserve">10 </w:t>
      </w:r>
      <w:r w:rsidR="00D17686" w:rsidRPr="00DF1BC9">
        <w:rPr>
          <w:rFonts w:ascii="Palatino Linotype" w:eastAsia="Palatino Linotype" w:hAnsi="Palatino Linotype" w:cs="Palatino Linotype"/>
          <w:sz w:val="18"/>
          <w:szCs w:val="18"/>
        </w:rPr>
        <w:t>mM, respectively.</w:t>
      </w:r>
      <w:r w:rsidR="000C513A" w:rsidRPr="00DF1BC9">
        <w:rPr>
          <w:rFonts w:ascii="Palatino Linotype" w:eastAsia="Palatino Linotype" w:hAnsi="Palatino Linotype" w:cs="Palatino Linotype"/>
          <w:sz w:val="18"/>
          <w:szCs w:val="18"/>
        </w:rPr>
        <w:t xml:space="preserve"> </w:t>
      </w:r>
      <w:r w:rsidR="00E115A3" w:rsidRPr="00DF1BC9">
        <w:rPr>
          <w:rFonts w:ascii="Palatino Linotype" w:eastAsia="Palatino Linotype" w:hAnsi="Palatino Linotype" w:cs="Palatino Linotype"/>
          <w:sz w:val="18"/>
          <w:szCs w:val="18"/>
        </w:rPr>
        <w:t>A n</w:t>
      </w:r>
      <w:r w:rsidR="000C513A" w:rsidRPr="00DF1BC9">
        <w:rPr>
          <w:rFonts w:ascii="Palatino Linotype" w:eastAsia="Palatino Linotype" w:hAnsi="Palatino Linotype" w:cs="Palatino Linotype"/>
          <w:sz w:val="18"/>
          <w:szCs w:val="18"/>
        </w:rPr>
        <w:t xml:space="preserve">egative fraction for the GAPDH flux reflects that </w:t>
      </w:r>
      <w:r w:rsidR="008D351B" w:rsidRPr="00DF1BC9">
        <w:rPr>
          <w:rFonts w:ascii="Palatino Linotype" w:eastAsia="Palatino Linotype" w:hAnsi="Palatino Linotype" w:cs="Palatino Linotype"/>
          <w:sz w:val="18"/>
          <w:szCs w:val="18"/>
        </w:rPr>
        <w:t xml:space="preserve">this </w:t>
      </w:r>
      <w:r w:rsidR="000C513A" w:rsidRPr="00DF1BC9">
        <w:rPr>
          <w:rFonts w:ascii="Palatino Linotype" w:eastAsia="Palatino Linotype" w:hAnsi="Palatino Linotype" w:cs="Palatino Linotype"/>
          <w:sz w:val="18"/>
          <w:szCs w:val="18"/>
        </w:rPr>
        <w:t>flux runs in the gluconeogenic direction (i.e. f</w:t>
      </w:r>
      <w:r w:rsidR="00E115A3" w:rsidRPr="00DF1BC9">
        <w:rPr>
          <w:rFonts w:ascii="Palatino Linotype" w:eastAsia="Palatino Linotype" w:hAnsi="Palatino Linotype" w:cs="Palatino Linotype"/>
          <w:sz w:val="18"/>
          <w:szCs w:val="18"/>
        </w:rPr>
        <w:t>rom</w:t>
      </w:r>
      <w:r w:rsidR="000C513A" w:rsidRPr="00DF1BC9">
        <w:rPr>
          <w:rFonts w:ascii="Palatino Linotype" w:eastAsia="Palatino Linotype" w:hAnsi="Palatino Linotype" w:cs="Palatino Linotype"/>
          <w:sz w:val="18"/>
          <w:szCs w:val="18"/>
        </w:rPr>
        <w:t xml:space="preserve"> 3PG to GAP)</w:t>
      </w:r>
      <w:r w:rsidR="00020EBA" w:rsidRPr="00DF1BC9">
        <w:rPr>
          <w:rFonts w:ascii="Palatino Linotype" w:eastAsia="Palatino Linotype" w:hAnsi="Palatino Linotype" w:cs="Palatino Linotype"/>
          <w:sz w:val="18"/>
          <w:szCs w:val="18"/>
        </w:rPr>
        <w:t>.</w:t>
      </w:r>
      <w:r w:rsidR="00DF1BC9" w:rsidRPr="00DF1BC9">
        <w:rPr>
          <w:rFonts w:ascii="Palatino Linotype" w:eastAsia="Palatino Linotype" w:hAnsi="Palatino Linotype" w:cs="Palatino Linotype"/>
          <w:sz w:val="18"/>
          <w:szCs w:val="18"/>
        </w:rPr>
        <w:t xml:space="preserve"> T</w:t>
      </w:r>
      <w:r w:rsidR="00DF1BC9" w:rsidRPr="00A6502D">
        <w:rPr>
          <w:rFonts w:ascii="Palatino Linotype" w:eastAsia="Palatino Linotype" w:hAnsi="Palatino Linotype" w:cs="Palatino Linotype"/>
          <w:sz w:val="18"/>
          <w:szCs w:val="18"/>
        </w:rPr>
        <w:t>he models can be found in the Github repository under the folder name “Models” showed the simulations.</w:t>
      </w:r>
    </w:p>
    <w:p w14:paraId="4D0F47DC" w14:textId="20D34C24" w:rsidR="00AE7656" w:rsidRPr="00107C83" w:rsidRDefault="00430B81">
      <w:pPr>
        <w:pBdr>
          <w:top w:val="nil"/>
          <w:left w:val="nil"/>
          <w:bottom w:val="nil"/>
          <w:right w:val="nil"/>
          <w:between w:val="nil"/>
        </w:pBdr>
        <w:spacing w:before="240" w:after="120" w:line="240" w:lineRule="auto"/>
        <w:jc w:val="left"/>
        <w:rPr>
          <w:rFonts w:ascii="Palatino Linotype" w:eastAsia="Palatino Linotype" w:hAnsi="Palatino Linotype" w:cs="Palatino Linotype"/>
          <w:sz w:val="20"/>
          <w:szCs w:val="20"/>
        </w:rPr>
      </w:pPr>
      <w:r w:rsidRPr="00107C83">
        <w:rPr>
          <w:rFonts w:ascii="Palatino Linotype" w:eastAsia="Palatino Linotype" w:hAnsi="Palatino Linotype" w:cs="Palatino Linotype"/>
          <w:i/>
          <w:sz w:val="20"/>
          <w:szCs w:val="20"/>
        </w:rPr>
        <w:t>3.</w:t>
      </w:r>
      <w:del w:id="676" w:author="Yanfei Zhang" w:date="2022-03-28T18:22:00Z">
        <w:r w:rsidR="006F5AAE" w:rsidRPr="00107C83" w:rsidDel="00A6502D">
          <w:rPr>
            <w:rFonts w:ascii="Palatino Linotype" w:eastAsia="Palatino Linotype" w:hAnsi="Palatino Linotype" w:cs="Palatino Linotype"/>
            <w:i/>
            <w:sz w:val="20"/>
            <w:szCs w:val="20"/>
          </w:rPr>
          <w:delText>10</w:delText>
        </w:r>
      </w:del>
      <w:ins w:id="677" w:author="Yanfei Zhang" w:date="2022-03-28T18:22:00Z">
        <w:r w:rsidR="00A6502D">
          <w:rPr>
            <w:rFonts w:ascii="Palatino Linotype" w:eastAsia="Palatino Linotype" w:hAnsi="Palatino Linotype" w:cs="Palatino Linotype"/>
            <w:i/>
            <w:sz w:val="20"/>
            <w:szCs w:val="20"/>
          </w:rPr>
          <w:t>4</w:t>
        </w:r>
      </w:ins>
      <w:r w:rsidR="00F771FC" w:rsidRPr="00107C83">
        <w:rPr>
          <w:rFonts w:ascii="Palatino Linotype" w:eastAsia="Palatino Linotype" w:hAnsi="Palatino Linotype" w:cs="Palatino Linotype"/>
          <w:i/>
          <w:sz w:val="20"/>
          <w:szCs w:val="20"/>
        </w:rPr>
        <w:t>.</w:t>
      </w:r>
      <w:r w:rsidR="00F771FC" w:rsidRPr="00107C83">
        <w:rPr>
          <w:rFonts w:ascii="Palatino Linotype" w:eastAsia="Palatino Linotype" w:hAnsi="Palatino Linotype" w:cs="Palatino Linotype"/>
          <w:sz w:val="20"/>
          <w:szCs w:val="20"/>
        </w:rPr>
        <w:t xml:space="preserve"> </w:t>
      </w:r>
      <w:r w:rsidR="00143E18">
        <w:rPr>
          <w:rFonts w:ascii="Palatino Linotype" w:eastAsia="Palatino Linotype" w:hAnsi="Palatino Linotype" w:cs="Palatino Linotype"/>
          <w:i/>
          <w:sz w:val="20"/>
          <w:szCs w:val="20"/>
        </w:rPr>
        <w:t>S</w:t>
      </w:r>
      <w:r w:rsidR="00F771FC" w:rsidRPr="00107C83">
        <w:rPr>
          <w:rFonts w:ascii="Palatino Linotype" w:eastAsia="Palatino Linotype" w:hAnsi="Palatino Linotype" w:cs="Palatino Linotype"/>
          <w:i/>
          <w:sz w:val="20"/>
          <w:szCs w:val="20"/>
        </w:rPr>
        <w:t xml:space="preserve">hifting between pathways during aerobic carbon and </w:t>
      </w:r>
      <w:r w:rsidR="005B0C21" w:rsidRPr="00107C83">
        <w:rPr>
          <w:rFonts w:ascii="Palatino Linotype" w:eastAsia="Palatino Linotype" w:hAnsi="Palatino Linotype" w:cs="Palatino Linotype"/>
          <w:i/>
          <w:sz w:val="20"/>
          <w:szCs w:val="20"/>
        </w:rPr>
        <w:t>energy</w:t>
      </w:r>
      <w:r w:rsidR="00F771FC" w:rsidRPr="00107C83">
        <w:rPr>
          <w:rFonts w:ascii="Palatino Linotype" w:eastAsia="Palatino Linotype" w:hAnsi="Palatino Linotype" w:cs="Palatino Linotype"/>
          <w:i/>
          <w:sz w:val="20"/>
          <w:szCs w:val="20"/>
        </w:rPr>
        <w:t xml:space="preserve"> metabolism</w:t>
      </w:r>
      <w:r w:rsidR="00143E18">
        <w:rPr>
          <w:rFonts w:ascii="Palatino Linotype" w:eastAsia="Palatino Linotype" w:hAnsi="Palatino Linotype" w:cs="Palatino Linotype"/>
          <w:i/>
          <w:sz w:val="20"/>
          <w:szCs w:val="20"/>
        </w:rPr>
        <w:t xml:space="preserve"> would lead to various ATP yields and thereby constitute gear shifting</w:t>
      </w:r>
    </w:p>
    <w:p w14:paraId="5E449D35" w14:textId="203C6B65" w:rsidR="00482EA6" w:rsidRDefault="00775124" w:rsidP="000613B9">
      <w:pPr>
        <w:spacing w:line="240" w:lineRule="auto"/>
        <w:rPr>
          <w:rFonts w:ascii="Palatino Linotype" w:eastAsia="Palatino Linotype" w:hAnsi="Palatino Linotype" w:cs="Palatino Linotype"/>
          <w:sz w:val="20"/>
          <w:szCs w:val="20"/>
        </w:rPr>
      </w:pPr>
      <w:r w:rsidRPr="0022764D">
        <w:rPr>
          <w:rFonts w:ascii="Palatino Linotype" w:eastAsia="Palatino Linotype" w:hAnsi="Palatino Linotype" w:cs="Palatino Linotype"/>
          <w:sz w:val="20"/>
          <w:szCs w:val="20"/>
        </w:rPr>
        <w:t xml:space="preserve">In </w:t>
      </w:r>
      <w:del w:id="678" w:author="Yanfei Zhang" w:date="2022-04-05T11:34:00Z">
        <w:r w:rsidR="008F79C8" w:rsidRPr="00A6502D" w:rsidDel="00523DD5">
          <w:rPr>
            <w:rFonts w:ascii="Palatino Linotype" w:eastAsia="Palatino Linotype" w:hAnsi="Palatino Linotype" w:cs="Palatino Linotype"/>
            <w:sz w:val="20"/>
            <w:szCs w:val="20"/>
            <w:highlight w:val="yellow"/>
            <w:rPrChange w:id="679" w:author="Yanfei Zhang" w:date="2022-03-28T18:22:00Z">
              <w:rPr>
                <w:rFonts w:ascii="Palatino Linotype" w:eastAsia="Palatino Linotype" w:hAnsi="Palatino Linotype" w:cs="Palatino Linotype"/>
                <w:sz w:val="20"/>
                <w:szCs w:val="20"/>
              </w:rPr>
            </w:rPrChange>
          </w:rPr>
          <w:delText>section 3.3</w:delText>
        </w:r>
      </w:del>
      <w:ins w:id="680" w:author="Yanfei Zhang" w:date="2022-04-05T11:34:00Z">
        <w:r w:rsidR="00523DD5">
          <w:rPr>
            <w:rFonts w:ascii="Palatino Linotype" w:eastAsia="Palatino Linotype" w:hAnsi="Palatino Linotype" w:cs="Palatino Linotype"/>
            <w:sz w:val="20"/>
            <w:szCs w:val="20"/>
          </w:rPr>
          <w:t>supplementary S1</w:t>
        </w:r>
      </w:ins>
      <w:r w:rsidR="00482EA6">
        <w:rPr>
          <w:rFonts w:ascii="Palatino Linotype" w:eastAsia="Palatino Linotype" w:hAnsi="Palatino Linotype" w:cs="Palatino Linotype"/>
          <w:sz w:val="20"/>
          <w:szCs w:val="20"/>
        </w:rPr>
        <w:t xml:space="preserve"> we </w:t>
      </w:r>
      <w:r>
        <w:rPr>
          <w:rFonts w:ascii="Palatino Linotype" w:eastAsia="Palatino Linotype" w:hAnsi="Palatino Linotype" w:cs="Palatino Linotype"/>
          <w:sz w:val="20"/>
          <w:szCs w:val="20"/>
        </w:rPr>
        <w:t>reported</w:t>
      </w:r>
      <w:r w:rsidR="00482EA6">
        <w:rPr>
          <w:rFonts w:ascii="Palatino Linotype" w:eastAsia="Palatino Linotype" w:hAnsi="Palatino Linotype" w:cs="Palatino Linotype"/>
          <w:sz w:val="20"/>
          <w:szCs w:val="20"/>
        </w:rPr>
        <w:t xml:space="preserve"> that when oxygen is depleted there are 12 prospective fermentation pathways at various cost of ATP. Downstream of pyruvate there is the pyruvate dehydrogenase complex, the TCA cycle</w:t>
      </w:r>
      <w:r w:rsidR="00E61844">
        <w:rPr>
          <w:rFonts w:ascii="Palatino Linotype" w:eastAsia="Palatino Linotype" w:hAnsi="Palatino Linotype" w:cs="Palatino Linotype"/>
          <w:sz w:val="20"/>
          <w:szCs w:val="20"/>
        </w:rPr>
        <w:t>,</w:t>
      </w:r>
      <w:r w:rsidR="00482EA6">
        <w:rPr>
          <w:rFonts w:ascii="Palatino Linotype" w:eastAsia="Palatino Linotype" w:hAnsi="Palatino Linotype" w:cs="Palatino Linotype"/>
          <w:sz w:val="20"/>
          <w:szCs w:val="20"/>
        </w:rPr>
        <w:t xml:space="preserve"> and oxidative phosphorylation with NADH </w:t>
      </w:r>
      <w:r w:rsidR="007B122F">
        <w:rPr>
          <w:rFonts w:ascii="Palatino Linotype" w:eastAsia="Palatino Linotype" w:hAnsi="Palatino Linotype" w:cs="Palatino Linotype"/>
          <w:sz w:val="20"/>
          <w:szCs w:val="20"/>
        </w:rPr>
        <w:t xml:space="preserve">and succinate </w:t>
      </w:r>
      <w:r w:rsidR="00482EA6">
        <w:rPr>
          <w:rFonts w:ascii="Palatino Linotype" w:eastAsia="Palatino Linotype" w:hAnsi="Palatino Linotype" w:cs="Palatino Linotype"/>
          <w:sz w:val="20"/>
          <w:szCs w:val="20"/>
        </w:rPr>
        <w:t xml:space="preserve">as reductants and molecular oxygen as oxidant. </w:t>
      </w:r>
    </w:p>
    <w:p w14:paraId="094FF5BD" w14:textId="206973EA" w:rsidR="00482EA6" w:rsidRDefault="00167B3B" w:rsidP="009A6693">
      <w:pPr>
        <w:spacing w:line="240" w:lineRule="auto"/>
        <w:ind w:firstLine="418"/>
        <w:rPr>
          <w:rFonts w:ascii="Palatino Linotype" w:eastAsia="Palatino Linotype" w:hAnsi="Palatino Linotype" w:cs="Palatino Linotype"/>
          <w:sz w:val="20"/>
          <w:szCs w:val="20"/>
        </w:rPr>
        <w:pPrChange w:id="681" w:author="Yanfei Zhang" w:date="2022-04-06T17:18:00Z">
          <w:pPr>
            <w:spacing w:line="240" w:lineRule="auto"/>
            <w:ind w:firstLine="420"/>
          </w:pPr>
        </w:pPrChange>
      </w:pPr>
      <w:r>
        <w:rPr>
          <w:rFonts w:ascii="Palatino Linotype" w:eastAsia="Palatino Linotype" w:hAnsi="Palatino Linotype" w:cs="Palatino Linotype"/>
          <w:sz w:val="20"/>
          <w:szCs w:val="20"/>
        </w:rPr>
        <w:t>T</w:t>
      </w:r>
      <w:r w:rsidR="00482EA6">
        <w:rPr>
          <w:rFonts w:ascii="Palatino Linotype" w:eastAsia="Palatino Linotype" w:hAnsi="Palatino Linotype" w:cs="Palatino Linotype"/>
          <w:sz w:val="20"/>
          <w:szCs w:val="20"/>
        </w:rPr>
        <w:t xml:space="preserve">hree terminal oxidases </w:t>
      </w:r>
      <w:r w:rsidR="00C6327A">
        <w:rPr>
          <w:rFonts w:ascii="Palatino Linotype" w:eastAsia="Palatino Linotype" w:hAnsi="Palatino Linotype" w:cs="Palatino Linotype"/>
          <w:sz w:val="20"/>
          <w:szCs w:val="20"/>
        </w:rPr>
        <w:t>have been identified</w:t>
      </w:r>
      <w:r>
        <w:rPr>
          <w:rFonts w:ascii="Palatino Linotype" w:eastAsia="Palatino Linotype" w:hAnsi="Palatino Linotype" w:cs="Palatino Linotype"/>
          <w:sz w:val="20"/>
          <w:szCs w:val="20"/>
        </w:rPr>
        <w:t xml:space="preserve"> </w:t>
      </w:r>
      <w:r w:rsidR="00482EA6">
        <w:rPr>
          <w:rFonts w:ascii="Palatino Linotype" w:eastAsia="Palatino Linotype" w:hAnsi="Palatino Linotype" w:cs="Palatino Linotype"/>
          <w:sz w:val="20"/>
          <w:szCs w:val="20"/>
        </w:rPr>
        <w:t xml:space="preserve">in </w:t>
      </w:r>
      <w:r w:rsidR="00482EA6" w:rsidRPr="00482EA6">
        <w:rPr>
          <w:rFonts w:ascii="Palatino Linotype" w:eastAsia="Palatino Linotype" w:hAnsi="Palatino Linotype" w:cs="Palatino Linotype"/>
          <w:i/>
          <w:sz w:val="20"/>
          <w:szCs w:val="20"/>
        </w:rPr>
        <w:t xml:space="preserve">S. </w:t>
      </w:r>
      <w:proofErr w:type="spellStart"/>
      <w:r w:rsidR="00482EA6" w:rsidRPr="00482EA6">
        <w:rPr>
          <w:rFonts w:ascii="Palatino Linotype" w:eastAsia="Palatino Linotype" w:hAnsi="Palatino Linotype" w:cs="Palatino Linotype"/>
          <w:i/>
          <w:sz w:val="20"/>
          <w:szCs w:val="20"/>
        </w:rPr>
        <w:t>solfataricus</w:t>
      </w:r>
      <w:proofErr w:type="spellEnd"/>
      <w:r w:rsidR="00482EA6">
        <w:rPr>
          <w:rFonts w:ascii="Palatino Linotype" w:eastAsia="Palatino Linotype" w:hAnsi="Palatino Linotype" w:cs="Palatino Linotype"/>
          <w:sz w:val="20"/>
          <w:szCs w:val="20"/>
        </w:rPr>
        <w:t xml:space="preserve">: </w:t>
      </w:r>
      <w:proofErr w:type="spellStart"/>
      <w:r w:rsidR="00482EA6">
        <w:rPr>
          <w:rFonts w:ascii="Palatino Linotype" w:eastAsia="Palatino Linotype" w:hAnsi="Palatino Linotype" w:cs="Palatino Linotype"/>
          <w:sz w:val="20"/>
          <w:szCs w:val="20"/>
        </w:rPr>
        <w:t>SoxABCD</w:t>
      </w:r>
      <w:proofErr w:type="spellEnd"/>
      <w:r w:rsidR="00482EA6">
        <w:rPr>
          <w:rFonts w:ascii="Palatino Linotype" w:eastAsia="Palatino Linotype" w:hAnsi="Palatino Linotype" w:cs="Palatino Linotype"/>
          <w:sz w:val="20"/>
          <w:szCs w:val="20"/>
        </w:rPr>
        <w:t xml:space="preserve">, </w:t>
      </w:r>
      <w:proofErr w:type="spellStart"/>
      <w:r w:rsidR="00482EA6">
        <w:rPr>
          <w:rFonts w:ascii="Palatino Linotype" w:eastAsia="Palatino Linotype" w:hAnsi="Palatino Linotype" w:cs="Palatino Linotype"/>
          <w:sz w:val="20"/>
          <w:szCs w:val="20"/>
        </w:rPr>
        <w:t>Sox</w:t>
      </w:r>
      <w:r w:rsidR="00475012">
        <w:rPr>
          <w:rFonts w:ascii="Palatino Linotype" w:eastAsia="Palatino Linotype" w:hAnsi="Palatino Linotype" w:cs="Palatino Linotype"/>
          <w:sz w:val="20"/>
          <w:szCs w:val="20"/>
        </w:rPr>
        <w:t>EFGIM</w:t>
      </w:r>
      <w:proofErr w:type="spellEnd"/>
      <w:r w:rsidR="00482EA6">
        <w:rPr>
          <w:rFonts w:ascii="Palatino Linotype" w:eastAsia="Palatino Linotype" w:hAnsi="Palatino Linotype" w:cs="Palatino Linotype"/>
          <w:sz w:val="20"/>
          <w:szCs w:val="20"/>
        </w:rPr>
        <w:t xml:space="preserve"> and </w:t>
      </w:r>
      <w:proofErr w:type="spellStart"/>
      <w:r w:rsidR="00482EA6">
        <w:rPr>
          <w:rFonts w:ascii="Palatino Linotype" w:eastAsia="Palatino Linotype" w:hAnsi="Palatino Linotype" w:cs="Palatino Linotype"/>
          <w:sz w:val="20"/>
          <w:szCs w:val="20"/>
        </w:rPr>
        <w:t>DoxABCDE</w:t>
      </w:r>
      <w:proofErr w:type="spellEnd"/>
      <w:r w:rsidR="000613B9">
        <w:rPr>
          <w:rFonts w:ascii="Palatino Linotype" w:eastAsia="Palatino Linotype" w:hAnsi="Palatino Linotype" w:cs="Palatino Linotype"/>
          <w:sz w:val="20"/>
          <w:szCs w:val="20"/>
        </w:rPr>
        <w:t xml:space="preserve"> (</w:t>
      </w:r>
      <w:del w:id="682" w:author="Yanfei Zhang" w:date="2022-04-05T13:48:00Z">
        <w:r w:rsidR="0076719B" w:rsidDel="003810B0">
          <w:rPr>
            <w:rFonts w:ascii="Palatino Linotype" w:eastAsia="Palatino Linotype" w:hAnsi="Palatino Linotype" w:cs="Palatino Linotype"/>
            <w:sz w:val="20"/>
            <w:szCs w:val="20"/>
          </w:rPr>
          <w:delText>Figure</w:delText>
        </w:r>
        <w:r w:rsidR="000613B9" w:rsidDel="003810B0">
          <w:rPr>
            <w:rFonts w:ascii="Palatino Linotype" w:eastAsia="Palatino Linotype" w:hAnsi="Palatino Linotype" w:cs="Palatino Linotype"/>
            <w:sz w:val="20"/>
            <w:szCs w:val="20"/>
          </w:rPr>
          <w:delText xml:space="preserve"> </w:delText>
        </w:r>
      </w:del>
      <w:ins w:id="683" w:author="Yanfei Zhang" w:date="2022-04-05T21:56:00Z">
        <w:r w:rsidR="007B75FC">
          <w:rPr>
            <w:rFonts w:ascii="Palatino Linotype" w:eastAsia="Palatino Linotype" w:hAnsi="Palatino Linotype" w:cs="Palatino Linotype"/>
            <w:sz w:val="20"/>
            <w:szCs w:val="20"/>
          </w:rPr>
          <w:t xml:space="preserve">Figure </w:t>
        </w:r>
      </w:ins>
      <w:del w:id="684" w:author="Yanfei Zhang" w:date="2022-03-28T20:07:00Z">
        <w:r w:rsidR="000613B9" w:rsidDel="00C24E2C">
          <w:rPr>
            <w:rFonts w:ascii="Palatino Linotype" w:eastAsia="Palatino Linotype" w:hAnsi="Palatino Linotype" w:cs="Palatino Linotype"/>
            <w:sz w:val="20"/>
            <w:szCs w:val="20"/>
          </w:rPr>
          <w:delText>3</w:delText>
        </w:r>
      </w:del>
      <w:ins w:id="685" w:author="Yanfei Zhang" w:date="2022-03-28T20:07:00Z">
        <w:r w:rsidR="00C24E2C">
          <w:rPr>
            <w:rFonts w:ascii="Palatino Linotype" w:eastAsia="Palatino Linotype" w:hAnsi="Palatino Linotype" w:cs="Palatino Linotype"/>
            <w:sz w:val="20"/>
            <w:szCs w:val="20"/>
          </w:rPr>
          <w:t>4</w:t>
        </w:r>
      </w:ins>
      <w:r w:rsidR="00883202">
        <w:rPr>
          <w:rFonts w:ascii="Palatino Linotype" w:eastAsia="Palatino Linotype" w:hAnsi="Palatino Linotype" w:cs="Palatino Linotype"/>
          <w:sz w:val="20"/>
          <w:szCs w:val="20"/>
        </w:rPr>
        <w:t>)</w:t>
      </w:r>
      <w:r w:rsidR="00482EA6">
        <w:rPr>
          <w:rFonts w:ascii="Palatino Linotype" w:eastAsia="Palatino Linotype" w:hAnsi="Palatino Linotype" w:cs="Palatino Linotype"/>
          <w:sz w:val="20"/>
          <w:szCs w:val="20"/>
        </w:rPr>
        <w:t>.</w:t>
      </w:r>
      <w:r w:rsidR="007B122F">
        <w:rPr>
          <w:rFonts w:ascii="Palatino Linotype" w:eastAsia="Palatino Linotype" w:hAnsi="Palatino Linotype" w:cs="Palatino Linotype"/>
          <w:sz w:val="20"/>
          <w:szCs w:val="20"/>
        </w:rPr>
        <w:t xml:space="preserve"> The </w:t>
      </w:r>
      <w:r w:rsidR="006B6F3D">
        <w:rPr>
          <w:rFonts w:ascii="Palatino Linotype" w:eastAsia="Palatino Linotype" w:hAnsi="Palatino Linotype" w:cs="Palatino Linotype"/>
          <w:sz w:val="20"/>
          <w:szCs w:val="20"/>
        </w:rPr>
        <w:t>SoxABCD complex was</w:t>
      </w:r>
      <w:r w:rsidR="00BD30FF">
        <w:rPr>
          <w:rFonts w:ascii="Palatino Linotype" w:eastAsia="Palatino Linotype" w:hAnsi="Palatino Linotype" w:cs="Palatino Linotype"/>
          <w:sz w:val="20"/>
          <w:szCs w:val="20"/>
        </w:rPr>
        <w:t xml:space="preserve"> prove</w:t>
      </w:r>
      <w:r w:rsidR="007B122F">
        <w:rPr>
          <w:rFonts w:ascii="Palatino Linotype" w:eastAsia="Palatino Linotype" w:hAnsi="Palatino Linotype" w:cs="Palatino Linotype"/>
          <w:sz w:val="20"/>
          <w:szCs w:val="20"/>
        </w:rPr>
        <w:t>n</w:t>
      </w:r>
      <w:r w:rsidR="00BD30FF">
        <w:rPr>
          <w:rFonts w:ascii="Palatino Linotype" w:eastAsia="Palatino Linotype" w:hAnsi="Palatino Linotype" w:cs="Palatino Linotype"/>
          <w:sz w:val="20"/>
          <w:szCs w:val="20"/>
        </w:rPr>
        <w:t xml:space="preserve"> to be a proton-pumping quinol oxidase in </w:t>
      </w:r>
      <w:r w:rsidR="00BD30FF" w:rsidRPr="006B6F3D">
        <w:rPr>
          <w:rFonts w:ascii="Palatino Linotype" w:eastAsia="Palatino Linotype" w:hAnsi="Palatino Linotype" w:cs="Palatino Linotype"/>
          <w:i/>
          <w:sz w:val="20"/>
          <w:szCs w:val="20"/>
        </w:rPr>
        <w:t>S</w:t>
      </w:r>
      <w:r w:rsidR="006B6F3D">
        <w:rPr>
          <w:rFonts w:ascii="Palatino Linotype" w:eastAsia="Palatino Linotype" w:hAnsi="Palatino Linotype" w:cs="Palatino Linotype"/>
          <w:i/>
          <w:sz w:val="20"/>
          <w:szCs w:val="20"/>
        </w:rPr>
        <w:t xml:space="preserve">. </w:t>
      </w:r>
      <w:r w:rsidR="00BD30FF" w:rsidRPr="006B6F3D">
        <w:rPr>
          <w:rFonts w:ascii="Palatino Linotype" w:eastAsia="Palatino Linotype" w:hAnsi="Palatino Linotype" w:cs="Palatino Linotype"/>
          <w:i/>
          <w:sz w:val="20"/>
          <w:szCs w:val="20"/>
        </w:rPr>
        <w:t>acidocaldaricus</w:t>
      </w:r>
      <w:r w:rsidR="006E35C5">
        <w:rPr>
          <w:rFonts w:ascii="Palatino Linotype" w:eastAsia="Palatino Linotype" w:hAnsi="Palatino Linotype" w:cs="Palatino Linotype"/>
          <w:sz w:val="20"/>
          <w:szCs w:val="20"/>
        </w:rPr>
        <w:t xml:space="preserve"> </w:t>
      </w:r>
      <w:r w:rsidR="006E35C5">
        <w:rPr>
          <w:rFonts w:ascii="Palatino Linotype" w:eastAsia="Palatino Linotype" w:hAnsi="Palatino Linotype" w:cs="Palatino Linotype"/>
          <w:sz w:val="20"/>
          <w:szCs w:val="20"/>
        </w:rPr>
        <w:fldChar w:fldCharType="begin" w:fldLock="1"/>
      </w:r>
      <w:r w:rsidR="006E35C5">
        <w:rPr>
          <w:rFonts w:ascii="Palatino Linotype" w:eastAsia="Palatino Linotype" w:hAnsi="Palatino Linotype" w:cs="Palatino Linotype"/>
          <w:sz w:val="20"/>
          <w:szCs w:val="20"/>
        </w:rPr>
        <w:instrText>ADDIN CSL_CITATION {"citationItems":[{"id":"ITEM-1","itemData":{"DOI":"10.1074/jbc.272.13.8417","author":[{"dropping-particle":"","family":"Gleißner","given":"Michael","non-dropping-particle":"","parse-names":false,"suffix":""},{"dropping-particle":"","family":"Kaiser","given":"Ulrike","non-dropping-particle":"","parse-names":false,"suffix":""},{"dropping-particle":"","family":"Antonopoulos","given":"Emmanouil","non-dropping-particle":"","parse-names":false,"suffix":""}],"id":"ITEM-1","issue":"13","issued":{"date-parts":[["1997"]]},"page":"8417-8426","title":"The Archaeal SoxABCD Complex Is a Proton Pump in Sulfolobus acidocaldarius *","type":"article-journal","volume":"272"},"uris":["http://www.mendeley.com/documents/?uuid=17443f61-e311-4c4c-b544-9c5c5e0fcb7e"]}],"mendeley":{"formattedCitation":"(Gleißner et al., 1997)","plainTextFormattedCitation":"(Gleißner et al., 1997)","previouslyFormattedCitation":"(Gleißner et al., 1997)"},"properties":{"noteIndex":0},"schema":"https://github.com/citation-style-language/schema/raw/master/csl-citation.json"}</w:instrText>
      </w:r>
      <w:r w:rsidR="006E35C5">
        <w:rPr>
          <w:rFonts w:ascii="Palatino Linotype" w:eastAsia="Palatino Linotype" w:hAnsi="Palatino Linotype" w:cs="Palatino Linotype"/>
          <w:sz w:val="20"/>
          <w:szCs w:val="20"/>
        </w:rPr>
        <w:fldChar w:fldCharType="separate"/>
      </w:r>
      <w:r w:rsidR="006E35C5" w:rsidRPr="006E35C5">
        <w:rPr>
          <w:rFonts w:ascii="Palatino Linotype" w:eastAsia="Palatino Linotype" w:hAnsi="Palatino Linotype" w:cs="Palatino Linotype"/>
          <w:noProof/>
          <w:sz w:val="20"/>
          <w:szCs w:val="20"/>
        </w:rPr>
        <w:t>(Gleißner et al., 1997)</w:t>
      </w:r>
      <w:r w:rsidR="006E35C5">
        <w:rPr>
          <w:rFonts w:ascii="Palatino Linotype" w:eastAsia="Palatino Linotype" w:hAnsi="Palatino Linotype" w:cs="Palatino Linotype"/>
          <w:sz w:val="20"/>
          <w:szCs w:val="20"/>
        </w:rPr>
        <w:fldChar w:fldCharType="end"/>
      </w:r>
      <w:r w:rsidR="00BD30FF">
        <w:rPr>
          <w:rFonts w:ascii="Palatino Linotype" w:eastAsia="Palatino Linotype" w:hAnsi="Palatino Linotype" w:cs="Palatino Linotype"/>
          <w:sz w:val="20"/>
          <w:szCs w:val="20"/>
        </w:rPr>
        <w:t>.</w:t>
      </w:r>
      <w:r w:rsidR="006B6F3D">
        <w:rPr>
          <w:rFonts w:ascii="Palatino Linotype" w:eastAsia="Palatino Linotype" w:hAnsi="Palatino Linotype" w:cs="Palatino Linotype"/>
          <w:sz w:val="20"/>
          <w:szCs w:val="20"/>
        </w:rPr>
        <w:t xml:space="preserve"> </w:t>
      </w:r>
      <w:r w:rsidR="007B122F">
        <w:rPr>
          <w:rFonts w:ascii="Palatino Linotype" w:eastAsia="Palatino Linotype" w:hAnsi="Palatino Linotype" w:cs="Palatino Linotype"/>
          <w:sz w:val="20"/>
          <w:szCs w:val="20"/>
        </w:rPr>
        <w:t xml:space="preserve">The </w:t>
      </w:r>
      <w:r w:rsidR="006B6F3D">
        <w:rPr>
          <w:rFonts w:ascii="Palatino Linotype" w:eastAsia="Palatino Linotype" w:hAnsi="Palatino Linotype" w:cs="Palatino Linotype"/>
          <w:sz w:val="20"/>
          <w:szCs w:val="20"/>
        </w:rPr>
        <w:t xml:space="preserve">SoxABCD complex </w:t>
      </w:r>
      <w:r w:rsidR="007B122F">
        <w:rPr>
          <w:rFonts w:ascii="Palatino Linotype" w:eastAsia="Palatino Linotype" w:hAnsi="Palatino Linotype" w:cs="Palatino Linotype"/>
          <w:sz w:val="20"/>
          <w:szCs w:val="20"/>
        </w:rPr>
        <w:t xml:space="preserve">of </w:t>
      </w:r>
      <w:r w:rsidR="006B6F3D">
        <w:rPr>
          <w:rFonts w:ascii="Palatino Linotype" w:eastAsia="Palatino Linotype" w:hAnsi="Palatino Linotype" w:cs="Palatino Linotype"/>
          <w:i/>
          <w:sz w:val="20"/>
          <w:szCs w:val="20"/>
        </w:rPr>
        <w:t>S</w:t>
      </w:r>
      <w:r w:rsidR="006B6F3D" w:rsidRPr="006B6F3D">
        <w:rPr>
          <w:rFonts w:ascii="Palatino Linotype" w:eastAsia="Palatino Linotype" w:hAnsi="Palatino Linotype" w:cs="Palatino Linotype"/>
          <w:i/>
          <w:sz w:val="20"/>
          <w:szCs w:val="20"/>
        </w:rPr>
        <w:t>.</w:t>
      </w:r>
      <w:r w:rsidR="006B6F3D">
        <w:rPr>
          <w:rFonts w:ascii="Palatino Linotype" w:eastAsia="Palatino Linotype" w:hAnsi="Palatino Linotype" w:cs="Palatino Linotype"/>
          <w:i/>
          <w:sz w:val="20"/>
          <w:szCs w:val="20"/>
        </w:rPr>
        <w:t xml:space="preserve"> </w:t>
      </w:r>
      <w:r w:rsidR="006B6F3D" w:rsidRPr="006B6F3D">
        <w:rPr>
          <w:rFonts w:ascii="Palatino Linotype" w:eastAsia="Palatino Linotype" w:hAnsi="Palatino Linotype" w:cs="Palatino Linotype"/>
          <w:i/>
          <w:sz w:val="20"/>
          <w:szCs w:val="20"/>
        </w:rPr>
        <w:t>solfataricus</w:t>
      </w:r>
      <w:r w:rsidR="006B6F3D">
        <w:rPr>
          <w:rFonts w:ascii="Palatino Linotype" w:eastAsia="Palatino Linotype" w:hAnsi="Palatino Linotype" w:cs="Palatino Linotype"/>
          <w:sz w:val="20"/>
          <w:szCs w:val="20"/>
        </w:rPr>
        <w:t xml:space="preserve"> was described as </w:t>
      </w:r>
      <w:r>
        <w:rPr>
          <w:rFonts w:ascii="Palatino Linotype" w:eastAsia="Palatino Linotype" w:hAnsi="Palatino Linotype" w:cs="Palatino Linotype"/>
          <w:sz w:val="20"/>
          <w:szCs w:val="20"/>
        </w:rPr>
        <w:t xml:space="preserve">a </w:t>
      </w:r>
      <w:r w:rsidR="006B6F3D">
        <w:rPr>
          <w:rFonts w:ascii="Palatino Linotype" w:eastAsia="Palatino Linotype" w:hAnsi="Palatino Linotype" w:cs="Palatino Linotype"/>
          <w:sz w:val="20"/>
          <w:szCs w:val="20"/>
        </w:rPr>
        <w:t xml:space="preserve">proton-pumping </w:t>
      </w:r>
      <w:r>
        <w:rPr>
          <w:rFonts w:ascii="Palatino Linotype" w:eastAsia="Palatino Linotype" w:hAnsi="Palatino Linotype" w:cs="Palatino Linotype"/>
          <w:sz w:val="20"/>
          <w:szCs w:val="20"/>
        </w:rPr>
        <w:t xml:space="preserve">quinol oxidase </w:t>
      </w:r>
      <w:r w:rsidR="006B6F3D">
        <w:rPr>
          <w:rFonts w:ascii="Palatino Linotype" w:eastAsia="Palatino Linotype" w:hAnsi="Palatino Linotype" w:cs="Palatino Linotype"/>
          <w:sz w:val="20"/>
          <w:szCs w:val="20"/>
        </w:rPr>
        <w:t xml:space="preserve">because </w:t>
      </w:r>
      <w:r w:rsidR="007B122F">
        <w:rPr>
          <w:rFonts w:ascii="Palatino Linotype" w:eastAsia="Palatino Linotype" w:hAnsi="Palatino Linotype" w:cs="Palatino Linotype"/>
          <w:sz w:val="20"/>
          <w:szCs w:val="20"/>
        </w:rPr>
        <w:t xml:space="preserve">of </w:t>
      </w:r>
      <w:r w:rsidR="006B6F3D">
        <w:rPr>
          <w:rFonts w:ascii="Palatino Linotype" w:eastAsia="Palatino Linotype" w:hAnsi="Palatino Linotype" w:cs="Palatino Linotype"/>
          <w:sz w:val="20"/>
          <w:szCs w:val="20"/>
        </w:rPr>
        <w:t xml:space="preserve">its strong homology with </w:t>
      </w:r>
      <w:r w:rsidR="007B122F">
        <w:rPr>
          <w:rFonts w:ascii="Palatino Linotype" w:eastAsia="Palatino Linotype" w:hAnsi="Palatino Linotype" w:cs="Palatino Linotype"/>
          <w:sz w:val="20"/>
          <w:szCs w:val="20"/>
        </w:rPr>
        <w:t>th</w:t>
      </w:r>
      <w:r w:rsidR="00C93E72">
        <w:rPr>
          <w:rFonts w:ascii="Palatino Linotype" w:eastAsia="Palatino Linotype" w:hAnsi="Palatino Linotype" w:cs="Palatino Linotype"/>
          <w:sz w:val="20"/>
          <w:szCs w:val="20"/>
        </w:rPr>
        <w:t>e</w:t>
      </w:r>
      <w:r w:rsidR="007B122F">
        <w:rPr>
          <w:rFonts w:ascii="Palatino Linotype" w:eastAsia="Palatino Linotype" w:hAnsi="Palatino Linotype" w:cs="Palatino Linotype"/>
          <w:sz w:val="20"/>
          <w:szCs w:val="20"/>
        </w:rPr>
        <w:t xml:space="preserve"> </w:t>
      </w:r>
      <w:proofErr w:type="spellStart"/>
      <w:r w:rsidR="006B6F3D">
        <w:rPr>
          <w:rFonts w:ascii="Palatino Linotype" w:eastAsia="Palatino Linotype" w:hAnsi="Palatino Linotype" w:cs="Palatino Linotype"/>
          <w:sz w:val="20"/>
          <w:szCs w:val="20"/>
        </w:rPr>
        <w:t>SoxABCD</w:t>
      </w:r>
      <w:proofErr w:type="spellEnd"/>
      <w:r w:rsidR="006B6F3D">
        <w:rPr>
          <w:rFonts w:ascii="Palatino Linotype" w:eastAsia="Palatino Linotype" w:hAnsi="Palatino Linotype" w:cs="Palatino Linotype"/>
          <w:sz w:val="20"/>
          <w:szCs w:val="20"/>
        </w:rPr>
        <w:t xml:space="preserve"> complex </w:t>
      </w:r>
      <w:r w:rsidR="007B122F">
        <w:rPr>
          <w:rFonts w:ascii="Palatino Linotype" w:eastAsia="Palatino Linotype" w:hAnsi="Palatino Linotype" w:cs="Palatino Linotype"/>
          <w:sz w:val="20"/>
          <w:szCs w:val="20"/>
        </w:rPr>
        <w:t xml:space="preserve">of </w:t>
      </w:r>
      <w:r w:rsidR="006B6F3D" w:rsidRPr="006B6F3D">
        <w:rPr>
          <w:rFonts w:ascii="Palatino Linotype" w:eastAsia="Palatino Linotype" w:hAnsi="Palatino Linotype" w:cs="Palatino Linotype"/>
          <w:i/>
          <w:sz w:val="20"/>
          <w:szCs w:val="20"/>
        </w:rPr>
        <w:t>S</w:t>
      </w:r>
      <w:r w:rsidR="006B6F3D">
        <w:rPr>
          <w:rFonts w:ascii="Palatino Linotype" w:eastAsia="Palatino Linotype" w:hAnsi="Palatino Linotype" w:cs="Palatino Linotype"/>
          <w:i/>
          <w:sz w:val="20"/>
          <w:szCs w:val="20"/>
        </w:rPr>
        <w:t xml:space="preserve">. </w:t>
      </w:r>
      <w:r w:rsidR="006B6F3D" w:rsidRPr="006B6F3D">
        <w:rPr>
          <w:rFonts w:ascii="Palatino Linotype" w:eastAsia="Palatino Linotype" w:hAnsi="Palatino Linotype" w:cs="Palatino Linotype"/>
          <w:i/>
          <w:sz w:val="20"/>
          <w:szCs w:val="20"/>
        </w:rPr>
        <w:t>acidocaldaricus</w:t>
      </w:r>
      <w:r w:rsidR="006E35C5">
        <w:rPr>
          <w:rFonts w:ascii="Palatino Linotype" w:eastAsia="Palatino Linotype" w:hAnsi="Palatino Linotype" w:cs="Palatino Linotype"/>
          <w:sz w:val="20"/>
          <w:szCs w:val="20"/>
        </w:rPr>
        <w:t xml:space="preserve"> </w:t>
      </w:r>
      <w:r w:rsidR="006E35C5">
        <w:rPr>
          <w:rFonts w:ascii="Palatino Linotype" w:eastAsia="Palatino Linotype" w:hAnsi="Palatino Linotype" w:cs="Palatino Linotype"/>
          <w:sz w:val="20"/>
          <w:szCs w:val="20"/>
        </w:rPr>
        <w:fldChar w:fldCharType="begin" w:fldLock="1"/>
      </w:r>
      <w:r w:rsidR="00674AF5">
        <w:rPr>
          <w:rFonts w:ascii="Palatino Linotype" w:eastAsia="Palatino Linotype" w:hAnsi="Palatino Linotype" w:cs="Palatino Linotype"/>
          <w:sz w:val="20"/>
          <w:szCs w:val="20"/>
        </w:rPr>
        <w:instrText>ADDIN CSL_CITATION {"citationItems":[{"id":"ITEM-1","itemData":{"DOI":"10.1111/j.1365-2958.1994.tb00426.x","ISSN":"13652958","PMID":"7984110","abstract":"A respiratory quinol oxidase complex that is encoded by the soxABCD operon has been purified from the thermoacidophilic archaeon Sulfolobus acidocaldarius. The enzyme was solubilized with dodecyl maltoside and purified in the presence of this detergent and ethylene glycol. The complex is hydro‐dynamically homogeneous and contains at least five different polypeptides. In addition to the major subunits SoxA, SoxB and SoxC, it has two small polypeptides. One of these is the translation product of a short open reading frame (now called the soxD gene) at the end of the operon. The optical and electron paramagnetic resonance spectra of the SoxABCD compiex have been characterized. It probably contains four A‐type haems which are bound to SoxB and SoxC. The structure of these haems is not identical to haem A. The novel haem Aa has a 2‐hydroxyethyl geranylgeranyl in position 2 of the porphyrin ring whereas haem A has the related farnesyl‐containing side‐chain. Copyright © 1994, Wiley Blackwell. All rights reserved","author":[{"dropping-particle":"","family":"Lübben","given":"Mathias","non-dropping-particle":"","parse-names":false,"suffix":""},{"dropping-particle":"","family":"Warne","given":"Antony","non-dropping-particle":"","parse-names":false,"suffix":""},{"dropping-particle":"","family":"Albracht","given":"Simon P.J.","non-dropping-particle":"","parse-names":false,"suffix":""},{"dropping-particle":"","family":"Saraste","given":"Matti","non-dropping-particle":"","parse-names":false,"suffix":""}],"container-title":"Molecular Microbiology","id":"ITEM-1","issue":"2","issued":{"date-parts":[["1994"]]},"page":"327-335","title":"The purified SoxABCD quinol oxidase complex of Sulfolobus acidocaldarius contains a novel haem","type":"article-journal","volume":"13"},"uris":["http://www.mendeley.com/documents/?uuid=60296171-3bd0-4b7b-bfd9-dbc230526750"]}],"mendeley":{"formattedCitation":"(Lübben et al., 1994)","plainTextFormattedCitation":"(Lübben et al., 1994)","previouslyFormattedCitation":"(Lübben et al., 1994)"},"properties":{"noteIndex":0},"schema":"https://github.com/citation-style-language/schema/raw/master/csl-citation.json"}</w:instrText>
      </w:r>
      <w:r w:rsidR="006E35C5">
        <w:rPr>
          <w:rFonts w:ascii="Palatino Linotype" w:eastAsia="Palatino Linotype" w:hAnsi="Palatino Linotype" w:cs="Palatino Linotype"/>
          <w:sz w:val="20"/>
          <w:szCs w:val="20"/>
        </w:rPr>
        <w:fldChar w:fldCharType="separate"/>
      </w:r>
      <w:r w:rsidR="006E35C5" w:rsidRPr="006E35C5">
        <w:rPr>
          <w:rFonts w:ascii="Palatino Linotype" w:eastAsia="Palatino Linotype" w:hAnsi="Palatino Linotype" w:cs="Palatino Linotype"/>
          <w:noProof/>
          <w:sz w:val="20"/>
          <w:szCs w:val="20"/>
        </w:rPr>
        <w:t>(Lübben et al., 1994)</w:t>
      </w:r>
      <w:r w:rsidR="006E35C5">
        <w:rPr>
          <w:rFonts w:ascii="Palatino Linotype" w:eastAsia="Palatino Linotype" w:hAnsi="Palatino Linotype" w:cs="Palatino Linotype"/>
          <w:sz w:val="20"/>
          <w:szCs w:val="20"/>
        </w:rPr>
        <w:fldChar w:fldCharType="end"/>
      </w:r>
      <w:r w:rsidR="006B6F3D">
        <w:rPr>
          <w:rFonts w:ascii="Palatino Linotype" w:eastAsia="Palatino Linotype" w:hAnsi="Palatino Linotype" w:cs="Palatino Linotype"/>
          <w:sz w:val="20"/>
          <w:szCs w:val="20"/>
        </w:rPr>
        <w:t xml:space="preserve">. </w:t>
      </w:r>
      <w:r w:rsidR="00364610">
        <w:rPr>
          <w:rFonts w:ascii="Palatino Linotype" w:eastAsia="Palatino Linotype" w:hAnsi="Palatino Linotype" w:cs="Palatino Linotype"/>
          <w:sz w:val="20"/>
          <w:szCs w:val="20"/>
        </w:rPr>
        <w:t xml:space="preserve">The </w:t>
      </w:r>
      <w:r w:rsidR="006B6F3D">
        <w:rPr>
          <w:rFonts w:ascii="Palatino Linotype" w:eastAsia="Palatino Linotype" w:hAnsi="Palatino Linotype" w:cs="Palatino Linotype"/>
          <w:sz w:val="20"/>
          <w:szCs w:val="20"/>
        </w:rPr>
        <w:t xml:space="preserve">SoxABCD complex </w:t>
      </w:r>
      <w:r w:rsidR="00364610">
        <w:rPr>
          <w:rFonts w:ascii="Palatino Linotype" w:eastAsia="Palatino Linotype" w:hAnsi="Palatino Linotype" w:cs="Palatino Linotype"/>
          <w:sz w:val="20"/>
          <w:szCs w:val="20"/>
        </w:rPr>
        <w:t xml:space="preserve">of </w:t>
      </w:r>
      <w:r w:rsidR="006B6F3D">
        <w:rPr>
          <w:rFonts w:ascii="Palatino Linotype" w:eastAsia="Palatino Linotype" w:hAnsi="Palatino Linotype" w:cs="Palatino Linotype"/>
          <w:i/>
          <w:sz w:val="20"/>
          <w:szCs w:val="20"/>
        </w:rPr>
        <w:t>S</w:t>
      </w:r>
      <w:r w:rsidR="006B6F3D" w:rsidRPr="006B6F3D">
        <w:rPr>
          <w:rFonts w:ascii="Palatino Linotype" w:eastAsia="Palatino Linotype" w:hAnsi="Palatino Linotype" w:cs="Palatino Linotype"/>
          <w:i/>
          <w:sz w:val="20"/>
          <w:szCs w:val="20"/>
        </w:rPr>
        <w:t>.</w:t>
      </w:r>
      <w:r w:rsidR="006B6F3D">
        <w:rPr>
          <w:rFonts w:ascii="Palatino Linotype" w:eastAsia="Palatino Linotype" w:hAnsi="Palatino Linotype" w:cs="Palatino Linotype"/>
          <w:i/>
          <w:sz w:val="20"/>
          <w:szCs w:val="20"/>
        </w:rPr>
        <w:t xml:space="preserve"> </w:t>
      </w:r>
      <w:r w:rsidR="006B6F3D" w:rsidRPr="006B6F3D">
        <w:rPr>
          <w:rFonts w:ascii="Palatino Linotype" w:eastAsia="Palatino Linotype" w:hAnsi="Palatino Linotype" w:cs="Palatino Linotype"/>
          <w:i/>
          <w:sz w:val="20"/>
          <w:szCs w:val="20"/>
        </w:rPr>
        <w:t>solfataricus</w:t>
      </w:r>
      <w:r w:rsidR="006B6F3D">
        <w:rPr>
          <w:rFonts w:ascii="Palatino Linotype" w:eastAsia="Palatino Linotype" w:hAnsi="Palatino Linotype" w:cs="Palatino Linotype"/>
          <w:sz w:val="20"/>
          <w:szCs w:val="20"/>
        </w:rPr>
        <w:t xml:space="preserve"> is </w:t>
      </w:r>
      <w:r>
        <w:rPr>
          <w:rFonts w:ascii="Palatino Linotype" w:eastAsia="Palatino Linotype" w:hAnsi="Palatino Linotype" w:cs="Palatino Linotype"/>
          <w:sz w:val="20"/>
          <w:szCs w:val="20"/>
        </w:rPr>
        <w:t xml:space="preserve">composed of </w:t>
      </w:r>
      <w:r w:rsidR="00364610">
        <w:rPr>
          <w:rFonts w:ascii="Palatino Linotype" w:eastAsia="Palatino Linotype" w:hAnsi="Palatino Linotype" w:cs="Palatino Linotype"/>
          <w:sz w:val="20"/>
          <w:szCs w:val="20"/>
        </w:rPr>
        <w:t xml:space="preserve">a </w:t>
      </w:r>
      <w:r>
        <w:rPr>
          <w:rFonts w:ascii="Palatino Linotype" w:eastAsia="Palatino Linotype" w:hAnsi="Palatino Linotype" w:cs="Palatino Linotype"/>
          <w:sz w:val="20"/>
          <w:szCs w:val="20"/>
        </w:rPr>
        <w:t xml:space="preserve">subunit II (SoxA, sso2658), </w:t>
      </w:r>
      <w:r w:rsidR="00364610">
        <w:rPr>
          <w:rFonts w:ascii="Palatino Linotype" w:eastAsia="Palatino Linotype" w:hAnsi="Palatino Linotype" w:cs="Palatino Linotype"/>
          <w:sz w:val="20"/>
          <w:szCs w:val="20"/>
        </w:rPr>
        <w:t xml:space="preserve">a </w:t>
      </w:r>
      <w:r>
        <w:rPr>
          <w:rFonts w:ascii="Palatino Linotype" w:eastAsia="Palatino Linotype" w:hAnsi="Palatino Linotype" w:cs="Palatino Linotype"/>
          <w:sz w:val="20"/>
          <w:szCs w:val="20"/>
        </w:rPr>
        <w:t>cytochrome aa</w:t>
      </w:r>
      <w:r w:rsidRPr="00CF57D9">
        <w:rPr>
          <w:rFonts w:ascii="Palatino Linotype" w:eastAsia="Palatino Linotype" w:hAnsi="Palatino Linotype" w:cs="Palatino Linotype"/>
          <w:sz w:val="20"/>
          <w:szCs w:val="20"/>
          <w:vertAlign w:val="subscript"/>
        </w:rPr>
        <w:t>3</w:t>
      </w:r>
      <w:r>
        <w:rPr>
          <w:rFonts w:ascii="Palatino Linotype" w:eastAsia="Palatino Linotype" w:hAnsi="Palatino Linotype" w:cs="Palatino Linotype"/>
          <w:sz w:val="20"/>
          <w:szCs w:val="20"/>
        </w:rPr>
        <w:t xml:space="preserve"> subunit </w:t>
      </w:r>
      <w:r w:rsidR="00364610">
        <w:rPr>
          <w:rFonts w:ascii="Palatino Linotype" w:eastAsia="Palatino Linotype" w:hAnsi="Palatino Linotype" w:cs="Palatino Linotype"/>
          <w:sz w:val="20"/>
          <w:szCs w:val="20"/>
        </w:rPr>
        <w:t xml:space="preserve">I </w:t>
      </w:r>
      <w:r>
        <w:rPr>
          <w:rFonts w:ascii="Palatino Linotype" w:eastAsia="Palatino Linotype" w:hAnsi="Palatino Linotype" w:cs="Palatino Linotype"/>
          <w:sz w:val="20"/>
          <w:szCs w:val="20"/>
        </w:rPr>
        <w:t>(SoxB, sso2657)</w:t>
      </w:r>
      <w:r w:rsidR="00364610">
        <w:rPr>
          <w:rFonts w:ascii="Palatino Linotype" w:eastAsia="Palatino Linotype" w:hAnsi="Palatino Linotype" w:cs="Palatino Linotype"/>
          <w:sz w:val="20"/>
          <w:szCs w:val="20"/>
        </w:rPr>
        <w:t>, a</w:t>
      </w:r>
      <w:r>
        <w:rPr>
          <w:rFonts w:ascii="Palatino Linotype" w:eastAsia="Palatino Linotype" w:hAnsi="Palatino Linotype" w:cs="Palatino Linotype"/>
          <w:sz w:val="20"/>
          <w:szCs w:val="20"/>
        </w:rPr>
        <w:t xml:space="preserve"> cytochrome b subunit (SoxC, sso2656), and a</w:t>
      </w:r>
      <w:r w:rsidR="00364610">
        <w:rPr>
          <w:rFonts w:ascii="Palatino Linotype" w:eastAsia="Palatino Linotype" w:hAnsi="Palatino Linotype" w:cs="Palatino Linotype"/>
          <w:sz w:val="20"/>
          <w:szCs w:val="20"/>
        </w:rPr>
        <w:t xml:space="preserve">n additional </w:t>
      </w:r>
      <w:r>
        <w:rPr>
          <w:rFonts w:ascii="Palatino Linotype" w:eastAsia="Palatino Linotype" w:hAnsi="Palatino Linotype" w:cs="Palatino Linotype"/>
          <w:sz w:val="20"/>
          <w:szCs w:val="20"/>
        </w:rPr>
        <w:t xml:space="preserve"> cytoch</w:t>
      </w:r>
      <w:r w:rsidR="006B6F3D">
        <w:rPr>
          <w:rFonts w:ascii="Palatino Linotype" w:eastAsia="Palatino Linotype" w:hAnsi="Palatino Linotype" w:cs="Palatino Linotype"/>
          <w:sz w:val="20"/>
          <w:szCs w:val="20"/>
        </w:rPr>
        <w:t xml:space="preserve">rome </w:t>
      </w:r>
      <w:r w:rsidR="006E35C5">
        <w:rPr>
          <w:rFonts w:ascii="Palatino Linotype" w:eastAsia="Palatino Linotype" w:hAnsi="Palatino Linotype" w:cs="Palatino Linotype"/>
          <w:sz w:val="20"/>
          <w:szCs w:val="20"/>
        </w:rPr>
        <w:t xml:space="preserve">b subunit (SoxD, sso10828) </w:t>
      </w:r>
      <w:r w:rsidR="006E35C5">
        <w:rPr>
          <w:rFonts w:ascii="Palatino Linotype" w:eastAsia="Palatino Linotype" w:hAnsi="Palatino Linotype" w:cs="Palatino Linotype"/>
          <w:sz w:val="20"/>
          <w:szCs w:val="20"/>
        </w:rPr>
        <w:fldChar w:fldCharType="begin" w:fldLock="1"/>
      </w:r>
      <w:r w:rsidR="006E35C5">
        <w:rPr>
          <w:rFonts w:ascii="Palatino Linotype" w:eastAsia="Palatino Linotype" w:hAnsi="Palatino Linotype" w:cs="Palatino Linotype"/>
          <w:sz w:val="20"/>
          <w:szCs w:val="20"/>
        </w:rPr>
        <w:instrText>ADDIN CSL_CITATION {"citationItems":[{"id":"ITEM-1","itemData":{"DOI":"10.1111/j.1574-6968.2009.01759.x","ISSN":"03781097","PMID":"19735462","abstract":"Sulfolobus solfataricus P2 was grown aerobically at various O2 concentrations. Based on growth parameters in microcosms, four types of behavior could be distinguished. At 35% O2 (v/v; gas phase), the cultures did not grow, indicating a lethal dose of oxygen. For 26-32% O2, the growth was significantly affected compared with the reference (21%), suggesting a moderate toxicity by O2. For 16-24% O2, standard growth was observed. For 1.5-15% O2, growth was comparable with the reference, but the yield on O2 indicated a more efficient use of oxygen. These results indicate that S. solfataricus P2 grows optimally in the range of 1.5-24% O2, most likely by adjusting its energy-transducing machinery. To gain some insight into control of the respiratory system, transcriptomes of the strain cultivated at different O2 concentrations, corresponding to each behavior (1.5%, 21% and 26%), were compared using a DNA microarray approach. It showed differential expression of several genes encoding terminal oxidases, indicating an adaptation of the strain's respiratory system in response to fluctuating oxygen concentrations. © 2009 Federation of European Microbiological Societies. Published by Blackwell Publishing Ltd. No claim to original French government works.","author":[{"dropping-particle":"","family":"Simon","given":"Gwénola","non-dropping-particle":"","parse-names":false,"suffix":""},{"dropping-particle":"","family":"Walther","given":"Jasper","non-dropping-particle":"","parse-names":false,"suffix":""},{"dropping-particle":"","family":"Zabeti","given":"Nathalie","non-dropping-particle":"","parse-names":false,"suffix":""},{"dropping-particle":"","family":"Combet-Blanc","given":"Yannick","non-dropping-particle":"","parse-names":false,"suffix":""},{"dropping-particle":"","family":"Auria","given":"Richard","non-dropping-particle":"","parse-names":false,"suffix":""},{"dropping-particle":"","family":"Oost","given":"John","non-dropping-particle":"Van Der","parse-names":false,"suffix":""},{"dropping-particle":"","family":"Casalot","given":"Laurence","non-dropping-particle":"","parse-names":false,"suffix":""}],"container-title":"FEMS Microbiology Letters","id":"ITEM-1","issue":"2","issued":{"date-parts":[["2009"]]},"page":"255-260","title":"Effect of O2 concentrations on Sulfolobus solfataricus P2","type":"article-journal","volume":"299"},"uris":["http://www.mendeley.com/documents/?uuid=5e8fa363-56e5-4025-864c-074a79502e6b"]}],"mendeley":{"formattedCitation":"(Simon et al., 2009)","plainTextFormattedCitation":"(Simon et al., 2009)","previouslyFormattedCitation":"(Simon et al., 2009)"},"properties":{"noteIndex":0},"schema":"https://github.com/citation-style-language/schema/raw/master/csl-citation.json"}</w:instrText>
      </w:r>
      <w:r w:rsidR="006E35C5">
        <w:rPr>
          <w:rFonts w:ascii="Palatino Linotype" w:eastAsia="Palatino Linotype" w:hAnsi="Palatino Linotype" w:cs="Palatino Linotype"/>
          <w:sz w:val="20"/>
          <w:szCs w:val="20"/>
        </w:rPr>
        <w:fldChar w:fldCharType="separate"/>
      </w:r>
      <w:r w:rsidR="006E35C5" w:rsidRPr="006E35C5">
        <w:rPr>
          <w:rFonts w:ascii="Palatino Linotype" w:eastAsia="Palatino Linotype" w:hAnsi="Palatino Linotype" w:cs="Palatino Linotype"/>
          <w:noProof/>
          <w:sz w:val="20"/>
          <w:szCs w:val="20"/>
        </w:rPr>
        <w:t>(Simon et al., 2009)</w:t>
      </w:r>
      <w:r w:rsidR="006E35C5">
        <w:rPr>
          <w:rFonts w:ascii="Palatino Linotype" w:eastAsia="Palatino Linotype" w:hAnsi="Palatino Linotype" w:cs="Palatino Linotype"/>
          <w:sz w:val="20"/>
          <w:szCs w:val="20"/>
        </w:rPr>
        <w:fldChar w:fldCharType="end"/>
      </w:r>
      <w:r>
        <w:rPr>
          <w:rFonts w:ascii="Palatino Linotype" w:eastAsia="Palatino Linotype" w:hAnsi="Palatino Linotype" w:cs="Palatino Linotype"/>
          <w:sz w:val="20"/>
          <w:szCs w:val="20"/>
        </w:rPr>
        <w:t xml:space="preserve">. </w:t>
      </w:r>
      <w:r w:rsidR="006B6F3D">
        <w:rPr>
          <w:rFonts w:ascii="Palatino Linotype" w:eastAsia="Palatino Linotype" w:hAnsi="Palatino Linotype" w:cs="Palatino Linotype"/>
          <w:sz w:val="20"/>
          <w:szCs w:val="20"/>
        </w:rPr>
        <w:t xml:space="preserve">This complex </w:t>
      </w:r>
      <w:r w:rsidR="00482EA6">
        <w:rPr>
          <w:rFonts w:ascii="Palatino Linotype" w:eastAsia="Palatino Linotype" w:hAnsi="Palatino Linotype" w:cs="Palatino Linotype"/>
          <w:sz w:val="20"/>
          <w:szCs w:val="20"/>
        </w:rPr>
        <w:t xml:space="preserve">was found to combine features of respiratory complexes III and IV </w:t>
      </w:r>
      <w:r w:rsidR="00482EA6">
        <w:rPr>
          <w:rFonts w:ascii="Palatino Linotype" w:eastAsia="Palatino Linotype" w:hAnsi="Palatino Linotype" w:cs="Palatino Linotype"/>
          <w:sz w:val="20"/>
          <w:szCs w:val="20"/>
        </w:rPr>
        <w:fldChar w:fldCharType="begin" w:fldLock="1"/>
      </w:r>
      <w:r w:rsidR="00482EA6">
        <w:rPr>
          <w:rFonts w:ascii="Palatino Linotype" w:eastAsia="Palatino Linotype" w:hAnsi="Palatino Linotype" w:cs="Palatino Linotype"/>
          <w:sz w:val="20"/>
          <w:szCs w:val="20"/>
        </w:rPr>
        <w:instrText>ADDIN CSL_CITATION {"citationItems":[{"id":"ITEM-1","itemData":{"DOI":"10.1128/mmbr.63.3.570-620.1999","ISSN":"1092-2172","PMID":"10477309","abstract":"In the late 1970s, on the basis of rRNA phylogeny, Archaea (archaebacteria) was identified as a distinct domain of life besides Bacteria (eubacteria) and Eucarya. Though forming a separate domain, Archaea display an enormous diversity of lifestyles and metabolic capabilities. Many archaeal species are adapted to extreme environments with respect to salinity, temperatures around the boiling point of water, and/or extremely alkaline or acidic pH. This has posed the challenge of studying the molecular and mechanistic bases on which these organisms can cope with such adverse conditions. This review considers our cumulative knowledge on archaeal mechanisms of primary energy conservation, in relationship to those of bacteria and eucarya. Although the universal principle of chemiosmotic energy conservation also holds for Archaea, distinct features have been discovered with respect to novel ion-transducing, membrane-residing protein complexes and the use of novel cofactors in bioenergetics of methanogenesis. From aerobically respiring Archaea, unusual electron-transporting supercomplexes could be isolated and functionally resolved, and a proposal on the organization of archaeal electron transport chains has been presented. The unique functions of archaeal rhodopsins as sensory systems and as proton or chloride pumps have been elucidated on the basis of recent structural information on the atomic scale. Whereas components of methanogenesis and of phototrophic energy transduction in halobacteria appear to be unique to Archaea, respiratory complexes and the ATP synthase exhibit some chimeric features with respect to their evolutionary origin. Nevertheless, archaeal ATP synthases are to be considered distinct members of this family of secondary energy transducers. A major challenge to future investigations is the development of archaeal genetic transformation systems, in order to gain access to the regulation of bioenergetic systems and to overproducers of archaeal membrane proteins as a prerequisite for their crystallization.","author":[{"dropping-particle":"","family":"Schäfer","given":"Günter","non-dropping-particle":"","parse-names":false,"suffix":""},{"dropping-particle":"","family":"Engelhard","given":"Martin","non-dropping-particle":"","parse-names":false,"suffix":""},{"dropping-particle":"","family":"Müller","given":"Volker","non-dropping-particle":"","parse-names":false,"suffix":""}],"container-title":"Microbiology and Molecular Biology Reviews","id":"ITEM-1","issue":"3","issued":{"date-parts":[["1999"]]},"page":"570-620","title":"Bioenergetics of the Archaea","type":"article-journal","volume":"63"},"uris":["http://www.mendeley.com/documents/?uuid=2ce4099f-8d64-4c05-9252-e22d0b4e4fed"]}],"mendeley":{"formattedCitation":"(Schäfer et al., 1999)","plainTextFormattedCitation":"(Schäfer et al., 1999)","previouslyFormattedCitation":"(Schäfer et al., 1999)"},"properties":{"noteIndex":0},"schema":"https://github.com/citation-style-language/schema/raw/master/csl-citation.json"}</w:instrText>
      </w:r>
      <w:r w:rsidR="00482EA6">
        <w:rPr>
          <w:rFonts w:ascii="Palatino Linotype" w:eastAsia="Palatino Linotype" w:hAnsi="Palatino Linotype" w:cs="Palatino Linotype"/>
          <w:sz w:val="20"/>
          <w:szCs w:val="20"/>
        </w:rPr>
        <w:fldChar w:fldCharType="separate"/>
      </w:r>
      <w:r w:rsidR="00482EA6">
        <w:rPr>
          <w:rFonts w:ascii="Palatino Linotype" w:eastAsia="Palatino Linotype" w:hAnsi="Palatino Linotype" w:cs="Palatino Linotype"/>
          <w:noProof/>
          <w:sz w:val="20"/>
          <w:szCs w:val="20"/>
        </w:rPr>
        <w:t>(Schäfer et al., 1999)</w:t>
      </w:r>
      <w:r w:rsidR="00482EA6">
        <w:rPr>
          <w:rFonts w:ascii="Palatino Linotype" w:eastAsia="Palatino Linotype" w:hAnsi="Palatino Linotype" w:cs="Palatino Linotype"/>
          <w:sz w:val="20"/>
          <w:szCs w:val="20"/>
        </w:rPr>
        <w:fldChar w:fldCharType="end"/>
      </w:r>
      <w:r w:rsidR="00482EA6">
        <w:rPr>
          <w:rFonts w:ascii="Palatino Linotype" w:eastAsia="Palatino Linotype" w:hAnsi="Palatino Linotype" w:cs="Palatino Linotype"/>
          <w:sz w:val="20"/>
          <w:szCs w:val="20"/>
        </w:rPr>
        <w:t xml:space="preserve">. In this complex </w:t>
      </w:r>
      <w:r w:rsidR="00364610">
        <w:rPr>
          <w:rFonts w:ascii="Palatino Linotype" w:eastAsia="Palatino Linotype" w:hAnsi="Palatino Linotype" w:cs="Palatino Linotype"/>
          <w:sz w:val="20"/>
          <w:szCs w:val="20"/>
        </w:rPr>
        <w:t xml:space="preserve">the </w:t>
      </w:r>
      <w:r w:rsidR="00482EA6">
        <w:rPr>
          <w:rFonts w:ascii="Palatino Linotype" w:eastAsia="Palatino Linotype" w:hAnsi="Palatino Linotype" w:cs="Palatino Linotype"/>
          <w:sz w:val="20"/>
          <w:szCs w:val="20"/>
        </w:rPr>
        <w:t>aa</w:t>
      </w:r>
      <w:r w:rsidR="00482EA6" w:rsidRPr="00CF57D9">
        <w:rPr>
          <w:rFonts w:ascii="Palatino Linotype" w:eastAsia="Palatino Linotype" w:hAnsi="Palatino Linotype" w:cs="Palatino Linotype"/>
          <w:sz w:val="20"/>
          <w:szCs w:val="20"/>
          <w:vertAlign w:val="subscript"/>
        </w:rPr>
        <w:t>3</w:t>
      </w:r>
      <w:r w:rsidR="00482EA6">
        <w:rPr>
          <w:rFonts w:ascii="Palatino Linotype" w:eastAsia="Palatino Linotype" w:hAnsi="Palatino Linotype" w:cs="Palatino Linotype"/>
          <w:sz w:val="20"/>
          <w:szCs w:val="20"/>
        </w:rPr>
        <w:t xml:space="preserve"> subunit (a product of</w:t>
      </w:r>
      <w:r w:rsidR="000D3AA2">
        <w:rPr>
          <w:rFonts w:ascii="Palatino Linotype" w:eastAsia="Palatino Linotype" w:hAnsi="Palatino Linotype" w:cs="Palatino Linotype"/>
          <w:sz w:val="20"/>
          <w:szCs w:val="20"/>
        </w:rPr>
        <w:t xml:space="preserve"> the</w:t>
      </w:r>
      <w:r w:rsidR="00482EA6">
        <w:rPr>
          <w:rFonts w:ascii="Palatino Linotype" w:eastAsia="Palatino Linotype" w:hAnsi="Palatino Linotype" w:cs="Palatino Linotype"/>
          <w:sz w:val="20"/>
          <w:szCs w:val="20"/>
        </w:rPr>
        <w:t xml:space="preserve"> </w:t>
      </w:r>
      <w:r w:rsidR="00482EA6" w:rsidRPr="005E40A3">
        <w:rPr>
          <w:rFonts w:ascii="Palatino Linotype" w:eastAsia="Palatino Linotype" w:hAnsi="Palatino Linotype" w:cs="Palatino Linotype"/>
          <w:i/>
          <w:sz w:val="20"/>
          <w:szCs w:val="20"/>
        </w:rPr>
        <w:t>soxB</w:t>
      </w:r>
      <w:r w:rsidR="00482EA6">
        <w:rPr>
          <w:rFonts w:ascii="Palatino Linotype" w:eastAsia="Palatino Linotype" w:hAnsi="Palatino Linotype" w:cs="Palatino Linotype"/>
          <w:sz w:val="20"/>
          <w:szCs w:val="20"/>
        </w:rPr>
        <w:t xml:space="preserve"> gene) alone can function </w:t>
      </w:r>
      <w:r w:rsidR="00364610">
        <w:rPr>
          <w:rFonts w:ascii="Palatino Linotype" w:eastAsia="Palatino Linotype" w:hAnsi="Palatino Linotype" w:cs="Palatino Linotype"/>
          <w:sz w:val="20"/>
          <w:szCs w:val="20"/>
        </w:rPr>
        <w:t xml:space="preserve">as </w:t>
      </w:r>
      <w:r w:rsidR="00482EA6">
        <w:rPr>
          <w:rFonts w:ascii="Palatino Linotype" w:eastAsia="Palatino Linotype" w:hAnsi="Palatino Linotype" w:cs="Palatino Linotype"/>
          <w:sz w:val="20"/>
          <w:szCs w:val="20"/>
        </w:rPr>
        <w:t xml:space="preserve">a </w:t>
      </w:r>
      <w:proofErr w:type="spellStart"/>
      <w:r w:rsidR="00482EA6">
        <w:rPr>
          <w:rFonts w:ascii="Palatino Linotype" w:eastAsia="Palatino Linotype" w:hAnsi="Palatino Linotype" w:cs="Palatino Linotype"/>
          <w:sz w:val="20"/>
          <w:szCs w:val="20"/>
        </w:rPr>
        <w:t>quinol</w:t>
      </w:r>
      <w:proofErr w:type="spellEnd"/>
      <w:r w:rsidR="00482EA6">
        <w:rPr>
          <w:rFonts w:ascii="Palatino Linotype" w:eastAsia="Palatino Linotype" w:hAnsi="Palatino Linotype" w:cs="Palatino Linotype"/>
          <w:sz w:val="20"/>
          <w:szCs w:val="20"/>
        </w:rPr>
        <w:t xml:space="preserve"> oxidase </w:t>
      </w:r>
      <w:r w:rsidR="00482EA6">
        <w:rPr>
          <w:rFonts w:ascii="Palatino Linotype" w:eastAsia="Palatino Linotype" w:hAnsi="Palatino Linotype" w:cs="Palatino Linotype"/>
          <w:sz w:val="20"/>
          <w:szCs w:val="20"/>
        </w:rPr>
        <w:fldChar w:fldCharType="begin" w:fldLock="1"/>
      </w:r>
      <w:r w:rsidR="00482EA6">
        <w:rPr>
          <w:rFonts w:ascii="Palatino Linotype" w:eastAsia="Palatino Linotype" w:hAnsi="Palatino Linotype" w:cs="Palatino Linotype"/>
          <w:sz w:val="20"/>
          <w:szCs w:val="20"/>
        </w:rPr>
        <w:instrText>ADDIN CSL_CITATION {"citationItems":[{"id":"ITEM-1","itemData":{"author":[{"dropping-particle":"","family":"Anemüller","given":"S.","non-dropping-particle":"","parse-names":false,"suffix":""},{"dropping-particle":"","family":"Schäfer","given":"G.","non-dropping-particle":"","parse-names":false,"suffix":""}],"container-title":"Eur. J. Biochem.","id":"ITEM-1","issued":{"date-parts":[["1990"]]},"page":"297-305","title":"Cytochrome aa3 from Sulfolobus acidocaldarius","type":"article-journal","volume":"305"},"uris":["http://www.mendeley.com/documents/?uuid=fb847cb0-d110-4acf-9c3e-6b00666f6a2a"]}],"mendeley":{"formattedCitation":"(Anemüller &amp; Schäfer, 1990)","plainTextFormattedCitation":"(Anemüller &amp; Schäfer, 1990)","previouslyFormattedCitation":"(Anemüller &amp; Schäfer, 1990)"},"properties":{"noteIndex":0},"schema":"https://github.com/citation-style-language/schema/raw/master/csl-citation.json"}</w:instrText>
      </w:r>
      <w:r w:rsidR="00482EA6">
        <w:rPr>
          <w:rFonts w:ascii="Palatino Linotype" w:eastAsia="Palatino Linotype" w:hAnsi="Palatino Linotype" w:cs="Palatino Linotype"/>
          <w:sz w:val="20"/>
          <w:szCs w:val="20"/>
        </w:rPr>
        <w:fldChar w:fldCharType="separate"/>
      </w:r>
      <w:r w:rsidR="00482EA6">
        <w:rPr>
          <w:rFonts w:ascii="Palatino Linotype" w:eastAsia="Palatino Linotype" w:hAnsi="Palatino Linotype" w:cs="Palatino Linotype"/>
          <w:noProof/>
          <w:sz w:val="20"/>
          <w:szCs w:val="20"/>
        </w:rPr>
        <w:t xml:space="preserve">(Anemüller </w:t>
      </w:r>
      <w:del w:id="686" w:author="Yanfei Zhang" w:date="2022-03-29T08:07:00Z">
        <w:r w:rsidR="00482EA6" w:rsidDel="0042246F">
          <w:rPr>
            <w:rFonts w:ascii="Palatino Linotype" w:eastAsia="Palatino Linotype" w:hAnsi="Palatino Linotype" w:cs="Palatino Linotype"/>
            <w:noProof/>
            <w:sz w:val="20"/>
            <w:szCs w:val="20"/>
          </w:rPr>
          <w:delText>&amp; Schäfer</w:delText>
        </w:r>
      </w:del>
      <w:ins w:id="687" w:author="Yanfei Zhang" w:date="2022-03-29T08:07:00Z">
        <w:r w:rsidR="0042246F">
          <w:rPr>
            <w:rFonts w:ascii="Palatino Linotype" w:eastAsia="Palatino Linotype" w:hAnsi="Palatino Linotype" w:cs="Palatino Linotype"/>
            <w:noProof/>
            <w:sz w:val="20"/>
            <w:szCs w:val="20"/>
          </w:rPr>
          <w:t>et al.</w:t>
        </w:r>
      </w:ins>
      <w:r w:rsidR="00482EA6">
        <w:rPr>
          <w:rFonts w:ascii="Palatino Linotype" w:eastAsia="Palatino Linotype" w:hAnsi="Palatino Linotype" w:cs="Palatino Linotype"/>
          <w:noProof/>
          <w:sz w:val="20"/>
          <w:szCs w:val="20"/>
        </w:rPr>
        <w:t>, 1990)</w:t>
      </w:r>
      <w:r w:rsidR="00482EA6">
        <w:rPr>
          <w:rFonts w:ascii="Palatino Linotype" w:eastAsia="Palatino Linotype" w:hAnsi="Palatino Linotype" w:cs="Palatino Linotype"/>
          <w:sz w:val="20"/>
          <w:szCs w:val="20"/>
        </w:rPr>
        <w:fldChar w:fldCharType="end"/>
      </w:r>
      <w:r w:rsidR="00482EA6">
        <w:rPr>
          <w:rFonts w:ascii="Palatino Linotype" w:eastAsia="Palatino Linotype" w:hAnsi="Palatino Linotype" w:cs="Palatino Linotype"/>
          <w:sz w:val="20"/>
          <w:szCs w:val="20"/>
        </w:rPr>
        <w:t xml:space="preserve">. </w:t>
      </w:r>
      <w:r w:rsidR="005A6DCC">
        <w:rPr>
          <w:rFonts w:ascii="Palatino Linotype" w:eastAsia="Palatino Linotype" w:hAnsi="Palatino Linotype" w:cs="Palatino Linotype"/>
          <w:sz w:val="20"/>
          <w:szCs w:val="20"/>
        </w:rPr>
        <w:t xml:space="preserve">This </w:t>
      </w:r>
      <w:r w:rsidR="00482EA6">
        <w:rPr>
          <w:rFonts w:ascii="Palatino Linotype" w:eastAsia="Palatino Linotype" w:hAnsi="Palatino Linotype" w:cs="Palatino Linotype"/>
          <w:sz w:val="20"/>
          <w:szCs w:val="20"/>
        </w:rPr>
        <w:t xml:space="preserve">SoxB represents a subunit I equivalent </w:t>
      </w:r>
      <w:r w:rsidR="000D3AA2">
        <w:rPr>
          <w:rFonts w:ascii="Palatino Linotype" w:eastAsia="Palatino Linotype" w:hAnsi="Palatino Linotype" w:cs="Palatino Linotype"/>
          <w:sz w:val="20"/>
          <w:szCs w:val="20"/>
        </w:rPr>
        <w:t xml:space="preserve">to </w:t>
      </w:r>
      <w:r w:rsidR="00364610">
        <w:rPr>
          <w:rFonts w:ascii="Palatino Linotype" w:eastAsia="Palatino Linotype" w:hAnsi="Palatino Linotype" w:cs="Palatino Linotype"/>
          <w:sz w:val="20"/>
          <w:szCs w:val="20"/>
        </w:rPr>
        <w:t xml:space="preserve">the </w:t>
      </w:r>
      <w:r w:rsidR="00482EA6">
        <w:rPr>
          <w:rFonts w:ascii="Palatino Linotype" w:eastAsia="Palatino Linotype" w:hAnsi="Palatino Linotype" w:cs="Palatino Linotype"/>
          <w:sz w:val="20"/>
          <w:szCs w:val="20"/>
        </w:rPr>
        <w:t>typical heme-Cu oxidase; its binuclear center contains two hemes A and one Cu</w:t>
      </w:r>
      <w:r w:rsidR="00482EA6">
        <w:rPr>
          <w:rFonts w:ascii="Palatino Linotype" w:eastAsia="Palatino Linotype" w:hAnsi="Palatino Linotype" w:cs="Palatino Linotype"/>
          <w:sz w:val="20"/>
          <w:szCs w:val="20"/>
          <w:vertAlign w:val="subscript"/>
        </w:rPr>
        <w:t>B</w:t>
      </w:r>
      <w:r w:rsidR="005A6DCC">
        <w:rPr>
          <w:rFonts w:ascii="Palatino Linotype" w:eastAsia="Palatino Linotype" w:hAnsi="Palatino Linotype" w:cs="Palatino Linotype"/>
          <w:sz w:val="20"/>
          <w:szCs w:val="20"/>
        </w:rPr>
        <w:t>.</w:t>
      </w:r>
      <w:r w:rsidR="00482EA6">
        <w:rPr>
          <w:rFonts w:ascii="Palatino Linotype" w:eastAsia="Palatino Linotype" w:hAnsi="Palatino Linotype" w:cs="Palatino Linotype"/>
          <w:sz w:val="20"/>
          <w:szCs w:val="20"/>
        </w:rPr>
        <w:t xml:space="preserve"> SoxA, like subunit II in the quinol oxidase of </w:t>
      </w:r>
      <w:r w:rsidR="00482EA6" w:rsidRPr="00482EA6">
        <w:rPr>
          <w:rFonts w:ascii="Palatino Linotype" w:eastAsia="Palatino Linotype" w:hAnsi="Palatino Linotype" w:cs="Palatino Linotype"/>
          <w:i/>
          <w:sz w:val="20"/>
          <w:szCs w:val="20"/>
        </w:rPr>
        <w:t>E.coli</w:t>
      </w:r>
      <w:r w:rsidR="005A6DCC">
        <w:rPr>
          <w:rFonts w:ascii="Palatino Linotype" w:eastAsia="Palatino Linotype" w:hAnsi="Palatino Linotype" w:cs="Palatino Linotype"/>
          <w:sz w:val="20"/>
          <w:szCs w:val="20"/>
        </w:rPr>
        <w:t xml:space="preserve">, </w:t>
      </w:r>
      <w:r w:rsidR="00482EA6">
        <w:rPr>
          <w:rFonts w:ascii="Palatino Linotype" w:eastAsia="Palatino Linotype" w:hAnsi="Palatino Linotype" w:cs="Palatino Linotype"/>
          <w:sz w:val="20"/>
          <w:szCs w:val="20"/>
        </w:rPr>
        <w:t>lacks the typical mixed-v</w:t>
      </w:r>
      <w:r w:rsidR="005A6DCC">
        <w:rPr>
          <w:rFonts w:ascii="Palatino Linotype" w:eastAsia="Palatino Linotype" w:hAnsi="Palatino Linotype" w:cs="Palatino Linotype"/>
          <w:sz w:val="20"/>
          <w:szCs w:val="20"/>
        </w:rPr>
        <w:t>a</w:t>
      </w:r>
      <w:r w:rsidR="00482EA6">
        <w:rPr>
          <w:rFonts w:ascii="Palatino Linotype" w:eastAsia="Palatino Linotype" w:hAnsi="Palatino Linotype" w:cs="Palatino Linotype"/>
          <w:sz w:val="20"/>
          <w:szCs w:val="20"/>
        </w:rPr>
        <w:t>lence binucle</w:t>
      </w:r>
      <w:r w:rsidR="004E417D">
        <w:rPr>
          <w:rFonts w:ascii="Palatino Linotype" w:eastAsia="Palatino Linotype" w:hAnsi="Palatino Linotype" w:cs="Palatino Linotype"/>
          <w:sz w:val="20"/>
          <w:szCs w:val="20"/>
        </w:rPr>
        <w:t xml:space="preserve">ar CuA </w:t>
      </w:r>
      <w:r w:rsidR="001555FF">
        <w:rPr>
          <w:rFonts w:ascii="Palatino Linotype" w:eastAsia="Palatino Linotype" w:hAnsi="Palatino Linotype" w:cs="Palatino Linotype"/>
          <w:sz w:val="20"/>
          <w:szCs w:val="20"/>
        </w:rPr>
        <w:t xml:space="preserve">centre </w:t>
      </w:r>
      <w:r w:rsidR="004E417D">
        <w:rPr>
          <w:rFonts w:ascii="Palatino Linotype" w:eastAsia="Palatino Linotype" w:hAnsi="Palatino Linotype" w:cs="Palatino Linotype"/>
          <w:sz w:val="20"/>
          <w:szCs w:val="20"/>
        </w:rPr>
        <w:t>of cyt c oxidase</w:t>
      </w:r>
      <w:r w:rsidR="00482EA6">
        <w:rPr>
          <w:rFonts w:ascii="Palatino Linotype" w:eastAsia="Palatino Linotype" w:hAnsi="Palatino Linotype" w:cs="Palatino Linotype"/>
          <w:sz w:val="20"/>
          <w:szCs w:val="20"/>
        </w:rPr>
        <w:t xml:space="preserve">. </w:t>
      </w:r>
      <w:r w:rsidR="004E417D">
        <w:rPr>
          <w:rFonts w:ascii="Palatino Linotype" w:eastAsia="Palatino Linotype" w:hAnsi="Palatino Linotype" w:cs="Palatino Linotype"/>
          <w:sz w:val="20"/>
          <w:szCs w:val="20"/>
        </w:rPr>
        <w:t xml:space="preserve">Another </w:t>
      </w:r>
      <w:r w:rsidR="007755BC">
        <w:rPr>
          <w:rFonts w:ascii="Palatino Linotype" w:eastAsia="Palatino Linotype" w:hAnsi="Palatino Linotype" w:cs="Palatino Linotype"/>
          <w:sz w:val="20"/>
          <w:szCs w:val="20"/>
        </w:rPr>
        <w:t xml:space="preserve">even larger </w:t>
      </w:r>
      <w:r w:rsidR="004E417D">
        <w:rPr>
          <w:rFonts w:ascii="Palatino Linotype" w:eastAsia="Palatino Linotype" w:hAnsi="Palatino Linotype" w:cs="Palatino Linotype"/>
          <w:sz w:val="20"/>
          <w:szCs w:val="20"/>
        </w:rPr>
        <w:t xml:space="preserve">complex which may also function as quinol oxidase is SoxEFGIM (which is </w:t>
      </w:r>
      <w:r w:rsidR="00475012">
        <w:rPr>
          <w:rFonts w:ascii="Palatino Linotype" w:eastAsia="Palatino Linotype" w:hAnsi="Palatino Linotype" w:cs="Palatino Linotype"/>
          <w:sz w:val="20"/>
          <w:szCs w:val="20"/>
        </w:rPr>
        <w:t xml:space="preserve">further </w:t>
      </w:r>
      <w:r w:rsidR="000D3AA2">
        <w:rPr>
          <w:rFonts w:ascii="Palatino Linotype" w:eastAsia="Palatino Linotype" w:hAnsi="Palatino Linotype" w:cs="Palatino Linotype"/>
          <w:sz w:val="20"/>
          <w:szCs w:val="20"/>
        </w:rPr>
        <w:t xml:space="preserve">abbreviated as </w:t>
      </w:r>
      <w:r w:rsidR="004E417D">
        <w:rPr>
          <w:rFonts w:ascii="Palatino Linotype" w:eastAsia="Palatino Linotype" w:hAnsi="Palatino Linotype" w:cs="Palatino Linotype"/>
          <w:sz w:val="20"/>
          <w:szCs w:val="20"/>
        </w:rPr>
        <w:t>SoxM).</w:t>
      </w:r>
      <w:r w:rsidR="007755BC">
        <w:rPr>
          <w:rFonts w:ascii="Palatino Linotype" w:eastAsia="Palatino Linotype" w:hAnsi="Palatino Linotype" w:cs="Palatino Linotype"/>
          <w:sz w:val="20"/>
          <w:szCs w:val="20"/>
        </w:rPr>
        <w:t xml:space="preserve"> In </w:t>
      </w:r>
      <w:r w:rsidR="007755BC" w:rsidRPr="000613B9">
        <w:rPr>
          <w:rFonts w:ascii="Palatino Linotype" w:eastAsia="Palatino Linotype" w:hAnsi="Palatino Linotype" w:cs="Palatino Linotype"/>
          <w:i/>
          <w:sz w:val="20"/>
          <w:szCs w:val="20"/>
        </w:rPr>
        <w:t>S. acidocaldaricus</w:t>
      </w:r>
      <w:r w:rsidR="007755BC">
        <w:rPr>
          <w:rFonts w:ascii="Palatino Linotype" w:eastAsia="Palatino Linotype" w:hAnsi="Palatino Linotype" w:cs="Palatino Linotype"/>
          <w:sz w:val="20"/>
          <w:szCs w:val="20"/>
        </w:rPr>
        <w:t xml:space="preserve"> this complex </w:t>
      </w:r>
      <w:r w:rsidR="007839D1">
        <w:rPr>
          <w:rFonts w:ascii="Palatino Linotype" w:eastAsia="Palatino Linotype" w:hAnsi="Palatino Linotype" w:cs="Palatino Linotype"/>
          <w:sz w:val="20"/>
          <w:szCs w:val="20"/>
        </w:rPr>
        <w:t>combines features of quinol and cytochrome c oxidase</w:t>
      </w:r>
      <w:r w:rsidR="000613B9">
        <w:rPr>
          <w:rFonts w:ascii="Palatino Linotype" w:eastAsia="Palatino Linotype" w:hAnsi="Palatino Linotype" w:cs="Palatino Linotype"/>
          <w:sz w:val="20"/>
          <w:szCs w:val="20"/>
        </w:rPr>
        <w:t xml:space="preserve"> (</w:t>
      </w:r>
      <w:proofErr w:type="spellStart"/>
      <w:r w:rsidR="000613B9">
        <w:rPr>
          <w:rFonts w:ascii="Palatino Linotype" w:eastAsia="Palatino Linotype" w:hAnsi="Palatino Linotype" w:cs="Palatino Linotype"/>
          <w:sz w:val="20"/>
          <w:szCs w:val="20"/>
        </w:rPr>
        <w:t>Komorowski</w:t>
      </w:r>
      <w:proofErr w:type="spellEnd"/>
      <w:r w:rsidR="000613B9">
        <w:rPr>
          <w:rFonts w:ascii="Palatino Linotype" w:eastAsia="Palatino Linotype" w:hAnsi="Palatino Linotype" w:cs="Palatino Linotype"/>
          <w:sz w:val="20"/>
          <w:szCs w:val="20"/>
        </w:rPr>
        <w:t xml:space="preserve"> et </w:t>
      </w:r>
      <w:r w:rsidR="000613B9" w:rsidRPr="000D35F2">
        <w:rPr>
          <w:rFonts w:ascii="Palatino Linotype" w:eastAsia="Palatino Linotype" w:hAnsi="Palatino Linotype" w:cs="Palatino Linotype"/>
          <w:sz w:val="20"/>
          <w:szCs w:val="20"/>
        </w:rPr>
        <w:t xml:space="preserve">al., </w:t>
      </w:r>
      <w:del w:id="688" w:author="Yanfei Zhang" w:date="2022-04-04T17:24:00Z">
        <w:r w:rsidR="000613B9" w:rsidRPr="000D35F2" w:rsidDel="00415C97">
          <w:rPr>
            <w:rFonts w:ascii="Palatino Linotype" w:eastAsia="Palatino Linotype" w:hAnsi="Palatino Linotype" w:cs="Palatino Linotype"/>
            <w:sz w:val="20"/>
            <w:szCs w:val="20"/>
          </w:rPr>
          <w:delText>2005</w:delText>
        </w:r>
      </w:del>
      <w:ins w:id="689" w:author="Yanfei Zhang" w:date="2022-04-04T17:24:00Z">
        <w:r w:rsidR="00415C97" w:rsidRPr="000D35F2">
          <w:rPr>
            <w:rFonts w:ascii="Palatino Linotype" w:eastAsia="Palatino Linotype" w:hAnsi="Palatino Linotype" w:cs="Palatino Linotype"/>
            <w:sz w:val="20"/>
            <w:szCs w:val="20"/>
          </w:rPr>
          <w:t>200</w:t>
        </w:r>
        <w:r w:rsidR="00415C97" w:rsidRPr="00415C97">
          <w:rPr>
            <w:rFonts w:ascii="Palatino Linotype" w:eastAsia="Palatino Linotype" w:hAnsi="Palatino Linotype" w:cs="Palatino Linotype"/>
            <w:sz w:val="20"/>
            <w:szCs w:val="20"/>
            <w:rPrChange w:id="690" w:author="Yanfei Zhang" w:date="2022-04-04T17:24:00Z">
              <w:rPr>
                <w:rFonts w:ascii="Palatino Linotype" w:eastAsia="Palatino Linotype" w:hAnsi="Palatino Linotype" w:cs="Palatino Linotype"/>
                <w:sz w:val="20"/>
                <w:szCs w:val="20"/>
                <w:highlight w:val="yellow"/>
              </w:rPr>
            </w:rPrChange>
          </w:rPr>
          <w:t>2</w:t>
        </w:r>
      </w:ins>
      <w:r w:rsidR="007839D1" w:rsidRPr="000D35F2">
        <w:rPr>
          <w:rFonts w:ascii="Palatino Linotype" w:eastAsia="Palatino Linotype" w:hAnsi="Palatino Linotype" w:cs="Palatino Linotype"/>
          <w:sz w:val="20"/>
          <w:szCs w:val="20"/>
        </w:rPr>
        <w:t>).</w:t>
      </w:r>
      <w:r w:rsidR="007839D1">
        <w:rPr>
          <w:rFonts w:ascii="Palatino Linotype" w:eastAsia="Palatino Linotype" w:hAnsi="Palatino Linotype" w:cs="Palatino Linotype"/>
          <w:sz w:val="20"/>
          <w:szCs w:val="20"/>
        </w:rPr>
        <w:t xml:space="preserve"> Since</w:t>
      </w:r>
      <w:r w:rsidR="001555FF">
        <w:rPr>
          <w:rFonts w:ascii="Palatino Linotype" w:eastAsia="Palatino Linotype" w:hAnsi="Palatino Linotype" w:cs="Palatino Linotype"/>
          <w:sz w:val="20"/>
          <w:szCs w:val="20"/>
        </w:rPr>
        <w:t xml:space="preserve"> the</w:t>
      </w:r>
      <w:r w:rsidR="007839D1">
        <w:rPr>
          <w:rFonts w:ascii="Palatino Linotype" w:eastAsia="Palatino Linotype" w:hAnsi="Palatino Linotype" w:cs="Palatino Linotype"/>
          <w:sz w:val="20"/>
          <w:szCs w:val="20"/>
        </w:rPr>
        <w:t xml:space="preserve"> SoxM complex </w:t>
      </w:r>
      <w:r w:rsidR="001555FF">
        <w:rPr>
          <w:rFonts w:ascii="Palatino Linotype" w:eastAsia="Palatino Linotype" w:hAnsi="Palatino Linotype" w:cs="Palatino Linotype"/>
          <w:sz w:val="20"/>
          <w:szCs w:val="20"/>
        </w:rPr>
        <w:t xml:space="preserve">of </w:t>
      </w:r>
      <w:r w:rsidR="007839D1" w:rsidRPr="007839D1">
        <w:rPr>
          <w:rFonts w:ascii="Palatino Linotype" w:eastAsia="Palatino Linotype" w:hAnsi="Palatino Linotype" w:cs="Palatino Linotype"/>
          <w:i/>
          <w:sz w:val="20"/>
          <w:szCs w:val="20"/>
        </w:rPr>
        <w:t>S. solfataricus</w:t>
      </w:r>
      <w:r w:rsidR="007839D1">
        <w:rPr>
          <w:rFonts w:ascii="Palatino Linotype" w:eastAsia="Palatino Linotype" w:hAnsi="Palatino Linotype" w:cs="Palatino Linotype"/>
          <w:sz w:val="20"/>
          <w:szCs w:val="20"/>
        </w:rPr>
        <w:t xml:space="preserve"> has a strong homology to that in </w:t>
      </w:r>
      <w:r w:rsidR="007839D1" w:rsidRPr="007839D1">
        <w:rPr>
          <w:rFonts w:ascii="Palatino Linotype" w:eastAsia="Palatino Linotype" w:hAnsi="Palatino Linotype" w:cs="Palatino Linotype"/>
          <w:i/>
          <w:sz w:val="20"/>
          <w:szCs w:val="20"/>
        </w:rPr>
        <w:t>S. acidocaldaricus</w:t>
      </w:r>
      <w:r w:rsidR="007839D1">
        <w:rPr>
          <w:rFonts w:ascii="Palatino Linotype" w:eastAsia="Palatino Linotype" w:hAnsi="Palatino Linotype" w:cs="Palatino Linotype"/>
          <w:sz w:val="20"/>
          <w:szCs w:val="20"/>
        </w:rPr>
        <w:t xml:space="preserve">, it also thought to have these features. It is </w:t>
      </w:r>
      <w:r w:rsidR="001555FF">
        <w:rPr>
          <w:rFonts w:ascii="Palatino Linotype" w:eastAsia="Palatino Linotype" w:hAnsi="Palatino Linotype" w:cs="Palatino Linotype"/>
          <w:sz w:val="20"/>
          <w:szCs w:val="20"/>
        </w:rPr>
        <w:t xml:space="preserve">a </w:t>
      </w:r>
      <w:r w:rsidR="007839D1">
        <w:rPr>
          <w:rFonts w:ascii="Palatino Linotype" w:eastAsia="Palatino Linotype" w:hAnsi="Palatino Linotype" w:cs="Palatino Linotype"/>
          <w:sz w:val="20"/>
          <w:szCs w:val="20"/>
        </w:rPr>
        <w:t xml:space="preserve">complex of </w:t>
      </w:r>
      <w:r w:rsidR="006E35C5">
        <w:rPr>
          <w:rFonts w:ascii="Palatino Linotype" w:eastAsia="Palatino Linotype" w:hAnsi="Palatino Linotype" w:cs="Palatino Linotype"/>
          <w:sz w:val="20"/>
          <w:szCs w:val="20"/>
        </w:rPr>
        <w:t xml:space="preserve">six subunits: </w:t>
      </w:r>
      <w:r w:rsidR="007839D1">
        <w:rPr>
          <w:rFonts w:ascii="Palatino Linotype" w:eastAsia="Palatino Linotype" w:hAnsi="Palatino Linotype" w:cs="Palatino Linotype"/>
          <w:sz w:val="20"/>
          <w:szCs w:val="20"/>
        </w:rPr>
        <w:t xml:space="preserve">sulfocyanin (SoxE, sso2972), </w:t>
      </w:r>
      <w:r w:rsidR="000D3AA2">
        <w:rPr>
          <w:rFonts w:ascii="Palatino Linotype" w:eastAsia="Palatino Linotype" w:hAnsi="Palatino Linotype" w:cs="Palatino Linotype"/>
          <w:sz w:val="20"/>
          <w:szCs w:val="20"/>
        </w:rPr>
        <w:t>R</w:t>
      </w:r>
      <w:r w:rsidR="007839D1">
        <w:rPr>
          <w:rFonts w:ascii="Palatino Linotype" w:eastAsia="Palatino Linotype" w:hAnsi="Palatino Linotype" w:cs="Palatino Linotype"/>
          <w:sz w:val="20"/>
          <w:szCs w:val="20"/>
        </w:rPr>
        <w:t>ieske iron-sulfur protein-2 (SoxF, sso2971), cytochrome b (SoxG, sso2970), subunit II (SoxH, sso2969), putative subunit (SoxI, sso2968) and subunit I/III, cytochrome aa</w:t>
      </w:r>
      <w:r w:rsidR="007839D1" w:rsidRPr="00CF57D9">
        <w:rPr>
          <w:rFonts w:ascii="Palatino Linotype" w:eastAsia="Palatino Linotype" w:hAnsi="Palatino Linotype" w:cs="Palatino Linotype"/>
          <w:sz w:val="20"/>
          <w:szCs w:val="20"/>
          <w:vertAlign w:val="subscript"/>
        </w:rPr>
        <w:t>3</w:t>
      </w:r>
      <w:r w:rsidR="007839D1">
        <w:rPr>
          <w:rFonts w:ascii="Palatino Linotype" w:eastAsia="Palatino Linotype" w:hAnsi="Palatino Linotype" w:cs="Palatino Linotype"/>
          <w:sz w:val="20"/>
          <w:szCs w:val="20"/>
        </w:rPr>
        <w:t xml:space="preserve"> (SoxM, sso2973)</w:t>
      </w:r>
      <w:r w:rsidR="006E35C5">
        <w:rPr>
          <w:rFonts w:ascii="Palatino Linotype" w:eastAsia="Palatino Linotype" w:hAnsi="Palatino Linotype" w:cs="Palatino Linotype"/>
          <w:sz w:val="20"/>
          <w:szCs w:val="20"/>
        </w:rPr>
        <w:t xml:space="preserve"> </w:t>
      </w:r>
      <w:r w:rsidR="006E35C5">
        <w:rPr>
          <w:rFonts w:ascii="Palatino Linotype" w:eastAsia="Palatino Linotype" w:hAnsi="Palatino Linotype" w:cs="Palatino Linotype"/>
          <w:sz w:val="20"/>
          <w:szCs w:val="20"/>
        </w:rPr>
        <w:fldChar w:fldCharType="begin" w:fldLock="1"/>
      </w:r>
      <w:r w:rsidR="006E35C5">
        <w:rPr>
          <w:rFonts w:ascii="Palatino Linotype" w:eastAsia="Palatino Linotype" w:hAnsi="Palatino Linotype" w:cs="Palatino Linotype"/>
          <w:sz w:val="20"/>
          <w:szCs w:val="20"/>
        </w:rPr>
        <w:instrText>ADDIN CSL_CITATION {"citationItems":[{"id":"ITEM-1","itemData":{"DOI":"10.1111/j.1574-6968.2009.01759.x","ISSN":"03781097","PMID":"19735462","abstract":"Sulfolobus solfataricus P2 was grown aerobically at various O2 concentrations. Based on growth parameters in microcosms, four types of behavior could be distinguished. At 35% O2 (v/v; gas phase), the cultures did not grow, indicating a lethal dose of oxygen. For 26-32% O2, the growth was significantly affected compared with the reference (21%), suggesting a moderate toxicity by O2. For 16-24% O2, standard growth was observed. For 1.5-15% O2, growth was comparable with the reference, but the yield on O2 indicated a more efficient use of oxygen. These results indicate that S. solfataricus P2 grows optimally in the range of 1.5-24% O2, most likely by adjusting its energy-transducing machinery. To gain some insight into control of the respiratory system, transcriptomes of the strain cultivated at different O2 concentrations, corresponding to each behavior (1.5%, 21% and 26%), were compared using a DNA microarray approach. It showed differential expression of several genes encoding terminal oxidases, indicating an adaptation of the strain's respiratory system in response to fluctuating oxygen concentrations. © 2009 Federation of European Microbiological Societies. Published by Blackwell Publishing Ltd. No claim to original French government works.","author":[{"dropping-particle":"","family":"Simon","given":"Gwénola","non-dropping-particle":"","parse-names":false,"suffix":""},{"dropping-particle":"","family":"Walther","given":"Jasper","non-dropping-particle":"","parse-names":false,"suffix":""},{"dropping-particle":"","family":"Zabeti","given":"Nathalie","non-dropping-particle":"","parse-names":false,"suffix":""},{"dropping-particle":"","family":"Combet-Blanc","given":"Yannick","non-dropping-particle":"","parse-names":false,"suffix":""},{"dropping-particle":"","family":"Auria","given":"Richard","non-dropping-particle":"","parse-names":false,"suffix":""},{"dropping-particle":"","family":"Oost","given":"John","non-dropping-particle":"Van Der","parse-names":false,"suffix":""},{"dropping-particle":"","family":"Casalot","given":"Laurence","non-dropping-particle":"","parse-names":false,"suffix":""}],"container-title":"FEMS Microbiology Letters","id":"ITEM-1","issue":"2","issued":{"date-parts":[["2009"]]},"page":"255-260","title":"Effect of O2 concentrations on Sulfolobus solfataricus P2","type":"article-journal","volume":"299"},"uris":["http://www.mendeley.com/documents/?uuid=5e8fa363-56e5-4025-864c-074a79502e6b"]}],"mendeley":{"formattedCitation":"(Simon et al., 2009)","plainTextFormattedCitation":"(Simon et al., 2009)","previouslyFormattedCitation":"(Simon et al., 2009)"},"properties":{"noteIndex":0},"schema":"https://github.com/citation-style-language/schema/raw/master/csl-citation.json"}</w:instrText>
      </w:r>
      <w:r w:rsidR="006E35C5">
        <w:rPr>
          <w:rFonts w:ascii="Palatino Linotype" w:eastAsia="Palatino Linotype" w:hAnsi="Palatino Linotype" w:cs="Palatino Linotype"/>
          <w:sz w:val="20"/>
          <w:szCs w:val="20"/>
        </w:rPr>
        <w:fldChar w:fldCharType="separate"/>
      </w:r>
      <w:r w:rsidR="006E35C5" w:rsidRPr="006E35C5">
        <w:rPr>
          <w:rFonts w:ascii="Palatino Linotype" w:eastAsia="Palatino Linotype" w:hAnsi="Palatino Linotype" w:cs="Palatino Linotype"/>
          <w:noProof/>
          <w:sz w:val="20"/>
          <w:szCs w:val="20"/>
        </w:rPr>
        <w:t>(Simon et al., 2009)</w:t>
      </w:r>
      <w:r w:rsidR="006E35C5">
        <w:rPr>
          <w:rFonts w:ascii="Palatino Linotype" w:eastAsia="Palatino Linotype" w:hAnsi="Palatino Linotype" w:cs="Palatino Linotype"/>
          <w:sz w:val="20"/>
          <w:szCs w:val="20"/>
        </w:rPr>
        <w:fldChar w:fldCharType="end"/>
      </w:r>
      <w:r w:rsidR="007839D1">
        <w:rPr>
          <w:rFonts w:ascii="Palatino Linotype" w:eastAsia="Palatino Linotype" w:hAnsi="Palatino Linotype" w:cs="Palatino Linotype"/>
          <w:sz w:val="20"/>
          <w:szCs w:val="20"/>
        </w:rPr>
        <w:t>.</w:t>
      </w:r>
      <w:r w:rsidR="006E35C5">
        <w:rPr>
          <w:rFonts w:ascii="Palatino Linotype" w:eastAsia="Palatino Linotype" w:hAnsi="Palatino Linotype" w:cs="Palatino Linotype"/>
          <w:sz w:val="20"/>
          <w:szCs w:val="20"/>
        </w:rPr>
        <w:t xml:space="preserve"> This complex </w:t>
      </w:r>
      <w:r w:rsidR="00482EA6">
        <w:rPr>
          <w:rFonts w:ascii="Palatino Linotype" w:eastAsia="Palatino Linotype" w:hAnsi="Palatino Linotype" w:cs="Palatino Linotype"/>
          <w:sz w:val="20"/>
          <w:szCs w:val="20"/>
        </w:rPr>
        <w:t xml:space="preserve">may represent a genetic as well as functional fusion of an analog to complex III with </w:t>
      </w:r>
      <w:r w:rsidR="001555FF">
        <w:rPr>
          <w:rFonts w:ascii="Palatino Linotype" w:eastAsia="Palatino Linotype" w:hAnsi="Palatino Linotype" w:cs="Palatino Linotype"/>
          <w:sz w:val="20"/>
          <w:szCs w:val="20"/>
        </w:rPr>
        <w:t xml:space="preserve">a </w:t>
      </w:r>
      <w:r w:rsidR="00482EA6">
        <w:rPr>
          <w:rFonts w:ascii="Palatino Linotype" w:eastAsia="Palatino Linotype" w:hAnsi="Palatino Linotype" w:cs="Palatino Linotype"/>
          <w:sz w:val="20"/>
          <w:szCs w:val="20"/>
        </w:rPr>
        <w:t>ba</w:t>
      </w:r>
      <w:r w:rsidR="00482EA6" w:rsidRPr="00CF57D9">
        <w:rPr>
          <w:rFonts w:ascii="Palatino Linotype" w:eastAsia="Palatino Linotype" w:hAnsi="Palatino Linotype" w:cs="Palatino Linotype"/>
          <w:sz w:val="20"/>
          <w:szCs w:val="20"/>
          <w:vertAlign w:val="subscript"/>
        </w:rPr>
        <w:t>3</w:t>
      </w:r>
      <w:r w:rsidR="00482EA6">
        <w:rPr>
          <w:rFonts w:ascii="Palatino Linotype" w:eastAsia="Palatino Linotype" w:hAnsi="Palatino Linotype" w:cs="Palatino Linotype"/>
          <w:sz w:val="20"/>
          <w:szCs w:val="20"/>
        </w:rPr>
        <w:t xml:space="preserve">-type terminal oxidase utilizing sulfocyanine instead of cytochrome c </w:t>
      </w:r>
      <w:r w:rsidR="00482EA6">
        <w:rPr>
          <w:rFonts w:ascii="Palatino Linotype" w:eastAsia="Palatino Linotype" w:hAnsi="Palatino Linotype" w:cs="Palatino Linotype"/>
          <w:sz w:val="20"/>
          <w:szCs w:val="20"/>
        </w:rPr>
        <w:fldChar w:fldCharType="begin" w:fldLock="1"/>
      </w:r>
      <w:r w:rsidR="00482EA6">
        <w:rPr>
          <w:rFonts w:ascii="Palatino Linotype" w:eastAsia="Palatino Linotype" w:hAnsi="Palatino Linotype" w:cs="Palatino Linotype"/>
          <w:sz w:val="20"/>
          <w:szCs w:val="20"/>
        </w:rPr>
        <w:instrText>ADDIN CSL_CITATION {"citationItems":[{"id":"ITEM-1","itemData":{"DOI":"10.1128/mmbr.63.3.570-620.1999","ISSN":"1092-2172","PMID":"10477309","abstract":"In the late 1970s, on the basis of rRNA phylogeny, Archaea (archaebacteria) was identified as a distinct domain of life besides Bacteria (eubacteria) and Eucarya. Though forming a separate domain, Archaea display an enormous diversity of lifestyles and metabolic capabilities. Many archaeal species are adapted to extreme environments with respect to salinity, temperatures around the boiling point of water, and/or extremely alkaline or acidic pH. This has posed the challenge of studying the molecular and mechanistic bases on which these organisms can cope with such adverse conditions. This review considers our cumulative knowledge on archaeal mechanisms of primary energy conservation, in relationship to those of bacteria and eucarya. Although the universal principle of chemiosmotic energy conservation also holds for Archaea, distinct features have been discovered with respect to novel ion-transducing, membrane-residing protein complexes and the use of novel cofactors in bioenergetics of methanogenesis. From aerobically respiring Archaea, unusual electron-transporting supercomplexes could be isolated and functionally resolved, and a proposal on the organization of archaeal electron transport chains has been presented. The unique functions of archaeal rhodopsins as sensory systems and as proton or chloride pumps have been elucidated on the basis of recent structural information on the atomic scale. Whereas components of methanogenesis and of phototrophic energy transduction in halobacteria appear to be unique to Archaea, respiratory complexes and the ATP synthase exhibit some chimeric features with respect to their evolutionary origin. Nevertheless, archaeal ATP synthases are to be considered distinct members of this family of secondary energy transducers. A major challenge to future investigations is the development of archaeal genetic transformation systems, in order to gain access to the regulation of bioenergetic systems and to overproducers of archaeal membrane proteins as a prerequisite for their crystallization.","author":[{"dropping-particle":"","family":"Schäfer","given":"Günter","non-dropping-particle":"","parse-names":false,"suffix":""},{"dropping-particle":"","family":"Engelhard","given":"Martin","non-dropping-particle":"","parse-names":false,"suffix":""},{"dropping-particle":"","family":"Müller","given":"Volker","non-dropping-particle":"","parse-names":false,"suffix":""}],"container-title":"Microbiology and Molecular Biology Reviews","id":"ITEM-1","issue":"3","issued":{"date-parts":[["1999"]]},"page":"570-620","title":"Bioenergetics of the Archaea","type":"article-journal","volume":"63"},"uris":["http://www.mendeley.com/documents/?uuid=2ce4099f-8d64-4c05-9252-e22d0b4e4fed"]}],"mendeley":{"formattedCitation":"(Schäfer et al., 1999)","plainTextFormattedCitation":"(Schäfer et al., 1999)","previouslyFormattedCitation":"(Schäfer et al., 1999)"},"properties":{"noteIndex":0},"schema":"https://github.com/citation-style-language/schema/raw/master/csl-citation.json"}</w:instrText>
      </w:r>
      <w:r w:rsidR="00482EA6">
        <w:rPr>
          <w:rFonts w:ascii="Palatino Linotype" w:eastAsia="Palatino Linotype" w:hAnsi="Palatino Linotype" w:cs="Palatino Linotype"/>
          <w:sz w:val="20"/>
          <w:szCs w:val="20"/>
        </w:rPr>
        <w:fldChar w:fldCharType="separate"/>
      </w:r>
      <w:r w:rsidR="00482EA6">
        <w:rPr>
          <w:rFonts w:ascii="Palatino Linotype" w:eastAsia="Palatino Linotype" w:hAnsi="Palatino Linotype" w:cs="Palatino Linotype"/>
          <w:noProof/>
          <w:sz w:val="20"/>
          <w:szCs w:val="20"/>
        </w:rPr>
        <w:t>(Schäfer et al., 1999)</w:t>
      </w:r>
      <w:r w:rsidR="00482EA6">
        <w:rPr>
          <w:rFonts w:ascii="Palatino Linotype" w:eastAsia="Palatino Linotype" w:hAnsi="Palatino Linotype" w:cs="Palatino Linotype"/>
          <w:sz w:val="20"/>
          <w:szCs w:val="20"/>
        </w:rPr>
        <w:fldChar w:fldCharType="end"/>
      </w:r>
      <w:r w:rsidR="00482EA6">
        <w:rPr>
          <w:rFonts w:ascii="Palatino Linotype" w:eastAsia="Palatino Linotype" w:hAnsi="Palatino Linotype" w:cs="Palatino Linotype"/>
          <w:sz w:val="20"/>
          <w:szCs w:val="20"/>
        </w:rPr>
        <w:t xml:space="preserve">. Apart from </w:t>
      </w:r>
      <w:r w:rsidR="001555FF">
        <w:rPr>
          <w:rFonts w:ascii="Palatino Linotype" w:eastAsia="Palatino Linotype" w:hAnsi="Palatino Linotype" w:cs="Palatino Linotype"/>
          <w:sz w:val="20"/>
          <w:szCs w:val="20"/>
        </w:rPr>
        <w:t xml:space="preserve">the </w:t>
      </w:r>
      <w:r w:rsidR="00482EA6">
        <w:rPr>
          <w:rFonts w:ascii="Palatino Linotype" w:eastAsia="Palatino Linotype" w:hAnsi="Palatino Linotype" w:cs="Palatino Linotype"/>
          <w:sz w:val="20"/>
          <w:szCs w:val="20"/>
        </w:rPr>
        <w:t xml:space="preserve">SoxABCD </w:t>
      </w:r>
      <w:r w:rsidR="006E35C5">
        <w:rPr>
          <w:rFonts w:ascii="Palatino Linotype" w:eastAsia="Palatino Linotype" w:hAnsi="Palatino Linotype" w:cs="Palatino Linotype"/>
          <w:sz w:val="20"/>
          <w:szCs w:val="20"/>
        </w:rPr>
        <w:t xml:space="preserve">complex </w:t>
      </w:r>
      <w:r w:rsidR="00482EA6">
        <w:rPr>
          <w:rFonts w:ascii="Palatino Linotype" w:eastAsia="Palatino Linotype" w:hAnsi="Palatino Linotype" w:cs="Palatino Linotype"/>
          <w:sz w:val="20"/>
          <w:szCs w:val="20"/>
        </w:rPr>
        <w:t xml:space="preserve">and </w:t>
      </w:r>
      <w:r w:rsidR="001555FF">
        <w:rPr>
          <w:rFonts w:ascii="Palatino Linotype" w:eastAsia="Palatino Linotype" w:hAnsi="Palatino Linotype" w:cs="Palatino Linotype"/>
          <w:sz w:val="20"/>
          <w:szCs w:val="20"/>
        </w:rPr>
        <w:t xml:space="preserve">the </w:t>
      </w:r>
      <w:r w:rsidR="00482EA6">
        <w:rPr>
          <w:rFonts w:ascii="Palatino Linotype" w:eastAsia="Palatino Linotype" w:hAnsi="Palatino Linotype" w:cs="Palatino Linotype"/>
          <w:sz w:val="20"/>
          <w:szCs w:val="20"/>
        </w:rPr>
        <w:t>SoxM</w:t>
      </w:r>
      <w:r w:rsidR="006E35C5">
        <w:rPr>
          <w:rFonts w:ascii="Palatino Linotype" w:eastAsia="Palatino Linotype" w:hAnsi="Palatino Linotype" w:cs="Palatino Linotype"/>
          <w:sz w:val="20"/>
          <w:szCs w:val="20"/>
        </w:rPr>
        <w:t xml:space="preserve"> complex</w:t>
      </w:r>
      <w:r w:rsidR="00482EA6">
        <w:rPr>
          <w:rFonts w:ascii="Palatino Linotype" w:eastAsia="Palatino Linotype" w:hAnsi="Palatino Linotype" w:cs="Palatino Linotype"/>
          <w:sz w:val="20"/>
          <w:szCs w:val="20"/>
        </w:rPr>
        <w:t xml:space="preserve">, </w:t>
      </w:r>
      <w:r w:rsidR="001555FF">
        <w:rPr>
          <w:rFonts w:ascii="Palatino Linotype" w:eastAsia="Palatino Linotype" w:hAnsi="Palatino Linotype" w:cs="Palatino Linotype"/>
          <w:sz w:val="20"/>
          <w:szCs w:val="20"/>
        </w:rPr>
        <w:t xml:space="preserve">also </w:t>
      </w:r>
      <w:r w:rsidR="00CE3B89">
        <w:rPr>
          <w:rFonts w:ascii="Palatino Linotype" w:eastAsia="Palatino Linotype" w:hAnsi="Palatino Linotype" w:cs="Palatino Linotype"/>
          <w:sz w:val="20"/>
          <w:szCs w:val="20"/>
        </w:rPr>
        <w:t>the complex called DoxABCDE might function as quinol oxidase. Its homolog in another thermoa</w:t>
      </w:r>
      <w:r w:rsidR="00ED4313">
        <w:rPr>
          <w:rFonts w:ascii="Palatino Linotype" w:eastAsia="Palatino Linotype" w:hAnsi="Palatino Linotype" w:cs="Palatino Linotype"/>
          <w:sz w:val="20"/>
          <w:szCs w:val="20"/>
        </w:rPr>
        <w:t>c</w:t>
      </w:r>
      <w:r w:rsidR="00CE3B89">
        <w:rPr>
          <w:rFonts w:ascii="Palatino Linotype" w:eastAsia="Palatino Linotype" w:hAnsi="Palatino Linotype" w:cs="Palatino Linotype"/>
          <w:sz w:val="20"/>
          <w:szCs w:val="20"/>
        </w:rPr>
        <w:t xml:space="preserve">idophilic archaeon </w:t>
      </w:r>
      <w:r w:rsidR="00CE3B89" w:rsidRPr="00CE3B89">
        <w:rPr>
          <w:rFonts w:ascii="Palatino Linotype" w:eastAsia="Palatino Linotype" w:hAnsi="Palatino Linotype" w:cs="Palatino Linotype"/>
          <w:i/>
          <w:sz w:val="20"/>
          <w:szCs w:val="20"/>
        </w:rPr>
        <w:t>Acidianus ambivalens</w:t>
      </w:r>
      <w:r w:rsidR="00CE3B89">
        <w:rPr>
          <w:rFonts w:ascii="Palatino Linotype" w:eastAsia="Palatino Linotype" w:hAnsi="Palatino Linotype" w:cs="Palatino Linotype"/>
          <w:sz w:val="20"/>
          <w:szCs w:val="20"/>
        </w:rPr>
        <w:t xml:space="preserve"> </w:t>
      </w:r>
      <w:r w:rsidR="001555FF">
        <w:rPr>
          <w:rFonts w:ascii="Palatino Linotype" w:eastAsia="Palatino Linotype" w:hAnsi="Palatino Linotype" w:cs="Palatino Linotype"/>
          <w:sz w:val="20"/>
          <w:szCs w:val="20"/>
        </w:rPr>
        <w:t>has been shown</w:t>
      </w:r>
      <w:r w:rsidR="00CE3B89">
        <w:rPr>
          <w:rFonts w:ascii="Palatino Linotype" w:eastAsia="Palatino Linotype" w:hAnsi="Palatino Linotype" w:cs="Palatino Linotype"/>
          <w:sz w:val="20"/>
          <w:szCs w:val="20"/>
        </w:rPr>
        <w:t xml:space="preserve"> to have quinol oxidase </w:t>
      </w:r>
      <w:r w:rsidR="00410391">
        <w:rPr>
          <w:rFonts w:ascii="Palatino Linotype" w:eastAsia="Palatino Linotype" w:hAnsi="Palatino Linotype" w:cs="Palatino Linotype"/>
          <w:sz w:val="20"/>
          <w:szCs w:val="20"/>
        </w:rPr>
        <w:t xml:space="preserve">activity </w:t>
      </w:r>
      <w:r w:rsidR="00482EA6">
        <w:rPr>
          <w:rFonts w:ascii="Palatino Linotype" w:eastAsia="Palatino Linotype" w:hAnsi="Palatino Linotype" w:cs="Palatino Linotype"/>
          <w:sz w:val="20"/>
          <w:szCs w:val="20"/>
        </w:rPr>
        <w:fldChar w:fldCharType="begin" w:fldLock="1"/>
      </w:r>
      <w:r w:rsidR="00482EA6">
        <w:rPr>
          <w:rFonts w:ascii="Palatino Linotype" w:eastAsia="Palatino Linotype" w:hAnsi="Palatino Linotype" w:cs="Palatino Linotype"/>
          <w:sz w:val="20"/>
          <w:szCs w:val="20"/>
        </w:rPr>
        <w:instrText>ADDIN CSL_CITATION {"citationItems":[{"id":"ITEM-1","itemData":{"DOI":"10.1111/j.1365-2958.2004.04193.x","author":[{"dropping-particle":"","family":"Müller","given":"Fabian H","non-dropping-particle":"","parse-names":false,"suffix":""},{"dropping-particle":"","family":"Bandeiras","given":"Tiago M","non-dropping-particle":"","parse-names":false,"suffix":""},{"dropping-particle":"","family":"Urich","given":"Tim","non-dropping-particle":"","parse-names":false,"suffix":""},{"dropping-particle":"","family":"Teixeira","given":"Miguel","non-dropping-particle":"","parse-names":false,"suffix":""},{"dropping-particle":"","family":"Gomes","given":"Cláudio M","non-dropping-particle":"","parse-names":false,"suffix":""},{"dropping-particle":"","family":"Kletzin","given":"Arnulf","non-dropping-particle":"","parse-names":false,"suffix":""}],"id":"ITEM-1","issued":{"date-parts":[["2004"]]},"page":"1147-1160","title":"Coupling of the pathway of sulphur oxidation to dioxygen reduction : characterization of a novel membrane-bound thiosulphate : quinone oxidoreductase","type":"article-journal","volume":"53"},"uris":["http://www.mendeley.com/documents/?uuid=d56c653f-44d9-4886-9347-dd1ab6036433"]}],"mendeley":{"formattedCitation":"(Müller et al., 2004)","plainTextFormattedCitation":"(Müller et al., 2004)","previouslyFormattedCitation":"(Müller et al., 2004)"},"properties":{"noteIndex":0},"schema":"https://github.com/citation-style-language/schema/raw/master/csl-citation.json"}</w:instrText>
      </w:r>
      <w:r w:rsidR="00482EA6">
        <w:rPr>
          <w:rFonts w:ascii="Palatino Linotype" w:eastAsia="Palatino Linotype" w:hAnsi="Palatino Linotype" w:cs="Palatino Linotype"/>
          <w:sz w:val="20"/>
          <w:szCs w:val="20"/>
        </w:rPr>
        <w:fldChar w:fldCharType="separate"/>
      </w:r>
      <w:r w:rsidR="00482EA6">
        <w:rPr>
          <w:rFonts w:ascii="Palatino Linotype" w:eastAsia="Palatino Linotype" w:hAnsi="Palatino Linotype" w:cs="Palatino Linotype"/>
          <w:noProof/>
          <w:sz w:val="20"/>
          <w:szCs w:val="20"/>
        </w:rPr>
        <w:t>(Müller et al., 2004)</w:t>
      </w:r>
      <w:r w:rsidR="00482EA6">
        <w:rPr>
          <w:rFonts w:ascii="Palatino Linotype" w:eastAsia="Palatino Linotype" w:hAnsi="Palatino Linotype" w:cs="Palatino Linotype"/>
          <w:sz w:val="20"/>
          <w:szCs w:val="20"/>
        </w:rPr>
        <w:fldChar w:fldCharType="end"/>
      </w:r>
      <w:r w:rsidR="00482EA6">
        <w:rPr>
          <w:rFonts w:ascii="Palatino Linotype" w:eastAsia="Palatino Linotype" w:hAnsi="Palatino Linotype" w:cs="Palatino Linotype"/>
          <w:sz w:val="20"/>
          <w:szCs w:val="20"/>
        </w:rPr>
        <w:t xml:space="preserve">. </w:t>
      </w:r>
    </w:p>
    <w:p w14:paraId="5B931452" w14:textId="77777777" w:rsidR="00482EA6" w:rsidRDefault="00482EA6" w:rsidP="00482EA6">
      <w:pPr>
        <w:spacing w:line="240" w:lineRule="auto"/>
        <w:rPr>
          <w:rFonts w:ascii="Palatino Linotype" w:eastAsia="Palatino Linotype" w:hAnsi="Palatino Linotype" w:cs="Palatino Linotype"/>
          <w:sz w:val="20"/>
          <w:szCs w:val="20"/>
        </w:rPr>
      </w:pPr>
    </w:p>
    <w:p w14:paraId="347F84A0" w14:textId="77777777" w:rsidR="00482EA6" w:rsidRDefault="00AE154F" w:rsidP="00482EA6">
      <w:pPr>
        <w:spacing w:line="240" w:lineRule="auto"/>
        <w:ind w:firstLine="420"/>
        <w:jc w:val="center"/>
        <w:rPr>
          <w:rFonts w:ascii="Palatino Linotype" w:eastAsia="Palatino Linotype" w:hAnsi="Palatino Linotype" w:cs="Palatino Linotype"/>
          <w:sz w:val="20"/>
          <w:szCs w:val="20"/>
        </w:rPr>
      </w:pPr>
      <w:r>
        <w:rPr>
          <w:rFonts w:ascii="Palatino Linotype" w:eastAsia="Palatino Linotype" w:hAnsi="Palatino Linotype" w:cs="Palatino Linotype"/>
          <w:noProof/>
          <w:sz w:val="20"/>
          <w:szCs w:val="20"/>
          <w:lang w:eastAsia="zh-CN"/>
        </w:rPr>
        <w:drawing>
          <wp:inline distT="0" distB="0" distL="0" distR="0" wp14:anchorId="65769D58" wp14:editId="127F3414">
            <wp:extent cx="3931355" cy="2260396"/>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 3.png"/>
                    <pic:cNvPicPr/>
                  </pic:nvPicPr>
                  <pic:blipFill>
                    <a:blip r:embed="rId21">
                      <a:extLst>
                        <a:ext uri="{28A0092B-C50C-407E-A947-70E740481C1C}">
                          <a14:useLocalDpi xmlns:a14="http://schemas.microsoft.com/office/drawing/2010/main" val="0"/>
                        </a:ext>
                      </a:extLst>
                    </a:blip>
                    <a:stretch>
                      <a:fillRect/>
                    </a:stretch>
                  </pic:blipFill>
                  <pic:spPr>
                    <a:xfrm>
                      <a:off x="0" y="0"/>
                      <a:ext cx="3948937" cy="2270505"/>
                    </a:xfrm>
                    <a:prstGeom prst="rect">
                      <a:avLst/>
                    </a:prstGeom>
                  </pic:spPr>
                </pic:pic>
              </a:graphicData>
            </a:graphic>
          </wp:inline>
        </w:drawing>
      </w:r>
    </w:p>
    <w:p w14:paraId="1B0FCB1D" w14:textId="526C7318" w:rsidR="00941212" w:rsidRDefault="000613B9" w:rsidP="00FE58ED">
      <w:pPr>
        <w:spacing w:before="120" w:after="240" w:line="240" w:lineRule="auto"/>
        <w:ind w:left="432" w:right="432"/>
        <w:rPr>
          <w:rFonts w:ascii="Palatino Linotype" w:eastAsia="Palatino Linotype" w:hAnsi="Palatino Linotype" w:cs="Palatino Linotype"/>
          <w:sz w:val="18"/>
          <w:szCs w:val="18"/>
        </w:rPr>
      </w:pPr>
      <w:r>
        <w:rPr>
          <w:rFonts w:ascii="Palatino Linotype" w:eastAsia="Palatino Linotype" w:hAnsi="Palatino Linotype" w:cs="Palatino Linotype"/>
          <w:b/>
          <w:sz w:val="18"/>
          <w:szCs w:val="18"/>
        </w:rPr>
        <w:t xml:space="preserve">Figure </w:t>
      </w:r>
      <w:del w:id="691" w:author="Yanfei Zhang" w:date="2022-03-28T20:07:00Z">
        <w:r w:rsidDel="00C24E2C">
          <w:rPr>
            <w:rFonts w:ascii="Palatino Linotype" w:eastAsia="Palatino Linotype" w:hAnsi="Palatino Linotype" w:cs="Palatino Linotype"/>
            <w:b/>
            <w:sz w:val="18"/>
            <w:szCs w:val="18"/>
          </w:rPr>
          <w:delText>3</w:delText>
        </w:r>
      </w:del>
      <w:ins w:id="692" w:author="Yanfei Zhang" w:date="2022-03-28T20:07:00Z">
        <w:r w:rsidR="00C24E2C">
          <w:rPr>
            <w:rFonts w:ascii="Palatino Linotype" w:eastAsia="Palatino Linotype" w:hAnsi="Palatino Linotype" w:cs="Palatino Linotype"/>
            <w:b/>
            <w:sz w:val="18"/>
            <w:szCs w:val="18"/>
          </w:rPr>
          <w:t>4</w:t>
        </w:r>
      </w:ins>
      <w:r w:rsidR="00482EA6">
        <w:rPr>
          <w:rFonts w:ascii="Palatino Linotype" w:eastAsia="Palatino Linotype" w:hAnsi="Palatino Linotype" w:cs="Palatino Linotype"/>
          <w:b/>
          <w:sz w:val="18"/>
          <w:szCs w:val="18"/>
        </w:rPr>
        <w:t>.</w:t>
      </w:r>
      <w:r w:rsidR="00482EA6">
        <w:rPr>
          <w:rFonts w:ascii="Palatino Linotype" w:eastAsia="Palatino Linotype" w:hAnsi="Palatino Linotype" w:cs="Palatino Linotype"/>
          <w:sz w:val="18"/>
          <w:szCs w:val="18"/>
        </w:rPr>
        <w:t xml:space="preserve"> The different quinol oxidases </w:t>
      </w:r>
      <w:r w:rsidR="002114AC">
        <w:rPr>
          <w:rFonts w:ascii="Palatino Linotype" w:eastAsia="Palatino Linotype" w:hAnsi="Palatino Linotype" w:cs="Palatino Linotype"/>
          <w:sz w:val="18"/>
          <w:szCs w:val="18"/>
        </w:rPr>
        <w:t xml:space="preserve">in </w:t>
      </w:r>
      <w:r w:rsidR="00482EA6">
        <w:rPr>
          <w:rFonts w:ascii="Palatino Linotype" w:eastAsia="Palatino Linotype" w:hAnsi="Palatino Linotype" w:cs="Palatino Linotype"/>
          <w:i/>
          <w:sz w:val="18"/>
          <w:szCs w:val="18"/>
        </w:rPr>
        <w:t>S. solfataricus</w:t>
      </w:r>
      <w:r w:rsidR="00482EA6">
        <w:rPr>
          <w:rFonts w:ascii="Palatino Linotype" w:eastAsia="Palatino Linotype" w:hAnsi="Palatino Linotype" w:cs="Palatino Linotype"/>
          <w:sz w:val="18"/>
          <w:szCs w:val="18"/>
        </w:rPr>
        <w:t>, together with the H</w:t>
      </w:r>
      <w:r w:rsidR="00482EA6">
        <w:rPr>
          <w:rFonts w:ascii="Palatino Linotype" w:eastAsia="Palatino Linotype" w:hAnsi="Palatino Linotype" w:cs="Palatino Linotype"/>
          <w:sz w:val="18"/>
          <w:szCs w:val="18"/>
          <w:vertAlign w:val="superscript"/>
        </w:rPr>
        <w:t>+</w:t>
      </w:r>
      <w:r w:rsidR="00482EA6">
        <w:rPr>
          <w:rFonts w:ascii="Palatino Linotype" w:eastAsia="Palatino Linotype" w:hAnsi="Palatino Linotype" w:cs="Palatino Linotype"/>
          <w:sz w:val="18"/>
          <w:szCs w:val="18"/>
        </w:rPr>
        <w:t>-ATPase (ATP-s</w:t>
      </w:r>
      <w:r w:rsidR="000A5FCF">
        <w:rPr>
          <w:rFonts w:ascii="Palatino Linotype" w:eastAsia="Palatino Linotype" w:hAnsi="Palatino Linotype" w:cs="Palatino Linotype"/>
          <w:sz w:val="18"/>
          <w:szCs w:val="18"/>
        </w:rPr>
        <w:t>ynthase).  This figure</w:t>
      </w:r>
      <w:r w:rsidR="00766AB8">
        <w:rPr>
          <w:rFonts w:ascii="Palatino Linotype" w:eastAsia="Palatino Linotype" w:hAnsi="Palatino Linotype" w:cs="Palatino Linotype"/>
          <w:sz w:val="18"/>
          <w:szCs w:val="18"/>
        </w:rPr>
        <w:t xml:space="preserve"> was created with BioRender.com</w:t>
      </w:r>
      <w:r w:rsidR="00482EA6">
        <w:rPr>
          <w:rFonts w:ascii="Palatino Linotype" w:eastAsia="Palatino Linotype" w:hAnsi="Palatino Linotype" w:cs="Palatino Linotype"/>
          <w:sz w:val="18"/>
          <w:szCs w:val="18"/>
        </w:rPr>
        <w:t xml:space="preserve">. Sox </w:t>
      </w:r>
      <w:r w:rsidR="001555FF">
        <w:rPr>
          <w:rFonts w:ascii="Palatino Linotype" w:eastAsia="Palatino Linotype" w:hAnsi="Palatino Linotype" w:cs="Palatino Linotype"/>
          <w:sz w:val="18"/>
          <w:szCs w:val="18"/>
        </w:rPr>
        <w:t>stands for</w:t>
      </w:r>
      <w:r w:rsidR="00482EA6">
        <w:rPr>
          <w:rFonts w:ascii="Palatino Linotype" w:eastAsia="Palatino Linotype" w:hAnsi="Palatino Linotype" w:cs="Palatino Linotype"/>
          <w:sz w:val="18"/>
          <w:szCs w:val="18"/>
        </w:rPr>
        <w:t xml:space="preserve"> Sulfolobus oxidase, while Dox represent</w:t>
      </w:r>
      <w:r w:rsidR="00941212">
        <w:rPr>
          <w:rFonts w:ascii="Palatino Linotype" w:eastAsia="Palatino Linotype" w:hAnsi="Palatino Linotype" w:cs="Palatino Linotype"/>
          <w:sz w:val="18"/>
          <w:szCs w:val="18"/>
        </w:rPr>
        <w:t>s</w:t>
      </w:r>
      <w:r w:rsidR="00482EA6">
        <w:rPr>
          <w:rFonts w:ascii="Palatino Linotype" w:eastAsia="Palatino Linotype" w:hAnsi="Palatino Linotype" w:cs="Palatino Linotype"/>
          <w:sz w:val="18"/>
          <w:szCs w:val="18"/>
        </w:rPr>
        <w:t xml:space="preserve"> </w:t>
      </w:r>
      <w:r w:rsidR="00482EA6">
        <w:rPr>
          <w:rFonts w:ascii="Palatino Linotype" w:eastAsia="Palatino Linotype" w:hAnsi="Palatino Linotype" w:cs="Palatino Linotype"/>
          <w:sz w:val="18"/>
          <w:szCs w:val="18"/>
        </w:rPr>
        <w:lastRenderedPageBreak/>
        <w:t xml:space="preserve">Dioxygen oxidase. </w:t>
      </w:r>
      <w:r w:rsidR="00941212">
        <w:rPr>
          <w:rFonts w:ascii="Palatino Linotype" w:eastAsia="Palatino Linotype" w:hAnsi="Palatino Linotype" w:cs="Palatino Linotype"/>
          <w:sz w:val="18"/>
          <w:szCs w:val="18"/>
        </w:rPr>
        <w:t>H</w:t>
      </w:r>
      <w:r w:rsidR="00941212" w:rsidRPr="00941212">
        <w:rPr>
          <w:rFonts w:ascii="Palatino Linotype" w:eastAsia="Palatino Linotype" w:hAnsi="Palatino Linotype" w:cs="Palatino Linotype"/>
          <w:sz w:val="18"/>
          <w:szCs w:val="18"/>
          <w:vertAlign w:val="superscript"/>
        </w:rPr>
        <w:t>+</w:t>
      </w:r>
      <w:r w:rsidR="00941212">
        <w:rPr>
          <w:rFonts w:ascii="Palatino Linotype" w:eastAsia="Palatino Linotype" w:hAnsi="Palatino Linotype" w:cs="Palatino Linotype"/>
          <w:sz w:val="18"/>
          <w:szCs w:val="18"/>
        </w:rPr>
        <w:t>-out, H</w:t>
      </w:r>
      <w:r w:rsidR="00941212" w:rsidRPr="00941212">
        <w:rPr>
          <w:rFonts w:ascii="Palatino Linotype" w:eastAsia="Palatino Linotype" w:hAnsi="Palatino Linotype" w:cs="Palatino Linotype"/>
          <w:sz w:val="18"/>
          <w:szCs w:val="18"/>
          <w:vertAlign w:val="superscript"/>
        </w:rPr>
        <w:t>+</w:t>
      </w:r>
      <w:r w:rsidR="00941212">
        <w:rPr>
          <w:rFonts w:ascii="Palatino Linotype" w:eastAsia="Palatino Linotype" w:hAnsi="Palatino Linotype" w:cs="Palatino Linotype"/>
          <w:sz w:val="18"/>
          <w:szCs w:val="18"/>
        </w:rPr>
        <w:t>-in, QH</w:t>
      </w:r>
      <w:r w:rsidR="00941212" w:rsidRPr="005E40A3">
        <w:rPr>
          <w:rFonts w:ascii="Palatino Linotype" w:eastAsia="Palatino Linotype" w:hAnsi="Palatino Linotype" w:cs="Palatino Linotype"/>
          <w:sz w:val="18"/>
          <w:szCs w:val="18"/>
          <w:vertAlign w:val="subscript"/>
        </w:rPr>
        <w:t>2</w:t>
      </w:r>
      <w:r w:rsidR="00941212">
        <w:rPr>
          <w:rFonts w:ascii="Palatino Linotype" w:eastAsia="Palatino Linotype" w:hAnsi="Palatino Linotype" w:cs="Palatino Linotype"/>
          <w:sz w:val="18"/>
          <w:szCs w:val="18"/>
        </w:rPr>
        <w:t xml:space="preserve"> and Q </w:t>
      </w:r>
      <w:r w:rsidR="0053163B">
        <w:rPr>
          <w:rFonts w:ascii="Palatino Linotype" w:eastAsia="Palatino Linotype" w:hAnsi="Palatino Linotype" w:cs="Palatino Linotype"/>
          <w:sz w:val="18"/>
          <w:szCs w:val="18"/>
        </w:rPr>
        <w:t xml:space="preserve">are </w:t>
      </w:r>
      <w:r w:rsidR="00941212">
        <w:rPr>
          <w:rFonts w:ascii="Palatino Linotype" w:eastAsia="Palatino Linotype" w:hAnsi="Palatino Linotype" w:cs="Palatino Linotype"/>
          <w:sz w:val="18"/>
          <w:szCs w:val="18"/>
        </w:rPr>
        <w:t>written as H+_</w:t>
      </w:r>
      <w:proofErr w:type="spellStart"/>
      <w:r w:rsidR="00941212">
        <w:rPr>
          <w:rFonts w:ascii="Palatino Linotype" w:eastAsia="Palatino Linotype" w:hAnsi="Palatino Linotype" w:cs="Palatino Linotype"/>
          <w:sz w:val="18"/>
          <w:szCs w:val="18"/>
        </w:rPr>
        <w:t>rc</w:t>
      </w:r>
      <w:proofErr w:type="spellEnd"/>
      <w:r w:rsidR="00941212">
        <w:rPr>
          <w:rFonts w:ascii="Palatino Linotype" w:eastAsia="Palatino Linotype" w:hAnsi="Palatino Linotype" w:cs="Palatino Linotype"/>
          <w:sz w:val="18"/>
          <w:szCs w:val="18"/>
        </w:rPr>
        <w:t xml:space="preserve">, H+, </w:t>
      </w:r>
      <w:proofErr w:type="spellStart"/>
      <w:r w:rsidR="00941212">
        <w:rPr>
          <w:rFonts w:ascii="Palatino Linotype" w:eastAsia="Palatino Linotype" w:hAnsi="Palatino Linotype" w:cs="Palatino Linotype"/>
          <w:sz w:val="18"/>
          <w:szCs w:val="18"/>
        </w:rPr>
        <w:t>representative_quinol</w:t>
      </w:r>
      <w:proofErr w:type="spellEnd"/>
      <w:r w:rsidR="00941212">
        <w:rPr>
          <w:rFonts w:ascii="Palatino Linotype" w:eastAsia="Palatino Linotype" w:hAnsi="Palatino Linotype" w:cs="Palatino Linotype"/>
          <w:sz w:val="18"/>
          <w:szCs w:val="18"/>
        </w:rPr>
        <w:t xml:space="preserve"> and representative_quinone</w:t>
      </w:r>
      <w:r w:rsidR="0053163B">
        <w:rPr>
          <w:rFonts w:ascii="Palatino Linotype" w:eastAsia="Palatino Linotype" w:hAnsi="Palatino Linotype" w:cs="Palatino Linotype"/>
          <w:sz w:val="18"/>
          <w:szCs w:val="18"/>
        </w:rPr>
        <w:t>, respectively</w:t>
      </w:r>
      <w:r w:rsidR="00092C95">
        <w:rPr>
          <w:rFonts w:ascii="Palatino Linotype" w:eastAsia="Palatino Linotype" w:hAnsi="Palatino Linotype" w:cs="Palatino Linotype"/>
          <w:sz w:val="18"/>
          <w:szCs w:val="18"/>
        </w:rPr>
        <w:t>, in the GEMM</w:t>
      </w:r>
      <w:r w:rsidR="00AE154F">
        <w:rPr>
          <w:rFonts w:ascii="Palatino Linotype" w:eastAsia="Palatino Linotype" w:hAnsi="Palatino Linotype" w:cs="Palatino Linotype"/>
          <w:sz w:val="18"/>
          <w:szCs w:val="18"/>
        </w:rPr>
        <w:t>.</w:t>
      </w:r>
      <w:r w:rsidR="00475012">
        <w:rPr>
          <w:rFonts w:ascii="Palatino Linotype" w:eastAsia="Palatino Linotype" w:hAnsi="Palatino Linotype" w:cs="Palatino Linotype"/>
          <w:sz w:val="18"/>
          <w:szCs w:val="18"/>
        </w:rPr>
        <w:t xml:space="preserve">  </w:t>
      </w:r>
      <w:proofErr w:type="spellStart"/>
      <w:r w:rsidR="00475012">
        <w:rPr>
          <w:rFonts w:ascii="Palatino Linotype" w:eastAsia="Palatino Linotype" w:hAnsi="Palatino Linotype" w:cs="Palatino Linotype"/>
          <w:sz w:val="18"/>
          <w:szCs w:val="18"/>
        </w:rPr>
        <w:t>SoxM</w:t>
      </w:r>
      <w:proofErr w:type="spellEnd"/>
      <w:r w:rsidR="00475012">
        <w:rPr>
          <w:rFonts w:ascii="Palatino Linotype" w:eastAsia="Palatino Linotype" w:hAnsi="Palatino Linotype" w:cs="Palatino Linotype"/>
          <w:sz w:val="18"/>
          <w:szCs w:val="18"/>
        </w:rPr>
        <w:t xml:space="preserve"> is </w:t>
      </w:r>
      <w:proofErr w:type="spellStart"/>
      <w:r w:rsidR="00475012">
        <w:rPr>
          <w:rFonts w:ascii="Palatino Linotype" w:eastAsia="Palatino Linotype" w:hAnsi="Palatino Linotype" w:cs="Palatino Linotype"/>
          <w:sz w:val="20"/>
          <w:szCs w:val="20"/>
        </w:rPr>
        <w:t>SoxEFGIM</w:t>
      </w:r>
      <w:proofErr w:type="spellEnd"/>
      <w:r w:rsidR="00475012">
        <w:rPr>
          <w:rFonts w:ascii="Palatino Linotype" w:eastAsia="Palatino Linotype" w:hAnsi="Palatino Linotype" w:cs="Palatino Linotype"/>
          <w:sz w:val="18"/>
          <w:szCs w:val="18"/>
        </w:rPr>
        <w:t>.</w:t>
      </w:r>
    </w:p>
    <w:p w14:paraId="47EFDAF8" w14:textId="4392E7EA" w:rsidR="00482EA6" w:rsidRDefault="009A6693" w:rsidP="009A6693">
      <w:pPr>
        <w:spacing w:line="240" w:lineRule="auto"/>
        <w:ind w:firstLine="288"/>
        <w:rPr>
          <w:rFonts w:ascii="Palatino Linotype" w:eastAsia="Palatino Linotype" w:hAnsi="Palatino Linotype" w:cs="Palatino Linotype"/>
          <w:sz w:val="20"/>
          <w:szCs w:val="20"/>
        </w:rPr>
        <w:pPrChange w:id="693" w:author="Yanfei Zhang" w:date="2022-04-06T17:21:00Z">
          <w:pPr>
            <w:spacing w:line="240" w:lineRule="auto"/>
          </w:pPr>
        </w:pPrChange>
      </w:pPr>
      <w:ins w:id="694" w:author="Yanfei Zhang" w:date="2022-04-06T17:20:00Z">
        <w:r>
          <w:rPr>
            <w:rFonts w:ascii="Palatino Linotype" w:eastAsia="Palatino Linotype" w:hAnsi="Palatino Linotype" w:cs="Palatino Linotype"/>
            <w:sz w:val="20"/>
            <w:szCs w:val="20"/>
          </w:rPr>
          <w:t xml:space="preserve"> </w:t>
        </w:r>
      </w:ins>
      <w:del w:id="695" w:author="Yanfei Zhang" w:date="2022-04-06T17:20:00Z">
        <w:r w:rsidR="005171E7" w:rsidDel="009A6693">
          <w:rPr>
            <w:rFonts w:ascii="Palatino Linotype" w:eastAsia="Palatino Linotype" w:hAnsi="Palatino Linotype" w:cs="Palatino Linotype"/>
            <w:sz w:val="20"/>
            <w:szCs w:val="20"/>
          </w:rPr>
          <w:delText xml:space="preserve">        </w:delText>
        </w:r>
      </w:del>
      <w:r w:rsidR="00837873">
        <w:rPr>
          <w:rFonts w:ascii="Palatino Linotype" w:eastAsia="Palatino Linotype" w:hAnsi="Palatino Linotype" w:cs="Palatino Linotype"/>
          <w:sz w:val="20"/>
          <w:szCs w:val="20"/>
        </w:rPr>
        <w:t>T</w:t>
      </w:r>
      <w:r w:rsidR="002E1C1D">
        <w:rPr>
          <w:rFonts w:ascii="Palatino Linotype" w:eastAsia="Palatino Linotype" w:hAnsi="Palatino Linotype" w:cs="Palatino Linotype"/>
          <w:sz w:val="20"/>
          <w:szCs w:val="20"/>
        </w:rPr>
        <w:t xml:space="preserve">he three </w:t>
      </w:r>
      <w:r w:rsidR="00475012">
        <w:rPr>
          <w:rFonts w:ascii="Palatino Linotype" w:eastAsia="Palatino Linotype" w:hAnsi="Palatino Linotype" w:cs="Palatino Linotype"/>
          <w:sz w:val="20"/>
          <w:szCs w:val="20"/>
        </w:rPr>
        <w:t xml:space="preserve">terminal oxidase </w:t>
      </w:r>
      <w:r w:rsidR="00482EA6">
        <w:rPr>
          <w:rFonts w:ascii="Palatino Linotype" w:eastAsia="Palatino Linotype" w:hAnsi="Palatino Linotype" w:cs="Palatino Linotype"/>
          <w:sz w:val="20"/>
          <w:szCs w:val="20"/>
        </w:rPr>
        <w:t xml:space="preserve">complexes catalyze </w:t>
      </w:r>
      <w:r w:rsidR="009A7404">
        <w:rPr>
          <w:rFonts w:ascii="Palatino Linotype" w:eastAsia="Palatino Linotype" w:hAnsi="Palatino Linotype" w:cs="Palatino Linotype"/>
          <w:sz w:val="20"/>
          <w:szCs w:val="20"/>
        </w:rPr>
        <w:t>similar</w:t>
      </w:r>
      <w:r w:rsidR="00482EA6">
        <w:rPr>
          <w:rFonts w:ascii="Palatino Linotype" w:eastAsia="Palatino Linotype" w:hAnsi="Palatino Linotype" w:cs="Palatino Linotype"/>
          <w:sz w:val="20"/>
          <w:szCs w:val="20"/>
        </w:rPr>
        <w:t xml:space="preserve"> </w:t>
      </w:r>
      <w:r w:rsidR="002E1C1D">
        <w:rPr>
          <w:rFonts w:ascii="Palatino Linotype" w:eastAsia="Palatino Linotype" w:hAnsi="Palatino Linotype" w:cs="Palatino Linotype"/>
          <w:sz w:val="20"/>
          <w:szCs w:val="20"/>
        </w:rPr>
        <w:t xml:space="preserve">overall </w:t>
      </w:r>
      <w:r w:rsidR="00482EA6">
        <w:rPr>
          <w:rFonts w:ascii="Palatino Linotype" w:eastAsia="Palatino Linotype" w:hAnsi="Palatino Linotype" w:cs="Palatino Linotype"/>
          <w:sz w:val="20"/>
          <w:szCs w:val="20"/>
        </w:rPr>
        <w:t>reaction</w:t>
      </w:r>
      <w:r w:rsidR="001555FF">
        <w:rPr>
          <w:rFonts w:ascii="Palatino Linotype" w:eastAsia="Palatino Linotype" w:hAnsi="Palatino Linotype" w:cs="Palatino Linotype"/>
          <w:sz w:val="20"/>
          <w:szCs w:val="20"/>
        </w:rPr>
        <w:t>s</w:t>
      </w:r>
      <w:r w:rsidR="00482EA6">
        <w:rPr>
          <w:rFonts w:ascii="Palatino Linotype" w:eastAsia="Palatino Linotype" w:hAnsi="Palatino Linotype" w:cs="Palatino Linotype"/>
          <w:sz w:val="20"/>
          <w:szCs w:val="20"/>
        </w:rPr>
        <w:t>. As the midpoint potential at electron entry differ</w:t>
      </w:r>
      <w:r w:rsidR="001555FF">
        <w:rPr>
          <w:rFonts w:ascii="Palatino Linotype" w:eastAsia="Palatino Linotype" w:hAnsi="Palatino Linotype" w:cs="Palatino Linotype"/>
          <w:sz w:val="20"/>
          <w:szCs w:val="20"/>
        </w:rPr>
        <w:t>s between</w:t>
      </w:r>
      <w:r w:rsidR="00482EA6">
        <w:rPr>
          <w:rFonts w:ascii="Palatino Linotype" w:eastAsia="Palatino Linotype" w:hAnsi="Palatino Linotype" w:cs="Palatino Linotype"/>
          <w:sz w:val="20"/>
          <w:szCs w:val="20"/>
        </w:rPr>
        <w:t xml:space="preserve"> them </w:t>
      </w:r>
      <w:r w:rsidR="00482EA6">
        <w:rPr>
          <w:rFonts w:ascii="Palatino Linotype" w:eastAsia="Palatino Linotype" w:hAnsi="Palatino Linotype" w:cs="Palatino Linotype"/>
          <w:sz w:val="20"/>
          <w:szCs w:val="20"/>
        </w:rPr>
        <w:fldChar w:fldCharType="begin" w:fldLock="1"/>
      </w:r>
      <w:r w:rsidR="00BD30FF">
        <w:rPr>
          <w:rFonts w:ascii="Palatino Linotype" w:eastAsia="Palatino Linotype" w:hAnsi="Palatino Linotype" w:cs="Palatino Linotype"/>
          <w:sz w:val="20"/>
          <w:szCs w:val="20"/>
        </w:rPr>
        <w:instrText>ADDIN CSL_CITATION {"citationItems":[{"id":"ITEM-1","itemData":{"DOI":"10.1128/mmbr.63.3.570-620.1999","ISSN":"1092-2172","PMID":"10477309","abstract":"In the late 1970s, on the basis of rRNA phylogeny, Archaea (archaebacteria) was identified as a distinct domain of life besides Bacteria (eubacteria) and Eucarya. Though forming a separate domain, Archaea display an enormous diversity of lifestyles and metabolic capabilities. Many archaeal species are adapted to extreme environments with respect to salinity, temperatures around the boiling point of water, and/or extremely alkaline or acidic pH. This has posed the challenge of studying the molecular and mechanistic bases on which these organisms can cope with such adverse conditions. This review considers our cumulative knowledge on archaeal mechanisms of primary energy conservation, in relationship to those of bacteria and eucarya. Although the universal principle of chemiosmotic energy conservation also holds for Archaea, distinct features have been discovered with respect to novel ion-transducing, membrane-residing protein complexes and the use of novel cofactors in bioenergetics of methanogenesis. From aerobically respiring Archaea, unusual electron-transporting supercomplexes could be isolated and functionally resolved, and a proposal on the organization of archaeal electron transport chains has been presented. The unique functions of archaeal rhodopsins as sensory systems and as proton or chloride pumps have been elucidated on the basis of recent structural information on the atomic scale. Whereas components of methanogenesis and of phototrophic energy transduction in halobacteria appear to be unique to Archaea, respiratory complexes and the ATP synthase exhibit some chimeric features with respect to their evolutionary origin. Nevertheless, archaeal ATP synthases are to be considered distinct members of this family of secondary energy transducers. A major challenge to future investigations is the development of archaeal genetic transformation systems, in order to gain access to the regulation of bioenergetic systems and to overproducers of archaeal membrane proteins as a prerequisite for their crystallization.","author":[{"dropping-particle":"","family":"Schäfer","given":"Günter","non-dropping-particle":"","parse-names":false,"suffix":""},{"dropping-particle":"","family":"Engelhard","given":"Martin","non-dropping-particle":"","parse-names":false,"suffix":""},{"dropping-particle":"","family":"Müller","given":"Volker","non-dropping-particle":"","parse-names":false,"suffix":""}],"container-title":"Microbiology and Molecular Biology Reviews","id":"ITEM-1","issue":"3","issued":{"date-parts":[["1999"]]},"page":"570-620","title":"Bioenergetics of the Archaea","type":"article-journal","volume":"63"},"uris":["http://www.mendeley.com/documents/?uuid=2ce4099f-8d64-4c05-9252-e22d0b4e4fed"]}],"mendeley":{"formattedCitation":"(Schäfer et al., 1999)","plainTextFormattedCitation":"(Schäfer et al., 1999)","previouslyFormattedCitation":"(Schäfer et al., 1999)"},"properties":{"noteIndex":0},"schema":"https://github.com/citation-style-language/schema/raw/master/csl-citation.json"}</w:instrText>
      </w:r>
      <w:r w:rsidR="00482EA6">
        <w:rPr>
          <w:rFonts w:ascii="Palatino Linotype" w:eastAsia="Palatino Linotype" w:hAnsi="Palatino Linotype" w:cs="Palatino Linotype"/>
          <w:sz w:val="20"/>
          <w:szCs w:val="20"/>
        </w:rPr>
        <w:fldChar w:fldCharType="separate"/>
      </w:r>
      <w:r w:rsidR="00482EA6">
        <w:rPr>
          <w:rFonts w:ascii="Palatino Linotype" w:eastAsia="Palatino Linotype" w:hAnsi="Palatino Linotype" w:cs="Palatino Linotype"/>
          <w:noProof/>
          <w:sz w:val="20"/>
          <w:szCs w:val="20"/>
        </w:rPr>
        <w:t>(Sch</w:t>
      </w:r>
      <w:ins w:id="696" w:author="Yanfei Zhang" w:date="2022-04-06T17:48:00Z">
        <w:r w:rsidR="000C6CF7">
          <w:rPr>
            <w:rFonts w:ascii="Palatino Linotype" w:eastAsia="Palatino Linotype" w:hAnsi="Palatino Linotype" w:cs="Palatino Linotype"/>
            <w:noProof/>
            <w:sz w:val="20"/>
            <w:szCs w:val="20"/>
          </w:rPr>
          <w:t>a</w:t>
        </w:r>
      </w:ins>
      <w:del w:id="697" w:author="Yanfei Zhang" w:date="2022-04-06T17:48:00Z">
        <w:r w:rsidR="00482EA6" w:rsidDel="000C6CF7">
          <w:rPr>
            <w:rFonts w:ascii="Palatino Linotype" w:eastAsia="Palatino Linotype" w:hAnsi="Palatino Linotype" w:cs="Palatino Linotype"/>
            <w:noProof/>
            <w:sz w:val="20"/>
            <w:szCs w:val="20"/>
          </w:rPr>
          <w:delText>ä</w:delText>
        </w:r>
      </w:del>
      <w:r w:rsidR="00482EA6">
        <w:rPr>
          <w:rFonts w:ascii="Palatino Linotype" w:eastAsia="Palatino Linotype" w:hAnsi="Palatino Linotype" w:cs="Palatino Linotype"/>
          <w:noProof/>
          <w:sz w:val="20"/>
          <w:szCs w:val="20"/>
        </w:rPr>
        <w:t>fer et al., 1999)</w:t>
      </w:r>
      <w:r w:rsidR="00482EA6">
        <w:rPr>
          <w:rFonts w:ascii="Palatino Linotype" w:eastAsia="Palatino Linotype" w:hAnsi="Palatino Linotype" w:cs="Palatino Linotype"/>
          <w:sz w:val="20"/>
          <w:szCs w:val="20"/>
        </w:rPr>
        <w:fldChar w:fldCharType="end"/>
      </w:r>
      <w:r w:rsidR="00482EA6">
        <w:rPr>
          <w:rFonts w:ascii="Palatino Linotype" w:eastAsia="Palatino Linotype" w:hAnsi="Palatino Linotype" w:cs="Palatino Linotype"/>
          <w:sz w:val="20"/>
          <w:szCs w:val="20"/>
        </w:rPr>
        <w:t xml:space="preserve">, there </w:t>
      </w:r>
      <w:r w:rsidR="00475012">
        <w:rPr>
          <w:rFonts w:ascii="Palatino Linotype" w:eastAsia="Palatino Linotype" w:hAnsi="Palatino Linotype" w:cs="Palatino Linotype"/>
          <w:sz w:val="20"/>
          <w:szCs w:val="20"/>
        </w:rPr>
        <w:t xml:space="preserve">is </w:t>
      </w:r>
      <w:r w:rsidR="00837873">
        <w:rPr>
          <w:rFonts w:ascii="Palatino Linotype" w:eastAsia="Palatino Linotype" w:hAnsi="Palatino Linotype" w:cs="Palatino Linotype"/>
          <w:sz w:val="20"/>
          <w:szCs w:val="20"/>
        </w:rPr>
        <w:t xml:space="preserve">a </w:t>
      </w:r>
      <w:r w:rsidR="001555FF">
        <w:rPr>
          <w:rFonts w:ascii="Palatino Linotype" w:eastAsia="Palatino Linotype" w:hAnsi="Palatino Linotype" w:cs="Palatino Linotype"/>
          <w:sz w:val="20"/>
          <w:szCs w:val="20"/>
        </w:rPr>
        <w:t>minor</w:t>
      </w:r>
      <w:r w:rsidR="00482EA6">
        <w:rPr>
          <w:rFonts w:ascii="Palatino Linotype" w:eastAsia="Palatino Linotype" w:hAnsi="Palatino Linotype" w:cs="Palatino Linotype"/>
          <w:sz w:val="20"/>
          <w:szCs w:val="20"/>
        </w:rPr>
        <w:t xml:space="preserve"> </w:t>
      </w:r>
      <w:r w:rsidR="00837873">
        <w:rPr>
          <w:rFonts w:ascii="Palatino Linotype" w:eastAsia="Palatino Linotype" w:hAnsi="Palatino Linotype" w:cs="Palatino Linotype"/>
          <w:sz w:val="20"/>
          <w:szCs w:val="20"/>
        </w:rPr>
        <w:t xml:space="preserve">though important </w:t>
      </w:r>
      <w:r w:rsidR="00482EA6">
        <w:rPr>
          <w:rFonts w:ascii="Palatino Linotype" w:eastAsia="Palatino Linotype" w:hAnsi="Palatino Linotype" w:cs="Palatino Linotype"/>
          <w:sz w:val="20"/>
          <w:szCs w:val="20"/>
        </w:rPr>
        <w:t>difference</w:t>
      </w:r>
      <w:r w:rsidR="001555FF">
        <w:rPr>
          <w:rFonts w:ascii="Palatino Linotype" w:eastAsia="Palatino Linotype" w:hAnsi="Palatino Linotype" w:cs="Palatino Linotype"/>
          <w:sz w:val="20"/>
          <w:szCs w:val="20"/>
        </w:rPr>
        <w:t xml:space="preserve"> between</w:t>
      </w:r>
      <w:r w:rsidR="00482EA6">
        <w:rPr>
          <w:rFonts w:ascii="Palatino Linotype" w:eastAsia="Palatino Linotype" w:hAnsi="Palatino Linotype" w:cs="Palatino Linotype"/>
          <w:sz w:val="20"/>
          <w:szCs w:val="20"/>
        </w:rPr>
        <w:t xml:space="preserve"> the reactions</w:t>
      </w:r>
      <w:r w:rsidR="00671097">
        <w:rPr>
          <w:rFonts w:ascii="Palatino Linotype" w:eastAsia="Palatino Linotype" w:hAnsi="Palatino Linotype" w:cs="Palatino Linotype"/>
          <w:sz w:val="20"/>
          <w:szCs w:val="20"/>
        </w:rPr>
        <w:t xml:space="preserve"> they are reported to catalyze</w:t>
      </w:r>
      <w:r w:rsidR="00482EA6">
        <w:rPr>
          <w:rFonts w:ascii="Palatino Linotype" w:eastAsia="Palatino Linotype" w:hAnsi="Palatino Linotype" w:cs="Palatino Linotype"/>
          <w:sz w:val="20"/>
          <w:szCs w:val="20"/>
        </w:rPr>
        <w:t>. For SoxM and DoxABCDE the reaction is “ 2 H</w:t>
      </w:r>
      <w:r w:rsidR="00482EA6">
        <w:rPr>
          <w:rFonts w:ascii="Palatino Linotype" w:eastAsia="Palatino Linotype" w:hAnsi="Palatino Linotype" w:cs="Palatino Linotype"/>
          <w:sz w:val="20"/>
          <w:szCs w:val="20"/>
          <w:vertAlign w:val="superscript"/>
        </w:rPr>
        <w:t>+</w:t>
      </w:r>
      <w:r w:rsidR="00482EA6">
        <w:rPr>
          <w:rFonts w:ascii="Palatino Linotype" w:eastAsia="Palatino Linotype" w:hAnsi="Palatino Linotype" w:cs="Palatino Linotype"/>
          <w:sz w:val="20"/>
          <w:szCs w:val="20"/>
        </w:rPr>
        <w:t xml:space="preserve"> + 0.5 O</w:t>
      </w:r>
      <w:r w:rsidR="00482EA6">
        <w:rPr>
          <w:rFonts w:ascii="Palatino Linotype" w:eastAsia="Palatino Linotype" w:hAnsi="Palatino Linotype" w:cs="Palatino Linotype"/>
          <w:sz w:val="20"/>
          <w:szCs w:val="20"/>
          <w:vertAlign w:val="subscript"/>
        </w:rPr>
        <w:t>2</w:t>
      </w:r>
      <w:r w:rsidR="00482EA6">
        <w:rPr>
          <w:rFonts w:ascii="Palatino Linotype" w:eastAsia="Palatino Linotype" w:hAnsi="Palatino Linotype" w:cs="Palatino Linotype"/>
          <w:sz w:val="20"/>
          <w:szCs w:val="20"/>
        </w:rPr>
        <w:t xml:space="preserve"> + representative quinol </w:t>
      </w:r>
      <w:r w:rsidR="00482EA6">
        <w:rPr>
          <w:rFonts w:ascii="Palatino Linotype" w:eastAsia="Palatino Linotype" w:hAnsi="Palatino Linotype" w:cs="Palatino Linotype"/>
          <w:sz w:val="20"/>
          <w:szCs w:val="20"/>
        </w:rPr>
        <w:sym w:font="Wingdings" w:char="F0E0"/>
      </w:r>
      <w:r w:rsidR="00482EA6">
        <w:rPr>
          <w:rFonts w:ascii="Palatino Linotype" w:eastAsia="Palatino Linotype" w:hAnsi="Palatino Linotype" w:cs="Palatino Linotype"/>
          <w:sz w:val="20"/>
          <w:szCs w:val="20"/>
        </w:rPr>
        <w:t xml:space="preserve"> 2 H</w:t>
      </w:r>
      <w:r w:rsidR="00482EA6">
        <w:rPr>
          <w:rFonts w:ascii="Palatino Linotype" w:eastAsia="Palatino Linotype" w:hAnsi="Palatino Linotype" w:cs="Palatino Linotype"/>
          <w:sz w:val="20"/>
          <w:szCs w:val="20"/>
          <w:vertAlign w:val="superscript"/>
        </w:rPr>
        <w:t>+</w:t>
      </w:r>
      <w:r w:rsidR="00482EA6">
        <w:rPr>
          <w:rFonts w:ascii="Palatino Linotype" w:eastAsia="Palatino Linotype" w:hAnsi="Palatino Linotype" w:cs="Palatino Linotype"/>
          <w:sz w:val="20"/>
          <w:szCs w:val="20"/>
        </w:rPr>
        <w:t>rc + 2 Psi + H</w:t>
      </w:r>
      <w:r w:rsidR="00482EA6">
        <w:rPr>
          <w:rFonts w:ascii="Palatino Linotype" w:eastAsia="Palatino Linotype" w:hAnsi="Palatino Linotype" w:cs="Palatino Linotype"/>
          <w:sz w:val="20"/>
          <w:szCs w:val="20"/>
          <w:vertAlign w:val="subscript"/>
        </w:rPr>
        <w:t>2</w:t>
      </w:r>
      <w:r w:rsidR="00482EA6">
        <w:rPr>
          <w:rFonts w:ascii="Palatino Linotype" w:eastAsia="Palatino Linotype" w:hAnsi="Palatino Linotype" w:cs="Palatino Linotype"/>
          <w:sz w:val="20"/>
          <w:szCs w:val="20"/>
        </w:rPr>
        <w:t>O + representative quinone”, while for SoxABCD it is “4 H</w:t>
      </w:r>
      <w:r w:rsidR="00482EA6">
        <w:rPr>
          <w:rFonts w:ascii="Palatino Linotype" w:eastAsia="Palatino Linotype" w:hAnsi="Palatino Linotype" w:cs="Palatino Linotype"/>
          <w:sz w:val="20"/>
          <w:szCs w:val="20"/>
          <w:vertAlign w:val="superscript"/>
        </w:rPr>
        <w:t>+</w:t>
      </w:r>
      <w:r w:rsidR="00482EA6">
        <w:rPr>
          <w:rFonts w:ascii="Palatino Linotype" w:eastAsia="Palatino Linotype" w:hAnsi="Palatino Linotype" w:cs="Palatino Linotype"/>
          <w:sz w:val="20"/>
          <w:szCs w:val="20"/>
        </w:rPr>
        <w:t xml:space="preserve"> + 0.5 O</w:t>
      </w:r>
      <w:r w:rsidR="00482EA6">
        <w:rPr>
          <w:rFonts w:ascii="Palatino Linotype" w:eastAsia="Palatino Linotype" w:hAnsi="Palatino Linotype" w:cs="Palatino Linotype"/>
          <w:sz w:val="20"/>
          <w:szCs w:val="20"/>
          <w:vertAlign w:val="subscript"/>
        </w:rPr>
        <w:t>2</w:t>
      </w:r>
      <w:r w:rsidR="00482EA6">
        <w:rPr>
          <w:rFonts w:ascii="Palatino Linotype" w:eastAsia="Palatino Linotype" w:hAnsi="Palatino Linotype" w:cs="Palatino Linotype"/>
          <w:sz w:val="20"/>
          <w:szCs w:val="20"/>
        </w:rPr>
        <w:t xml:space="preserve"> + representative quinol </w:t>
      </w:r>
      <w:r w:rsidR="00482EA6">
        <w:rPr>
          <w:rFonts w:ascii="Palatino Linotype" w:eastAsia="Palatino Linotype" w:hAnsi="Palatino Linotype" w:cs="Palatino Linotype"/>
          <w:sz w:val="20"/>
          <w:szCs w:val="20"/>
        </w:rPr>
        <w:sym w:font="Wingdings" w:char="F0E0"/>
      </w:r>
      <w:r w:rsidR="00482EA6">
        <w:rPr>
          <w:rFonts w:ascii="Palatino Linotype" w:eastAsia="Palatino Linotype" w:hAnsi="Palatino Linotype" w:cs="Palatino Linotype"/>
          <w:sz w:val="20"/>
          <w:szCs w:val="20"/>
        </w:rPr>
        <w:t xml:space="preserve"> 4 H</w:t>
      </w:r>
      <w:r w:rsidR="00482EA6">
        <w:rPr>
          <w:rFonts w:ascii="Palatino Linotype" w:eastAsia="Palatino Linotype" w:hAnsi="Palatino Linotype" w:cs="Palatino Linotype"/>
          <w:sz w:val="20"/>
          <w:szCs w:val="20"/>
          <w:vertAlign w:val="superscript"/>
        </w:rPr>
        <w:t>+</w:t>
      </w:r>
      <w:r w:rsidR="00482EA6">
        <w:rPr>
          <w:rFonts w:ascii="Palatino Linotype" w:eastAsia="Palatino Linotype" w:hAnsi="Palatino Linotype" w:cs="Palatino Linotype"/>
          <w:sz w:val="20"/>
          <w:szCs w:val="20"/>
        </w:rPr>
        <w:t xml:space="preserve">rc + </w:t>
      </w:r>
      <w:r w:rsidR="00671097">
        <w:rPr>
          <w:rFonts w:ascii="Palatino Linotype" w:eastAsia="Palatino Linotype" w:hAnsi="Palatino Linotype" w:cs="Palatino Linotype"/>
          <w:sz w:val="20"/>
          <w:szCs w:val="20"/>
        </w:rPr>
        <w:t xml:space="preserve">4 </w:t>
      </w:r>
      <w:r w:rsidR="00482EA6">
        <w:rPr>
          <w:rFonts w:ascii="Palatino Linotype" w:eastAsia="Palatino Linotype" w:hAnsi="Palatino Linotype" w:cs="Palatino Linotype"/>
          <w:sz w:val="20"/>
          <w:szCs w:val="20"/>
        </w:rPr>
        <w:t>Psi + H</w:t>
      </w:r>
      <w:r w:rsidR="00482EA6">
        <w:rPr>
          <w:rFonts w:ascii="Palatino Linotype" w:eastAsia="Palatino Linotype" w:hAnsi="Palatino Linotype" w:cs="Palatino Linotype"/>
          <w:sz w:val="20"/>
          <w:szCs w:val="20"/>
          <w:vertAlign w:val="subscript"/>
        </w:rPr>
        <w:t>2</w:t>
      </w:r>
      <w:r w:rsidR="00482EA6">
        <w:rPr>
          <w:rFonts w:ascii="Palatino Linotype" w:eastAsia="Palatino Linotype" w:hAnsi="Palatino Linotype" w:cs="Palatino Linotype"/>
          <w:sz w:val="20"/>
          <w:szCs w:val="20"/>
        </w:rPr>
        <w:t xml:space="preserve">O + representative quinone”. </w:t>
      </w:r>
      <w:r w:rsidR="009C6477">
        <w:rPr>
          <w:rFonts w:ascii="Palatino Linotype" w:eastAsia="Palatino Linotype" w:hAnsi="Palatino Linotype" w:cs="Palatino Linotype"/>
          <w:sz w:val="20"/>
          <w:szCs w:val="20"/>
        </w:rPr>
        <w:t>Ac</w:t>
      </w:r>
      <w:r w:rsidR="00482EA6">
        <w:rPr>
          <w:rFonts w:ascii="Palatino Linotype" w:eastAsia="Palatino Linotype" w:hAnsi="Palatino Linotype" w:cs="Palatino Linotype"/>
          <w:sz w:val="20"/>
          <w:szCs w:val="20"/>
        </w:rPr>
        <w:t xml:space="preserve">cordingly, </w:t>
      </w:r>
      <w:r w:rsidR="00671097">
        <w:rPr>
          <w:rFonts w:ascii="Palatino Linotype" w:eastAsia="Palatino Linotype" w:hAnsi="Palatino Linotype" w:cs="Palatino Linotype"/>
          <w:sz w:val="20"/>
          <w:szCs w:val="20"/>
        </w:rPr>
        <w:t>the oxidases only differ in proton pump stoichiometry</w:t>
      </w:r>
      <w:r w:rsidR="00482EA6">
        <w:rPr>
          <w:rFonts w:ascii="Palatino Linotype" w:eastAsia="Palatino Linotype" w:hAnsi="Palatino Linotype" w:cs="Palatino Linotype"/>
          <w:sz w:val="20"/>
          <w:szCs w:val="20"/>
        </w:rPr>
        <w:t xml:space="preserve"> </w:t>
      </w:r>
      <w:r w:rsidR="00671097">
        <w:rPr>
          <w:rFonts w:ascii="Palatino Linotype" w:eastAsia="Palatino Linotype" w:hAnsi="Palatino Linotype" w:cs="Palatino Linotype"/>
          <w:sz w:val="20"/>
          <w:szCs w:val="20"/>
        </w:rPr>
        <w:t>with corresponding implications for</w:t>
      </w:r>
      <w:r w:rsidR="00482EA6">
        <w:rPr>
          <w:rFonts w:ascii="Palatino Linotype" w:eastAsia="Palatino Linotype" w:hAnsi="Palatino Linotype" w:cs="Palatino Linotype"/>
          <w:sz w:val="20"/>
          <w:szCs w:val="20"/>
        </w:rPr>
        <w:t xml:space="preserve"> the ATP production</w:t>
      </w:r>
      <w:r w:rsidR="00671097">
        <w:rPr>
          <w:rFonts w:ascii="Palatino Linotype" w:eastAsia="Palatino Linotype" w:hAnsi="Palatino Linotype" w:cs="Palatino Linotype"/>
          <w:sz w:val="20"/>
          <w:szCs w:val="20"/>
        </w:rPr>
        <w:t xml:space="preserve"> they entail</w:t>
      </w:r>
      <w:r w:rsidR="00475012">
        <w:rPr>
          <w:rFonts w:ascii="Palatino Linotype" w:eastAsia="Palatino Linotype" w:hAnsi="Palatino Linotype" w:cs="Palatino Linotype"/>
          <w:sz w:val="20"/>
          <w:szCs w:val="20"/>
        </w:rPr>
        <w:t>: they effect different gears of the system.</w:t>
      </w:r>
    </w:p>
    <w:p w14:paraId="57B04837" w14:textId="593B8593" w:rsidR="00B605A0" w:rsidRDefault="00B605A0" w:rsidP="005171E7">
      <w:pPr>
        <w:spacing w:line="240" w:lineRule="auto"/>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        </w:t>
      </w:r>
      <w:r w:rsidR="00CE792A">
        <w:rPr>
          <w:rFonts w:ascii="Palatino Linotype" w:eastAsia="Palatino Linotype" w:hAnsi="Palatino Linotype" w:cs="Palatino Linotype"/>
          <w:sz w:val="20"/>
          <w:szCs w:val="20"/>
        </w:rPr>
        <w:t>When allowing the import of oxygen</w:t>
      </w:r>
      <w:r w:rsidR="00131964">
        <w:rPr>
          <w:rFonts w:ascii="Palatino Linotype" w:eastAsia="Palatino Linotype" w:hAnsi="Palatino Linotype" w:cs="Palatino Linotype"/>
          <w:sz w:val="20"/>
          <w:szCs w:val="20"/>
        </w:rPr>
        <w:t xml:space="preserve"> and blocking the SoxABCD reaction</w:t>
      </w:r>
      <w:r w:rsidR="005E40A3">
        <w:rPr>
          <w:rFonts w:ascii="Palatino Linotype" w:eastAsia="Palatino Linotype" w:hAnsi="Palatino Linotype" w:cs="Palatino Linotype"/>
          <w:sz w:val="20"/>
          <w:szCs w:val="20"/>
        </w:rPr>
        <w:t>,</w:t>
      </w:r>
      <w:r w:rsidR="00CE792A">
        <w:rPr>
          <w:rFonts w:ascii="Palatino Linotype" w:eastAsia="Palatino Linotype" w:hAnsi="Palatino Linotype" w:cs="Palatino Linotype"/>
          <w:sz w:val="20"/>
          <w:szCs w:val="20"/>
        </w:rPr>
        <w:t xml:space="preserve"> we found the flux pattern of </w:t>
      </w:r>
      <w:del w:id="698" w:author="Yanfei Zhang" w:date="2022-04-05T13:45:00Z">
        <w:r w:rsidR="0076719B" w:rsidRPr="001C240F" w:rsidDel="003810B0">
          <w:rPr>
            <w:rFonts w:ascii="Palatino Linotype" w:eastAsia="Palatino Linotype" w:hAnsi="Palatino Linotype" w:cs="Palatino Linotype"/>
            <w:sz w:val="20"/>
            <w:szCs w:val="20"/>
          </w:rPr>
          <w:delText>Figure</w:delText>
        </w:r>
        <w:r w:rsidR="00E4335C" w:rsidRPr="001C240F" w:rsidDel="003810B0">
          <w:rPr>
            <w:rFonts w:ascii="Palatino Linotype" w:eastAsia="Palatino Linotype" w:hAnsi="Palatino Linotype" w:cs="Palatino Linotype"/>
            <w:sz w:val="20"/>
            <w:szCs w:val="20"/>
          </w:rPr>
          <w:delText xml:space="preserve"> </w:delText>
        </w:r>
      </w:del>
      <w:del w:id="699" w:author="Yanfei Zhang" w:date="2022-04-05T21:55:00Z">
        <w:r w:rsidR="00E4335C" w:rsidRPr="001C240F" w:rsidDel="007B75FC">
          <w:rPr>
            <w:rFonts w:ascii="Palatino Linotype" w:eastAsia="Palatino Linotype" w:hAnsi="Palatino Linotype" w:cs="Palatino Linotype"/>
            <w:sz w:val="20"/>
            <w:szCs w:val="20"/>
          </w:rPr>
          <w:delText>S</w:delText>
        </w:r>
      </w:del>
      <w:ins w:id="700" w:author="Yanfei Zhang" w:date="2022-04-05T21:55:00Z">
        <w:r w:rsidR="007B75FC">
          <w:rPr>
            <w:rFonts w:ascii="Palatino Linotype" w:eastAsia="Palatino Linotype" w:hAnsi="Palatino Linotype" w:cs="Palatino Linotype"/>
            <w:sz w:val="20"/>
            <w:szCs w:val="20"/>
          </w:rPr>
          <w:t>Figure S</w:t>
        </w:r>
      </w:ins>
      <w:ins w:id="701" w:author="Yanfei Zhang" w:date="2022-04-05T13:45:00Z">
        <w:r w:rsidR="003810B0" w:rsidRPr="003810B0">
          <w:rPr>
            <w:rFonts w:ascii="Palatino Linotype" w:eastAsia="Palatino Linotype" w:hAnsi="Palatino Linotype" w:cs="Palatino Linotype"/>
            <w:sz w:val="20"/>
            <w:szCs w:val="20"/>
            <w:rPrChange w:id="702" w:author="Yanfei Zhang" w:date="2022-04-05T13:46:00Z">
              <w:rPr>
                <w:rFonts w:ascii="Palatino Linotype" w:eastAsia="Palatino Linotype" w:hAnsi="Palatino Linotype" w:cs="Palatino Linotype"/>
                <w:sz w:val="20"/>
                <w:szCs w:val="20"/>
                <w:highlight w:val="yellow"/>
              </w:rPr>
            </w:rPrChange>
          </w:rPr>
          <w:t>4</w:t>
        </w:r>
      </w:ins>
      <w:del w:id="703" w:author="Yanfei Zhang" w:date="2022-04-05T13:45:00Z">
        <w:r w:rsidR="00E4335C" w:rsidRPr="00C24E2C" w:rsidDel="003810B0">
          <w:rPr>
            <w:rFonts w:ascii="Palatino Linotype" w:eastAsia="Palatino Linotype" w:hAnsi="Palatino Linotype" w:cs="Palatino Linotype"/>
            <w:sz w:val="20"/>
            <w:szCs w:val="20"/>
            <w:highlight w:val="yellow"/>
            <w:rPrChange w:id="704" w:author="Yanfei Zhang" w:date="2022-03-28T20:07:00Z">
              <w:rPr>
                <w:rFonts w:ascii="Palatino Linotype" w:eastAsia="Palatino Linotype" w:hAnsi="Palatino Linotype" w:cs="Palatino Linotype"/>
                <w:sz w:val="20"/>
                <w:szCs w:val="20"/>
              </w:rPr>
            </w:rPrChange>
          </w:rPr>
          <w:delText>9</w:delText>
        </w:r>
      </w:del>
      <w:r w:rsidR="00CE792A">
        <w:rPr>
          <w:rFonts w:ascii="Palatino Linotype" w:eastAsia="Palatino Linotype" w:hAnsi="Palatino Linotype" w:cs="Palatino Linotype"/>
          <w:sz w:val="20"/>
          <w:szCs w:val="20"/>
        </w:rPr>
        <w:t xml:space="preserve">. </w:t>
      </w:r>
      <w:r w:rsidR="00321C92">
        <w:rPr>
          <w:rFonts w:ascii="Palatino Linotype" w:eastAsia="Palatino Linotype" w:hAnsi="Palatino Linotype" w:cs="Palatino Linotype"/>
          <w:sz w:val="20"/>
          <w:szCs w:val="20"/>
        </w:rPr>
        <w:t>Instead of employing PGAM and ENO to produce pyruvate, t</w:t>
      </w:r>
      <w:r w:rsidR="00CE792A">
        <w:rPr>
          <w:rFonts w:ascii="Palatino Linotype" w:eastAsia="Palatino Linotype" w:hAnsi="Palatino Linotype" w:cs="Palatino Linotype"/>
          <w:sz w:val="20"/>
          <w:szCs w:val="20"/>
        </w:rPr>
        <w:t>his flux pattern</w:t>
      </w:r>
      <w:r w:rsidR="00321C92">
        <w:rPr>
          <w:rFonts w:ascii="Palatino Linotype" w:eastAsia="Palatino Linotype" w:hAnsi="Palatino Linotype" w:cs="Palatino Linotype"/>
          <w:sz w:val="20"/>
          <w:szCs w:val="20"/>
        </w:rPr>
        <w:t xml:space="preserve"> uses</w:t>
      </w:r>
      <w:r w:rsidR="005479D5">
        <w:rPr>
          <w:rFonts w:ascii="Palatino Linotype" w:eastAsia="Palatino Linotype" w:hAnsi="Palatino Linotype" w:cs="Palatino Linotype"/>
          <w:sz w:val="20"/>
          <w:szCs w:val="20"/>
        </w:rPr>
        <w:t xml:space="preserve"> </w:t>
      </w:r>
      <w:r w:rsidR="00C5417D">
        <w:rPr>
          <w:rFonts w:ascii="Palatino Linotype" w:eastAsia="Palatino Linotype" w:hAnsi="Palatino Linotype" w:cs="Palatino Linotype"/>
          <w:sz w:val="20"/>
          <w:szCs w:val="20"/>
        </w:rPr>
        <w:t xml:space="preserve">reactions </w:t>
      </w:r>
      <w:r w:rsidR="005479D5">
        <w:rPr>
          <w:rFonts w:ascii="Palatino Linotype" w:eastAsia="Palatino Linotype" w:hAnsi="Palatino Linotype" w:cs="Palatino Linotype"/>
          <w:sz w:val="20"/>
          <w:szCs w:val="20"/>
        </w:rPr>
        <w:t>of</w:t>
      </w:r>
      <w:r w:rsidR="00C5417D">
        <w:rPr>
          <w:rFonts w:ascii="Palatino Linotype" w:eastAsia="Palatino Linotype" w:hAnsi="Palatino Linotype" w:cs="Palatino Linotype"/>
          <w:sz w:val="20"/>
          <w:szCs w:val="20"/>
        </w:rPr>
        <w:t xml:space="preserve"> glycine, serine</w:t>
      </w:r>
      <w:r w:rsidR="005479D5">
        <w:rPr>
          <w:rFonts w:ascii="Palatino Linotype" w:eastAsia="Palatino Linotype" w:hAnsi="Palatino Linotype" w:cs="Palatino Linotype"/>
          <w:sz w:val="20"/>
          <w:szCs w:val="20"/>
        </w:rPr>
        <w:t xml:space="preserve">, </w:t>
      </w:r>
      <w:r w:rsidR="00C5417D">
        <w:rPr>
          <w:rFonts w:ascii="Palatino Linotype" w:eastAsia="Palatino Linotype" w:hAnsi="Palatino Linotype" w:cs="Palatino Linotype"/>
          <w:sz w:val="20"/>
          <w:szCs w:val="20"/>
        </w:rPr>
        <w:t xml:space="preserve">and </w:t>
      </w:r>
      <w:proofErr w:type="spellStart"/>
      <w:r w:rsidR="00C5417D">
        <w:rPr>
          <w:rFonts w:ascii="Palatino Linotype" w:eastAsia="Palatino Linotype" w:hAnsi="Palatino Linotype" w:cs="Palatino Linotype"/>
          <w:sz w:val="20"/>
          <w:szCs w:val="20"/>
        </w:rPr>
        <w:t>sulfopterin</w:t>
      </w:r>
      <w:proofErr w:type="spellEnd"/>
      <w:r w:rsidR="00C5417D">
        <w:rPr>
          <w:rFonts w:ascii="Palatino Linotype" w:eastAsia="Palatino Linotype" w:hAnsi="Palatino Linotype" w:cs="Palatino Linotype"/>
          <w:sz w:val="20"/>
          <w:szCs w:val="20"/>
        </w:rPr>
        <w:t xml:space="preserve"> metabolism. We checked the RNA expression level of the proteins catalyz</w:t>
      </w:r>
      <w:r w:rsidR="00CB085F">
        <w:rPr>
          <w:rFonts w:ascii="Palatino Linotype" w:eastAsia="Palatino Linotype" w:hAnsi="Palatino Linotype" w:cs="Palatino Linotype"/>
          <w:sz w:val="20"/>
          <w:szCs w:val="20"/>
        </w:rPr>
        <w:t>ing</w:t>
      </w:r>
      <w:r w:rsidR="00C5417D">
        <w:rPr>
          <w:rFonts w:ascii="Palatino Linotype" w:eastAsia="Palatino Linotype" w:hAnsi="Palatino Linotype" w:cs="Palatino Linotype"/>
          <w:sz w:val="20"/>
          <w:szCs w:val="20"/>
        </w:rPr>
        <w:t xml:space="preserve"> these reactions in the supplementary file “80vs70 ArrayData”</w:t>
      </w:r>
      <w:r w:rsidR="005E40A3">
        <w:rPr>
          <w:rFonts w:ascii="Palatino Linotype" w:eastAsia="Palatino Linotype" w:hAnsi="Palatino Linotype" w:cs="Palatino Linotype"/>
          <w:sz w:val="20"/>
          <w:szCs w:val="20"/>
        </w:rPr>
        <w:t>.</w:t>
      </w:r>
      <w:r w:rsidR="00CB085F">
        <w:rPr>
          <w:rFonts w:ascii="Palatino Linotype" w:eastAsia="Palatino Linotype" w:hAnsi="Palatino Linotype" w:cs="Palatino Linotype"/>
          <w:sz w:val="20"/>
          <w:szCs w:val="20"/>
        </w:rPr>
        <w:t xml:space="preserve"> W</w:t>
      </w:r>
      <w:r w:rsidR="00C5417D">
        <w:rPr>
          <w:rFonts w:ascii="Palatino Linotype" w:eastAsia="Palatino Linotype" w:hAnsi="Palatino Linotype" w:cs="Palatino Linotype"/>
          <w:sz w:val="20"/>
          <w:szCs w:val="20"/>
        </w:rPr>
        <w:t xml:space="preserve">e found </w:t>
      </w:r>
      <w:r w:rsidR="006C4F5B">
        <w:rPr>
          <w:rFonts w:ascii="Palatino Linotype" w:eastAsia="Palatino Linotype" w:hAnsi="Palatino Linotype" w:cs="Palatino Linotype"/>
          <w:sz w:val="20"/>
          <w:szCs w:val="20"/>
        </w:rPr>
        <w:t xml:space="preserve">that </w:t>
      </w:r>
      <w:r w:rsidR="00C5417D">
        <w:rPr>
          <w:rFonts w:ascii="Palatino Linotype" w:eastAsia="Palatino Linotype" w:hAnsi="Palatino Linotype" w:cs="Palatino Linotype"/>
          <w:sz w:val="20"/>
          <w:szCs w:val="20"/>
        </w:rPr>
        <w:t xml:space="preserve">some </w:t>
      </w:r>
      <w:r w:rsidR="005479D5">
        <w:rPr>
          <w:rFonts w:ascii="Palatino Linotype" w:eastAsia="Palatino Linotype" w:hAnsi="Palatino Linotype" w:cs="Palatino Linotype"/>
          <w:sz w:val="20"/>
          <w:szCs w:val="20"/>
        </w:rPr>
        <w:t xml:space="preserve">of these </w:t>
      </w:r>
      <w:r w:rsidR="00C5417D">
        <w:rPr>
          <w:rFonts w:ascii="Palatino Linotype" w:eastAsia="Palatino Linotype" w:hAnsi="Palatino Linotype" w:cs="Palatino Linotype"/>
          <w:sz w:val="20"/>
          <w:szCs w:val="20"/>
        </w:rPr>
        <w:t xml:space="preserve">proteins </w:t>
      </w:r>
      <w:r w:rsidR="005479D5">
        <w:rPr>
          <w:rFonts w:ascii="Palatino Linotype" w:eastAsia="Palatino Linotype" w:hAnsi="Palatino Linotype" w:cs="Palatino Linotype"/>
          <w:sz w:val="20"/>
          <w:szCs w:val="20"/>
        </w:rPr>
        <w:t xml:space="preserve">could not </w:t>
      </w:r>
      <w:r w:rsidR="00CB085F">
        <w:rPr>
          <w:rFonts w:ascii="Palatino Linotype" w:eastAsia="Palatino Linotype" w:hAnsi="Palatino Linotype" w:cs="Palatino Linotype"/>
          <w:sz w:val="20"/>
          <w:szCs w:val="20"/>
        </w:rPr>
        <w:t xml:space="preserve">be </w:t>
      </w:r>
      <w:r w:rsidR="00C5417D">
        <w:rPr>
          <w:rFonts w:ascii="Palatino Linotype" w:eastAsia="Palatino Linotype" w:hAnsi="Palatino Linotype" w:cs="Palatino Linotype"/>
          <w:sz w:val="20"/>
          <w:szCs w:val="20"/>
        </w:rPr>
        <w:t>expressed</w:t>
      </w:r>
      <w:r w:rsidR="005479D5">
        <w:rPr>
          <w:rFonts w:ascii="Palatino Linotype" w:eastAsia="Palatino Linotype" w:hAnsi="Palatino Linotype" w:cs="Palatino Linotype"/>
          <w:sz w:val="20"/>
          <w:szCs w:val="20"/>
        </w:rPr>
        <w:t xml:space="preserve"> because too little of their mRNA was present.</w:t>
      </w:r>
      <w:r w:rsidR="00C5417D">
        <w:rPr>
          <w:rFonts w:ascii="Palatino Linotype" w:eastAsia="Palatino Linotype" w:hAnsi="Palatino Linotype" w:cs="Palatino Linotype"/>
          <w:sz w:val="20"/>
          <w:szCs w:val="20"/>
        </w:rPr>
        <w:t xml:space="preserve"> </w:t>
      </w:r>
      <w:r w:rsidR="00CB085F">
        <w:rPr>
          <w:rFonts w:ascii="Palatino Linotype" w:eastAsia="Palatino Linotype" w:hAnsi="Palatino Linotype" w:cs="Palatino Linotype"/>
          <w:sz w:val="20"/>
          <w:szCs w:val="20"/>
        </w:rPr>
        <w:t xml:space="preserve">Consequently, </w:t>
      </w:r>
      <w:r w:rsidR="00C5417D">
        <w:rPr>
          <w:rFonts w:ascii="Palatino Linotype" w:eastAsia="Palatino Linotype" w:hAnsi="Palatino Linotype" w:cs="Palatino Linotype"/>
          <w:sz w:val="20"/>
          <w:szCs w:val="20"/>
        </w:rPr>
        <w:t xml:space="preserve">in the </w:t>
      </w:r>
      <w:r w:rsidR="00CB085F">
        <w:rPr>
          <w:rFonts w:ascii="Palatino Linotype" w:eastAsia="Palatino Linotype" w:hAnsi="Palatino Linotype" w:cs="Palatino Linotype"/>
          <w:sz w:val="20"/>
          <w:szCs w:val="20"/>
        </w:rPr>
        <w:t xml:space="preserve">subsequent </w:t>
      </w:r>
      <w:r w:rsidR="000243DD">
        <w:rPr>
          <w:rFonts w:ascii="Palatino Linotype" w:eastAsia="Palatino Linotype" w:hAnsi="Palatino Linotype" w:cs="Palatino Linotype"/>
          <w:sz w:val="20"/>
          <w:szCs w:val="20"/>
        </w:rPr>
        <w:t xml:space="preserve">simulation we blocked this flux pattern by blocking the reaction catalyzing </w:t>
      </w:r>
      <w:r w:rsidR="00CB085F">
        <w:rPr>
          <w:rFonts w:ascii="Palatino Linotype" w:eastAsia="Palatino Linotype" w:hAnsi="Palatino Linotype" w:cs="Palatino Linotype"/>
          <w:sz w:val="20"/>
          <w:szCs w:val="20"/>
        </w:rPr>
        <w:t xml:space="preserve">the conversion of </w:t>
      </w:r>
      <w:r w:rsidR="000243DD">
        <w:rPr>
          <w:rFonts w:ascii="Palatino Linotype" w:eastAsia="Palatino Linotype" w:hAnsi="Palatino Linotype" w:cs="Palatino Linotype"/>
          <w:sz w:val="20"/>
          <w:szCs w:val="20"/>
        </w:rPr>
        <w:t>10 – formyl-</w:t>
      </w:r>
      <w:r w:rsidR="003542D9">
        <w:rPr>
          <w:rFonts w:ascii="Palatino Linotype" w:eastAsia="Palatino Linotype" w:hAnsi="Palatino Linotype" w:cs="Palatino Linotype"/>
          <w:sz w:val="20"/>
          <w:szCs w:val="20"/>
        </w:rPr>
        <w:t xml:space="preserve">tetrahydrosulfopterin to formate. </w:t>
      </w:r>
    </w:p>
    <w:p w14:paraId="20CF43F1" w14:textId="77777777" w:rsidR="00F2638C" w:rsidRDefault="00F2638C" w:rsidP="005171E7">
      <w:pPr>
        <w:spacing w:line="240" w:lineRule="auto"/>
        <w:rPr>
          <w:rFonts w:ascii="Palatino Linotype" w:eastAsia="Palatino Linotype" w:hAnsi="Palatino Linotype" w:cs="Palatino Linotype"/>
          <w:sz w:val="20"/>
          <w:szCs w:val="20"/>
        </w:rPr>
      </w:pPr>
    </w:p>
    <w:p w14:paraId="4A6E45D9" w14:textId="77777777" w:rsidR="000243DD" w:rsidRDefault="000243DD" w:rsidP="005171E7">
      <w:pPr>
        <w:spacing w:line="240" w:lineRule="auto"/>
        <w:rPr>
          <w:rFonts w:ascii="Palatino Linotype" w:eastAsia="Palatino Linotype" w:hAnsi="Palatino Linotype" w:cs="Palatino Linotype"/>
          <w:sz w:val="20"/>
          <w:szCs w:val="20"/>
        </w:rPr>
      </w:pPr>
      <w:r>
        <w:rPr>
          <w:rFonts w:ascii="Palatino Linotype" w:eastAsia="Palatino Linotype" w:hAnsi="Palatino Linotype" w:cs="Palatino Linotype"/>
          <w:noProof/>
          <w:sz w:val="20"/>
          <w:szCs w:val="20"/>
          <w:lang w:eastAsia="zh-CN"/>
        </w:rPr>
        <w:drawing>
          <wp:inline distT="0" distB="0" distL="0" distR="0" wp14:anchorId="34FDA774" wp14:editId="1619BDA0">
            <wp:extent cx="5829975" cy="4304582"/>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 S1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29975" cy="4304582"/>
                    </a:xfrm>
                    <a:prstGeom prst="rect">
                      <a:avLst/>
                    </a:prstGeom>
                  </pic:spPr>
                </pic:pic>
              </a:graphicData>
            </a:graphic>
          </wp:inline>
        </w:drawing>
      </w:r>
    </w:p>
    <w:p w14:paraId="037A72BF" w14:textId="3BAA16E6" w:rsidR="005D0667" w:rsidRPr="00C84C3E" w:rsidRDefault="000243DD" w:rsidP="00C84C3E">
      <w:pPr>
        <w:pBdr>
          <w:top w:val="nil"/>
          <w:left w:val="nil"/>
          <w:bottom w:val="nil"/>
          <w:right w:val="nil"/>
          <w:between w:val="nil"/>
        </w:pBdr>
        <w:spacing w:before="120" w:line="240" w:lineRule="auto"/>
        <w:ind w:left="432" w:right="432"/>
        <w:rPr>
          <w:rFonts w:ascii="Palatino Linotype" w:eastAsia="Palatino Linotype" w:hAnsi="Palatino Linotype" w:cs="Palatino Linotype"/>
          <w:sz w:val="18"/>
          <w:szCs w:val="18"/>
        </w:rPr>
      </w:pPr>
      <w:r w:rsidRPr="0022764D">
        <w:rPr>
          <w:rFonts w:ascii="Palatino Linotype" w:eastAsia="Palatino Linotype" w:hAnsi="Palatino Linotype" w:cs="Palatino Linotype"/>
          <w:b/>
          <w:sz w:val="18"/>
          <w:szCs w:val="18"/>
        </w:rPr>
        <w:t>Fig</w:t>
      </w:r>
      <w:r w:rsidR="0076719B" w:rsidRPr="009A6693">
        <w:rPr>
          <w:rFonts w:ascii="Palatino Linotype" w:eastAsia="Palatino Linotype" w:hAnsi="Palatino Linotype" w:cs="Palatino Linotype"/>
          <w:b/>
          <w:sz w:val="18"/>
          <w:szCs w:val="18"/>
        </w:rPr>
        <w:t xml:space="preserve">ure </w:t>
      </w:r>
      <w:del w:id="705" w:author="Yanfei Zhang" w:date="2022-04-05T13:47:00Z">
        <w:r w:rsidRPr="009A6693" w:rsidDel="003810B0">
          <w:rPr>
            <w:rFonts w:ascii="Palatino Linotype" w:eastAsia="Palatino Linotype" w:hAnsi="Palatino Linotype" w:cs="Palatino Linotype" w:hint="eastAsia"/>
            <w:b/>
            <w:sz w:val="18"/>
            <w:szCs w:val="18"/>
          </w:rPr>
          <w:delText>S</w:delText>
        </w:r>
        <w:r w:rsidR="00E4335C" w:rsidRPr="009A6693" w:rsidDel="003810B0">
          <w:rPr>
            <w:rFonts w:ascii="Palatino Linotype" w:eastAsia="Palatino Linotype" w:hAnsi="Palatino Linotype" w:cs="Palatino Linotype"/>
            <w:b/>
            <w:sz w:val="18"/>
            <w:szCs w:val="18"/>
          </w:rPr>
          <w:delText>9</w:delText>
        </w:r>
      </w:del>
      <w:ins w:id="706" w:author="Yanfei Zhang" w:date="2022-04-05T13:47:00Z">
        <w:r w:rsidR="003810B0" w:rsidRPr="009A6693">
          <w:rPr>
            <w:rFonts w:ascii="Palatino Linotype" w:eastAsia="Palatino Linotype" w:hAnsi="Palatino Linotype" w:cs="Palatino Linotype" w:hint="eastAsia"/>
            <w:b/>
            <w:sz w:val="18"/>
            <w:szCs w:val="18"/>
          </w:rPr>
          <w:t>S</w:t>
        </w:r>
        <w:r w:rsidR="003810B0" w:rsidRPr="006C7EAD">
          <w:rPr>
            <w:rFonts w:ascii="Palatino Linotype" w:eastAsia="Palatino Linotype" w:hAnsi="Palatino Linotype" w:cs="Palatino Linotype"/>
            <w:b/>
            <w:sz w:val="18"/>
            <w:szCs w:val="18"/>
          </w:rPr>
          <w:t>4</w:t>
        </w:r>
      </w:ins>
      <w:r w:rsidRPr="00C84C3E">
        <w:rPr>
          <w:rFonts w:ascii="Palatino Linotype" w:eastAsia="Palatino Linotype" w:hAnsi="Palatino Linotype" w:cs="Palatino Linotype"/>
          <w:b/>
          <w:sz w:val="18"/>
          <w:szCs w:val="18"/>
        </w:rPr>
        <w:t>.</w:t>
      </w:r>
      <w:r w:rsidRPr="00C84C3E">
        <w:rPr>
          <w:rFonts w:ascii="Palatino Linotype" w:eastAsia="Palatino Linotype" w:hAnsi="Palatino Linotype" w:cs="Palatino Linotype"/>
          <w:sz w:val="18"/>
          <w:szCs w:val="18"/>
        </w:rPr>
        <w:t xml:space="preserve"> The flux pattern when allowing oxygen </w:t>
      </w:r>
      <w:r w:rsidR="00C21F56" w:rsidRPr="00C84C3E">
        <w:rPr>
          <w:rFonts w:ascii="Palatino Linotype" w:eastAsia="Palatino Linotype" w:hAnsi="Palatino Linotype" w:cs="Palatino Linotype"/>
          <w:sz w:val="18"/>
          <w:szCs w:val="18"/>
        </w:rPr>
        <w:t xml:space="preserve">to be </w:t>
      </w:r>
      <w:r w:rsidRPr="00C84C3E">
        <w:rPr>
          <w:rFonts w:ascii="Palatino Linotype" w:eastAsia="Palatino Linotype" w:hAnsi="Palatino Linotype" w:cs="Palatino Linotype"/>
          <w:sz w:val="18"/>
          <w:szCs w:val="18"/>
        </w:rPr>
        <w:t>imported. Here,</w:t>
      </w:r>
      <w:r w:rsidRPr="00C84C3E">
        <w:rPr>
          <w:rFonts w:ascii="Palatino Linotype" w:hAnsi="Palatino Linotype"/>
          <w:sz w:val="18"/>
          <w:szCs w:val="18"/>
          <w:lang w:eastAsia="zh-CN"/>
        </w:rPr>
        <w:t xml:space="preserve"> the </w:t>
      </w:r>
      <w:r w:rsidR="00AE44E3">
        <w:rPr>
          <w:rFonts w:ascii="Palatino Linotype" w:hAnsi="Palatino Linotype"/>
          <w:sz w:val="18"/>
          <w:szCs w:val="18"/>
          <w:lang w:eastAsia="zh-CN"/>
        </w:rPr>
        <w:t xml:space="preserve">upper </w:t>
      </w:r>
      <w:r w:rsidRPr="00C84C3E">
        <w:rPr>
          <w:rFonts w:ascii="Palatino Linotype" w:hAnsi="Palatino Linotype"/>
          <w:sz w:val="18"/>
          <w:szCs w:val="18"/>
          <w:lang w:eastAsia="zh-CN"/>
        </w:rPr>
        <w:t xml:space="preserve">bound of </w:t>
      </w:r>
      <w:r w:rsidR="000A22BE" w:rsidRPr="00C84C3E">
        <w:rPr>
          <w:rFonts w:ascii="Palatino Linotype" w:hAnsi="Palatino Linotype"/>
          <w:sz w:val="18"/>
          <w:szCs w:val="18"/>
          <w:lang w:eastAsia="zh-CN"/>
        </w:rPr>
        <w:t xml:space="preserve">the </w:t>
      </w:r>
      <w:r w:rsidRPr="00C84C3E">
        <w:rPr>
          <w:rFonts w:ascii="Palatino Linotype" w:hAnsi="Palatino Linotype"/>
          <w:sz w:val="18"/>
          <w:szCs w:val="18"/>
          <w:lang w:eastAsia="zh-CN"/>
        </w:rPr>
        <w:t xml:space="preserve">glucose </w:t>
      </w:r>
      <w:r w:rsidR="000A22BE" w:rsidRPr="00C84C3E">
        <w:rPr>
          <w:rFonts w:ascii="Palatino Linotype" w:hAnsi="Palatino Linotype"/>
          <w:sz w:val="18"/>
          <w:szCs w:val="18"/>
          <w:lang w:eastAsia="zh-CN"/>
        </w:rPr>
        <w:t xml:space="preserve">import </w:t>
      </w:r>
      <w:r w:rsidRPr="00C84C3E">
        <w:rPr>
          <w:rFonts w:ascii="Palatino Linotype" w:hAnsi="Palatino Linotype"/>
          <w:sz w:val="18"/>
          <w:szCs w:val="18"/>
          <w:lang w:eastAsia="zh-CN"/>
        </w:rPr>
        <w:t xml:space="preserve">reaction </w:t>
      </w:r>
      <w:r w:rsidR="000E55D4" w:rsidRPr="00C84C3E">
        <w:rPr>
          <w:rFonts w:ascii="Palatino Linotype" w:hAnsi="Palatino Linotype"/>
          <w:sz w:val="18"/>
          <w:szCs w:val="18"/>
          <w:lang w:eastAsia="zh-CN"/>
        </w:rPr>
        <w:t xml:space="preserve">was </w:t>
      </w:r>
      <w:r w:rsidRPr="00C84C3E">
        <w:rPr>
          <w:rFonts w:ascii="Palatino Linotype" w:hAnsi="Palatino Linotype"/>
          <w:sz w:val="18"/>
          <w:szCs w:val="18"/>
          <w:lang w:eastAsia="zh-CN"/>
        </w:rPr>
        <w:t>fixed at 1</w:t>
      </w:r>
      <w:r w:rsidRPr="00C84C3E">
        <w:rPr>
          <w:rFonts w:ascii="Palatino Linotype" w:eastAsia="Palatino Linotype" w:hAnsi="Palatino Linotype"/>
          <w:sz w:val="18"/>
          <w:szCs w:val="18"/>
        </w:rPr>
        <w:t xml:space="preserve"> mmol gDW</w:t>
      </w:r>
      <w:r w:rsidRPr="00C84C3E">
        <w:rPr>
          <w:rFonts w:ascii="Palatino Linotype" w:eastAsia="Palatino Linotype" w:hAnsi="Palatino Linotype"/>
          <w:sz w:val="18"/>
          <w:szCs w:val="18"/>
          <w:vertAlign w:val="superscript"/>
        </w:rPr>
        <w:t>-1</w:t>
      </w:r>
      <w:r w:rsidRPr="00C84C3E">
        <w:rPr>
          <w:rFonts w:ascii="Palatino Linotype" w:eastAsia="Palatino Linotype" w:hAnsi="Palatino Linotype"/>
          <w:sz w:val="18"/>
          <w:szCs w:val="18"/>
        </w:rPr>
        <w:t xml:space="preserve"> h</w:t>
      </w:r>
      <w:r w:rsidRPr="00C84C3E">
        <w:rPr>
          <w:rFonts w:ascii="Palatino Linotype" w:eastAsia="Palatino Linotype" w:hAnsi="Palatino Linotype"/>
          <w:sz w:val="18"/>
          <w:szCs w:val="18"/>
          <w:vertAlign w:val="superscript"/>
        </w:rPr>
        <w:t>-1</w:t>
      </w:r>
      <w:r w:rsidRPr="00C84C3E">
        <w:rPr>
          <w:rFonts w:ascii="Palatino Linotype" w:eastAsia="Palatino Linotype" w:hAnsi="Palatino Linotype"/>
          <w:sz w:val="18"/>
          <w:szCs w:val="18"/>
        </w:rPr>
        <w:t xml:space="preserve">, </w:t>
      </w:r>
      <w:r w:rsidR="00AE63E2" w:rsidRPr="00C84C3E">
        <w:rPr>
          <w:rFonts w:ascii="Palatino Linotype" w:eastAsia="Palatino Linotype" w:hAnsi="Palatino Linotype"/>
          <w:sz w:val="18"/>
          <w:szCs w:val="18"/>
        </w:rPr>
        <w:t xml:space="preserve">all other bounds at 1000, and </w:t>
      </w:r>
      <w:r w:rsidR="000E55D4" w:rsidRPr="00C84C3E">
        <w:rPr>
          <w:rFonts w:ascii="Palatino Linotype" w:eastAsia="Palatino Linotype" w:hAnsi="Palatino Linotype"/>
          <w:sz w:val="18"/>
          <w:szCs w:val="18"/>
        </w:rPr>
        <w:t>t</w:t>
      </w:r>
      <w:r w:rsidRPr="00C84C3E">
        <w:rPr>
          <w:rFonts w:ascii="Palatino Linotype" w:eastAsia="Palatino Linotype" w:hAnsi="Palatino Linotype"/>
          <w:sz w:val="18"/>
          <w:szCs w:val="18"/>
        </w:rPr>
        <w:t xml:space="preserve">he NGAM </w:t>
      </w:r>
      <w:r w:rsidR="00AE44E3">
        <w:rPr>
          <w:rFonts w:ascii="Palatino Linotype" w:eastAsia="Palatino Linotype" w:hAnsi="Palatino Linotype"/>
          <w:sz w:val="18"/>
          <w:szCs w:val="18"/>
        </w:rPr>
        <w:t xml:space="preserve">maintenance </w:t>
      </w:r>
      <w:r w:rsidRPr="00C84C3E">
        <w:rPr>
          <w:rFonts w:ascii="Palatino Linotype" w:eastAsia="Palatino Linotype" w:hAnsi="Palatino Linotype"/>
          <w:sz w:val="18"/>
          <w:szCs w:val="18"/>
        </w:rPr>
        <w:t>reaction was used as the objective function when running the FBA</w:t>
      </w:r>
      <w:r w:rsidR="00B31806" w:rsidRPr="00C84C3E">
        <w:rPr>
          <w:rFonts w:ascii="Palatino Linotype" w:eastAsia="Palatino Linotype" w:hAnsi="Palatino Linotype"/>
          <w:sz w:val="18"/>
          <w:szCs w:val="18"/>
        </w:rPr>
        <w:t>.</w:t>
      </w:r>
      <w:r w:rsidR="00473F9C" w:rsidRPr="00C84C3E">
        <w:rPr>
          <w:rFonts w:ascii="Palatino Linotype" w:eastAsia="Palatino Linotype" w:hAnsi="Palatino Linotype"/>
          <w:sz w:val="18"/>
          <w:szCs w:val="18"/>
        </w:rPr>
        <w:t xml:space="preserve"> </w:t>
      </w:r>
      <w:r w:rsidR="00473F9C" w:rsidRPr="00C84C3E">
        <w:rPr>
          <w:rFonts w:ascii="Palatino Linotype" w:eastAsia="Palatino Linotype" w:hAnsi="Palatino Linotype" w:cs="Palatino Linotype"/>
          <w:sz w:val="18"/>
          <w:szCs w:val="18"/>
        </w:rPr>
        <w:t>The file named “</w:t>
      </w:r>
      <w:ins w:id="707" w:author="Yanfei Zhang" w:date="2022-04-05T13:49:00Z">
        <w:r w:rsidR="003810B0" w:rsidRPr="003810B0">
          <w:rPr>
            <w:rFonts w:ascii="Palatino Linotype" w:eastAsia="Palatino Linotype" w:hAnsi="Palatino Linotype" w:cs="Palatino Linotype"/>
            <w:sz w:val="18"/>
            <w:szCs w:val="18"/>
          </w:rPr>
          <w:t>Simulation of shifting between pathways during aerob</w:t>
        </w:r>
        <w:r w:rsidR="003810B0">
          <w:rPr>
            <w:rFonts w:ascii="Palatino Linotype" w:eastAsia="Palatino Linotype" w:hAnsi="Palatino Linotype" w:cs="Palatino Linotype"/>
            <w:sz w:val="18"/>
            <w:szCs w:val="18"/>
          </w:rPr>
          <w:t>ic carbon and energy metabolism</w:t>
        </w:r>
      </w:ins>
      <w:ins w:id="708" w:author="Yanfei Zhang" w:date="2022-04-05T14:20:00Z">
        <w:r w:rsidR="000356A0">
          <w:rPr>
            <w:rFonts w:ascii="Palatino Linotype" w:eastAsia="Palatino Linotype" w:hAnsi="Palatino Linotype" w:cs="Palatino Linotype"/>
            <w:sz w:val="18"/>
            <w:szCs w:val="18"/>
          </w:rPr>
          <w:t xml:space="preserve"> </w:t>
        </w:r>
        <w:r w:rsidR="000356A0" w:rsidRPr="000356A0">
          <w:rPr>
            <w:rFonts w:ascii="Palatino Linotype" w:eastAsia="Palatino Linotype" w:hAnsi="Palatino Linotype" w:cs="Palatino Linotype"/>
            <w:sz w:val="18"/>
            <w:szCs w:val="18"/>
          </w:rPr>
          <w:t>with ATP synthesis as model output</w:t>
        </w:r>
      </w:ins>
      <w:del w:id="709" w:author="Yanfei Zhang" w:date="2022-04-05T13:49:00Z">
        <w:r w:rsidR="00473F9C" w:rsidRPr="00C84C3E" w:rsidDel="003810B0">
          <w:rPr>
            <w:rFonts w:ascii="Palatino Linotype" w:eastAsia="Palatino Linotype" w:hAnsi="Palatino Linotype" w:cs="Palatino Linotype"/>
            <w:sz w:val="18"/>
            <w:szCs w:val="18"/>
          </w:rPr>
          <w:delText>checking 3.10 ATP</w:delText>
        </w:r>
      </w:del>
      <w:r w:rsidR="00473F9C" w:rsidRPr="00C84C3E">
        <w:rPr>
          <w:rFonts w:ascii="Palatino Linotype" w:eastAsia="Palatino Linotype" w:hAnsi="Palatino Linotype" w:cs="Palatino Linotype"/>
          <w:sz w:val="18"/>
          <w:szCs w:val="18"/>
        </w:rPr>
        <w:t>” found in the Github repository under the folder name “</w:t>
      </w:r>
      <w:r w:rsidR="003C0BF9">
        <w:rPr>
          <w:rFonts w:ascii="Palatino Linotype" w:eastAsia="Palatino Linotype" w:hAnsi="Palatino Linotype" w:cs="Palatino Linotype"/>
          <w:sz w:val="18"/>
          <w:szCs w:val="18"/>
        </w:rPr>
        <w:t>Codes</w:t>
      </w:r>
      <w:r w:rsidR="00473F9C" w:rsidRPr="00C84C3E">
        <w:rPr>
          <w:rFonts w:ascii="Palatino Linotype" w:eastAsia="Palatino Linotype" w:hAnsi="Palatino Linotype" w:cs="Palatino Linotype"/>
          <w:sz w:val="18"/>
          <w:szCs w:val="18"/>
        </w:rPr>
        <w:t>” show</w:t>
      </w:r>
      <w:r w:rsidR="00321C92">
        <w:rPr>
          <w:rFonts w:ascii="Palatino Linotype" w:eastAsia="Palatino Linotype" w:hAnsi="Palatino Linotype" w:cs="Palatino Linotype"/>
          <w:sz w:val="18"/>
          <w:szCs w:val="18"/>
        </w:rPr>
        <w:t>s</w:t>
      </w:r>
      <w:r w:rsidR="00473F9C" w:rsidRPr="00C84C3E">
        <w:rPr>
          <w:rFonts w:ascii="Palatino Linotype" w:eastAsia="Palatino Linotype" w:hAnsi="Palatino Linotype" w:cs="Palatino Linotype"/>
          <w:sz w:val="18"/>
          <w:szCs w:val="18"/>
        </w:rPr>
        <w:t xml:space="preserve"> the simulation. </w:t>
      </w:r>
      <w:ins w:id="710" w:author="Yanfei Zhang" w:date="2022-04-05T21:13:00Z">
        <w:r w:rsidR="00553543">
          <w:rPr>
            <w:rFonts w:ascii="Palatino Linotype" w:eastAsia="Palatino Linotype" w:hAnsi="Palatino Linotype" w:cs="Palatino Linotype"/>
            <w:sz w:val="18"/>
            <w:szCs w:val="18"/>
          </w:rPr>
          <w:t xml:space="preserve">Gray </w:t>
        </w:r>
      </w:ins>
      <w:ins w:id="711" w:author="Yanfei Zhang" w:date="2022-04-05T13:59:00Z">
        <w:r w:rsidR="00A47B6A">
          <w:rPr>
            <w:rFonts w:ascii="Palatino Linotype" w:eastAsia="Palatino Linotype" w:hAnsi="Palatino Linotype" w:cs="Palatino Linotype"/>
            <w:sz w:val="18"/>
            <w:szCs w:val="18"/>
          </w:rPr>
          <w:t xml:space="preserve">color corresponds </w:t>
        </w:r>
        <w:r w:rsidR="001C240F">
          <w:rPr>
            <w:rFonts w:ascii="Palatino Linotype" w:eastAsia="Palatino Linotype" w:hAnsi="Palatino Linotype" w:cs="Palatino Linotype"/>
            <w:sz w:val="18"/>
            <w:szCs w:val="18"/>
          </w:rPr>
          <w:t>to zero flux</w:t>
        </w:r>
      </w:ins>
      <w:ins w:id="712" w:author="Yanfei Zhang" w:date="2022-04-05T14:03:00Z">
        <w:r w:rsidR="001C240F">
          <w:rPr>
            <w:rFonts w:ascii="Palatino Linotype" w:eastAsia="Palatino Linotype" w:hAnsi="Palatino Linotype" w:cs="Palatino Linotype"/>
            <w:sz w:val="18"/>
            <w:szCs w:val="18"/>
          </w:rPr>
          <w:t xml:space="preserve">, while </w:t>
        </w:r>
      </w:ins>
      <w:ins w:id="713" w:author="Yanfei Zhang" w:date="2022-04-05T14:04:00Z">
        <w:r w:rsidR="001C240F">
          <w:rPr>
            <w:rFonts w:ascii="Palatino Linotype" w:eastAsia="Palatino Linotype" w:hAnsi="Palatino Linotype" w:cs="Palatino Linotype"/>
            <w:sz w:val="18"/>
            <w:szCs w:val="18"/>
          </w:rPr>
          <w:t>gradients of green, brown, and yellow</w:t>
        </w:r>
      </w:ins>
      <w:ins w:id="714" w:author="Yanfei Zhang" w:date="2022-04-05T14:05:00Z">
        <w:r w:rsidR="001C240F">
          <w:rPr>
            <w:rFonts w:ascii="Palatino Linotype" w:eastAsia="Palatino Linotype" w:hAnsi="Palatino Linotype" w:cs="Palatino Linotype"/>
            <w:sz w:val="18"/>
            <w:szCs w:val="18"/>
          </w:rPr>
          <w:t xml:space="preserve"> cor</w:t>
        </w:r>
      </w:ins>
      <w:ins w:id="715" w:author="Yanfei Zhang" w:date="2022-04-05T14:06:00Z">
        <w:r w:rsidR="001C240F">
          <w:rPr>
            <w:rFonts w:ascii="Palatino Linotype" w:eastAsia="Palatino Linotype" w:hAnsi="Palatino Linotype" w:cs="Palatino Linotype"/>
            <w:sz w:val="18"/>
            <w:szCs w:val="18"/>
          </w:rPr>
          <w:t>r</w:t>
        </w:r>
      </w:ins>
      <w:ins w:id="716" w:author="Yanfei Zhang" w:date="2022-04-05T14:07:00Z">
        <w:r w:rsidR="001C240F">
          <w:rPr>
            <w:rFonts w:ascii="Palatino Linotype" w:eastAsia="Palatino Linotype" w:hAnsi="Palatino Linotype" w:cs="Palatino Linotype"/>
            <w:sz w:val="18"/>
            <w:szCs w:val="18"/>
          </w:rPr>
          <w:t>espond to non-zero flux, and from green to brown the flu</w:t>
        </w:r>
      </w:ins>
      <w:ins w:id="717" w:author="Yanfei Zhang" w:date="2022-04-05T14:08:00Z">
        <w:r w:rsidR="001C240F">
          <w:rPr>
            <w:rFonts w:ascii="Palatino Linotype" w:eastAsia="Palatino Linotype" w:hAnsi="Palatino Linotype" w:cs="Palatino Linotype"/>
            <w:sz w:val="18"/>
            <w:szCs w:val="18"/>
          </w:rPr>
          <w:t>x increased.</w:t>
        </w:r>
      </w:ins>
      <w:ins w:id="718" w:author="Microsoft account" w:date="2022-03-18T14:16:00Z">
        <w:del w:id="719" w:author="Yanfei Zhang" w:date="2022-04-05T13:58:00Z">
          <w:r w:rsidR="00321C92" w:rsidDel="00A47B6A">
            <w:rPr>
              <w:rFonts w:ascii="Palatino Linotype" w:eastAsia="Palatino Linotype" w:hAnsi="Palatino Linotype" w:cs="Palatino Linotype"/>
              <w:sz w:val="18"/>
              <w:szCs w:val="18"/>
            </w:rPr>
            <w:delText xml:space="preserve"> </w:delText>
          </w:r>
          <w:r w:rsidR="00321C92" w:rsidRPr="00A13A4A" w:rsidDel="00A47B6A">
            <w:rPr>
              <w:rFonts w:ascii="Palatino Linotype" w:eastAsia="Palatino Linotype" w:hAnsi="Palatino Linotype" w:cs="Palatino Linotype"/>
              <w:sz w:val="18"/>
              <w:szCs w:val="18"/>
              <w:highlight w:val="yellow"/>
            </w:rPr>
            <w:delText>LEASE WRITE WHAT GREEN, YELLOW</w:delText>
          </w:r>
          <w:r w:rsidR="00321C92" w:rsidDel="00A47B6A">
            <w:rPr>
              <w:rFonts w:ascii="Palatino Linotype" w:eastAsia="Palatino Linotype" w:hAnsi="Palatino Linotype" w:cs="Palatino Linotype"/>
              <w:sz w:val="18"/>
              <w:szCs w:val="18"/>
              <w:highlight w:val="yellow"/>
            </w:rPr>
            <w:delText>, GREY</w:delText>
          </w:r>
          <w:r w:rsidR="00321C92" w:rsidRPr="00A13A4A" w:rsidDel="00A47B6A">
            <w:rPr>
              <w:rFonts w:ascii="Palatino Linotype" w:eastAsia="Palatino Linotype" w:hAnsi="Palatino Linotype" w:cs="Palatino Linotype"/>
              <w:sz w:val="18"/>
              <w:szCs w:val="18"/>
              <w:highlight w:val="yellow"/>
            </w:rPr>
            <w:delText xml:space="preserve"> AND BROWN MEANS</w:delText>
          </w:r>
        </w:del>
      </w:ins>
    </w:p>
    <w:p w14:paraId="0B90C5DB" w14:textId="77777777" w:rsidR="00EC748F" w:rsidRPr="00EC748F" w:rsidRDefault="00EC748F" w:rsidP="00EC748F">
      <w:pPr>
        <w:pBdr>
          <w:top w:val="nil"/>
          <w:left w:val="nil"/>
          <w:bottom w:val="nil"/>
          <w:right w:val="nil"/>
          <w:between w:val="nil"/>
        </w:pBdr>
        <w:spacing w:line="240" w:lineRule="auto"/>
        <w:rPr>
          <w:rFonts w:ascii="Palatino Linotype" w:eastAsia="Palatino Linotype" w:hAnsi="Palatino Linotype" w:cs="Palatino Linotype"/>
          <w:sz w:val="20"/>
          <w:szCs w:val="20"/>
        </w:rPr>
      </w:pPr>
    </w:p>
    <w:p w14:paraId="4C032C70" w14:textId="0B1920CC" w:rsidR="005D0667" w:rsidRPr="005E40A3" w:rsidRDefault="005D0667" w:rsidP="005E40A3">
      <w:pPr>
        <w:spacing w:after="120" w:line="240" w:lineRule="auto"/>
        <w:ind w:firstLine="432"/>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lastRenderedPageBreak/>
        <w:t xml:space="preserve">Table </w:t>
      </w:r>
      <w:del w:id="720" w:author="Yanfei Zhang" w:date="2022-03-28T20:10:00Z">
        <w:r w:rsidDel="00114663">
          <w:rPr>
            <w:rFonts w:ascii="Palatino Linotype" w:eastAsia="Palatino Linotype" w:hAnsi="Palatino Linotype" w:cs="Palatino Linotype"/>
            <w:sz w:val="20"/>
            <w:szCs w:val="20"/>
          </w:rPr>
          <w:delText xml:space="preserve">3 </w:delText>
        </w:r>
      </w:del>
      <w:ins w:id="721" w:author="Yanfei Zhang" w:date="2022-03-28T20:10:00Z">
        <w:r w:rsidR="00114663">
          <w:rPr>
            <w:rFonts w:ascii="Palatino Linotype" w:eastAsia="Palatino Linotype" w:hAnsi="Palatino Linotype" w:cs="Palatino Linotype"/>
            <w:sz w:val="20"/>
            <w:szCs w:val="20"/>
          </w:rPr>
          <w:t xml:space="preserve">2 </w:t>
        </w:r>
      </w:ins>
      <w:r>
        <w:rPr>
          <w:rFonts w:ascii="Palatino Linotype" w:eastAsia="Palatino Linotype" w:hAnsi="Palatino Linotype" w:cs="Palatino Linotype"/>
          <w:sz w:val="20"/>
          <w:szCs w:val="20"/>
        </w:rPr>
        <w:t xml:space="preserve">shows that when </w:t>
      </w:r>
      <w:r w:rsidR="005479D5">
        <w:rPr>
          <w:rFonts w:ascii="Palatino Linotype" w:eastAsia="Palatino Linotype" w:hAnsi="Palatino Linotype" w:cs="Palatino Linotype"/>
          <w:sz w:val="20"/>
          <w:szCs w:val="20"/>
        </w:rPr>
        <w:t xml:space="preserve">then </w:t>
      </w:r>
      <w:r>
        <w:rPr>
          <w:rFonts w:ascii="Palatino Linotype" w:eastAsia="Palatino Linotype" w:hAnsi="Palatino Linotype" w:cs="Palatino Linotype"/>
          <w:sz w:val="20"/>
          <w:szCs w:val="20"/>
        </w:rPr>
        <w:t xml:space="preserve">different pathways </w:t>
      </w:r>
      <w:r w:rsidR="0049461D">
        <w:rPr>
          <w:rFonts w:ascii="Palatino Linotype" w:eastAsia="Palatino Linotype" w:hAnsi="Palatino Linotype" w:cs="Palatino Linotype"/>
          <w:sz w:val="20"/>
          <w:szCs w:val="20"/>
        </w:rPr>
        <w:t xml:space="preserve">interconverting </w:t>
      </w:r>
      <w:r w:rsidR="00B1486F">
        <w:rPr>
          <w:rFonts w:ascii="Palatino Linotype" w:eastAsia="Palatino Linotype" w:hAnsi="Palatino Linotype" w:cs="Palatino Linotype"/>
          <w:sz w:val="20"/>
          <w:szCs w:val="20"/>
        </w:rPr>
        <w:t>3-phosphoglycerate and pyruvate</w:t>
      </w:r>
      <w:r w:rsidR="00E61844">
        <w:rPr>
          <w:rFonts w:ascii="Palatino Linotype" w:eastAsia="Palatino Linotype" w:hAnsi="Palatino Linotype" w:cs="Palatino Linotype"/>
          <w:sz w:val="20"/>
          <w:szCs w:val="20"/>
        </w:rPr>
        <w:t xml:space="preserve"> were </w:t>
      </w:r>
      <w:r w:rsidR="005479D5">
        <w:rPr>
          <w:rFonts w:ascii="Palatino Linotype" w:eastAsia="Palatino Linotype" w:hAnsi="Palatino Linotype" w:cs="Palatino Linotype"/>
          <w:sz w:val="20"/>
          <w:szCs w:val="20"/>
        </w:rPr>
        <w:t>allow</w:t>
      </w:r>
      <w:r w:rsidR="00E61844">
        <w:rPr>
          <w:rFonts w:ascii="Palatino Linotype" w:eastAsia="Palatino Linotype" w:hAnsi="Palatino Linotype" w:cs="Palatino Linotype"/>
          <w:sz w:val="20"/>
          <w:szCs w:val="20"/>
        </w:rPr>
        <w:t>ed in combination with two different t</w:t>
      </w:r>
      <w:r>
        <w:rPr>
          <w:rFonts w:ascii="Palatino Linotype" w:eastAsia="Palatino Linotype" w:hAnsi="Palatino Linotype" w:cs="Palatino Linotype"/>
          <w:sz w:val="20"/>
          <w:szCs w:val="20"/>
        </w:rPr>
        <w:t xml:space="preserve">erminal oxidases (This was </w:t>
      </w:r>
      <w:r w:rsidR="005E40A3">
        <w:rPr>
          <w:rFonts w:ascii="Palatino Linotype" w:eastAsia="Palatino Linotype" w:hAnsi="Palatino Linotype" w:cs="Palatino Linotype"/>
          <w:sz w:val="20"/>
          <w:szCs w:val="20"/>
        </w:rPr>
        <w:t xml:space="preserve">enforced in the FBA </w:t>
      </w:r>
      <w:r>
        <w:rPr>
          <w:rFonts w:ascii="Palatino Linotype" w:eastAsia="Palatino Linotype" w:hAnsi="Palatino Linotype" w:cs="Palatino Linotype"/>
          <w:sz w:val="20"/>
          <w:szCs w:val="20"/>
        </w:rPr>
        <w:t xml:space="preserve">by blocking </w:t>
      </w:r>
      <w:r w:rsidR="00AC1F53">
        <w:rPr>
          <w:rFonts w:ascii="Palatino Linotype" w:eastAsia="Palatino Linotype" w:hAnsi="Palatino Linotype" w:cs="Palatino Linotype"/>
          <w:sz w:val="20"/>
          <w:szCs w:val="20"/>
        </w:rPr>
        <w:t xml:space="preserve">the other </w:t>
      </w:r>
      <w:r>
        <w:rPr>
          <w:rFonts w:ascii="Palatino Linotype" w:eastAsia="Palatino Linotype" w:hAnsi="Palatino Linotype" w:cs="Palatino Linotype"/>
          <w:sz w:val="20"/>
          <w:szCs w:val="20"/>
        </w:rPr>
        <w:t xml:space="preserve">two terminal oxidases), the </w:t>
      </w:r>
      <w:r w:rsidR="005479D5">
        <w:rPr>
          <w:rFonts w:ascii="Palatino Linotype" w:eastAsia="Palatino Linotype" w:hAnsi="Palatino Linotype" w:cs="Palatino Linotype"/>
          <w:sz w:val="20"/>
          <w:szCs w:val="20"/>
        </w:rPr>
        <w:t xml:space="preserve">yield </w:t>
      </w:r>
      <w:r>
        <w:rPr>
          <w:rFonts w:ascii="Palatino Linotype" w:eastAsia="Palatino Linotype" w:hAnsi="Palatino Linotype" w:cs="Palatino Linotype"/>
          <w:sz w:val="20"/>
          <w:szCs w:val="20"/>
        </w:rPr>
        <w:t xml:space="preserve">of ATP was </w:t>
      </w:r>
      <w:r w:rsidR="005479D5">
        <w:rPr>
          <w:rFonts w:ascii="Palatino Linotype" w:eastAsia="Palatino Linotype" w:hAnsi="Palatino Linotype" w:cs="Palatino Linotype"/>
          <w:sz w:val="20"/>
          <w:szCs w:val="20"/>
        </w:rPr>
        <w:t>diverse</w:t>
      </w:r>
      <w:r>
        <w:rPr>
          <w:rFonts w:ascii="Palatino Linotype" w:eastAsia="Palatino Linotype" w:hAnsi="Palatino Linotype" w:cs="Palatino Linotype"/>
          <w:sz w:val="20"/>
          <w:szCs w:val="20"/>
        </w:rPr>
        <w:t xml:space="preserve">. Take the first pathway for example, the FBA showed that an ATP/glucose ratio of 14 </w:t>
      </w:r>
      <w:r w:rsidR="00AC1F53">
        <w:rPr>
          <w:rFonts w:ascii="Palatino Linotype" w:eastAsia="Palatino Linotype" w:hAnsi="Palatino Linotype" w:cs="Palatino Linotype"/>
          <w:sz w:val="20"/>
          <w:szCs w:val="20"/>
        </w:rPr>
        <w:t xml:space="preserve">was obtained </w:t>
      </w:r>
      <w:r w:rsidR="0049461D">
        <w:rPr>
          <w:rFonts w:ascii="Palatino Linotype" w:eastAsia="Palatino Linotype" w:hAnsi="Palatino Linotype" w:cs="Palatino Linotype"/>
          <w:sz w:val="20"/>
          <w:szCs w:val="20"/>
        </w:rPr>
        <w:t xml:space="preserve">when using </w:t>
      </w:r>
      <w:r w:rsidR="00AC1F53">
        <w:rPr>
          <w:rFonts w:ascii="Palatino Linotype" w:eastAsia="Palatino Linotype" w:hAnsi="Palatino Linotype" w:cs="Palatino Linotype"/>
          <w:sz w:val="20"/>
          <w:szCs w:val="20"/>
        </w:rPr>
        <w:t xml:space="preserve">the </w:t>
      </w:r>
      <w:r>
        <w:rPr>
          <w:rFonts w:ascii="Palatino Linotype" w:eastAsia="Palatino Linotype" w:hAnsi="Palatino Linotype" w:cs="Palatino Linotype"/>
          <w:sz w:val="20"/>
          <w:szCs w:val="20"/>
        </w:rPr>
        <w:t>GAPDH and PGK pathway</w:t>
      </w:r>
      <w:r w:rsidR="0049461D">
        <w:rPr>
          <w:rFonts w:ascii="Palatino Linotype" w:eastAsia="Palatino Linotype" w:hAnsi="Palatino Linotype" w:cs="Palatino Linotype"/>
          <w:sz w:val="20"/>
          <w:szCs w:val="20"/>
        </w:rPr>
        <w:t xml:space="preserve"> and then </w:t>
      </w:r>
      <w:proofErr w:type="spellStart"/>
      <w:r>
        <w:rPr>
          <w:rFonts w:ascii="Palatino Linotype" w:eastAsia="Palatino Linotype" w:hAnsi="Palatino Linotype" w:cs="Palatino Linotype"/>
          <w:sz w:val="20"/>
          <w:szCs w:val="20"/>
        </w:rPr>
        <w:t>SoxABCD</w:t>
      </w:r>
      <w:proofErr w:type="spellEnd"/>
      <w:r w:rsidR="00AC1F53">
        <w:rPr>
          <w:rFonts w:ascii="Palatino Linotype" w:eastAsia="Palatino Linotype" w:hAnsi="Palatino Linotype" w:cs="Palatino Linotype"/>
          <w:sz w:val="20"/>
          <w:szCs w:val="20"/>
        </w:rPr>
        <w:t>,</w:t>
      </w:r>
      <w:r>
        <w:rPr>
          <w:rFonts w:ascii="Palatino Linotype" w:eastAsia="Palatino Linotype" w:hAnsi="Palatino Linotype" w:cs="Palatino Linotype"/>
          <w:sz w:val="20"/>
          <w:szCs w:val="20"/>
        </w:rPr>
        <w:t xml:space="preserve"> as follows: (</w:t>
      </w:r>
      <w:proofErr w:type="spellStart"/>
      <w:r>
        <w:rPr>
          <w:rFonts w:ascii="Palatino Linotype" w:eastAsia="Palatino Linotype" w:hAnsi="Palatino Linotype" w:cs="Palatino Linotype"/>
          <w:sz w:val="20"/>
          <w:szCs w:val="20"/>
        </w:rPr>
        <w:t>i</w:t>
      </w:r>
      <w:proofErr w:type="spellEnd"/>
      <w:r>
        <w:rPr>
          <w:rFonts w:ascii="Palatino Linotype" w:eastAsia="Palatino Linotype" w:hAnsi="Palatino Linotype" w:cs="Palatino Linotype"/>
          <w:sz w:val="20"/>
          <w:szCs w:val="20"/>
        </w:rPr>
        <w:t>) 2 ATP obtained at succinyl CoA synthetase, (ii) 6 NADH and 4 reduced ferredoxi</w:t>
      </w:r>
      <w:r w:rsidR="00AC1F53">
        <w:rPr>
          <w:rFonts w:ascii="Palatino Linotype" w:eastAsia="Palatino Linotype" w:hAnsi="Palatino Linotype" w:cs="Palatino Linotype"/>
          <w:sz w:val="20"/>
          <w:szCs w:val="20"/>
        </w:rPr>
        <w:t>n</w:t>
      </w:r>
      <w:r>
        <w:rPr>
          <w:rFonts w:ascii="Palatino Linotype" w:eastAsia="Palatino Linotype" w:hAnsi="Palatino Linotype" w:cs="Palatino Linotype"/>
          <w:sz w:val="20"/>
          <w:szCs w:val="20"/>
        </w:rPr>
        <w:t xml:space="preserve"> pumping 40 protons (There is no classical complex I in the respiratory chains of </w:t>
      </w:r>
      <w:r w:rsidR="0049461D">
        <w:rPr>
          <w:rFonts w:ascii="Palatino Linotype" w:eastAsia="Palatino Linotype" w:hAnsi="Palatino Linotype" w:cs="Palatino Linotype"/>
          <w:sz w:val="20"/>
          <w:szCs w:val="20"/>
        </w:rPr>
        <w:t>A</w:t>
      </w:r>
      <w:r>
        <w:rPr>
          <w:rFonts w:ascii="Palatino Linotype" w:eastAsia="Palatino Linotype" w:hAnsi="Palatino Linotype" w:cs="Palatino Linotype"/>
          <w:sz w:val="20"/>
          <w:szCs w:val="20"/>
        </w:rPr>
        <w:t xml:space="preserve">rchaea </w:t>
      </w:r>
      <w:r>
        <w:rPr>
          <w:rFonts w:ascii="Palatino Linotype" w:eastAsia="Palatino Linotype" w:hAnsi="Palatino Linotype" w:cs="Palatino Linotype"/>
          <w:sz w:val="20"/>
          <w:szCs w:val="20"/>
        </w:rPr>
        <w:fldChar w:fldCharType="begin" w:fldLock="1"/>
      </w:r>
      <w:r>
        <w:rPr>
          <w:rFonts w:ascii="Palatino Linotype" w:eastAsia="Palatino Linotype" w:hAnsi="Palatino Linotype" w:cs="Palatino Linotype"/>
          <w:sz w:val="20"/>
          <w:szCs w:val="20"/>
        </w:rPr>
        <w:instrText>ADDIN CSL_CITATION {"citationItems":[{"id":"ITEM-1","itemData":{"author":[{"dropping-particle":"","family":"Schafer","given":"Gunter","non-dropping-particle":"","parse-names":false,"suffix":""},{"dropping-particle":"","family":"Purschke","given":"Werner G","non-dropping-particle":"","parse-names":false,"suffix":""},{"dropping-particle":"","family":"Gleissner","given":"Michael","non-dropping-particle":"","parse-names":false,"suffix":""},{"dropping-particle":"","family":"Schmidt","given":"Christian L","non-dropping-particle":"","parse-names":false,"suffix":""}],"id":"ITEM-1","issued":{"date-parts":[["1996"]]},"page":"16-20","title":"Respiratory chains of archaea and extremophiles","type":"article-journal"},"uris":["http://www.mendeley.com/documents/?uuid=fe424d47-b994-436b-84ae-459a0282e48c"]}],"mendeley":{"formattedCitation":"(Schafer et al., 1996)","plainTextFormattedCitation":"(Schafer et al., 1996)","previouslyFormattedCitation":"(Schafer et al., 1996)"},"properties":{"noteIndex":0},"schema":"https://github.com/citation-style-language/schema/raw/master/csl-citation.json"}</w:instrText>
      </w:r>
      <w:r>
        <w:rPr>
          <w:rFonts w:ascii="Palatino Linotype" w:eastAsia="Palatino Linotype" w:hAnsi="Palatino Linotype" w:cs="Palatino Linotype"/>
          <w:sz w:val="20"/>
          <w:szCs w:val="20"/>
        </w:rPr>
        <w:fldChar w:fldCharType="separate"/>
      </w:r>
      <w:r w:rsidRPr="007862DA">
        <w:rPr>
          <w:rFonts w:ascii="Palatino Linotype" w:eastAsia="Palatino Linotype" w:hAnsi="Palatino Linotype" w:cs="Palatino Linotype"/>
          <w:noProof/>
          <w:sz w:val="20"/>
          <w:szCs w:val="20"/>
        </w:rPr>
        <w:t>(Schafer et al., 1996)</w:t>
      </w:r>
      <w:r>
        <w:rPr>
          <w:rFonts w:ascii="Palatino Linotype" w:eastAsia="Palatino Linotype" w:hAnsi="Palatino Linotype" w:cs="Palatino Linotype"/>
          <w:sz w:val="20"/>
          <w:szCs w:val="20"/>
        </w:rPr>
        <w:fldChar w:fldCharType="end"/>
      </w:r>
      <w:r>
        <w:rPr>
          <w:rFonts w:ascii="Palatino Linotype" w:eastAsia="Palatino Linotype" w:hAnsi="Palatino Linotype" w:cs="Palatino Linotype"/>
          <w:sz w:val="20"/>
          <w:szCs w:val="20"/>
        </w:rPr>
        <w:t>)</w:t>
      </w:r>
      <w:r w:rsidR="00AC1F53">
        <w:rPr>
          <w:rFonts w:ascii="Palatino Linotype" w:eastAsia="Palatino Linotype" w:hAnsi="Palatino Linotype" w:cs="Palatino Linotype"/>
          <w:sz w:val="20"/>
          <w:szCs w:val="20"/>
        </w:rPr>
        <w:t>; these</w:t>
      </w:r>
      <w:r w:rsidRPr="007862DA">
        <w:rPr>
          <w:rFonts w:ascii="Palatino Linotype" w:eastAsia="Palatino Linotype" w:hAnsi="Palatino Linotype" w:cs="Palatino Linotype"/>
          <w:sz w:val="20"/>
          <w:szCs w:val="20"/>
        </w:rPr>
        <w:t xml:space="preserve"> should be</w:t>
      </w:r>
      <w:r>
        <w:rPr>
          <w:rFonts w:ascii="Palatino Linotype" w:eastAsia="Palatino Linotype" w:hAnsi="Palatino Linotype" w:cs="Palatino Linotype"/>
          <w:sz w:val="20"/>
          <w:szCs w:val="20"/>
        </w:rPr>
        <w:t xml:space="preserve"> leading to 10 ATP through the H</w:t>
      </w:r>
      <w:r w:rsidRPr="00F4427A">
        <w:rPr>
          <w:rFonts w:ascii="Palatino Linotype" w:eastAsia="Palatino Linotype" w:hAnsi="Palatino Linotype" w:cs="Palatino Linotype"/>
          <w:sz w:val="20"/>
          <w:szCs w:val="20"/>
          <w:vertAlign w:val="superscript"/>
        </w:rPr>
        <w:t>+</w:t>
      </w:r>
      <w:r>
        <w:rPr>
          <w:rFonts w:ascii="Palatino Linotype" w:eastAsia="Palatino Linotype" w:hAnsi="Palatino Linotype" w:cs="Palatino Linotype"/>
          <w:sz w:val="20"/>
          <w:szCs w:val="20"/>
        </w:rPr>
        <w:t>ATPase, (iii) through succinate dehydrogenase 2 representative quinol</w:t>
      </w:r>
      <w:r w:rsidR="0049461D">
        <w:rPr>
          <w:rFonts w:ascii="Palatino Linotype" w:eastAsia="Palatino Linotype" w:hAnsi="Palatino Linotype" w:cs="Palatino Linotype"/>
          <w:sz w:val="20"/>
          <w:szCs w:val="20"/>
        </w:rPr>
        <w:t>s</w:t>
      </w:r>
      <w:r>
        <w:rPr>
          <w:rFonts w:ascii="Palatino Linotype" w:eastAsia="Palatino Linotype" w:hAnsi="Palatino Linotype" w:cs="Palatino Linotype"/>
          <w:sz w:val="20"/>
          <w:szCs w:val="20"/>
        </w:rPr>
        <w:t xml:space="preserve"> </w:t>
      </w:r>
      <w:r w:rsidR="00AC1F53">
        <w:rPr>
          <w:rFonts w:ascii="Palatino Linotype" w:eastAsia="Palatino Linotype" w:hAnsi="Palatino Linotype" w:cs="Palatino Linotype"/>
          <w:sz w:val="20"/>
          <w:szCs w:val="20"/>
        </w:rPr>
        <w:t xml:space="preserve">should be </w:t>
      </w:r>
      <w:r>
        <w:rPr>
          <w:rFonts w:ascii="Palatino Linotype" w:eastAsia="Palatino Linotype" w:hAnsi="Palatino Linotype" w:cs="Palatino Linotype"/>
          <w:sz w:val="20"/>
          <w:szCs w:val="20"/>
        </w:rPr>
        <w:t xml:space="preserve">produced which could lead to </w:t>
      </w:r>
      <w:r w:rsidR="00AC1F53">
        <w:rPr>
          <w:rFonts w:ascii="Palatino Linotype" w:eastAsia="Palatino Linotype" w:hAnsi="Palatino Linotype" w:cs="Palatino Linotype"/>
          <w:sz w:val="20"/>
          <w:szCs w:val="20"/>
        </w:rPr>
        <w:t xml:space="preserve">the </w:t>
      </w:r>
      <w:r>
        <w:rPr>
          <w:rFonts w:ascii="Palatino Linotype" w:eastAsia="Palatino Linotype" w:hAnsi="Palatino Linotype" w:cs="Palatino Linotype"/>
          <w:sz w:val="20"/>
          <w:szCs w:val="20"/>
        </w:rPr>
        <w:t>p</w:t>
      </w:r>
      <w:r w:rsidR="004C4B67">
        <w:rPr>
          <w:rFonts w:ascii="Palatino Linotype" w:eastAsia="Palatino Linotype" w:hAnsi="Palatino Linotype" w:cs="Palatino Linotype"/>
          <w:sz w:val="20"/>
          <w:szCs w:val="20"/>
        </w:rPr>
        <w:t>umping</w:t>
      </w:r>
      <w:r>
        <w:rPr>
          <w:rFonts w:ascii="Palatino Linotype" w:eastAsia="Palatino Linotype" w:hAnsi="Palatino Linotype" w:cs="Palatino Linotype"/>
          <w:sz w:val="20"/>
          <w:szCs w:val="20"/>
        </w:rPr>
        <w:t xml:space="preserve"> of 8 protons, leading to 2 ATP. </w:t>
      </w:r>
      <w:r w:rsidR="004C4B67">
        <w:rPr>
          <w:rFonts w:ascii="Palatino Linotype" w:eastAsia="Palatino Linotype" w:hAnsi="Palatino Linotype" w:cs="Palatino Linotype"/>
          <w:sz w:val="20"/>
          <w:szCs w:val="20"/>
        </w:rPr>
        <w:t xml:space="preserve">By </w:t>
      </w:r>
      <w:r>
        <w:rPr>
          <w:rFonts w:ascii="Palatino Linotype" w:eastAsia="Palatino Linotype" w:hAnsi="Palatino Linotype" w:cs="Palatino Linotype"/>
          <w:sz w:val="20"/>
          <w:szCs w:val="20"/>
        </w:rPr>
        <w:t xml:space="preserve">using flux balance analysis, we find a diversity of </w:t>
      </w:r>
      <w:r w:rsidR="001C45B1">
        <w:rPr>
          <w:rFonts w:ascii="Palatino Linotype" w:eastAsia="Palatino Linotype" w:hAnsi="Palatino Linotype" w:cs="Palatino Linotype"/>
          <w:sz w:val="20"/>
          <w:szCs w:val="20"/>
        </w:rPr>
        <w:t xml:space="preserve">13 possible </w:t>
      </w:r>
      <w:r>
        <w:rPr>
          <w:rFonts w:ascii="Palatino Linotype" w:eastAsia="Palatino Linotype" w:hAnsi="Palatino Linotype" w:cs="Palatino Linotype"/>
          <w:sz w:val="20"/>
          <w:szCs w:val="20"/>
        </w:rPr>
        <w:t>flux patterns with 8 different ATP yields.</w:t>
      </w:r>
    </w:p>
    <w:p w14:paraId="79C1A2E5" w14:textId="71B70A51" w:rsidR="00B4331C" w:rsidDel="000356A0" w:rsidRDefault="005D0667" w:rsidP="003D1593">
      <w:pPr>
        <w:spacing w:after="120" w:line="240" w:lineRule="auto"/>
        <w:ind w:left="432" w:right="432"/>
        <w:rPr>
          <w:del w:id="722" w:author="Yanfei Zhang" w:date="2022-04-05T14:18:00Z"/>
          <w:rFonts w:ascii="Palatino Linotype" w:eastAsia="Palatino Linotype" w:hAnsi="Palatino Linotype" w:cs="Palatino Linotype"/>
          <w:sz w:val="18"/>
          <w:szCs w:val="18"/>
        </w:rPr>
        <w:pPrChange w:id="723" w:author="Yanfei Zhang" w:date="2022-04-06T20:21:00Z">
          <w:pPr>
            <w:spacing w:line="240" w:lineRule="auto"/>
            <w:ind w:left="432" w:right="432"/>
          </w:pPr>
        </w:pPrChange>
      </w:pPr>
      <w:r>
        <w:rPr>
          <w:rFonts w:ascii="Palatino Linotype" w:eastAsia="Palatino Linotype" w:hAnsi="Palatino Linotype" w:cs="Palatino Linotype"/>
          <w:b/>
          <w:sz w:val="18"/>
          <w:szCs w:val="18"/>
        </w:rPr>
        <w:t xml:space="preserve">Table </w:t>
      </w:r>
      <w:del w:id="724" w:author="Yanfei Zhang" w:date="2022-04-05T14:13:00Z">
        <w:r w:rsidDel="000356A0">
          <w:rPr>
            <w:rFonts w:ascii="Palatino Linotype" w:eastAsia="Palatino Linotype" w:hAnsi="Palatino Linotype" w:cs="Palatino Linotype"/>
            <w:b/>
            <w:sz w:val="18"/>
            <w:szCs w:val="18"/>
          </w:rPr>
          <w:delText>3</w:delText>
        </w:r>
      </w:del>
      <w:ins w:id="725" w:author="Yanfei Zhang" w:date="2022-04-05T14:13:00Z">
        <w:r w:rsidR="000356A0">
          <w:rPr>
            <w:rFonts w:ascii="Palatino Linotype" w:eastAsia="Palatino Linotype" w:hAnsi="Palatino Linotype" w:cs="Palatino Linotype"/>
            <w:b/>
            <w:sz w:val="18"/>
            <w:szCs w:val="18"/>
          </w:rPr>
          <w:t>2</w:t>
        </w:r>
      </w:ins>
      <w:r>
        <w:rPr>
          <w:rFonts w:ascii="Palatino Linotype" w:eastAsia="Palatino Linotype" w:hAnsi="Palatino Linotype" w:cs="Palatino Linotype"/>
          <w:b/>
          <w:sz w:val="18"/>
          <w:szCs w:val="18"/>
        </w:rPr>
        <w:t>.</w:t>
      </w:r>
      <w:r>
        <w:rPr>
          <w:rFonts w:ascii="Palatino Linotype" w:eastAsia="Palatino Linotype" w:hAnsi="Palatino Linotype" w:cs="Palatino Linotype"/>
          <w:sz w:val="18"/>
          <w:szCs w:val="18"/>
        </w:rPr>
        <w:t xml:space="preserve"> The ATP production flux </w:t>
      </w:r>
      <w:r w:rsidR="007519A8">
        <w:rPr>
          <w:rFonts w:ascii="Palatino Linotype" w:eastAsia="Palatino Linotype" w:hAnsi="Palatino Linotype" w:cs="Palatino Linotype"/>
          <w:sz w:val="18"/>
          <w:szCs w:val="18"/>
        </w:rPr>
        <w:t>when using</w:t>
      </w:r>
      <w:r>
        <w:rPr>
          <w:rFonts w:ascii="Palatino Linotype" w:eastAsia="Palatino Linotype" w:hAnsi="Palatino Linotype" w:cs="Palatino Linotype"/>
          <w:sz w:val="18"/>
          <w:szCs w:val="18"/>
        </w:rPr>
        <w:t xml:space="preserve"> different pathways. </w:t>
      </w:r>
      <w:r w:rsidR="00115092">
        <w:rPr>
          <w:rFonts w:ascii="Palatino Linotype" w:eastAsia="Palatino Linotype" w:hAnsi="Palatino Linotype" w:cs="Palatino Linotype"/>
          <w:sz w:val="18"/>
          <w:szCs w:val="18"/>
        </w:rPr>
        <w:t>M</w:t>
      </w:r>
      <w:r w:rsidR="00F55243">
        <w:rPr>
          <w:rFonts w:ascii="Palatino Linotype" w:eastAsia="Palatino Linotype" w:hAnsi="Palatino Linotype" w:cs="Palatino Linotype"/>
          <w:sz w:val="18"/>
          <w:szCs w:val="18"/>
        </w:rPr>
        <w:t>aximum</w:t>
      </w:r>
      <w:r>
        <w:rPr>
          <w:rFonts w:ascii="Palatino Linotype" w:eastAsia="Palatino Linotype" w:hAnsi="Palatino Linotype" w:cs="Palatino Linotype"/>
          <w:sz w:val="18"/>
          <w:szCs w:val="18"/>
        </w:rPr>
        <w:t xml:space="preserve"> glucose </w:t>
      </w:r>
      <w:r w:rsidR="007519A8">
        <w:rPr>
          <w:rFonts w:ascii="Palatino Linotype" w:eastAsia="Palatino Linotype" w:hAnsi="Palatino Linotype" w:cs="Palatino Linotype"/>
          <w:sz w:val="18"/>
          <w:szCs w:val="18"/>
        </w:rPr>
        <w:t xml:space="preserve">uptake </w:t>
      </w:r>
      <w:r>
        <w:rPr>
          <w:rFonts w:ascii="Palatino Linotype" w:eastAsia="Palatino Linotype" w:hAnsi="Palatino Linotype" w:cs="Palatino Linotype"/>
          <w:sz w:val="18"/>
          <w:szCs w:val="18"/>
        </w:rPr>
        <w:t xml:space="preserve">flux </w:t>
      </w:r>
      <w:r w:rsidR="00115092">
        <w:rPr>
          <w:rFonts w:ascii="Palatino Linotype" w:eastAsia="Palatino Linotype" w:hAnsi="Palatino Linotype" w:cs="Palatino Linotype"/>
          <w:sz w:val="18"/>
          <w:szCs w:val="18"/>
        </w:rPr>
        <w:t xml:space="preserve">was taken to be </w:t>
      </w:r>
      <w:r>
        <w:rPr>
          <w:rFonts w:ascii="Palatino Linotype" w:eastAsia="Palatino Linotype" w:hAnsi="Palatino Linotype" w:cs="Palatino Linotype"/>
          <w:sz w:val="18"/>
          <w:szCs w:val="18"/>
        </w:rPr>
        <w:t>1 mmol gDW</w:t>
      </w:r>
      <w:r w:rsidRPr="00883202">
        <w:rPr>
          <w:rFonts w:ascii="Palatino Linotype" w:eastAsia="Palatino Linotype" w:hAnsi="Palatino Linotype" w:cs="Palatino Linotype"/>
          <w:sz w:val="18"/>
          <w:szCs w:val="18"/>
          <w:vertAlign w:val="superscript"/>
        </w:rPr>
        <w:t>-1</w:t>
      </w:r>
      <w:r>
        <w:rPr>
          <w:rFonts w:ascii="Palatino Linotype" w:eastAsia="Palatino Linotype" w:hAnsi="Palatino Linotype" w:cs="Palatino Linotype"/>
          <w:sz w:val="18"/>
          <w:szCs w:val="18"/>
        </w:rPr>
        <w:t xml:space="preserve"> h</w:t>
      </w:r>
      <w:r w:rsidRPr="00883202">
        <w:rPr>
          <w:rFonts w:ascii="Palatino Linotype" w:eastAsia="Palatino Linotype" w:hAnsi="Palatino Linotype" w:cs="Palatino Linotype"/>
          <w:sz w:val="18"/>
          <w:szCs w:val="18"/>
          <w:vertAlign w:val="superscript"/>
        </w:rPr>
        <w:t>-1</w:t>
      </w:r>
      <w:r>
        <w:rPr>
          <w:rFonts w:ascii="Palatino Linotype" w:eastAsia="Palatino Linotype" w:hAnsi="Palatino Linotype" w:cs="Palatino Linotype"/>
          <w:sz w:val="18"/>
          <w:szCs w:val="18"/>
        </w:rPr>
        <w:t xml:space="preserve">, while allowing </w:t>
      </w:r>
      <w:r w:rsidR="00F55243">
        <w:rPr>
          <w:rFonts w:ascii="Palatino Linotype" w:eastAsia="Palatino Linotype" w:hAnsi="Palatino Linotype" w:cs="Palatino Linotype"/>
          <w:sz w:val="18"/>
          <w:szCs w:val="18"/>
        </w:rPr>
        <w:t xml:space="preserve">the unlimited uptake of </w:t>
      </w:r>
      <w:r w:rsidR="00F55243" w:rsidRPr="00F55243">
        <w:rPr>
          <w:rFonts w:ascii="Palatino Linotype" w:eastAsia="Palatino Linotype" w:hAnsi="Palatino Linotype" w:cs="Palatino Linotype"/>
          <w:sz w:val="18"/>
          <w:szCs w:val="18"/>
        </w:rPr>
        <w:t>oxygen, phosphate, sulfate, ammonium, H</w:t>
      </w:r>
      <w:r w:rsidR="00F55243" w:rsidRPr="00F55243">
        <w:rPr>
          <w:rFonts w:ascii="Palatino Linotype" w:eastAsia="Palatino Linotype" w:hAnsi="Palatino Linotype" w:cs="Palatino Linotype"/>
          <w:sz w:val="18"/>
          <w:szCs w:val="18"/>
          <w:vertAlign w:val="superscript"/>
        </w:rPr>
        <w:t>+</w:t>
      </w:r>
      <w:r w:rsidR="00F55243" w:rsidRPr="00F55243">
        <w:rPr>
          <w:rFonts w:ascii="Palatino Linotype" w:eastAsia="Palatino Linotype" w:hAnsi="Palatino Linotype" w:cs="Palatino Linotype"/>
          <w:sz w:val="18"/>
          <w:szCs w:val="18"/>
        </w:rPr>
        <w:t>, H</w:t>
      </w:r>
      <w:r w:rsidR="00F55243" w:rsidRPr="00F55243">
        <w:rPr>
          <w:rFonts w:ascii="Palatino Linotype" w:eastAsia="Palatino Linotype" w:hAnsi="Palatino Linotype" w:cs="Palatino Linotype"/>
          <w:sz w:val="18"/>
          <w:szCs w:val="18"/>
          <w:vertAlign w:val="subscript"/>
        </w:rPr>
        <w:t>2</w:t>
      </w:r>
      <w:r w:rsidR="00F55243" w:rsidRPr="00F55243">
        <w:rPr>
          <w:rFonts w:ascii="Palatino Linotype" w:eastAsia="Palatino Linotype" w:hAnsi="Palatino Linotype" w:cs="Palatino Linotype"/>
          <w:sz w:val="18"/>
          <w:szCs w:val="18"/>
        </w:rPr>
        <w:t>O</w:t>
      </w:r>
      <w:del w:id="726" w:author="Yanfei Zhang" w:date="2022-04-05T14:14:00Z">
        <w:r w:rsidR="00F55243" w:rsidRPr="00F55243" w:rsidDel="000356A0">
          <w:rPr>
            <w:rFonts w:ascii="Palatino Linotype" w:eastAsia="Palatino Linotype" w:hAnsi="Palatino Linotype" w:cs="Palatino Linotype"/>
            <w:sz w:val="18"/>
            <w:szCs w:val="18"/>
          </w:rPr>
          <w:delText>, Co</w:delText>
        </w:r>
        <w:r w:rsidR="00F55243" w:rsidRPr="00F55243" w:rsidDel="000356A0">
          <w:rPr>
            <w:rFonts w:ascii="Palatino Linotype" w:eastAsia="Palatino Linotype" w:hAnsi="Palatino Linotype" w:cs="Palatino Linotype"/>
            <w:sz w:val="18"/>
            <w:szCs w:val="18"/>
            <w:vertAlign w:val="superscript"/>
          </w:rPr>
          <w:delText>2+</w:delText>
        </w:r>
      </w:del>
      <w:r w:rsidRPr="00F55243">
        <w:rPr>
          <w:rFonts w:ascii="Palatino Linotype" w:eastAsia="Palatino Linotype" w:hAnsi="Palatino Linotype" w:cs="Palatino Linotype"/>
          <w:sz w:val="18"/>
          <w:szCs w:val="18"/>
        </w:rPr>
        <w:t xml:space="preserve">. The </w:t>
      </w:r>
      <w:r w:rsidR="00115092" w:rsidRPr="00F55243">
        <w:rPr>
          <w:rFonts w:ascii="Palatino Linotype" w:eastAsia="Palatino Linotype" w:hAnsi="Palatino Linotype" w:cs="Palatino Linotype"/>
          <w:sz w:val="18"/>
          <w:szCs w:val="18"/>
        </w:rPr>
        <w:t xml:space="preserve">flux through the </w:t>
      </w:r>
      <w:r w:rsidRPr="00F55243">
        <w:rPr>
          <w:rFonts w:ascii="Palatino Linotype" w:eastAsia="Palatino Linotype" w:hAnsi="Palatino Linotype" w:cs="Palatino Linotype"/>
          <w:sz w:val="18"/>
          <w:szCs w:val="18"/>
        </w:rPr>
        <w:t xml:space="preserve">ATP </w:t>
      </w:r>
      <w:r w:rsidR="00115092" w:rsidRPr="00F55243">
        <w:rPr>
          <w:rFonts w:ascii="Palatino Linotype" w:eastAsia="Palatino Linotype" w:hAnsi="Palatino Linotype" w:cs="Palatino Linotype"/>
          <w:sz w:val="18"/>
          <w:szCs w:val="18"/>
        </w:rPr>
        <w:t>hydrolysis</w:t>
      </w:r>
      <w:r w:rsidR="00115092">
        <w:rPr>
          <w:rFonts w:ascii="Palatino Linotype" w:eastAsia="Palatino Linotype" w:hAnsi="Palatino Linotype" w:cs="Palatino Linotype"/>
          <w:sz w:val="18"/>
          <w:szCs w:val="18"/>
        </w:rPr>
        <w:t xml:space="preserve"> </w:t>
      </w:r>
      <w:r>
        <w:rPr>
          <w:rFonts w:ascii="Palatino Linotype" w:eastAsia="Palatino Linotype" w:hAnsi="Palatino Linotype" w:cs="Palatino Linotype"/>
          <w:sz w:val="18"/>
          <w:szCs w:val="18"/>
        </w:rPr>
        <w:t>reaction (</w:t>
      </w:r>
      <w:r w:rsidR="00115092">
        <w:rPr>
          <w:rFonts w:ascii="Palatino Linotype" w:eastAsia="Palatino Linotype" w:hAnsi="Palatino Linotype" w:cs="Palatino Linotype"/>
          <w:sz w:val="18"/>
          <w:szCs w:val="18"/>
        </w:rPr>
        <w:t xml:space="preserve">growth rate independent maintenance; </w:t>
      </w:r>
      <w:r>
        <w:rPr>
          <w:rFonts w:ascii="Palatino Linotype" w:eastAsia="Palatino Linotype" w:hAnsi="Palatino Linotype" w:cs="Palatino Linotype"/>
          <w:sz w:val="18"/>
          <w:szCs w:val="18"/>
        </w:rPr>
        <w:t xml:space="preserve">NGAM reaction) was used as the objective </w:t>
      </w:r>
      <w:r w:rsidR="00115092">
        <w:rPr>
          <w:rFonts w:ascii="Palatino Linotype" w:eastAsia="Palatino Linotype" w:hAnsi="Palatino Linotype" w:cs="Palatino Linotype"/>
          <w:sz w:val="18"/>
          <w:szCs w:val="18"/>
        </w:rPr>
        <w:t xml:space="preserve">function </w:t>
      </w:r>
      <w:r>
        <w:rPr>
          <w:rFonts w:ascii="Palatino Linotype" w:eastAsia="Palatino Linotype" w:hAnsi="Palatino Linotype" w:cs="Palatino Linotype"/>
          <w:sz w:val="18"/>
          <w:szCs w:val="18"/>
        </w:rPr>
        <w:t>when doing flux balance analysis and the flux t</w:t>
      </w:r>
      <w:r w:rsidR="00115092">
        <w:rPr>
          <w:rFonts w:ascii="Palatino Linotype" w:eastAsia="Palatino Linotype" w:hAnsi="Palatino Linotype" w:cs="Palatino Linotype"/>
          <w:sz w:val="18"/>
          <w:szCs w:val="18"/>
        </w:rPr>
        <w:t>h</w:t>
      </w:r>
      <w:r>
        <w:rPr>
          <w:rFonts w:ascii="Palatino Linotype" w:eastAsia="Palatino Linotype" w:hAnsi="Palatino Linotype" w:cs="Palatino Linotype"/>
          <w:sz w:val="18"/>
          <w:szCs w:val="18"/>
        </w:rPr>
        <w:t>rough it (relative to the glucose influx) is reported</w:t>
      </w:r>
      <w:r w:rsidR="00782F8D">
        <w:rPr>
          <w:rFonts w:ascii="Palatino Linotype" w:eastAsia="Palatino Linotype" w:hAnsi="Palatino Linotype" w:cs="Palatino Linotype"/>
          <w:sz w:val="18"/>
          <w:szCs w:val="18"/>
        </w:rPr>
        <w:t>, E.G. ‘6’ means 6 ATP per glucose</w:t>
      </w:r>
      <w:r w:rsidR="009405B7">
        <w:rPr>
          <w:rFonts w:ascii="Palatino Linotype" w:eastAsia="Palatino Linotype" w:hAnsi="Palatino Linotype" w:cs="Palatino Linotype"/>
          <w:sz w:val="18"/>
          <w:szCs w:val="18"/>
        </w:rPr>
        <w:t>.</w:t>
      </w:r>
      <w:r w:rsidR="00B3787B">
        <w:rPr>
          <w:rFonts w:ascii="Palatino Linotype" w:eastAsia="Palatino Linotype" w:hAnsi="Palatino Linotype" w:cs="Palatino Linotype"/>
          <w:sz w:val="18"/>
          <w:szCs w:val="18"/>
        </w:rPr>
        <w:t xml:space="preserve"> </w:t>
      </w:r>
      <w:r w:rsidR="00B3787B" w:rsidRPr="009405B7">
        <w:rPr>
          <w:rFonts w:ascii="Palatino Linotype" w:eastAsia="Palatino Linotype" w:hAnsi="Palatino Linotype" w:cs="Palatino Linotype"/>
          <w:sz w:val="18"/>
          <w:szCs w:val="18"/>
        </w:rPr>
        <w:t>In all cases the glucose uptake flux reached its maximum.</w:t>
      </w:r>
      <w:del w:id="727" w:author="Yanfei Zhang" w:date="2022-03-28T20:10:00Z">
        <w:r w:rsidR="00B4331C" w:rsidDel="00114663">
          <w:rPr>
            <w:rFonts w:ascii="Palatino Linotype" w:eastAsia="Palatino Linotype" w:hAnsi="Palatino Linotype" w:cs="Palatino Linotype"/>
            <w:sz w:val="18"/>
            <w:szCs w:val="18"/>
          </w:rPr>
          <w:delText xml:space="preserve"> </w:delText>
        </w:r>
      </w:del>
      <w:r w:rsidR="00B4331C">
        <w:rPr>
          <w:rFonts w:ascii="Palatino Linotype" w:eastAsia="Palatino Linotype" w:hAnsi="Palatino Linotype" w:cs="Palatino Linotype"/>
          <w:sz w:val="18"/>
          <w:szCs w:val="18"/>
        </w:rPr>
        <w:t xml:space="preserve"> </w:t>
      </w:r>
      <w:r w:rsidR="00B4331C" w:rsidRPr="00804F3F">
        <w:rPr>
          <w:rFonts w:ascii="Palatino Linotype" w:eastAsia="Palatino Linotype" w:hAnsi="Palatino Linotype" w:cs="Palatino Linotype"/>
          <w:sz w:val="18"/>
          <w:szCs w:val="18"/>
        </w:rPr>
        <w:t>Pathway</w:t>
      </w:r>
      <w:r w:rsidR="00B4331C">
        <w:rPr>
          <w:rFonts w:ascii="Palatino Linotype" w:eastAsia="Palatino Linotype" w:hAnsi="Palatino Linotype" w:cs="Palatino Linotype"/>
          <w:sz w:val="18"/>
          <w:szCs w:val="18"/>
        </w:rPr>
        <w:t xml:space="preserve"> </w:t>
      </w:r>
      <w:r w:rsidR="00B4331C" w:rsidRPr="00804F3F">
        <w:rPr>
          <w:rFonts w:ascii="Palatino Linotype" w:eastAsia="Palatino Linotype" w:hAnsi="Palatino Linotype" w:cs="Palatino Linotype"/>
          <w:sz w:val="18"/>
          <w:szCs w:val="18"/>
        </w:rPr>
        <w:t>1: from 3PG to Pyruvate, using phosphoglycerate mutase,</w:t>
      </w:r>
      <w:r w:rsidR="00B4331C" w:rsidRPr="00804F3F">
        <w:rPr>
          <w:sz w:val="18"/>
          <w:szCs w:val="18"/>
        </w:rPr>
        <w:t xml:space="preserve"> </w:t>
      </w:r>
      <w:r w:rsidR="00B4331C" w:rsidRPr="00804F3F">
        <w:rPr>
          <w:rFonts w:ascii="Palatino Linotype" w:eastAsia="Palatino Linotype" w:hAnsi="Palatino Linotype" w:cs="Palatino Linotype"/>
          <w:sz w:val="18"/>
          <w:szCs w:val="18"/>
        </w:rPr>
        <w:t>enolase and pyruvate kinase catalyzed reactions.</w:t>
      </w:r>
      <w:r w:rsidR="00B4331C">
        <w:rPr>
          <w:rFonts w:ascii="Palatino Linotype" w:eastAsia="Palatino Linotype" w:hAnsi="Palatino Linotype" w:cs="Palatino Linotype"/>
          <w:sz w:val="18"/>
          <w:szCs w:val="18"/>
        </w:rPr>
        <w:t xml:space="preserve">  </w:t>
      </w:r>
      <w:r w:rsidR="00B4331C" w:rsidRPr="00804F3F">
        <w:rPr>
          <w:rFonts w:ascii="Palatino Linotype" w:eastAsia="Palatino Linotype" w:hAnsi="Palatino Linotype" w:cs="Palatino Linotype"/>
          <w:sz w:val="18"/>
          <w:szCs w:val="18"/>
        </w:rPr>
        <w:t>Pathway</w:t>
      </w:r>
      <w:r w:rsidR="00B4331C">
        <w:rPr>
          <w:rFonts w:ascii="Palatino Linotype" w:eastAsia="Palatino Linotype" w:hAnsi="Palatino Linotype" w:cs="Palatino Linotype"/>
          <w:sz w:val="18"/>
          <w:szCs w:val="18"/>
        </w:rPr>
        <w:t xml:space="preserve"> </w:t>
      </w:r>
      <w:r w:rsidR="00B4331C" w:rsidRPr="00804F3F">
        <w:rPr>
          <w:rFonts w:ascii="Palatino Linotype" w:eastAsia="Palatino Linotype" w:hAnsi="Palatino Linotype" w:cs="Palatino Linotype"/>
          <w:sz w:val="18"/>
          <w:szCs w:val="18"/>
        </w:rPr>
        <w:t>2: from 3PG to Pyruvate, using phosphoglycerate mutase,</w:t>
      </w:r>
      <w:r w:rsidR="00B4331C" w:rsidRPr="00804F3F">
        <w:rPr>
          <w:sz w:val="18"/>
          <w:szCs w:val="18"/>
        </w:rPr>
        <w:t xml:space="preserve"> </w:t>
      </w:r>
      <w:r w:rsidR="00B4331C" w:rsidRPr="00804F3F">
        <w:rPr>
          <w:rFonts w:ascii="Palatino Linotype" w:eastAsia="Palatino Linotype" w:hAnsi="Palatino Linotype" w:cs="Palatino Linotype"/>
          <w:sz w:val="18"/>
          <w:szCs w:val="18"/>
        </w:rPr>
        <w:t>enolase, PEP carboxy</w:t>
      </w:r>
      <w:r w:rsidR="00B4331C">
        <w:rPr>
          <w:rFonts w:ascii="Palatino Linotype" w:eastAsia="Palatino Linotype" w:hAnsi="Palatino Linotype" w:cs="Palatino Linotype"/>
          <w:sz w:val="18"/>
          <w:szCs w:val="18"/>
        </w:rPr>
        <w:t>la</w:t>
      </w:r>
      <w:r w:rsidR="00B4331C" w:rsidRPr="00804F3F">
        <w:rPr>
          <w:rFonts w:ascii="Palatino Linotype" w:eastAsia="Palatino Linotype" w:hAnsi="Palatino Linotype" w:cs="Palatino Linotype"/>
          <w:sz w:val="18"/>
          <w:szCs w:val="18"/>
        </w:rPr>
        <w:t>se and PEP synthase catalyzed reactions.</w:t>
      </w:r>
      <w:r w:rsidR="00B4331C">
        <w:rPr>
          <w:rFonts w:ascii="Palatino Linotype" w:eastAsia="Palatino Linotype" w:hAnsi="Palatino Linotype" w:cs="Palatino Linotype"/>
          <w:sz w:val="18"/>
          <w:szCs w:val="18"/>
        </w:rPr>
        <w:t xml:space="preserve"> This was obtained by blocking PK and 3-phosphoglycerate dehydrogenase reactions. </w:t>
      </w:r>
      <w:r w:rsidR="00B4331C" w:rsidRPr="00804F3F">
        <w:rPr>
          <w:rFonts w:ascii="Palatino Linotype" w:eastAsia="Palatino Linotype" w:hAnsi="Palatino Linotype" w:cs="Palatino Linotype"/>
          <w:sz w:val="18"/>
          <w:szCs w:val="18"/>
        </w:rPr>
        <w:t>Pathway</w:t>
      </w:r>
      <w:r w:rsidR="00B4331C">
        <w:rPr>
          <w:rFonts w:ascii="Palatino Linotype" w:eastAsia="Palatino Linotype" w:hAnsi="Palatino Linotype" w:cs="Palatino Linotype"/>
          <w:sz w:val="18"/>
          <w:szCs w:val="18"/>
        </w:rPr>
        <w:t xml:space="preserve"> </w:t>
      </w:r>
      <w:r w:rsidR="00B4331C" w:rsidRPr="00804F3F">
        <w:rPr>
          <w:rFonts w:ascii="Palatino Linotype" w:eastAsia="Palatino Linotype" w:hAnsi="Palatino Linotype" w:cs="Palatino Linotype"/>
          <w:sz w:val="18"/>
          <w:szCs w:val="18"/>
        </w:rPr>
        <w:t>3: from 3PG to Pyruvate, using 3 phosphoglycerate dehydrogenase, phosphoserine phosphatase, phosphoserine aminotransferase and serine ammonia lyase catalyzed reactions.</w:t>
      </w:r>
      <w:r w:rsidR="00B4331C">
        <w:rPr>
          <w:rFonts w:ascii="Palatino Linotype" w:eastAsia="Palatino Linotype" w:hAnsi="Palatino Linotype" w:cs="Palatino Linotype"/>
          <w:sz w:val="18"/>
          <w:szCs w:val="18"/>
        </w:rPr>
        <w:t xml:space="preserve"> This was done by blocking PK and PEP carboxylase reactions. </w:t>
      </w:r>
    </w:p>
    <w:p w14:paraId="30CCA246" w14:textId="60FD8AC5" w:rsidR="00CE792A" w:rsidRPr="005D0667" w:rsidRDefault="00CE792A" w:rsidP="003D1593">
      <w:pPr>
        <w:spacing w:after="120" w:line="240" w:lineRule="auto"/>
        <w:ind w:left="432" w:right="432"/>
        <w:rPr>
          <w:rFonts w:ascii="Palatino Linotype" w:eastAsia="Palatino Linotype" w:hAnsi="Palatino Linotype" w:cs="Palatino Linotype"/>
          <w:sz w:val="18"/>
          <w:szCs w:val="18"/>
        </w:rPr>
      </w:pPr>
    </w:p>
    <w:tbl>
      <w:tblPr>
        <w:tblW w:w="7555" w:type="dxa"/>
        <w:jc w:val="center"/>
        <w:tblBorders>
          <w:top w:val="single" w:sz="4" w:space="0" w:color="auto"/>
          <w:bottom w:val="single" w:sz="4" w:space="0" w:color="auto"/>
        </w:tblBorders>
        <w:tblLayout w:type="fixed"/>
        <w:tblLook w:val="0420" w:firstRow="1" w:lastRow="0" w:firstColumn="0" w:lastColumn="0" w:noHBand="0" w:noVBand="1"/>
        <w:tblPrChange w:id="728" w:author="Yanfei Zhang" w:date="2022-04-04T20:28:00Z">
          <w:tblPr>
            <w:tblW w:w="7555" w:type="dxa"/>
            <w:jc w:val="center"/>
            <w:tblBorders>
              <w:top w:val="single" w:sz="8" w:space="0" w:color="000000"/>
              <w:left w:val="single" w:sz="4" w:space="0" w:color="000000"/>
              <w:bottom w:val="single" w:sz="8"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PrChange>
      </w:tblPr>
      <w:tblGrid>
        <w:gridCol w:w="1075"/>
        <w:gridCol w:w="3060"/>
        <w:gridCol w:w="1170"/>
        <w:gridCol w:w="990"/>
        <w:gridCol w:w="1260"/>
        <w:tblGridChange w:id="729">
          <w:tblGrid>
            <w:gridCol w:w="1075"/>
            <w:gridCol w:w="3060"/>
            <w:gridCol w:w="1170"/>
            <w:gridCol w:w="990"/>
            <w:gridCol w:w="1260"/>
          </w:tblGrid>
        </w:tblGridChange>
      </w:tblGrid>
      <w:tr w:rsidR="0010072F" w:rsidRPr="00053191" w14:paraId="2ACCBB27" w14:textId="77777777" w:rsidTr="00607A06">
        <w:trPr>
          <w:trHeight w:val="20"/>
          <w:jc w:val="center"/>
          <w:trPrChange w:id="730" w:author="Yanfei Zhang" w:date="2022-04-04T20:28:00Z">
            <w:trPr>
              <w:trHeight w:val="20"/>
              <w:jc w:val="center"/>
            </w:trPr>
          </w:trPrChange>
        </w:trPr>
        <w:tc>
          <w:tcPr>
            <w:tcW w:w="1075" w:type="dxa"/>
            <w:tcBorders>
              <w:top w:val="single" w:sz="4" w:space="0" w:color="auto"/>
              <w:bottom w:val="single" w:sz="4" w:space="0" w:color="auto"/>
            </w:tcBorders>
            <w:hideMark/>
            <w:tcPrChange w:id="731" w:author="Yanfei Zhang" w:date="2022-04-04T20:28:00Z">
              <w:tcPr>
                <w:tcW w:w="1075" w:type="dxa"/>
                <w:tcBorders>
                  <w:top w:val="single" w:sz="8" w:space="0" w:color="000000"/>
                  <w:left w:val="single" w:sz="4" w:space="0" w:color="000000"/>
                  <w:bottom w:val="single" w:sz="4" w:space="0" w:color="000000"/>
                  <w:right w:val="single" w:sz="4" w:space="0" w:color="000000"/>
                </w:tcBorders>
                <w:hideMark/>
              </w:tcPr>
            </w:tcPrChange>
          </w:tcPr>
          <w:p w14:paraId="357A2C40" w14:textId="77777777" w:rsidR="005D0667" w:rsidRPr="00053191" w:rsidRDefault="00B36807" w:rsidP="00832F4A">
            <w:pPr>
              <w:rPr>
                <w:rFonts w:ascii="Palatino Linotype" w:hAnsi="Palatino Linotype"/>
                <w:sz w:val="16"/>
                <w:szCs w:val="16"/>
              </w:rPr>
            </w:pPr>
            <w:r>
              <w:rPr>
                <w:rFonts w:ascii="Palatino Linotype" w:hAnsi="Palatino Linotype"/>
                <w:sz w:val="16"/>
                <w:szCs w:val="16"/>
                <w:lang w:eastAsia="zh-CN"/>
              </w:rPr>
              <w:t xml:space="preserve">Flux pattern </w:t>
            </w:r>
            <w:r w:rsidR="005D0667" w:rsidRPr="00053191">
              <w:rPr>
                <w:rFonts w:ascii="Palatino Linotype" w:hAnsi="Palatino Linotype"/>
                <w:sz w:val="16"/>
                <w:szCs w:val="16"/>
                <w:lang w:eastAsia="zh-CN"/>
              </w:rPr>
              <w:t>number</w:t>
            </w:r>
          </w:p>
        </w:tc>
        <w:tc>
          <w:tcPr>
            <w:tcW w:w="3060" w:type="dxa"/>
            <w:tcBorders>
              <w:top w:val="single" w:sz="4" w:space="0" w:color="auto"/>
              <w:bottom w:val="single" w:sz="4" w:space="0" w:color="auto"/>
            </w:tcBorders>
            <w:hideMark/>
            <w:tcPrChange w:id="732" w:author="Yanfei Zhang" w:date="2022-04-04T20:28:00Z">
              <w:tcPr>
                <w:tcW w:w="3060" w:type="dxa"/>
                <w:tcBorders>
                  <w:top w:val="single" w:sz="8" w:space="0" w:color="000000"/>
                  <w:left w:val="single" w:sz="4" w:space="0" w:color="000000"/>
                  <w:bottom w:val="single" w:sz="4" w:space="0" w:color="000000"/>
                  <w:right w:val="single" w:sz="4" w:space="0" w:color="000000"/>
                </w:tcBorders>
                <w:hideMark/>
              </w:tcPr>
            </w:tcPrChange>
          </w:tcPr>
          <w:p w14:paraId="2B005E68" w14:textId="44E49D76" w:rsidR="005D0667" w:rsidRPr="00053191" w:rsidRDefault="00B4331C" w:rsidP="000356A0">
            <w:pPr>
              <w:rPr>
                <w:rFonts w:ascii="Palatino Linotype" w:hAnsi="Palatino Linotype"/>
                <w:sz w:val="16"/>
                <w:szCs w:val="16"/>
              </w:rPr>
            </w:pPr>
            <w:r>
              <w:rPr>
                <w:rFonts w:ascii="Palatino Linotype" w:hAnsi="Palatino Linotype"/>
                <w:sz w:val="16"/>
                <w:szCs w:val="16"/>
              </w:rPr>
              <w:t>From GAP to 3PG</w:t>
            </w:r>
            <w:r w:rsidR="002D193D">
              <w:rPr>
                <w:rFonts w:ascii="Palatino Linotype" w:hAnsi="Palatino Linotype"/>
                <w:sz w:val="16"/>
                <w:szCs w:val="16"/>
              </w:rPr>
              <w:t xml:space="preserve"> (see </w:t>
            </w:r>
            <w:r w:rsidR="002D193D" w:rsidRPr="000356A0">
              <w:rPr>
                <w:rFonts w:ascii="Palatino Linotype" w:hAnsi="Palatino Linotype"/>
                <w:sz w:val="16"/>
                <w:szCs w:val="16"/>
              </w:rPr>
              <w:t>Fig S</w:t>
            </w:r>
            <w:ins w:id="733" w:author="Yanfei Zhang" w:date="2022-04-05T14:17:00Z">
              <w:r w:rsidR="000356A0" w:rsidRPr="000356A0">
                <w:rPr>
                  <w:rFonts w:ascii="Palatino Linotype" w:hAnsi="Palatino Linotype"/>
                  <w:sz w:val="16"/>
                  <w:szCs w:val="16"/>
                  <w:rPrChange w:id="734" w:author="Yanfei Zhang" w:date="2022-04-05T14:17:00Z">
                    <w:rPr>
                      <w:rFonts w:ascii="Palatino Linotype" w:hAnsi="Palatino Linotype"/>
                      <w:sz w:val="16"/>
                      <w:szCs w:val="16"/>
                      <w:highlight w:val="yellow"/>
                    </w:rPr>
                  </w:rPrChange>
                </w:rPr>
                <w:t>1</w:t>
              </w:r>
            </w:ins>
            <w:del w:id="735" w:author="Yanfei Zhang" w:date="2022-04-05T14:17:00Z">
              <w:r w:rsidR="002D193D" w:rsidRPr="000356A0" w:rsidDel="000356A0">
                <w:rPr>
                  <w:rFonts w:ascii="Palatino Linotype" w:hAnsi="Palatino Linotype"/>
                  <w:sz w:val="16"/>
                  <w:szCs w:val="16"/>
                </w:rPr>
                <w:delText>4</w:delText>
              </w:r>
            </w:del>
            <w:r w:rsidR="002D193D">
              <w:rPr>
                <w:rFonts w:ascii="Palatino Linotype" w:hAnsi="Palatino Linotype"/>
                <w:sz w:val="16"/>
                <w:szCs w:val="16"/>
              </w:rPr>
              <w:t>)</w:t>
            </w:r>
          </w:p>
        </w:tc>
        <w:tc>
          <w:tcPr>
            <w:tcW w:w="1170" w:type="dxa"/>
            <w:tcBorders>
              <w:top w:val="single" w:sz="4" w:space="0" w:color="auto"/>
              <w:bottom w:val="single" w:sz="4" w:space="0" w:color="auto"/>
            </w:tcBorders>
            <w:hideMark/>
            <w:tcPrChange w:id="736" w:author="Yanfei Zhang" w:date="2022-04-04T20:28:00Z">
              <w:tcPr>
                <w:tcW w:w="1170" w:type="dxa"/>
                <w:tcBorders>
                  <w:top w:val="single" w:sz="8" w:space="0" w:color="000000"/>
                  <w:left w:val="single" w:sz="4" w:space="0" w:color="000000"/>
                  <w:bottom w:val="single" w:sz="4" w:space="0" w:color="000000"/>
                  <w:right w:val="single" w:sz="4" w:space="0" w:color="000000"/>
                </w:tcBorders>
                <w:hideMark/>
              </w:tcPr>
            </w:tcPrChange>
          </w:tcPr>
          <w:p w14:paraId="48327660" w14:textId="77777777" w:rsidR="005D0667" w:rsidRPr="00053191" w:rsidRDefault="005D0667" w:rsidP="00832F4A">
            <w:pPr>
              <w:rPr>
                <w:rFonts w:ascii="Palatino Linotype" w:hAnsi="Palatino Linotype"/>
                <w:sz w:val="16"/>
                <w:szCs w:val="16"/>
              </w:rPr>
            </w:pPr>
            <w:r w:rsidRPr="00053191">
              <w:rPr>
                <w:rFonts w:ascii="Palatino Linotype" w:hAnsi="Palatino Linotype"/>
                <w:sz w:val="16"/>
                <w:szCs w:val="16"/>
              </w:rPr>
              <w:t>From 3PG to Pyruvate</w:t>
            </w:r>
          </w:p>
        </w:tc>
        <w:tc>
          <w:tcPr>
            <w:tcW w:w="990" w:type="dxa"/>
            <w:tcBorders>
              <w:top w:val="single" w:sz="4" w:space="0" w:color="auto"/>
              <w:bottom w:val="single" w:sz="4" w:space="0" w:color="auto"/>
            </w:tcBorders>
            <w:hideMark/>
            <w:tcPrChange w:id="737" w:author="Yanfei Zhang" w:date="2022-04-04T20:28:00Z">
              <w:tcPr>
                <w:tcW w:w="990" w:type="dxa"/>
                <w:tcBorders>
                  <w:top w:val="single" w:sz="8" w:space="0" w:color="000000"/>
                  <w:left w:val="single" w:sz="4" w:space="0" w:color="000000"/>
                  <w:bottom w:val="single" w:sz="4" w:space="0" w:color="000000"/>
                  <w:right w:val="single" w:sz="4" w:space="0" w:color="000000"/>
                </w:tcBorders>
                <w:hideMark/>
              </w:tcPr>
            </w:tcPrChange>
          </w:tcPr>
          <w:p w14:paraId="14DA58C4" w14:textId="77777777" w:rsidR="00B4331C" w:rsidRDefault="00B4331C" w:rsidP="00832F4A">
            <w:pPr>
              <w:rPr>
                <w:rFonts w:ascii="Palatino Linotype" w:hAnsi="Palatino Linotype"/>
                <w:sz w:val="16"/>
                <w:szCs w:val="16"/>
              </w:rPr>
            </w:pPr>
            <w:r>
              <w:rPr>
                <w:rFonts w:ascii="Palatino Linotype" w:hAnsi="Palatino Linotype"/>
                <w:sz w:val="16"/>
                <w:szCs w:val="16"/>
              </w:rPr>
              <w:t>From Pyr to CO</w:t>
            </w:r>
            <w:r w:rsidRPr="000356A0">
              <w:rPr>
                <w:rFonts w:ascii="Palatino Linotype" w:hAnsi="Palatino Linotype"/>
                <w:sz w:val="16"/>
                <w:szCs w:val="16"/>
                <w:vertAlign w:val="subscript"/>
                <w:rPrChange w:id="738" w:author="Yanfei Zhang" w:date="2022-04-05T14:18:00Z">
                  <w:rPr>
                    <w:rFonts w:ascii="Palatino Linotype" w:hAnsi="Palatino Linotype"/>
                    <w:sz w:val="16"/>
                    <w:szCs w:val="16"/>
                  </w:rPr>
                </w:rPrChange>
              </w:rPr>
              <w:t>2</w:t>
            </w:r>
          </w:p>
          <w:p w14:paraId="52F41C5D" w14:textId="308E87B4" w:rsidR="005D0667" w:rsidRPr="00053191" w:rsidRDefault="005D0667">
            <w:pPr>
              <w:rPr>
                <w:rFonts w:ascii="Palatino Linotype" w:hAnsi="Palatino Linotype"/>
                <w:sz w:val="16"/>
                <w:szCs w:val="16"/>
              </w:rPr>
            </w:pPr>
            <w:r>
              <w:rPr>
                <w:rFonts w:ascii="Palatino Linotype" w:hAnsi="Palatino Linotype"/>
                <w:sz w:val="16"/>
                <w:szCs w:val="16"/>
              </w:rPr>
              <w:t xml:space="preserve">using </w:t>
            </w:r>
            <w:proofErr w:type="spellStart"/>
            <w:r w:rsidRPr="00053191">
              <w:rPr>
                <w:rFonts w:ascii="Palatino Linotype" w:hAnsi="Palatino Linotype"/>
                <w:sz w:val="16"/>
                <w:szCs w:val="16"/>
              </w:rPr>
              <w:t>SoxABCD</w:t>
            </w:r>
            <w:proofErr w:type="spellEnd"/>
          </w:p>
        </w:tc>
        <w:tc>
          <w:tcPr>
            <w:tcW w:w="1260" w:type="dxa"/>
            <w:tcBorders>
              <w:top w:val="single" w:sz="4" w:space="0" w:color="auto"/>
              <w:bottom w:val="single" w:sz="4" w:space="0" w:color="auto"/>
            </w:tcBorders>
            <w:hideMark/>
            <w:tcPrChange w:id="739" w:author="Yanfei Zhang" w:date="2022-04-04T20:28:00Z">
              <w:tcPr>
                <w:tcW w:w="1260" w:type="dxa"/>
                <w:tcBorders>
                  <w:top w:val="single" w:sz="8" w:space="0" w:color="000000"/>
                  <w:left w:val="single" w:sz="4" w:space="0" w:color="000000"/>
                  <w:bottom w:val="single" w:sz="4" w:space="0" w:color="000000"/>
                  <w:right w:val="single" w:sz="4" w:space="0" w:color="000000"/>
                </w:tcBorders>
                <w:hideMark/>
              </w:tcPr>
            </w:tcPrChange>
          </w:tcPr>
          <w:p w14:paraId="79F0ED4E" w14:textId="6DE3DE04" w:rsidR="005D0667" w:rsidRPr="00053191" w:rsidRDefault="00B4331C">
            <w:pPr>
              <w:rPr>
                <w:rFonts w:ascii="Palatino Linotype" w:hAnsi="Palatino Linotype"/>
                <w:sz w:val="16"/>
                <w:szCs w:val="16"/>
              </w:rPr>
            </w:pPr>
            <w:r>
              <w:rPr>
                <w:rFonts w:ascii="Palatino Linotype" w:hAnsi="Palatino Linotype"/>
                <w:sz w:val="16"/>
                <w:szCs w:val="16"/>
              </w:rPr>
              <w:t xml:space="preserve">From </w:t>
            </w:r>
            <w:proofErr w:type="spellStart"/>
            <w:r>
              <w:rPr>
                <w:rFonts w:ascii="Palatino Linotype" w:hAnsi="Palatino Linotype"/>
                <w:sz w:val="16"/>
                <w:szCs w:val="16"/>
              </w:rPr>
              <w:t>Pyr</w:t>
            </w:r>
            <w:proofErr w:type="spellEnd"/>
            <w:r>
              <w:rPr>
                <w:rFonts w:ascii="Palatino Linotype" w:hAnsi="Palatino Linotype"/>
                <w:sz w:val="16"/>
                <w:szCs w:val="16"/>
              </w:rPr>
              <w:t xml:space="preserve"> to CO</w:t>
            </w:r>
            <w:r w:rsidRPr="000356A0">
              <w:rPr>
                <w:rFonts w:ascii="Palatino Linotype" w:hAnsi="Palatino Linotype"/>
                <w:sz w:val="16"/>
                <w:szCs w:val="16"/>
                <w:vertAlign w:val="subscript"/>
                <w:rPrChange w:id="740" w:author="Yanfei Zhang" w:date="2022-04-05T14:18:00Z">
                  <w:rPr>
                    <w:rFonts w:ascii="Palatino Linotype" w:hAnsi="Palatino Linotype"/>
                    <w:sz w:val="16"/>
                    <w:szCs w:val="16"/>
                  </w:rPr>
                </w:rPrChange>
              </w:rPr>
              <w:t>2</w:t>
            </w:r>
            <w:r>
              <w:rPr>
                <w:rFonts w:ascii="Palatino Linotype" w:hAnsi="Palatino Linotype"/>
                <w:sz w:val="16"/>
                <w:szCs w:val="16"/>
              </w:rPr>
              <w:t xml:space="preserve"> </w:t>
            </w:r>
            <w:r w:rsidR="005D0667">
              <w:rPr>
                <w:rFonts w:ascii="Palatino Linotype" w:hAnsi="Palatino Linotype"/>
                <w:sz w:val="16"/>
                <w:szCs w:val="16"/>
              </w:rPr>
              <w:t xml:space="preserve">using </w:t>
            </w:r>
            <w:proofErr w:type="spellStart"/>
            <w:r w:rsidR="005D0667" w:rsidRPr="00053191">
              <w:rPr>
                <w:rFonts w:ascii="Palatino Linotype" w:hAnsi="Palatino Linotype"/>
                <w:sz w:val="16"/>
                <w:szCs w:val="16"/>
              </w:rPr>
              <w:t>SoxM</w:t>
            </w:r>
            <w:proofErr w:type="spellEnd"/>
            <w:r w:rsidR="005D0667">
              <w:rPr>
                <w:rFonts w:ascii="Palatino Linotype" w:hAnsi="Palatino Linotype"/>
                <w:sz w:val="16"/>
                <w:szCs w:val="16"/>
              </w:rPr>
              <w:t xml:space="preserve"> (or </w:t>
            </w:r>
            <w:proofErr w:type="spellStart"/>
            <w:r w:rsidR="005D0667">
              <w:rPr>
                <w:rFonts w:ascii="Palatino Linotype" w:hAnsi="Palatino Linotype"/>
                <w:sz w:val="16"/>
                <w:szCs w:val="16"/>
              </w:rPr>
              <w:t>DoxABCD</w:t>
            </w:r>
            <w:proofErr w:type="spellEnd"/>
            <w:r w:rsidR="005D0667">
              <w:rPr>
                <w:rFonts w:ascii="Palatino Linotype" w:hAnsi="Palatino Linotype"/>
                <w:sz w:val="16"/>
                <w:szCs w:val="16"/>
              </w:rPr>
              <w:t>)</w:t>
            </w:r>
          </w:p>
        </w:tc>
      </w:tr>
      <w:tr w:rsidR="0010072F" w:rsidRPr="00053191" w14:paraId="516165DD" w14:textId="77777777" w:rsidTr="00607A06">
        <w:trPr>
          <w:trHeight w:val="20"/>
          <w:jc w:val="center"/>
          <w:trPrChange w:id="741" w:author="Yanfei Zhang" w:date="2022-04-04T20:28:00Z">
            <w:trPr>
              <w:trHeight w:val="20"/>
              <w:jc w:val="center"/>
            </w:trPr>
          </w:trPrChange>
        </w:trPr>
        <w:tc>
          <w:tcPr>
            <w:tcW w:w="1075" w:type="dxa"/>
            <w:tcBorders>
              <w:top w:val="single" w:sz="4" w:space="0" w:color="auto"/>
            </w:tcBorders>
            <w:hideMark/>
            <w:tcPrChange w:id="742" w:author="Yanfei Zhang" w:date="2022-04-04T20:28:00Z">
              <w:tcPr>
                <w:tcW w:w="1075" w:type="dxa"/>
                <w:tcBorders>
                  <w:top w:val="single" w:sz="4" w:space="0" w:color="000000"/>
                  <w:left w:val="single" w:sz="4" w:space="0" w:color="000000"/>
                  <w:bottom w:val="single" w:sz="4" w:space="0" w:color="000000"/>
                  <w:right w:val="single" w:sz="4" w:space="0" w:color="000000"/>
                </w:tcBorders>
                <w:hideMark/>
              </w:tcPr>
            </w:tcPrChange>
          </w:tcPr>
          <w:p w14:paraId="0B349DB7" w14:textId="178C0583" w:rsidR="005D0667" w:rsidRPr="00053191" w:rsidRDefault="005D0667" w:rsidP="0010072F">
            <w:pPr>
              <w:jc w:val="center"/>
              <w:rPr>
                <w:rFonts w:ascii="Palatino Linotype" w:hAnsi="Palatino Linotype"/>
                <w:sz w:val="16"/>
                <w:szCs w:val="16"/>
              </w:rPr>
            </w:pPr>
            <w:r w:rsidRPr="00053191">
              <w:rPr>
                <w:rFonts w:ascii="Palatino Linotype" w:hAnsi="Palatino Linotype"/>
                <w:sz w:val="16"/>
                <w:szCs w:val="16"/>
              </w:rPr>
              <w:t>1</w:t>
            </w:r>
          </w:p>
        </w:tc>
        <w:tc>
          <w:tcPr>
            <w:tcW w:w="3060" w:type="dxa"/>
            <w:tcBorders>
              <w:top w:val="single" w:sz="4" w:space="0" w:color="auto"/>
            </w:tcBorders>
            <w:hideMark/>
            <w:tcPrChange w:id="743" w:author="Yanfei Zhang" w:date="2022-04-04T20:28:00Z">
              <w:tcPr>
                <w:tcW w:w="3060" w:type="dxa"/>
                <w:tcBorders>
                  <w:top w:val="single" w:sz="4" w:space="0" w:color="000000"/>
                  <w:left w:val="single" w:sz="4" w:space="0" w:color="000000"/>
                  <w:bottom w:val="single" w:sz="4" w:space="0" w:color="000000"/>
                  <w:right w:val="single" w:sz="4" w:space="0" w:color="000000"/>
                </w:tcBorders>
                <w:hideMark/>
              </w:tcPr>
            </w:tcPrChange>
          </w:tcPr>
          <w:p w14:paraId="7C932116" w14:textId="77777777" w:rsidR="005D0667" w:rsidRPr="00053191" w:rsidRDefault="005D0667" w:rsidP="00832F4A">
            <w:pPr>
              <w:rPr>
                <w:rFonts w:ascii="Palatino Linotype" w:hAnsi="Palatino Linotype"/>
                <w:sz w:val="16"/>
                <w:szCs w:val="16"/>
              </w:rPr>
            </w:pPr>
            <w:r w:rsidRPr="00053191">
              <w:rPr>
                <w:rFonts w:ascii="Palatino Linotype" w:hAnsi="Palatino Linotype"/>
                <w:sz w:val="16"/>
                <w:szCs w:val="16"/>
              </w:rPr>
              <w:t>GAPDH plus PGK pathway</w:t>
            </w:r>
          </w:p>
        </w:tc>
        <w:tc>
          <w:tcPr>
            <w:tcW w:w="1170" w:type="dxa"/>
            <w:tcBorders>
              <w:top w:val="single" w:sz="4" w:space="0" w:color="auto"/>
            </w:tcBorders>
            <w:hideMark/>
            <w:tcPrChange w:id="744" w:author="Yanfei Zhang" w:date="2022-04-04T20:28:00Z">
              <w:tcPr>
                <w:tcW w:w="1170" w:type="dxa"/>
                <w:tcBorders>
                  <w:top w:val="single" w:sz="4" w:space="0" w:color="000000"/>
                  <w:left w:val="single" w:sz="4" w:space="0" w:color="000000"/>
                  <w:bottom w:val="single" w:sz="4" w:space="0" w:color="000000"/>
                  <w:right w:val="single" w:sz="4" w:space="0" w:color="000000"/>
                </w:tcBorders>
                <w:hideMark/>
              </w:tcPr>
            </w:tcPrChange>
          </w:tcPr>
          <w:p w14:paraId="33693E42" w14:textId="5098703C" w:rsidR="005D0667" w:rsidRPr="00053191" w:rsidRDefault="005D0667" w:rsidP="00832F4A">
            <w:pPr>
              <w:rPr>
                <w:rFonts w:ascii="Palatino Linotype" w:hAnsi="Palatino Linotype"/>
                <w:sz w:val="16"/>
                <w:szCs w:val="16"/>
              </w:rPr>
            </w:pPr>
            <w:r w:rsidRPr="00053191">
              <w:rPr>
                <w:rFonts w:ascii="Palatino Linotype" w:hAnsi="Palatino Linotype"/>
                <w:sz w:val="16"/>
                <w:szCs w:val="16"/>
              </w:rPr>
              <w:t>Pathway 1</w:t>
            </w:r>
          </w:p>
        </w:tc>
        <w:tc>
          <w:tcPr>
            <w:tcW w:w="990" w:type="dxa"/>
            <w:tcBorders>
              <w:top w:val="single" w:sz="4" w:space="0" w:color="auto"/>
            </w:tcBorders>
            <w:hideMark/>
            <w:tcPrChange w:id="745" w:author="Yanfei Zhang" w:date="2022-04-04T20:28:00Z">
              <w:tcPr>
                <w:tcW w:w="990" w:type="dxa"/>
                <w:tcBorders>
                  <w:top w:val="single" w:sz="4" w:space="0" w:color="000000"/>
                  <w:left w:val="single" w:sz="4" w:space="0" w:color="000000"/>
                  <w:bottom w:val="single" w:sz="4" w:space="0" w:color="000000"/>
                  <w:right w:val="single" w:sz="4" w:space="0" w:color="000000"/>
                </w:tcBorders>
                <w:hideMark/>
              </w:tcPr>
            </w:tcPrChange>
          </w:tcPr>
          <w:p w14:paraId="678627CA" w14:textId="77777777" w:rsidR="005D0667" w:rsidRPr="00053191" w:rsidRDefault="005D0667" w:rsidP="0010072F">
            <w:pPr>
              <w:jc w:val="center"/>
              <w:rPr>
                <w:rFonts w:ascii="Palatino Linotype" w:hAnsi="Palatino Linotype"/>
                <w:sz w:val="16"/>
                <w:szCs w:val="16"/>
              </w:rPr>
            </w:pPr>
            <w:r w:rsidRPr="00053191">
              <w:rPr>
                <w:rFonts w:ascii="Palatino Linotype" w:hAnsi="Palatino Linotype"/>
                <w:sz w:val="16"/>
                <w:szCs w:val="16"/>
              </w:rPr>
              <w:t>14</w:t>
            </w:r>
          </w:p>
        </w:tc>
        <w:tc>
          <w:tcPr>
            <w:tcW w:w="1260" w:type="dxa"/>
            <w:tcBorders>
              <w:top w:val="single" w:sz="4" w:space="0" w:color="auto"/>
            </w:tcBorders>
            <w:hideMark/>
            <w:tcPrChange w:id="746" w:author="Yanfei Zhang" w:date="2022-04-04T20:28:00Z">
              <w:tcPr>
                <w:tcW w:w="1260" w:type="dxa"/>
                <w:tcBorders>
                  <w:top w:val="single" w:sz="4" w:space="0" w:color="000000"/>
                  <w:left w:val="single" w:sz="4" w:space="0" w:color="000000"/>
                  <w:bottom w:val="single" w:sz="4" w:space="0" w:color="000000"/>
                  <w:right w:val="single" w:sz="4" w:space="0" w:color="000000"/>
                </w:tcBorders>
                <w:hideMark/>
              </w:tcPr>
            </w:tcPrChange>
          </w:tcPr>
          <w:p w14:paraId="20B16AF8" w14:textId="77777777" w:rsidR="005D0667" w:rsidRPr="00053191" w:rsidRDefault="005D0667" w:rsidP="0010072F">
            <w:pPr>
              <w:jc w:val="center"/>
              <w:rPr>
                <w:rFonts w:ascii="Palatino Linotype" w:hAnsi="Palatino Linotype"/>
                <w:sz w:val="16"/>
                <w:szCs w:val="16"/>
              </w:rPr>
            </w:pPr>
            <w:r w:rsidRPr="00053191">
              <w:rPr>
                <w:rFonts w:ascii="Palatino Linotype" w:hAnsi="Palatino Linotype"/>
                <w:sz w:val="16"/>
                <w:szCs w:val="16"/>
              </w:rPr>
              <w:t>8</w:t>
            </w:r>
          </w:p>
        </w:tc>
      </w:tr>
      <w:tr w:rsidR="0010072F" w:rsidRPr="00053191" w14:paraId="1DA50A7B" w14:textId="77777777" w:rsidTr="00607A06">
        <w:trPr>
          <w:trHeight w:val="20"/>
          <w:jc w:val="center"/>
          <w:trPrChange w:id="747" w:author="Yanfei Zhang" w:date="2022-04-04T20:28:00Z">
            <w:trPr>
              <w:trHeight w:val="20"/>
              <w:jc w:val="center"/>
            </w:trPr>
          </w:trPrChange>
        </w:trPr>
        <w:tc>
          <w:tcPr>
            <w:tcW w:w="1075" w:type="dxa"/>
            <w:hideMark/>
            <w:tcPrChange w:id="748" w:author="Yanfei Zhang" w:date="2022-04-04T20:28:00Z">
              <w:tcPr>
                <w:tcW w:w="1075" w:type="dxa"/>
                <w:tcBorders>
                  <w:top w:val="single" w:sz="4" w:space="0" w:color="000000"/>
                  <w:left w:val="single" w:sz="4" w:space="0" w:color="000000"/>
                  <w:bottom w:val="single" w:sz="4" w:space="0" w:color="000000"/>
                  <w:right w:val="single" w:sz="4" w:space="0" w:color="000000"/>
                </w:tcBorders>
                <w:hideMark/>
              </w:tcPr>
            </w:tcPrChange>
          </w:tcPr>
          <w:p w14:paraId="208DAADA" w14:textId="77777777" w:rsidR="005D0667" w:rsidRPr="00053191" w:rsidRDefault="005D0667" w:rsidP="0010072F">
            <w:pPr>
              <w:jc w:val="center"/>
              <w:rPr>
                <w:rFonts w:ascii="Palatino Linotype" w:hAnsi="Palatino Linotype"/>
                <w:sz w:val="16"/>
                <w:szCs w:val="16"/>
              </w:rPr>
            </w:pPr>
            <w:r w:rsidRPr="00053191">
              <w:rPr>
                <w:rFonts w:ascii="Palatino Linotype" w:hAnsi="Palatino Linotype"/>
                <w:sz w:val="16"/>
                <w:szCs w:val="16"/>
              </w:rPr>
              <w:t>2</w:t>
            </w:r>
          </w:p>
        </w:tc>
        <w:tc>
          <w:tcPr>
            <w:tcW w:w="3060" w:type="dxa"/>
            <w:hideMark/>
            <w:tcPrChange w:id="749" w:author="Yanfei Zhang" w:date="2022-04-04T20:28:00Z">
              <w:tcPr>
                <w:tcW w:w="3060" w:type="dxa"/>
                <w:tcBorders>
                  <w:top w:val="single" w:sz="4" w:space="0" w:color="000000"/>
                  <w:left w:val="single" w:sz="4" w:space="0" w:color="000000"/>
                  <w:bottom w:val="single" w:sz="4" w:space="0" w:color="000000"/>
                  <w:right w:val="single" w:sz="4" w:space="0" w:color="000000"/>
                </w:tcBorders>
                <w:hideMark/>
              </w:tcPr>
            </w:tcPrChange>
          </w:tcPr>
          <w:p w14:paraId="75E01F52" w14:textId="77777777" w:rsidR="005D0667" w:rsidRPr="00053191" w:rsidRDefault="005D0667" w:rsidP="00832F4A">
            <w:pPr>
              <w:rPr>
                <w:rFonts w:ascii="Palatino Linotype" w:hAnsi="Palatino Linotype"/>
                <w:sz w:val="16"/>
                <w:szCs w:val="16"/>
                <w:lang w:eastAsia="zh-CN"/>
              </w:rPr>
            </w:pPr>
            <w:r w:rsidRPr="00053191">
              <w:rPr>
                <w:rFonts w:ascii="Palatino Linotype" w:hAnsi="Palatino Linotype"/>
                <w:sz w:val="16"/>
                <w:szCs w:val="16"/>
              </w:rPr>
              <w:t>Non-phosphorylation pathway</w:t>
            </w:r>
          </w:p>
        </w:tc>
        <w:tc>
          <w:tcPr>
            <w:tcW w:w="1170" w:type="dxa"/>
            <w:hideMark/>
            <w:tcPrChange w:id="750" w:author="Yanfei Zhang" w:date="2022-04-04T20:28:00Z">
              <w:tcPr>
                <w:tcW w:w="1170" w:type="dxa"/>
                <w:tcBorders>
                  <w:top w:val="single" w:sz="4" w:space="0" w:color="000000"/>
                  <w:left w:val="single" w:sz="4" w:space="0" w:color="000000"/>
                  <w:bottom w:val="single" w:sz="4" w:space="0" w:color="000000"/>
                  <w:right w:val="single" w:sz="4" w:space="0" w:color="000000"/>
                </w:tcBorders>
                <w:hideMark/>
              </w:tcPr>
            </w:tcPrChange>
          </w:tcPr>
          <w:p w14:paraId="321E7A7C" w14:textId="77777777" w:rsidR="005D0667" w:rsidRPr="00053191" w:rsidRDefault="005D0667" w:rsidP="00832F4A">
            <w:pPr>
              <w:rPr>
                <w:rFonts w:ascii="Palatino Linotype" w:hAnsi="Palatino Linotype"/>
                <w:sz w:val="16"/>
                <w:szCs w:val="16"/>
              </w:rPr>
            </w:pPr>
            <w:r w:rsidRPr="00053191">
              <w:rPr>
                <w:rFonts w:ascii="Palatino Linotype" w:hAnsi="Palatino Linotype"/>
                <w:sz w:val="16"/>
                <w:szCs w:val="16"/>
              </w:rPr>
              <w:t>Pathway 1</w:t>
            </w:r>
          </w:p>
        </w:tc>
        <w:tc>
          <w:tcPr>
            <w:tcW w:w="990" w:type="dxa"/>
            <w:hideMark/>
            <w:tcPrChange w:id="751" w:author="Yanfei Zhang" w:date="2022-04-04T20:28:00Z">
              <w:tcPr>
                <w:tcW w:w="990" w:type="dxa"/>
                <w:tcBorders>
                  <w:top w:val="single" w:sz="4" w:space="0" w:color="000000"/>
                  <w:left w:val="single" w:sz="4" w:space="0" w:color="000000"/>
                  <w:bottom w:val="single" w:sz="4" w:space="0" w:color="000000"/>
                  <w:right w:val="single" w:sz="4" w:space="0" w:color="000000"/>
                </w:tcBorders>
                <w:hideMark/>
              </w:tcPr>
            </w:tcPrChange>
          </w:tcPr>
          <w:p w14:paraId="564DBDE3" w14:textId="77777777" w:rsidR="005D0667" w:rsidRPr="00053191" w:rsidRDefault="005D0667" w:rsidP="0010072F">
            <w:pPr>
              <w:jc w:val="center"/>
              <w:rPr>
                <w:rFonts w:ascii="Palatino Linotype" w:hAnsi="Palatino Linotype"/>
                <w:sz w:val="16"/>
                <w:szCs w:val="16"/>
              </w:rPr>
            </w:pPr>
            <w:r w:rsidRPr="00053191">
              <w:rPr>
                <w:rFonts w:ascii="Palatino Linotype" w:hAnsi="Palatino Linotype"/>
                <w:sz w:val="16"/>
                <w:szCs w:val="16"/>
              </w:rPr>
              <w:t>13</w:t>
            </w:r>
          </w:p>
        </w:tc>
        <w:tc>
          <w:tcPr>
            <w:tcW w:w="1260" w:type="dxa"/>
            <w:hideMark/>
            <w:tcPrChange w:id="752" w:author="Yanfei Zhang" w:date="2022-04-04T20:28:00Z">
              <w:tcPr>
                <w:tcW w:w="1260" w:type="dxa"/>
                <w:tcBorders>
                  <w:top w:val="single" w:sz="4" w:space="0" w:color="000000"/>
                  <w:left w:val="single" w:sz="4" w:space="0" w:color="000000"/>
                  <w:bottom w:val="single" w:sz="4" w:space="0" w:color="000000"/>
                  <w:right w:val="single" w:sz="4" w:space="0" w:color="000000"/>
                </w:tcBorders>
                <w:hideMark/>
              </w:tcPr>
            </w:tcPrChange>
          </w:tcPr>
          <w:p w14:paraId="7F7A9B4E" w14:textId="77777777" w:rsidR="005D0667" w:rsidRPr="00053191" w:rsidRDefault="005D0667" w:rsidP="0010072F">
            <w:pPr>
              <w:jc w:val="center"/>
              <w:rPr>
                <w:rFonts w:ascii="Palatino Linotype" w:hAnsi="Palatino Linotype"/>
                <w:sz w:val="16"/>
                <w:szCs w:val="16"/>
              </w:rPr>
            </w:pPr>
            <w:r w:rsidRPr="00053191">
              <w:rPr>
                <w:rFonts w:ascii="Palatino Linotype" w:hAnsi="Palatino Linotype"/>
                <w:sz w:val="16"/>
                <w:szCs w:val="16"/>
              </w:rPr>
              <w:t>7</w:t>
            </w:r>
          </w:p>
        </w:tc>
      </w:tr>
      <w:tr w:rsidR="0010072F" w:rsidRPr="00053191" w14:paraId="557DF62E" w14:textId="77777777" w:rsidTr="00607A06">
        <w:trPr>
          <w:trHeight w:val="20"/>
          <w:jc w:val="center"/>
          <w:trPrChange w:id="753" w:author="Yanfei Zhang" w:date="2022-04-04T20:28:00Z">
            <w:trPr>
              <w:trHeight w:val="20"/>
              <w:jc w:val="center"/>
            </w:trPr>
          </w:trPrChange>
        </w:trPr>
        <w:tc>
          <w:tcPr>
            <w:tcW w:w="1075" w:type="dxa"/>
            <w:hideMark/>
            <w:tcPrChange w:id="754" w:author="Yanfei Zhang" w:date="2022-04-04T20:28:00Z">
              <w:tcPr>
                <w:tcW w:w="1075" w:type="dxa"/>
                <w:tcBorders>
                  <w:top w:val="single" w:sz="4" w:space="0" w:color="000000"/>
                  <w:left w:val="single" w:sz="4" w:space="0" w:color="000000"/>
                  <w:bottom w:val="single" w:sz="4" w:space="0" w:color="000000"/>
                  <w:right w:val="single" w:sz="4" w:space="0" w:color="000000"/>
                </w:tcBorders>
                <w:hideMark/>
              </w:tcPr>
            </w:tcPrChange>
          </w:tcPr>
          <w:p w14:paraId="5F8FCFFF" w14:textId="77777777" w:rsidR="005D0667" w:rsidRPr="00053191" w:rsidRDefault="005D0667" w:rsidP="0010072F">
            <w:pPr>
              <w:jc w:val="center"/>
              <w:rPr>
                <w:rFonts w:ascii="Palatino Linotype" w:hAnsi="Palatino Linotype"/>
                <w:sz w:val="16"/>
                <w:szCs w:val="16"/>
              </w:rPr>
            </w:pPr>
            <w:r w:rsidRPr="00053191">
              <w:rPr>
                <w:rFonts w:ascii="Palatino Linotype" w:hAnsi="Palatino Linotype"/>
                <w:sz w:val="16"/>
                <w:szCs w:val="16"/>
              </w:rPr>
              <w:t>3</w:t>
            </w:r>
          </w:p>
        </w:tc>
        <w:tc>
          <w:tcPr>
            <w:tcW w:w="3060" w:type="dxa"/>
            <w:hideMark/>
            <w:tcPrChange w:id="755" w:author="Yanfei Zhang" w:date="2022-04-04T20:28:00Z">
              <w:tcPr>
                <w:tcW w:w="3060" w:type="dxa"/>
                <w:tcBorders>
                  <w:top w:val="single" w:sz="4" w:space="0" w:color="000000"/>
                  <w:left w:val="single" w:sz="4" w:space="0" w:color="000000"/>
                  <w:bottom w:val="single" w:sz="4" w:space="0" w:color="000000"/>
                  <w:right w:val="single" w:sz="4" w:space="0" w:color="000000"/>
                </w:tcBorders>
                <w:hideMark/>
              </w:tcPr>
            </w:tcPrChange>
          </w:tcPr>
          <w:p w14:paraId="2B2B5622" w14:textId="77777777" w:rsidR="005D0667" w:rsidRPr="00053191" w:rsidRDefault="005D0667" w:rsidP="00832F4A">
            <w:pPr>
              <w:rPr>
                <w:rFonts w:ascii="Palatino Linotype" w:hAnsi="Palatino Linotype"/>
                <w:sz w:val="16"/>
                <w:szCs w:val="16"/>
              </w:rPr>
            </w:pPr>
            <w:r w:rsidRPr="00053191">
              <w:rPr>
                <w:rFonts w:ascii="Palatino Linotype" w:hAnsi="Palatino Linotype"/>
                <w:sz w:val="16"/>
                <w:szCs w:val="16"/>
              </w:rPr>
              <w:t>GAPDH and spontaneous degradation</w:t>
            </w:r>
          </w:p>
        </w:tc>
        <w:tc>
          <w:tcPr>
            <w:tcW w:w="1170" w:type="dxa"/>
            <w:hideMark/>
            <w:tcPrChange w:id="756" w:author="Yanfei Zhang" w:date="2022-04-04T20:28:00Z">
              <w:tcPr>
                <w:tcW w:w="1170" w:type="dxa"/>
                <w:tcBorders>
                  <w:top w:val="single" w:sz="4" w:space="0" w:color="000000"/>
                  <w:left w:val="single" w:sz="4" w:space="0" w:color="000000"/>
                  <w:bottom w:val="single" w:sz="4" w:space="0" w:color="000000"/>
                  <w:right w:val="single" w:sz="4" w:space="0" w:color="000000"/>
                </w:tcBorders>
                <w:hideMark/>
              </w:tcPr>
            </w:tcPrChange>
          </w:tcPr>
          <w:p w14:paraId="389430CA" w14:textId="77777777" w:rsidR="005D0667" w:rsidRPr="00053191" w:rsidRDefault="005D0667" w:rsidP="00832F4A">
            <w:pPr>
              <w:rPr>
                <w:rFonts w:ascii="Palatino Linotype" w:hAnsi="Palatino Linotype"/>
                <w:sz w:val="16"/>
                <w:szCs w:val="16"/>
              </w:rPr>
            </w:pPr>
            <w:r w:rsidRPr="00053191">
              <w:rPr>
                <w:rFonts w:ascii="Palatino Linotype" w:hAnsi="Palatino Linotype"/>
                <w:sz w:val="16"/>
                <w:szCs w:val="16"/>
              </w:rPr>
              <w:t>Pathway 1</w:t>
            </w:r>
          </w:p>
        </w:tc>
        <w:tc>
          <w:tcPr>
            <w:tcW w:w="990" w:type="dxa"/>
            <w:hideMark/>
            <w:tcPrChange w:id="757" w:author="Yanfei Zhang" w:date="2022-04-04T20:28:00Z">
              <w:tcPr>
                <w:tcW w:w="990" w:type="dxa"/>
                <w:tcBorders>
                  <w:top w:val="single" w:sz="4" w:space="0" w:color="000000"/>
                  <w:left w:val="single" w:sz="4" w:space="0" w:color="000000"/>
                  <w:bottom w:val="single" w:sz="4" w:space="0" w:color="000000"/>
                  <w:right w:val="single" w:sz="4" w:space="0" w:color="000000"/>
                </w:tcBorders>
                <w:hideMark/>
              </w:tcPr>
            </w:tcPrChange>
          </w:tcPr>
          <w:p w14:paraId="28209871" w14:textId="77777777" w:rsidR="005D0667" w:rsidRPr="00053191" w:rsidRDefault="005D0667" w:rsidP="0010072F">
            <w:pPr>
              <w:jc w:val="center"/>
              <w:rPr>
                <w:rFonts w:ascii="Palatino Linotype" w:hAnsi="Palatino Linotype"/>
                <w:sz w:val="16"/>
                <w:szCs w:val="16"/>
              </w:rPr>
            </w:pPr>
            <w:r w:rsidRPr="00053191">
              <w:rPr>
                <w:rFonts w:ascii="Palatino Linotype" w:hAnsi="Palatino Linotype"/>
                <w:sz w:val="16"/>
                <w:szCs w:val="16"/>
              </w:rPr>
              <w:t>13</w:t>
            </w:r>
          </w:p>
        </w:tc>
        <w:tc>
          <w:tcPr>
            <w:tcW w:w="1260" w:type="dxa"/>
            <w:hideMark/>
            <w:tcPrChange w:id="758" w:author="Yanfei Zhang" w:date="2022-04-04T20:28:00Z">
              <w:tcPr>
                <w:tcW w:w="1260" w:type="dxa"/>
                <w:tcBorders>
                  <w:top w:val="single" w:sz="4" w:space="0" w:color="000000"/>
                  <w:left w:val="single" w:sz="4" w:space="0" w:color="000000"/>
                  <w:bottom w:val="single" w:sz="4" w:space="0" w:color="000000"/>
                  <w:right w:val="single" w:sz="4" w:space="0" w:color="000000"/>
                </w:tcBorders>
                <w:hideMark/>
              </w:tcPr>
            </w:tcPrChange>
          </w:tcPr>
          <w:p w14:paraId="0584DF7A" w14:textId="77777777" w:rsidR="005D0667" w:rsidRPr="00053191" w:rsidRDefault="005D0667" w:rsidP="0010072F">
            <w:pPr>
              <w:jc w:val="center"/>
              <w:rPr>
                <w:rFonts w:ascii="Palatino Linotype" w:hAnsi="Palatino Linotype"/>
                <w:sz w:val="16"/>
                <w:szCs w:val="16"/>
              </w:rPr>
            </w:pPr>
            <w:r w:rsidRPr="00053191">
              <w:rPr>
                <w:rFonts w:ascii="Palatino Linotype" w:hAnsi="Palatino Linotype"/>
                <w:sz w:val="16"/>
                <w:szCs w:val="16"/>
              </w:rPr>
              <w:t>7</w:t>
            </w:r>
          </w:p>
        </w:tc>
      </w:tr>
      <w:tr w:rsidR="0010072F" w:rsidRPr="00053191" w14:paraId="09D05869" w14:textId="77777777" w:rsidTr="00607A06">
        <w:trPr>
          <w:trHeight w:val="20"/>
          <w:jc w:val="center"/>
          <w:trPrChange w:id="759" w:author="Yanfei Zhang" w:date="2022-04-04T20:28:00Z">
            <w:trPr>
              <w:trHeight w:val="20"/>
              <w:jc w:val="center"/>
            </w:trPr>
          </w:trPrChange>
        </w:trPr>
        <w:tc>
          <w:tcPr>
            <w:tcW w:w="1075" w:type="dxa"/>
            <w:hideMark/>
            <w:tcPrChange w:id="760" w:author="Yanfei Zhang" w:date="2022-04-04T20:28:00Z">
              <w:tcPr>
                <w:tcW w:w="1075" w:type="dxa"/>
                <w:tcBorders>
                  <w:top w:val="single" w:sz="4" w:space="0" w:color="000000"/>
                  <w:left w:val="single" w:sz="4" w:space="0" w:color="000000"/>
                  <w:bottom w:val="single" w:sz="4" w:space="0" w:color="000000"/>
                  <w:right w:val="single" w:sz="4" w:space="0" w:color="000000"/>
                </w:tcBorders>
                <w:hideMark/>
              </w:tcPr>
            </w:tcPrChange>
          </w:tcPr>
          <w:p w14:paraId="5C5A18A7" w14:textId="77777777" w:rsidR="005D0667" w:rsidRPr="00053191" w:rsidRDefault="005D0667" w:rsidP="0010072F">
            <w:pPr>
              <w:jc w:val="center"/>
              <w:rPr>
                <w:rFonts w:ascii="Palatino Linotype" w:hAnsi="Palatino Linotype"/>
                <w:sz w:val="16"/>
                <w:szCs w:val="16"/>
              </w:rPr>
            </w:pPr>
            <w:r w:rsidRPr="00053191">
              <w:rPr>
                <w:rFonts w:ascii="Palatino Linotype" w:hAnsi="Palatino Linotype"/>
                <w:sz w:val="16"/>
                <w:szCs w:val="16"/>
              </w:rPr>
              <w:t>4</w:t>
            </w:r>
          </w:p>
        </w:tc>
        <w:tc>
          <w:tcPr>
            <w:tcW w:w="3060" w:type="dxa"/>
            <w:hideMark/>
            <w:tcPrChange w:id="761" w:author="Yanfei Zhang" w:date="2022-04-04T20:28:00Z">
              <w:tcPr>
                <w:tcW w:w="3060" w:type="dxa"/>
                <w:tcBorders>
                  <w:top w:val="single" w:sz="4" w:space="0" w:color="000000"/>
                  <w:left w:val="single" w:sz="4" w:space="0" w:color="000000"/>
                  <w:bottom w:val="single" w:sz="4" w:space="0" w:color="000000"/>
                  <w:right w:val="single" w:sz="4" w:space="0" w:color="000000"/>
                </w:tcBorders>
                <w:hideMark/>
              </w:tcPr>
            </w:tcPrChange>
          </w:tcPr>
          <w:p w14:paraId="0770A5A0" w14:textId="77777777" w:rsidR="005D0667" w:rsidRPr="00053191" w:rsidRDefault="005D0667" w:rsidP="00832F4A">
            <w:pPr>
              <w:rPr>
                <w:rFonts w:ascii="Palatino Linotype" w:hAnsi="Palatino Linotype"/>
                <w:sz w:val="16"/>
                <w:szCs w:val="16"/>
              </w:rPr>
            </w:pPr>
            <w:r w:rsidRPr="00053191">
              <w:rPr>
                <w:rFonts w:ascii="Palatino Linotype" w:hAnsi="Palatino Linotype"/>
                <w:sz w:val="16"/>
                <w:szCs w:val="16"/>
              </w:rPr>
              <w:t>GAPN pathway</w:t>
            </w:r>
          </w:p>
        </w:tc>
        <w:tc>
          <w:tcPr>
            <w:tcW w:w="1170" w:type="dxa"/>
            <w:hideMark/>
            <w:tcPrChange w:id="762" w:author="Yanfei Zhang" w:date="2022-04-04T20:28:00Z">
              <w:tcPr>
                <w:tcW w:w="1170" w:type="dxa"/>
                <w:tcBorders>
                  <w:top w:val="single" w:sz="4" w:space="0" w:color="000000"/>
                  <w:left w:val="single" w:sz="4" w:space="0" w:color="000000"/>
                  <w:bottom w:val="single" w:sz="4" w:space="0" w:color="000000"/>
                  <w:right w:val="single" w:sz="4" w:space="0" w:color="000000"/>
                </w:tcBorders>
                <w:hideMark/>
              </w:tcPr>
            </w:tcPrChange>
          </w:tcPr>
          <w:p w14:paraId="078E8E45" w14:textId="77777777" w:rsidR="005D0667" w:rsidRPr="00053191" w:rsidRDefault="005D0667" w:rsidP="00832F4A">
            <w:pPr>
              <w:rPr>
                <w:rFonts w:ascii="Palatino Linotype" w:hAnsi="Palatino Linotype"/>
                <w:sz w:val="16"/>
                <w:szCs w:val="16"/>
              </w:rPr>
            </w:pPr>
            <w:r w:rsidRPr="00053191">
              <w:rPr>
                <w:rFonts w:ascii="Palatino Linotype" w:hAnsi="Palatino Linotype"/>
                <w:sz w:val="16"/>
                <w:szCs w:val="16"/>
              </w:rPr>
              <w:t>Pathway 1</w:t>
            </w:r>
          </w:p>
        </w:tc>
        <w:tc>
          <w:tcPr>
            <w:tcW w:w="990" w:type="dxa"/>
            <w:hideMark/>
            <w:tcPrChange w:id="763" w:author="Yanfei Zhang" w:date="2022-04-04T20:28:00Z">
              <w:tcPr>
                <w:tcW w:w="990" w:type="dxa"/>
                <w:tcBorders>
                  <w:top w:val="single" w:sz="4" w:space="0" w:color="000000"/>
                  <w:left w:val="single" w:sz="4" w:space="0" w:color="000000"/>
                  <w:bottom w:val="single" w:sz="4" w:space="0" w:color="000000"/>
                  <w:right w:val="single" w:sz="4" w:space="0" w:color="000000"/>
                </w:tcBorders>
                <w:hideMark/>
              </w:tcPr>
            </w:tcPrChange>
          </w:tcPr>
          <w:p w14:paraId="02F4A7D0" w14:textId="77777777" w:rsidR="005D0667" w:rsidRPr="00053191" w:rsidRDefault="005D0667" w:rsidP="0010072F">
            <w:pPr>
              <w:jc w:val="center"/>
              <w:rPr>
                <w:rFonts w:ascii="Palatino Linotype" w:hAnsi="Palatino Linotype"/>
                <w:sz w:val="16"/>
                <w:szCs w:val="16"/>
              </w:rPr>
            </w:pPr>
            <w:r w:rsidRPr="00053191">
              <w:rPr>
                <w:rFonts w:ascii="Palatino Linotype" w:hAnsi="Palatino Linotype"/>
                <w:sz w:val="16"/>
                <w:szCs w:val="16"/>
              </w:rPr>
              <w:t>13</w:t>
            </w:r>
          </w:p>
        </w:tc>
        <w:tc>
          <w:tcPr>
            <w:tcW w:w="1260" w:type="dxa"/>
            <w:hideMark/>
            <w:tcPrChange w:id="764" w:author="Yanfei Zhang" w:date="2022-04-04T20:28:00Z">
              <w:tcPr>
                <w:tcW w:w="1260" w:type="dxa"/>
                <w:tcBorders>
                  <w:top w:val="single" w:sz="4" w:space="0" w:color="000000"/>
                  <w:left w:val="single" w:sz="4" w:space="0" w:color="000000"/>
                  <w:bottom w:val="single" w:sz="4" w:space="0" w:color="000000"/>
                  <w:right w:val="single" w:sz="4" w:space="0" w:color="000000"/>
                </w:tcBorders>
                <w:hideMark/>
              </w:tcPr>
            </w:tcPrChange>
          </w:tcPr>
          <w:p w14:paraId="7ED6999F" w14:textId="77777777" w:rsidR="005D0667" w:rsidRPr="00053191" w:rsidRDefault="005D0667" w:rsidP="0010072F">
            <w:pPr>
              <w:jc w:val="center"/>
              <w:rPr>
                <w:rFonts w:ascii="Palatino Linotype" w:hAnsi="Palatino Linotype"/>
                <w:sz w:val="16"/>
                <w:szCs w:val="16"/>
              </w:rPr>
            </w:pPr>
            <w:r w:rsidRPr="00053191">
              <w:rPr>
                <w:rFonts w:ascii="Palatino Linotype" w:hAnsi="Palatino Linotype"/>
                <w:sz w:val="16"/>
                <w:szCs w:val="16"/>
              </w:rPr>
              <w:t>7</w:t>
            </w:r>
          </w:p>
        </w:tc>
      </w:tr>
      <w:tr w:rsidR="0010072F" w:rsidRPr="00053191" w14:paraId="2CE7957E" w14:textId="77777777" w:rsidTr="00607A06">
        <w:trPr>
          <w:trHeight w:val="20"/>
          <w:jc w:val="center"/>
          <w:trPrChange w:id="765" w:author="Yanfei Zhang" w:date="2022-04-04T20:28:00Z">
            <w:trPr>
              <w:trHeight w:val="20"/>
              <w:jc w:val="center"/>
            </w:trPr>
          </w:trPrChange>
        </w:trPr>
        <w:tc>
          <w:tcPr>
            <w:tcW w:w="1075" w:type="dxa"/>
            <w:hideMark/>
            <w:tcPrChange w:id="766" w:author="Yanfei Zhang" w:date="2022-04-04T20:28:00Z">
              <w:tcPr>
                <w:tcW w:w="1075" w:type="dxa"/>
                <w:tcBorders>
                  <w:top w:val="single" w:sz="4" w:space="0" w:color="000000"/>
                  <w:left w:val="single" w:sz="4" w:space="0" w:color="000000"/>
                  <w:bottom w:val="single" w:sz="4" w:space="0" w:color="000000"/>
                  <w:right w:val="single" w:sz="4" w:space="0" w:color="000000"/>
                </w:tcBorders>
                <w:hideMark/>
              </w:tcPr>
            </w:tcPrChange>
          </w:tcPr>
          <w:p w14:paraId="18DC7110" w14:textId="77777777" w:rsidR="005D0667" w:rsidRPr="00053191" w:rsidRDefault="005D0667" w:rsidP="0010072F">
            <w:pPr>
              <w:jc w:val="center"/>
              <w:rPr>
                <w:rFonts w:ascii="Palatino Linotype" w:hAnsi="Palatino Linotype"/>
                <w:sz w:val="16"/>
                <w:szCs w:val="16"/>
              </w:rPr>
            </w:pPr>
            <w:r w:rsidRPr="00053191">
              <w:rPr>
                <w:rFonts w:ascii="Palatino Linotype" w:hAnsi="Palatino Linotype"/>
                <w:sz w:val="16"/>
                <w:szCs w:val="16"/>
              </w:rPr>
              <w:t>5</w:t>
            </w:r>
          </w:p>
        </w:tc>
        <w:tc>
          <w:tcPr>
            <w:tcW w:w="3060" w:type="dxa"/>
            <w:hideMark/>
            <w:tcPrChange w:id="767" w:author="Yanfei Zhang" w:date="2022-04-04T20:28:00Z">
              <w:tcPr>
                <w:tcW w:w="3060" w:type="dxa"/>
                <w:tcBorders>
                  <w:top w:val="single" w:sz="4" w:space="0" w:color="000000"/>
                  <w:left w:val="single" w:sz="4" w:space="0" w:color="000000"/>
                  <w:bottom w:val="single" w:sz="4" w:space="0" w:color="000000"/>
                  <w:right w:val="single" w:sz="4" w:space="0" w:color="000000"/>
                </w:tcBorders>
                <w:hideMark/>
              </w:tcPr>
            </w:tcPrChange>
          </w:tcPr>
          <w:p w14:paraId="5BEA4023" w14:textId="77777777" w:rsidR="005D0667" w:rsidRPr="00053191" w:rsidRDefault="005D0667" w:rsidP="00832F4A">
            <w:pPr>
              <w:rPr>
                <w:rFonts w:ascii="Palatino Linotype" w:hAnsi="Palatino Linotype"/>
                <w:sz w:val="16"/>
                <w:szCs w:val="16"/>
              </w:rPr>
            </w:pPr>
            <w:r w:rsidRPr="00053191">
              <w:rPr>
                <w:rFonts w:ascii="Palatino Linotype" w:hAnsi="Palatino Linotype"/>
                <w:sz w:val="16"/>
                <w:szCs w:val="16"/>
              </w:rPr>
              <w:t>Methylglyoxal pathway</w:t>
            </w:r>
          </w:p>
        </w:tc>
        <w:tc>
          <w:tcPr>
            <w:tcW w:w="1170" w:type="dxa"/>
            <w:hideMark/>
            <w:tcPrChange w:id="768" w:author="Yanfei Zhang" w:date="2022-04-04T20:28:00Z">
              <w:tcPr>
                <w:tcW w:w="1170" w:type="dxa"/>
                <w:tcBorders>
                  <w:top w:val="single" w:sz="4" w:space="0" w:color="000000"/>
                  <w:left w:val="single" w:sz="4" w:space="0" w:color="000000"/>
                  <w:bottom w:val="single" w:sz="4" w:space="0" w:color="000000"/>
                  <w:right w:val="single" w:sz="4" w:space="0" w:color="000000"/>
                </w:tcBorders>
                <w:hideMark/>
              </w:tcPr>
            </w:tcPrChange>
          </w:tcPr>
          <w:p w14:paraId="44AB69F0" w14:textId="77777777" w:rsidR="005D0667" w:rsidRPr="00053191" w:rsidRDefault="005D0667" w:rsidP="00832F4A">
            <w:pPr>
              <w:rPr>
                <w:rFonts w:ascii="Palatino Linotype" w:hAnsi="Palatino Linotype"/>
                <w:sz w:val="16"/>
                <w:szCs w:val="16"/>
              </w:rPr>
            </w:pPr>
            <w:r w:rsidRPr="00053191">
              <w:rPr>
                <w:rFonts w:ascii="Palatino Linotype" w:hAnsi="Palatino Linotype"/>
                <w:sz w:val="16"/>
                <w:szCs w:val="16"/>
              </w:rPr>
              <w:t>Pathway 1</w:t>
            </w:r>
          </w:p>
        </w:tc>
        <w:tc>
          <w:tcPr>
            <w:tcW w:w="990" w:type="dxa"/>
            <w:hideMark/>
            <w:tcPrChange w:id="769" w:author="Yanfei Zhang" w:date="2022-04-04T20:28:00Z">
              <w:tcPr>
                <w:tcW w:w="990" w:type="dxa"/>
                <w:tcBorders>
                  <w:top w:val="single" w:sz="4" w:space="0" w:color="000000"/>
                  <w:left w:val="single" w:sz="4" w:space="0" w:color="000000"/>
                  <w:bottom w:val="single" w:sz="4" w:space="0" w:color="000000"/>
                  <w:right w:val="single" w:sz="4" w:space="0" w:color="000000"/>
                </w:tcBorders>
                <w:hideMark/>
              </w:tcPr>
            </w:tcPrChange>
          </w:tcPr>
          <w:p w14:paraId="7F0BF340" w14:textId="77777777" w:rsidR="005D0667" w:rsidRPr="00053191" w:rsidRDefault="005D0667" w:rsidP="0010072F">
            <w:pPr>
              <w:jc w:val="center"/>
              <w:rPr>
                <w:rFonts w:ascii="Palatino Linotype" w:hAnsi="Palatino Linotype"/>
                <w:sz w:val="16"/>
                <w:szCs w:val="16"/>
              </w:rPr>
            </w:pPr>
            <w:r w:rsidRPr="00053191">
              <w:rPr>
                <w:rFonts w:ascii="Palatino Linotype" w:hAnsi="Palatino Linotype"/>
                <w:sz w:val="16"/>
                <w:szCs w:val="16"/>
              </w:rPr>
              <w:t>10</w:t>
            </w:r>
          </w:p>
        </w:tc>
        <w:tc>
          <w:tcPr>
            <w:tcW w:w="1260" w:type="dxa"/>
            <w:hideMark/>
            <w:tcPrChange w:id="770" w:author="Yanfei Zhang" w:date="2022-04-04T20:28:00Z">
              <w:tcPr>
                <w:tcW w:w="1260" w:type="dxa"/>
                <w:tcBorders>
                  <w:top w:val="single" w:sz="4" w:space="0" w:color="000000"/>
                  <w:left w:val="single" w:sz="4" w:space="0" w:color="000000"/>
                  <w:bottom w:val="single" w:sz="4" w:space="0" w:color="000000"/>
                  <w:right w:val="single" w:sz="4" w:space="0" w:color="000000"/>
                </w:tcBorders>
                <w:hideMark/>
              </w:tcPr>
            </w:tcPrChange>
          </w:tcPr>
          <w:p w14:paraId="087FE101" w14:textId="77777777" w:rsidR="005D0667" w:rsidRPr="00053191" w:rsidRDefault="005D0667" w:rsidP="0010072F">
            <w:pPr>
              <w:jc w:val="center"/>
              <w:rPr>
                <w:rFonts w:ascii="Palatino Linotype" w:hAnsi="Palatino Linotype"/>
                <w:sz w:val="16"/>
                <w:szCs w:val="16"/>
              </w:rPr>
            </w:pPr>
            <w:r w:rsidRPr="00053191">
              <w:rPr>
                <w:rFonts w:ascii="Palatino Linotype" w:hAnsi="Palatino Linotype"/>
                <w:sz w:val="16"/>
                <w:szCs w:val="16"/>
              </w:rPr>
              <w:t>5</w:t>
            </w:r>
          </w:p>
        </w:tc>
      </w:tr>
      <w:tr w:rsidR="0010072F" w:rsidRPr="00053191" w14:paraId="433CF076" w14:textId="77777777" w:rsidTr="00607A06">
        <w:trPr>
          <w:trHeight w:val="20"/>
          <w:jc w:val="center"/>
          <w:trPrChange w:id="771" w:author="Yanfei Zhang" w:date="2022-04-04T20:28:00Z">
            <w:trPr>
              <w:trHeight w:val="20"/>
              <w:jc w:val="center"/>
            </w:trPr>
          </w:trPrChange>
        </w:trPr>
        <w:tc>
          <w:tcPr>
            <w:tcW w:w="1075" w:type="dxa"/>
            <w:hideMark/>
            <w:tcPrChange w:id="772" w:author="Yanfei Zhang" w:date="2022-04-04T20:28:00Z">
              <w:tcPr>
                <w:tcW w:w="1075" w:type="dxa"/>
                <w:tcBorders>
                  <w:top w:val="single" w:sz="4" w:space="0" w:color="000000"/>
                  <w:left w:val="single" w:sz="4" w:space="0" w:color="000000"/>
                  <w:bottom w:val="single" w:sz="4" w:space="0" w:color="000000"/>
                  <w:right w:val="single" w:sz="4" w:space="0" w:color="000000"/>
                </w:tcBorders>
                <w:hideMark/>
              </w:tcPr>
            </w:tcPrChange>
          </w:tcPr>
          <w:p w14:paraId="4B5ECA1B" w14:textId="77777777" w:rsidR="005D0667" w:rsidRPr="00053191" w:rsidRDefault="005D0667" w:rsidP="0010072F">
            <w:pPr>
              <w:jc w:val="center"/>
              <w:rPr>
                <w:rFonts w:ascii="Palatino Linotype" w:hAnsi="Palatino Linotype"/>
                <w:sz w:val="16"/>
                <w:szCs w:val="16"/>
              </w:rPr>
            </w:pPr>
            <w:r w:rsidRPr="00053191">
              <w:rPr>
                <w:rFonts w:ascii="Palatino Linotype" w:hAnsi="Palatino Linotype"/>
                <w:sz w:val="16"/>
                <w:szCs w:val="16"/>
              </w:rPr>
              <w:t>6</w:t>
            </w:r>
          </w:p>
        </w:tc>
        <w:tc>
          <w:tcPr>
            <w:tcW w:w="3060" w:type="dxa"/>
            <w:hideMark/>
            <w:tcPrChange w:id="773" w:author="Yanfei Zhang" w:date="2022-04-04T20:28:00Z">
              <w:tcPr>
                <w:tcW w:w="3060" w:type="dxa"/>
                <w:tcBorders>
                  <w:top w:val="single" w:sz="4" w:space="0" w:color="000000"/>
                  <w:left w:val="single" w:sz="4" w:space="0" w:color="000000"/>
                  <w:bottom w:val="single" w:sz="4" w:space="0" w:color="000000"/>
                  <w:right w:val="single" w:sz="4" w:space="0" w:color="000000"/>
                </w:tcBorders>
                <w:hideMark/>
              </w:tcPr>
            </w:tcPrChange>
          </w:tcPr>
          <w:p w14:paraId="0E7C44A7" w14:textId="77777777" w:rsidR="005D0667" w:rsidRPr="00053191" w:rsidRDefault="005D0667" w:rsidP="00832F4A">
            <w:pPr>
              <w:rPr>
                <w:rFonts w:ascii="Palatino Linotype" w:hAnsi="Palatino Linotype"/>
                <w:sz w:val="16"/>
                <w:szCs w:val="16"/>
              </w:rPr>
            </w:pPr>
            <w:r w:rsidRPr="00053191">
              <w:rPr>
                <w:rFonts w:ascii="Palatino Linotype" w:hAnsi="Palatino Linotype"/>
                <w:sz w:val="16"/>
                <w:szCs w:val="16"/>
              </w:rPr>
              <w:t>GAPDH plus PGK pathway</w:t>
            </w:r>
          </w:p>
        </w:tc>
        <w:tc>
          <w:tcPr>
            <w:tcW w:w="1170" w:type="dxa"/>
            <w:hideMark/>
            <w:tcPrChange w:id="774" w:author="Yanfei Zhang" w:date="2022-04-04T20:28:00Z">
              <w:tcPr>
                <w:tcW w:w="1170" w:type="dxa"/>
                <w:tcBorders>
                  <w:top w:val="single" w:sz="4" w:space="0" w:color="000000"/>
                  <w:left w:val="single" w:sz="4" w:space="0" w:color="000000"/>
                  <w:bottom w:val="single" w:sz="4" w:space="0" w:color="000000"/>
                  <w:right w:val="single" w:sz="4" w:space="0" w:color="000000"/>
                </w:tcBorders>
                <w:hideMark/>
              </w:tcPr>
            </w:tcPrChange>
          </w:tcPr>
          <w:p w14:paraId="50628226" w14:textId="77777777" w:rsidR="005D0667" w:rsidRPr="00053191" w:rsidRDefault="005D0667" w:rsidP="00832F4A">
            <w:pPr>
              <w:rPr>
                <w:rFonts w:ascii="Palatino Linotype" w:hAnsi="Palatino Linotype"/>
                <w:sz w:val="16"/>
                <w:szCs w:val="16"/>
              </w:rPr>
            </w:pPr>
            <w:r w:rsidRPr="00053191">
              <w:rPr>
                <w:rFonts w:ascii="Palatino Linotype" w:hAnsi="Palatino Linotype"/>
                <w:sz w:val="16"/>
                <w:szCs w:val="16"/>
              </w:rPr>
              <w:t>Pathway 2</w:t>
            </w:r>
          </w:p>
        </w:tc>
        <w:tc>
          <w:tcPr>
            <w:tcW w:w="990" w:type="dxa"/>
            <w:hideMark/>
            <w:tcPrChange w:id="775" w:author="Yanfei Zhang" w:date="2022-04-04T20:28:00Z">
              <w:tcPr>
                <w:tcW w:w="990" w:type="dxa"/>
                <w:tcBorders>
                  <w:top w:val="single" w:sz="4" w:space="0" w:color="000000"/>
                  <w:left w:val="single" w:sz="4" w:space="0" w:color="000000"/>
                  <w:bottom w:val="single" w:sz="4" w:space="0" w:color="000000"/>
                  <w:right w:val="single" w:sz="4" w:space="0" w:color="000000"/>
                </w:tcBorders>
                <w:hideMark/>
              </w:tcPr>
            </w:tcPrChange>
          </w:tcPr>
          <w:p w14:paraId="6E27D095" w14:textId="77777777" w:rsidR="005D0667" w:rsidRPr="00053191" w:rsidRDefault="005D0667" w:rsidP="0010072F">
            <w:pPr>
              <w:jc w:val="center"/>
              <w:rPr>
                <w:rFonts w:ascii="Palatino Linotype" w:hAnsi="Palatino Linotype"/>
                <w:sz w:val="16"/>
                <w:szCs w:val="16"/>
              </w:rPr>
            </w:pPr>
            <w:r w:rsidRPr="00053191">
              <w:rPr>
                <w:rFonts w:ascii="Palatino Linotype" w:hAnsi="Palatino Linotype"/>
                <w:sz w:val="16"/>
                <w:szCs w:val="16"/>
              </w:rPr>
              <w:t>13</w:t>
            </w:r>
          </w:p>
        </w:tc>
        <w:tc>
          <w:tcPr>
            <w:tcW w:w="1260" w:type="dxa"/>
            <w:hideMark/>
            <w:tcPrChange w:id="776" w:author="Yanfei Zhang" w:date="2022-04-04T20:28:00Z">
              <w:tcPr>
                <w:tcW w:w="1260" w:type="dxa"/>
                <w:tcBorders>
                  <w:top w:val="single" w:sz="4" w:space="0" w:color="000000"/>
                  <w:left w:val="single" w:sz="4" w:space="0" w:color="000000"/>
                  <w:bottom w:val="single" w:sz="4" w:space="0" w:color="000000"/>
                  <w:right w:val="single" w:sz="4" w:space="0" w:color="000000"/>
                </w:tcBorders>
                <w:hideMark/>
              </w:tcPr>
            </w:tcPrChange>
          </w:tcPr>
          <w:p w14:paraId="0879C9BC" w14:textId="77777777" w:rsidR="005D0667" w:rsidRPr="00053191" w:rsidRDefault="005D0667" w:rsidP="0010072F">
            <w:pPr>
              <w:jc w:val="center"/>
              <w:rPr>
                <w:rFonts w:ascii="Palatino Linotype" w:hAnsi="Palatino Linotype"/>
                <w:sz w:val="16"/>
                <w:szCs w:val="16"/>
              </w:rPr>
            </w:pPr>
            <w:r w:rsidRPr="00053191">
              <w:rPr>
                <w:rFonts w:ascii="Palatino Linotype" w:hAnsi="Palatino Linotype"/>
                <w:sz w:val="16"/>
                <w:szCs w:val="16"/>
              </w:rPr>
              <w:t>7</w:t>
            </w:r>
          </w:p>
        </w:tc>
      </w:tr>
      <w:tr w:rsidR="0010072F" w:rsidRPr="00053191" w14:paraId="5A2957AD" w14:textId="77777777" w:rsidTr="00607A06">
        <w:trPr>
          <w:trHeight w:val="20"/>
          <w:jc w:val="center"/>
          <w:trPrChange w:id="777" w:author="Yanfei Zhang" w:date="2022-04-04T20:28:00Z">
            <w:trPr>
              <w:trHeight w:val="20"/>
              <w:jc w:val="center"/>
            </w:trPr>
          </w:trPrChange>
        </w:trPr>
        <w:tc>
          <w:tcPr>
            <w:tcW w:w="1075" w:type="dxa"/>
            <w:hideMark/>
            <w:tcPrChange w:id="778" w:author="Yanfei Zhang" w:date="2022-04-04T20:28:00Z">
              <w:tcPr>
                <w:tcW w:w="1075" w:type="dxa"/>
                <w:tcBorders>
                  <w:top w:val="single" w:sz="4" w:space="0" w:color="000000"/>
                  <w:left w:val="single" w:sz="4" w:space="0" w:color="000000"/>
                  <w:bottom w:val="single" w:sz="4" w:space="0" w:color="000000"/>
                  <w:right w:val="single" w:sz="4" w:space="0" w:color="000000"/>
                </w:tcBorders>
                <w:hideMark/>
              </w:tcPr>
            </w:tcPrChange>
          </w:tcPr>
          <w:p w14:paraId="13E1BD6E" w14:textId="77777777" w:rsidR="005D0667" w:rsidRPr="00053191" w:rsidRDefault="005D0667" w:rsidP="0010072F">
            <w:pPr>
              <w:jc w:val="center"/>
              <w:rPr>
                <w:rFonts w:ascii="Palatino Linotype" w:hAnsi="Palatino Linotype"/>
                <w:sz w:val="16"/>
                <w:szCs w:val="16"/>
              </w:rPr>
            </w:pPr>
            <w:r w:rsidRPr="00053191">
              <w:rPr>
                <w:rFonts w:ascii="Palatino Linotype" w:hAnsi="Palatino Linotype"/>
                <w:sz w:val="16"/>
                <w:szCs w:val="16"/>
              </w:rPr>
              <w:t>7</w:t>
            </w:r>
          </w:p>
        </w:tc>
        <w:tc>
          <w:tcPr>
            <w:tcW w:w="3060" w:type="dxa"/>
            <w:hideMark/>
            <w:tcPrChange w:id="779" w:author="Yanfei Zhang" w:date="2022-04-04T20:28:00Z">
              <w:tcPr>
                <w:tcW w:w="3060" w:type="dxa"/>
                <w:tcBorders>
                  <w:top w:val="single" w:sz="4" w:space="0" w:color="000000"/>
                  <w:left w:val="single" w:sz="4" w:space="0" w:color="000000"/>
                  <w:bottom w:val="single" w:sz="4" w:space="0" w:color="000000"/>
                  <w:right w:val="single" w:sz="4" w:space="0" w:color="000000"/>
                </w:tcBorders>
                <w:hideMark/>
              </w:tcPr>
            </w:tcPrChange>
          </w:tcPr>
          <w:p w14:paraId="562CE147" w14:textId="77777777" w:rsidR="005D0667" w:rsidRPr="00053191" w:rsidRDefault="005D0667" w:rsidP="00832F4A">
            <w:pPr>
              <w:rPr>
                <w:rFonts w:ascii="Palatino Linotype" w:hAnsi="Palatino Linotype"/>
                <w:sz w:val="16"/>
                <w:szCs w:val="16"/>
              </w:rPr>
            </w:pPr>
            <w:r w:rsidRPr="00053191">
              <w:rPr>
                <w:rFonts w:ascii="Palatino Linotype" w:hAnsi="Palatino Linotype"/>
                <w:sz w:val="16"/>
                <w:szCs w:val="16"/>
              </w:rPr>
              <w:t xml:space="preserve">Non-phosphorylation </w:t>
            </w:r>
            <w:r>
              <w:rPr>
                <w:rFonts w:ascii="Palatino Linotype" w:hAnsi="Palatino Linotype"/>
                <w:sz w:val="16"/>
                <w:szCs w:val="16"/>
              </w:rPr>
              <w:t xml:space="preserve">(GAPN) </w:t>
            </w:r>
            <w:r w:rsidRPr="00053191">
              <w:rPr>
                <w:rFonts w:ascii="Palatino Linotype" w:hAnsi="Palatino Linotype"/>
                <w:sz w:val="16"/>
                <w:szCs w:val="16"/>
              </w:rPr>
              <w:t>pathway</w:t>
            </w:r>
          </w:p>
        </w:tc>
        <w:tc>
          <w:tcPr>
            <w:tcW w:w="1170" w:type="dxa"/>
            <w:hideMark/>
            <w:tcPrChange w:id="780" w:author="Yanfei Zhang" w:date="2022-04-04T20:28:00Z">
              <w:tcPr>
                <w:tcW w:w="1170" w:type="dxa"/>
                <w:tcBorders>
                  <w:top w:val="single" w:sz="4" w:space="0" w:color="000000"/>
                  <w:left w:val="single" w:sz="4" w:space="0" w:color="000000"/>
                  <w:bottom w:val="single" w:sz="4" w:space="0" w:color="000000"/>
                  <w:right w:val="single" w:sz="4" w:space="0" w:color="000000"/>
                </w:tcBorders>
                <w:hideMark/>
              </w:tcPr>
            </w:tcPrChange>
          </w:tcPr>
          <w:p w14:paraId="12CB431A" w14:textId="77777777" w:rsidR="005D0667" w:rsidRPr="00053191" w:rsidRDefault="005D0667" w:rsidP="00832F4A">
            <w:pPr>
              <w:rPr>
                <w:rFonts w:ascii="Palatino Linotype" w:hAnsi="Palatino Linotype"/>
                <w:sz w:val="16"/>
                <w:szCs w:val="16"/>
              </w:rPr>
            </w:pPr>
            <w:r w:rsidRPr="00053191">
              <w:rPr>
                <w:rFonts w:ascii="Palatino Linotype" w:hAnsi="Palatino Linotype"/>
                <w:sz w:val="16"/>
                <w:szCs w:val="16"/>
              </w:rPr>
              <w:t>Pathway 2</w:t>
            </w:r>
          </w:p>
        </w:tc>
        <w:tc>
          <w:tcPr>
            <w:tcW w:w="990" w:type="dxa"/>
            <w:hideMark/>
            <w:tcPrChange w:id="781" w:author="Yanfei Zhang" w:date="2022-04-04T20:28:00Z">
              <w:tcPr>
                <w:tcW w:w="990" w:type="dxa"/>
                <w:tcBorders>
                  <w:top w:val="single" w:sz="4" w:space="0" w:color="000000"/>
                  <w:left w:val="single" w:sz="4" w:space="0" w:color="000000"/>
                  <w:bottom w:val="single" w:sz="4" w:space="0" w:color="000000"/>
                  <w:right w:val="single" w:sz="4" w:space="0" w:color="000000"/>
                </w:tcBorders>
                <w:hideMark/>
              </w:tcPr>
            </w:tcPrChange>
          </w:tcPr>
          <w:p w14:paraId="1AD9FBEA" w14:textId="77777777" w:rsidR="005D0667" w:rsidRPr="00053191" w:rsidRDefault="005D0667" w:rsidP="0010072F">
            <w:pPr>
              <w:jc w:val="center"/>
              <w:rPr>
                <w:rFonts w:ascii="Palatino Linotype" w:hAnsi="Palatino Linotype"/>
                <w:sz w:val="16"/>
                <w:szCs w:val="16"/>
              </w:rPr>
            </w:pPr>
            <w:r w:rsidRPr="00053191">
              <w:rPr>
                <w:rFonts w:ascii="Palatino Linotype" w:hAnsi="Palatino Linotype"/>
                <w:sz w:val="16"/>
                <w:szCs w:val="16"/>
              </w:rPr>
              <w:t>12</w:t>
            </w:r>
          </w:p>
        </w:tc>
        <w:tc>
          <w:tcPr>
            <w:tcW w:w="1260" w:type="dxa"/>
            <w:hideMark/>
            <w:tcPrChange w:id="782" w:author="Yanfei Zhang" w:date="2022-04-04T20:28:00Z">
              <w:tcPr>
                <w:tcW w:w="1260" w:type="dxa"/>
                <w:tcBorders>
                  <w:top w:val="single" w:sz="4" w:space="0" w:color="000000"/>
                  <w:left w:val="single" w:sz="4" w:space="0" w:color="000000"/>
                  <w:bottom w:val="single" w:sz="4" w:space="0" w:color="000000"/>
                  <w:right w:val="single" w:sz="4" w:space="0" w:color="000000"/>
                </w:tcBorders>
                <w:hideMark/>
              </w:tcPr>
            </w:tcPrChange>
          </w:tcPr>
          <w:p w14:paraId="37A1EDB7" w14:textId="77777777" w:rsidR="005D0667" w:rsidRPr="00053191" w:rsidRDefault="005D0667" w:rsidP="0010072F">
            <w:pPr>
              <w:jc w:val="center"/>
              <w:rPr>
                <w:rFonts w:ascii="Palatino Linotype" w:hAnsi="Palatino Linotype"/>
                <w:sz w:val="16"/>
                <w:szCs w:val="16"/>
              </w:rPr>
            </w:pPr>
            <w:r w:rsidRPr="00053191">
              <w:rPr>
                <w:rFonts w:ascii="Palatino Linotype" w:hAnsi="Palatino Linotype"/>
                <w:sz w:val="16"/>
                <w:szCs w:val="16"/>
              </w:rPr>
              <w:t>6</w:t>
            </w:r>
          </w:p>
        </w:tc>
      </w:tr>
      <w:tr w:rsidR="0010072F" w:rsidRPr="00053191" w14:paraId="5C382198" w14:textId="77777777" w:rsidTr="00607A06">
        <w:trPr>
          <w:trHeight w:val="20"/>
          <w:jc w:val="center"/>
          <w:trPrChange w:id="783" w:author="Yanfei Zhang" w:date="2022-04-04T20:28:00Z">
            <w:trPr>
              <w:trHeight w:val="20"/>
              <w:jc w:val="center"/>
            </w:trPr>
          </w:trPrChange>
        </w:trPr>
        <w:tc>
          <w:tcPr>
            <w:tcW w:w="1075" w:type="dxa"/>
            <w:hideMark/>
            <w:tcPrChange w:id="784" w:author="Yanfei Zhang" w:date="2022-04-04T20:28:00Z">
              <w:tcPr>
                <w:tcW w:w="1075" w:type="dxa"/>
                <w:tcBorders>
                  <w:top w:val="single" w:sz="4" w:space="0" w:color="000000"/>
                  <w:left w:val="single" w:sz="4" w:space="0" w:color="000000"/>
                  <w:bottom w:val="single" w:sz="4" w:space="0" w:color="000000"/>
                  <w:right w:val="single" w:sz="4" w:space="0" w:color="000000"/>
                </w:tcBorders>
                <w:hideMark/>
              </w:tcPr>
            </w:tcPrChange>
          </w:tcPr>
          <w:p w14:paraId="7F156BA6" w14:textId="77777777" w:rsidR="005D0667" w:rsidRPr="00053191" w:rsidRDefault="005D0667" w:rsidP="0010072F">
            <w:pPr>
              <w:jc w:val="center"/>
              <w:rPr>
                <w:rFonts w:ascii="Palatino Linotype" w:hAnsi="Palatino Linotype"/>
                <w:sz w:val="16"/>
                <w:szCs w:val="16"/>
              </w:rPr>
            </w:pPr>
            <w:r w:rsidRPr="00053191">
              <w:rPr>
                <w:rFonts w:ascii="Palatino Linotype" w:hAnsi="Palatino Linotype"/>
                <w:sz w:val="16"/>
                <w:szCs w:val="16"/>
              </w:rPr>
              <w:t>8</w:t>
            </w:r>
          </w:p>
        </w:tc>
        <w:tc>
          <w:tcPr>
            <w:tcW w:w="3060" w:type="dxa"/>
            <w:hideMark/>
            <w:tcPrChange w:id="785" w:author="Yanfei Zhang" w:date="2022-04-04T20:28:00Z">
              <w:tcPr>
                <w:tcW w:w="3060" w:type="dxa"/>
                <w:tcBorders>
                  <w:top w:val="single" w:sz="4" w:space="0" w:color="000000"/>
                  <w:left w:val="single" w:sz="4" w:space="0" w:color="000000"/>
                  <w:bottom w:val="single" w:sz="4" w:space="0" w:color="000000"/>
                  <w:right w:val="single" w:sz="4" w:space="0" w:color="000000"/>
                </w:tcBorders>
                <w:hideMark/>
              </w:tcPr>
            </w:tcPrChange>
          </w:tcPr>
          <w:p w14:paraId="73CFBD68" w14:textId="77777777" w:rsidR="005D0667" w:rsidRPr="00053191" w:rsidRDefault="005D0667" w:rsidP="001C4C05">
            <w:pPr>
              <w:rPr>
                <w:rFonts w:ascii="Palatino Linotype" w:hAnsi="Palatino Linotype"/>
                <w:sz w:val="16"/>
                <w:szCs w:val="16"/>
              </w:rPr>
            </w:pPr>
            <w:r w:rsidRPr="00053191">
              <w:rPr>
                <w:rFonts w:ascii="Palatino Linotype" w:hAnsi="Palatino Linotype"/>
                <w:sz w:val="16"/>
                <w:szCs w:val="16"/>
              </w:rPr>
              <w:t>GAPDH and spontaneous degradation</w:t>
            </w:r>
            <w:r>
              <w:rPr>
                <w:rFonts w:ascii="Palatino Linotype" w:hAnsi="Palatino Linotype"/>
                <w:sz w:val="16"/>
                <w:szCs w:val="16"/>
              </w:rPr>
              <w:t xml:space="preserve"> </w:t>
            </w:r>
          </w:p>
        </w:tc>
        <w:tc>
          <w:tcPr>
            <w:tcW w:w="1170" w:type="dxa"/>
            <w:hideMark/>
            <w:tcPrChange w:id="786" w:author="Yanfei Zhang" w:date="2022-04-04T20:28:00Z">
              <w:tcPr>
                <w:tcW w:w="1170" w:type="dxa"/>
                <w:tcBorders>
                  <w:top w:val="single" w:sz="4" w:space="0" w:color="000000"/>
                  <w:left w:val="single" w:sz="4" w:space="0" w:color="000000"/>
                  <w:bottom w:val="single" w:sz="4" w:space="0" w:color="000000"/>
                  <w:right w:val="single" w:sz="4" w:space="0" w:color="000000"/>
                </w:tcBorders>
                <w:hideMark/>
              </w:tcPr>
            </w:tcPrChange>
          </w:tcPr>
          <w:p w14:paraId="03A23399" w14:textId="77777777" w:rsidR="005D0667" w:rsidRPr="00053191" w:rsidRDefault="005D0667" w:rsidP="00832F4A">
            <w:pPr>
              <w:rPr>
                <w:rFonts w:ascii="Palatino Linotype" w:hAnsi="Palatino Linotype"/>
                <w:sz w:val="16"/>
                <w:szCs w:val="16"/>
              </w:rPr>
            </w:pPr>
            <w:r w:rsidRPr="00053191">
              <w:rPr>
                <w:rFonts w:ascii="Palatino Linotype" w:hAnsi="Palatino Linotype"/>
                <w:sz w:val="16"/>
                <w:szCs w:val="16"/>
              </w:rPr>
              <w:t>Pathway 2</w:t>
            </w:r>
          </w:p>
        </w:tc>
        <w:tc>
          <w:tcPr>
            <w:tcW w:w="990" w:type="dxa"/>
            <w:hideMark/>
            <w:tcPrChange w:id="787" w:author="Yanfei Zhang" w:date="2022-04-04T20:28:00Z">
              <w:tcPr>
                <w:tcW w:w="990" w:type="dxa"/>
                <w:tcBorders>
                  <w:top w:val="single" w:sz="4" w:space="0" w:color="000000"/>
                  <w:left w:val="single" w:sz="4" w:space="0" w:color="000000"/>
                  <w:bottom w:val="single" w:sz="4" w:space="0" w:color="000000"/>
                  <w:right w:val="single" w:sz="4" w:space="0" w:color="000000"/>
                </w:tcBorders>
                <w:hideMark/>
              </w:tcPr>
            </w:tcPrChange>
          </w:tcPr>
          <w:p w14:paraId="00A22EF5" w14:textId="77777777" w:rsidR="005D0667" w:rsidRPr="00053191" w:rsidRDefault="005D0667" w:rsidP="0010072F">
            <w:pPr>
              <w:jc w:val="center"/>
              <w:rPr>
                <w:rFonts w:ascii="Palatino Linotype" w:hAnsi="Palatino Linotype"/>
                <w:sz w:val="16"/>
                <w:szCs w:val="16"/>
              </w:rPr>
            </w:pPr>
            <w:r w:rsidRPr="00053191">
              <w:rPr>
                <w:rFonts w:ascii="Palatino Linotype" w:hAnsi="Palatino Linotype"/>
                <w:sz w:val="16"/>
                <w:szCs w:val="16"/>
              </w:rPr>
              <w:t>12</w:t>
            </w:r>
          </w:p>
        </w:tc>
        <w:tc>
          <w:tcPr>
            <w:tcW w:w="1260" w:type="dxa"/>
            <w:hideMark/>
            <w:tcPrChange w:id="788" w:author="Yanfei Zhang" w:date="2022-04-04T20:28:00Z">
              <w:tcPr>
                <w:tcW w:w="1260" w:type="dxa"/>
                <w:tcBorders>
                  <w:top w:val="single" w:sz="4" w:space="0" w:color="000000"/>
                  <w:left w:val="single" w:sz="4" w:space="0" w:color="000000"/>
                  <w:bottom w:val="single" w:sz="4" w:space="0" w:color="000000"/>
                  <w:right w:val="single" w:sz="4" w:space="0" w:color="000000"/>
                </w:tcBorders>
                <w:hideMark/>
              </w:tcPr>
            </w:tcPrChange>
          </w:tcPr>
          <w:p w14:paraId="68F00D39" w14:textId="77777777" w:rsidR="005D0667" w:rsidRPr="00053191" w:rsidRDefault="005D0667" w:rsidP="0010072F">
            <w:pPr>
              <w:jc w:val="center"/>
              <w:rPr>
                <w:rFonts w:ascii="Palatino Linotype" w:hAnsi="Palatino Linotype"/>
                <w:sz w:val="16"/>
                <w:szCs w:val="16"/>
              </w:rPr>
            </w:pPr>
            <w:r w:rsidRPr="00053191">
              <w:rPr>
                <w:rFonts w:ascii="Palatino Linotype" w:hAnsi="Palatino Linotype"/>
                <w:sz w:val="16"/>
                <w:szCs w:val="16"/>
              </w:rPr>
              <w:t>6</w:t>
            </w:r>
          </w:p>
        </w:tc>
      </w:tr>
      <w:tr w:rsidR="0010072F" w:rsidRPr="00053191" w14:paraId="6A8FEFC2" w14:textId="77777777" w:rsidTr="00607A06">
        <w:trPr>
          <w:trHeight w:val="20"/>
          <w:jc w:val="center"/>
          <w:trPrChange w:id="789" w:author="Yanfei Zhang" w:date="2022-04-04T20:28:00Z">
            <w:trPr>
              <w:trHeight w:val="20"/>
              <w:jc w:val="center"/>
            </w:trPr>
          </w:trPrChange>
        </w:trPr>
        <w:tc>
          <w:tcPr>
            <w:tcW w:w="1075" w:type="dxa"/>
            <w:hideMark/>
            <w:tcPrChange w:id="790" w:author="Yanfei Zhang" w:date="2022-04-04T20:28:00Z">
              <w:tcPr>
                <w:tcW w:w="1075" w:type="dxa"/>
                <w:tcBorders>
                  <w:top w:val="single" w:sz="4" w:space="0" w:color="000000"/>
                  <w:left w:val="single" w:sz="4" w:space="0" w:color="000000"/>
                  <w:bottom w:val="single" w:sz="4" w:space="0" w:color="000000"/>
                  <w:right w:val="single" w:sz="4" w:space="0" w:color="000000"/>
                </w:tcBorders>
                <w:hideMark/>
              </w:tcPr>
            </w:tcPrChange>
          </w:tcPr>
          <w:p w14:paraId="706D9A02" w14:textId="77777777" w:rsidR="005D0667" w:rsidRPr="00053191" w:rsidRDefault="005D0667" w:rsidP="0010072F">
            <w:pPr>
              <w:jc w:val="center"/>
              <w:rPr>
                <w:rFonts w:ascii="Palatino Linotype" w:hAnsi="Palatino Linotype"/>
                <w:sz w:val="16"/>
                <w:szCs w:val="16"/>
              </w:rPr>
            </w:pPr>
            <w:r w:rsidRPr="00053191">
              <w:rPr>
                <w:rFonts w:ascii="Palatino Linotype" w:hAnsi="Palatino Linotype"/>
                <w:sz w:val="16"/>
                <w:szCs w:val="16"/>
              </w:rPr>
              <w:t>9</w:t>
            </w:r>
          </w:p>
        </w:tc>
        <w:tc>
          <w:tcPr>
            <w:tcW w:w="3060" w:type="dxa"/>
            <w:hideMark/>
            <w:tcPrChange w:id="791" w:author="Yanfei Zhang" w:date="2022-04-04T20:28:00Z">
              <w:tcPr>
                <w:tcW w:w="3060" w:type="dxa"/>
                <w:tcBorders>
                  <w:top w:val="single" w:sz="4" w:space="0" w:color="000000"/>
                  <w:left w:val="single" w:sz="4" w:space="0" w:color="000000"/>
                  <w:bottom w:val="single" w:sz="4" w:space="0" w:color="000000"/>
                  <w:right w:val="single" w:sz="4" w:space="0" w:color="000000"/>
                </w:tcBorders>
                <w:hideMark/>
              </w:tcPr>
            </w:tcPrChange>
          </w:tcPr>
          <w:p w14:paraId="37BA3E1B" w14:textId="77777777" w:rsidR="005D0667" w:rsidRPr="00053191" w:rsidRDefault="005D0667" w:rsidP="00832F4A">
            <w:pPr>
              <w:rPr>
                <w:rFonts w:ascii="Palatino Linotype" w:hAnsi="Palatino Linotype"/>
                <w:sz w:val="16"/>
                <w:szCs w:val="16"/>
              </w:rPr>
            </w:pPr>
            <w:r w:rsidRPr="00053191">
              <w:rPr>
                <w:rFonts w:ascii="Palatino Linotype" w:hAnsi="Palatino Linotype"/>
                <w:sz w:val="16"/>
                <w:szCs w:val="16"/>
              </w:rPr>
              <w:t>GAPN pathway</w:t>
            </w:r>
          </w:p>
        </w:tc>
        <w:tc>
          <w:tcPr>
            <w:tcW w:w="1170" w:type="dxa"/>
            <w:hideMark/>
            <w:tcPrChange w:id="792" w:author="Yanfei Zhang" w:date="2022-04-04T20:28:00Z">
              <w:tcPr>
                <w:tcW w:w="1170" w:type="dxa"/>
                <w:tcBorders>
                  <w:top w:val="single" w:sz="4" w:space="0" w:color="000000"/>
                  <w:left w:val="single" w:sz="4" w:space="0" w:color="000000"/>
                  <w:bottom w:val="single" w:sz="4" w:space="0" w:color="000000"/>
                  <w:right w:val="single" w:sz="4" w:space="0" w:color="000000"/>
                </w:tcBorders>
                <w:hideMark/>
              </w:tcPr>
            </w:tcPrChange>
          </w:tcPr>
          <w:p w14:paraId="7EED638D" w14:textId="77777777" w:rsidR="005D0667" w:rsidRPr="00053191" w:rsidRDefault="005D0667" w:rsidP="00832F4A">
            <w:pPr>
              <w:rPr>
                <w:rFonts w:ascii="Palatino Linotype" w:hAnsi="Palatino Linotype"/>
                <w:sz w:val="16"/>
                <w:szCs w:val="16"/>
              </w:rPr>
            </w:pPr>
            <w:r w:rsidRPr="00053191">
              <w:rPr>
                <w:rFonts w:ascii="Palatino Linotype" w:hAnsi="Palatino Linotype"/>
                <w:sz w:val="16"/>
                <w:szCs w:val="16"/>
              </w:rPr>
              <w:t>Pathway 2</w:t>
            </w:r>
          </w:p>
        </w:tc>
        <w:tc>
          <w:tcPr>
            <w:tcW w:w="990" w:type="dxa"/>
            <w:hideMark/>
            <w:tcPrChange w:id="793" w:author="Yanfei Zhang" w:date="2022-04-04T20:28:00Z">
              <w:tcPr>
                <w:tcW w:w="990" w:type="dxa"/>
                <w:tcBorders>
                  <w:top w:val="single" w:sz="4" w:space="0" w:color="000000"/>
                  <w:left w:val="single" w:sz="4" w:space="0" w:color="000000"/>
                  <w:bottom w:val="single" w:sz="4" w:space="0" w:color="000000"/>
                  <w:right w:val="single" w:sz="4" w:space="0" w:color="000000"/>
                </w:tcBorders>
                <w:hideMark/>
              </w:tcPr>
            </w:tcPrChange>
          </w:tcPr>
          <w:p w14:paraId="74111EF1" w14:textId="77777777" w:rsidR="005D0667" w:rsidRPr="00053191" w:rsidRDefault="005D0667" w:rsidP="0010072F">
            <w:pPr>
              <w:jc w:val="center"/>
              <w:rPr>
                <w:rFonts w:ascii="Palatino Linotype" w:hAnsi="Palatino Linotype"/>
                <w:sz w:val="16"/>
                <w:szCs w:val="16"/>
              </w:rPr>
            </w:pPr>
            <w:r w:rsidRPr="00053191">
              <w:rPr>
                <w:rFonts w:ascii="Palatino Linotype" w:hAnsi="Palatino Linotype"/>
                <w:sz w:val="16"/>
                <w:szCs w:val="16"/>
              </w:rPr>
              <w:t>12</w:t>
            </w:r>
          </w:p>
        </w:tc>
        <w:tc>
          <w:tcPr>
            <w:tcW w:w="1260" w:type="dxa"/>
            <w:hideMark/>
            <w:tcPrChange w:id="794" w:author="Yanfei Zhang" w:date="2022-04-04T20:28:00Z">
              <w:tcPr>
                <w:tcW w:w="1260" w:type="dxa"/>
                <w:tcBorders>
                  <w:top w:val="single" w:sz="4" w:space="0" w:color="000000"/>
                  <w:left w:val="single" w:sz="4" w:space="0" w:color="000000"/>
                  <w:bottom w:val="single" w:sz="4" w:space="0" w:color="000000"/>
                  <w:right w:val="single" w:sz="4" w:space="0" w:color="000000"/>
                </w:tcBorders>
                <w:hideMark/>
              </w:tcPr>
            </w:tcPrChange>
          </w:tcPr>
          <w:p w14:paraId="4FDCF42B" w14:textId="77777777" w:rsidR="005D0667" w:rsidRPr="00053191" w:rsidRDefault="005D0667" w:rsidP="0010072F">
            <w:pPr>
              <w:jc w:val="center"/>
              <w:rPr>
                <w:rFonts w:ascii="Palatino Linotype" w:hAnsi="Palatino Linotype"/>
                <w:sz w:val="16"/>
                <w:szCs w:val="16"/>
              </w:rPr>
            </w:pPr>
            <w:r w:rsidRPr="00053191">
              <w:rPr>
                <w:rFonts w:ascii="Palatino Linotype" w:hAnsi="Palatino Linotype"/>
                <w:sz w:val="16"/>
                <w:szCs w:val="16"/>
              </w:rPr>
              <w:t>6</w:t>
            </w:r>
          </w:p>
        </w:tc>
      </w:tr>
      <w:tr w:rsidR="0010072F" w:rsidRPr="00053191" w14:paraId="63124B63" w14:textId="77777777" w:rsidTr="00607A06">
        <w:trPr>
          <w:trHeight w:val="20"/>
          <w:jc w:val="center"/>
          <w:trPrChange w:id="795" w:author="Yanfei Zhang" w:date="2022-04-04T20:28:00Z">
            <w:trPr>
              <w:trHeight w:val="20"/>
              <w:jc w:val="center"/>
            </w:trPr>
          </w:trPrChange>
        </w:trPr>
        <w:tc>
          <w:tcPr>
            <w:tcW w:w="1075" w:type="dxa"/>
            <w:hideMark/>
            <w:tcPrChange w:id="796" w:author="Yanfei Zhang" w:date="2022-04-04T20:28:00Z">
              <w:tcPr>
                <w:tcW w:w="1075" w:type="dxa"/>
                <w:tcBorders>
                  <w:top w:val="single" w:sz="4" w:space="0" w:color="000000"/>
                  <w:left w:val="single" w:sz="4" w:space="0" w:color="000000"/>
                  <w:bottom w:val="single" w:sz="4" w:space="0" w:color="000000"/>
                  <w:right w:val="single" w:sz="4" w:space="0" w:color="000000"/>
                </w:tcBorders>
                <w:hideMark/>
              </w:tcPr>
            </w:tcPrChange>
          </w:tcPr>
          <w:p w14:paraId="2EEDD306" w14:textId="77777777" w:rsidR="005D0667" w:rsidRPr="00053191" w:rsidRDefault="005D0667" w:rsidP="0010072F">
            <w:pPr>
              <w:jc w:val="center"/>
              <w:rPr>
                <w:rFonts w:ascii="Palatino Linotype" w:hAnsi="Palatino Linotype"/>
                <w:sz w:val="16"/>
                <w:szCs w:val="16"/>
              </w:rPr>
            </w:pPr>
            <w:r w:rsidRPr="00053191">
              <w:rPr>
                <w:rFonts w:ascii="Palatino Linotype" w:hAnsi="Palatino Linotype"/>
                <w:sz w:val="16"/>
                <w:szCs w:val="16"/>
              </w:rPr>
              <w:t>10</w:t>
            </w:r>
          </w:p>
        </w:tc>
        <w:tc>
          <w:tcPr>
            <w:tcW w:w="3060" w:type="dxa"/>
            <w:hideMark/>
            <w:tcPrChange w:id="797" w:author="Yanfei Zhang" w:date="2022-04-04T20:28:00Z">
              <w:tcPr>
                <w:tcW w:w="3060" w:type="dxa"/>
                <w:tcBorders>
                  <w:top w:val="single" w:sz="4" w:space="0" w:color="000000"/>
                  <w:left w:val="single" w:sz="4" w:space="0" w:color="000000"/>
                  <w:bottom w:val="single" w:sz="4" w:space="0" w:color="000000"/>
                  <w:right w:val="single" w:sz="4" w:space="0" w:color="000000"/>
                </w:tcBorders>
                <w:hideMark/>
              </w:tcPr>
            </w:tcPrChange>
          </w:tcPr>
          <w:p w14:paraId="74C55615" w14:textId="77777777" w:rsidR="005D0667" w:rsidRPr="00053191" w:rsidRDefault="005D0667" w:rsidP="00832F4A">
            <w:pPr>
              <w:rPr>
                <w:rFonts w:ascii="Palatino Linotype" w:hAnsi="Palatino Linotype"/>
                <w:sz w:val="16"/>
                <w:szCs w:val="16"/>
              </w:rPr>
            </w:pPr>
            <w:r w:rsidRPr="00053191">
              <w:rPr>
                <w:rFonts w:ascii="Palatino Linotype" w:hAnsi="Palatino Linotype"/>
                <w:sz w:val="16"/>
                <w:szCs w:val="16"/>
              </w:rPr>
              <w:t>GAPDH plus PGK pathway</w:t>
            </w:r>
          </w:p>
        </w:tc>
        <w:tc>
          <w:tcPr>
            <w:tcW w:w="1170" w:type="dxa"/>
            <w:hideMark/>
            <w:tcPrChange w:id="798" w:author="Yanfei Zhang" w:date="2022-04-04T20:28:00Z">
              <w:tcPr>
                <w:tcW w:w="1170" w:type="dxa"/>
                <w:tcBorders>
                  <w:top w:val="single" w:sz="4" w:space="0" w:color="000000"/>
                  <w:left w:val="single" w:sz="4" w:space="0" w:color="000000"/>
                  <w:bottom w:val="single" w:sz="4" w:space="0" w:color="000000"/>
                  <w:right w:val="single" w:sz="4" w:space="0" w:color="000000"/>
                </w:tcBorders>
                <w:hideMark/>
              </w:tcPr>
            </w:tcPrChange>
          </w:tcPr>
          <w:p w14:paraId="518459B7" w14:textId="77777777" w:rsidR="005D0667" w:rsidRPr="00053191" w:rsidRDefault="005D0667" w:rsidP="00832F4A">
            <w:pPr>
              <w:rPr>
                <w:rFonts w:ascii="Palatino Linotype" w:hAnsi="Palatino Linotype"/>
                <w:sz w:val="16"/>
                <w:szCs w:val="16"/>
              </w:rPr>
            </w:pPr>
            <w:r w:rsidRPr="00053191">
              <w:rPr>
                <w:rFonts w:ascii="Palatino Linotype" w:hAnsi="Palatino Linotype"/>
                <w:sz w:val="16"/>
                <w:szCs w:val="16"/>
              </w:rPr>
              <w:t>Pathway 3</w:t>
            </w:r>
          </w:p>
        </w:tc>
        <w:tc>
          <w:tcPr>
            <w:tcW w:w="990" w:type="dxa"/>
            <w:hideMark/>
            <w:tcPrChange w:id="799" w:author="Yanfei Zhang" w:date="2022-04-04T20:28:00Z">
              <w:tcPr>
                <w:tcW w:w="990" w:type="dxa"/>
                <w:tcBorders>
                  <w:top w:val="single" w:sz="4" w:space="0" w:color="000000"/>
                  <w:left w:val="single" w:sz="4" w:space="0" w:color="000000"/>
                  <w:bottom w:val="single" w:sz="4" w:space="0" w:color="000000"/>
                  <w:right w:val="single" w:sz="4" w:space="0" w:color="000000"/>
                </w:tcBorders>
                <w:hideMark/>
              </w:tcPr>
            </w:tcPrChange>
          </w:tcPr>
          <w:p w14:paraId="5D72A582" w14:textId="77777777" w:rsidR="005D0667" w:rsidRPr="00053191" w:rsidRDefault="005D0667" w:rsidP="0010072F">
            <w:pPr>
              <w:jc w:val="center"/>
              <w:rPr>
                <w:rFonts w:ascii="Palatino Linotype" w:hAnsi="Palatino Linotype"/>
                <w:sz w:val="16"/>
                <w:szCs w:val="16"/>
              </w:rPr>
            </w:pPr>
            <w:r w:rsidRPr="00053191">
              <w:rPr>
                <w:rFonts w:ascii="Palatino Linotype" w:hAnsi="Palatino Linotype"/>
                <w:sz w:val="16"/>
                <w:szCs w:val="16"/>
              </w:rPr>
              <w:t>13</w:t>
            </w:r>
          </w:p>
        </w:tc>
        <w:tc>
          <w:tcPr>
            <w:tcW w:w="1260" w:type="dxa"/>
            <w:hideMark/>
            <w:tcPrChange w:id="800" w:author="Yanfei Zhang" w:date="2022-04-04T20:28:00Z">
              <w:tcPr>
                <w:tcW w:w="1260" w:type="dxa"/>
                <w:tcBorders>
                  <w:top w:val="single" w:sz="4" w:space="0" w:color="000000"/>
                  <w:left w:val="single" w:sz="4" w:space="0" w:color="000000"/>
                  <w:bottom w:val="single" w:sz="4" w:space="0" w:color="000000"/>
                  <w:right w:val="single" w:sz="4" w:space="0" w:color="000000"/>
                </w:tcBorders>
                <w:hideMark/>
              </w:tcPr>
            </w:tcPrChange>
          </w:tcPr>
          <w:p w14:paraId="124458E0" w14:textId="77777777" w:rsidR="005D0667" w:rsidRPr="00053191" w:rsidRDefault="005D0667" w:rsidP="0010072F">
            <w:pPr>
              <w:jc w:val="center"/>
              <w:rPr>
                <w:rFonts w:ascii="Palatino Linotype" w:hAnsi="Palatino Linotype"/>
                <w:sz w:val="16"/>
                <w:szCs w:val="16"/>
              </w:rPr>
            </w:pPr>
            <w:r w:rsidRPr="00053191">
              <w:rPr>
                <w:rFonts w:ascii="Palatino Linotype" w:hAnsi="Palatino Linotype"/>
                <w:sz w:val="16"/>
                <w:szCs w:val="16"/>
              </w:rPr>
              <w:t>7</w:t>
            </w:r>
          </w:p>
        </w:tc>
      </w:tr>
      <w:tr w:rsidR="0010072F" w:rsidRPr="00053191" w14:paraId="4507B780" w14:textId="77777777" w:rsidTr="00607A06">
        <w:trPr>
          <w:trHeight w:val="20"/>
          <w:jc w:val="center"/>
          <w:trPrChange w:id="801" w:author="Yanfei Zhang" w:date="2022-04-04T20:28:00Z">
            <w:trPr>
              <w:trHeight w:val="20"/>
              <w:jc w:val="center"/>
            </w:trPr>
          </w:trPrChange>
        </w:trPr>
        <w:tc>
          <w:tcPr>
            <w:tcW w:w="1075" w:type="dxa"/>
            <w:hideMark/>
            <w:tcPrChange w:id="802" w:author="Yanfei Zhang" w:date="2022-04-04T20:28:00Z">
              <w:tcPr>
                <w:tcW w:w="1075" w:type="dxa"/>
                <w:tcBorders>
                  <w:top w:val="single" w:sz="4" w:space="0" w:color="000000"/>
                  <w:left w:val="single" w:sz="4" w:space="0" w:color="000000"/>
                  <w:bottom w:val="single" w:sz="4" w:space="0" w:color="000000"/>
                  <w:right w:val="single" w:sz="4" w:space="0" w:color="000000"/>
                </w:tcBorders>
                <w:hideMark/>
              </w:tcPr>
            </w:tcPrChange>
          </w:tcPr>
          <w:p w14:paraId="4FE2EFC7" w14:textId="77777777" w:rsidR="005D0667" w:rsidRPr="00053191" w:rsidRDefault="005D0667" w:rsidP="0010072F">
            <w:pPr>
              <w:jc w:val="center"/>
              <w:rPr>
                <w:rFonts w:ascii="Palatino Linotype" w:hAnsi="Palatino Linotype"/>
                <w:sz w:val="16"/>
                <w:szCs w:val="16"/>
              </w:rPr>
            </w:pPr>
            <w:r w:rsidRPr="00053191">
              <w:rPr>
                <w:rFonts w:ascii="Palatino Linotype" w:hAnsi="Palatino Linotype"/>
                <w:sz w:val="16"/>
                <w:szCs w:val="16"/>
              </w:rPr>
              <w:t>11</w:t>
            </w:r>
          </w:p>
        </w:tc>
        <w:tc>
          <w:tcPr>
            <w:tcW w:w="3060" w:type="dxa"/>
            <w:hideMark/>
            <w:tcPrChange w:id="803" w:author="Yanfei Zhang" w:date="2022-04-04T20:28:00Z">
              <w:tcPr>
                <w:tcW w:w="3060" w:type="dxa"/>
                <w:tcBorders>
                  <w:top w:val="single" w:sz="4" w:space="0" w:color="000000"/>
                  <w:left w:val="single" w:sz="4" w:space="0" w:color="000000"/>
                  <w:bottom w:val="single" w:sz="4" w:space="0" w:color="000000"/>
                  <w:right w:val="single" w:sz="4" w:space="0" w:color="000000"/>
                </w:tcBorders>
                <w:hideMark/>
              </w:tcPr>
            </w:tcPrChange>
          </w:tcPr>
          <w:p w14:paraId="501584D3" w14:textId="77777777" w:rsidR="005D0667" w:rsidRPr="00053191" w:rsidRDefault="005D0667" w:rsidP="00832F4A">
            <w:pPr>
              <w:rPr>
                <w:rFonts w:ascii="Palatino Linotype" w:hAnsi="Palatino Linotype"/>
                <w:sz w:val="16"/>
                <w:szCs w:val="16"/>
              </w:rPr>
            </w:pPr>
            <w:r w:rsidRPr="00053191">
              <w:rPr>
                <w:rFonts w:ascii="Palatino Linotype" w:hAnsi="Palatino Linotype"/>
                <w:sz w:val="16"/>
                <w:szCs w:val="16"/>
              </w:rPr>
              <w:t>Non-phosphorylation pathway</w:t>
            </w:r>
          </w:p>
        </w:tc>
        <w:tc>
          <w:tcPr>
            <w:tcW w:w="1170" w:type="dxa"/>
            <w:hideMark/>
            <w:tcPrChange w:id="804" w:author="Yanfei Zhang" w:date="2022-04-04T20:28:00Z">
              <w:tcPr>
                <w:tcW w:w="1170" w:type="dxa"/>
                <w:tcBorders>
                  <w:top w:val="single" w:sz="4" w:space="0" w:color="000000"/>
                  <w:left w:val="single" w:sz="4" w:space="0" w:color="000000"/>
                  <w:bottom w:val="single" w:sz="4" w:space="0" w:color="000000"/>
                  <w:right w:val="single" w:sz="4" w:space="0" w:color="000000"/>
                </w:tcBorders>
                <w:hideMark/>
              </w:tcPr>
            </w:tcPrChange>
          </w:tcPr>
          <w:p w14:paraId="64958331" w14:textId="77777777" w:rsidR="005D0667" w:rsidRPr="00053191" w:rsidRDefault="005D0667" w:rsidP="00832F4A">
            <w:pPr>
              <w:rPr>
                <w:rFonts w:ascii="Palatino Linotype" w:hAnsi="Palatino Linotype"/>
                <w:sz w:val="16"/>
                <w:szCs w:val="16"/>
              </w:rPr>
            </w:pPr>
            <w:r w:rsidRPr="00053191">
              <w:rPr>
                <w:rFonts w:ascii="Palatino Linotype" w:hAnsi="Palatino Linotype"/>
                <w:sz w:val="16"/>
                <w:szCs w:val="16"/>
              </w:rPr>
              <w:t>Pathway 3</w:t>
            </w:r>
          </w:p>
        </w:tc>
        <w:tc>
          <w:tcPr>
            <w:tcW w:w="990" w:type="dxa"/>
            <w:hideMark/>
            <w:tcPrChange w:id="805" w:author="Yanfei Zhang" w:date="2022-04-04T20:28:00Z">
              <w:tcPr>
                <w:tcW w:w="990" w:type="dxa"/>
                <w:tcBorders>
                  <w:top w:val="single" w:sz="4" w:space="0" w:color="000000"/>
                  <w:left w:val="single" w:sz="4" w:space="0" w:color="000000"/>
                  <w:bottom w:val="single" w:sz="4" w:space="0" w:color="000000"/>
                  <w:right w:val="single" w:sz="4" w:space="0" w:color="000000"/>
                </w:tcBorders>
                <w:hideMark/>
              </w:tcPr>
            </w:tcPrChange>
          </w:tcPr>
          <w:p w14:paraId="56D6E842" w14:textId="77777777" w:rsidR="005D0667" w:rsidRPr="00053191" w:rsidRDefault="005D0667" w:rsidP="0010072F">
            <w:pPr>
              <w:jc w:val="center"/>
              <w:rPr>
                <w:rFonts w:ascii="Palatino Linotype" w:hAnsi="Palatino Linotype"/>
                <w:sz w:val="16"/>
                <w:szCs w:val="16"/>
              </w:rPr>
            </w:pPr>
            <w:r w:rsidRPr="00053191">
              <w:rPr>
                <w:rFonts w:ascii="Palatino Linotype" w:hAnsi="Palatino Linotype"/>
                <w:sz w:val="16"/>
                <w:szCs w:val="16"/>
              </w:rPr>
              <w:t>12</w:t>
            </w:r>
          </w:p>
        </w:tc>
        <w:tc>
          <w:tcPr>
            <w:tcW w:w="1260" w:type="dxa"/>
            <w:hideMark/>
            <w:tcPrChange w:id="806" w:author="Yanfei Zhang" w:date="2022-04-04T20:28:00Z">
              <w:tcPr>
                <w:tcW w:w="1260" w:type="dxa"/>
                <w:tcBorders>
                  <w:top w:val="single" w:sz="4" w:space="0" w:color="000000"/>
                  <w:left w:val="single" w:sz="4" w:space="0" w:color="000000"/>
                  <w:bottom w:val="single" w:sz="4" w:space="0" w:color="000000"/>
                  <w:right w:val="single" w:sz="4" w:space="0" w:color="000000"/>
                </w:tcBorders>
                <w:hideMark/>
              </w:tcPr>
            </w:tcPrChange>
          </w:tcPr>
          <w:p w14:paraId="0D9916AE" w14:textId="77777777" w:rsidR="005D0667" w:rsidRPr="00053191" w:rsidRDefault="005D0667" w:rsidP="0010072F">
            <w:pPr>
              <w:jc w:val="center"/>
              <w:rPr>
                <w:rFonts w:ascii="Palatino Linotype" w:hAnsi="Palatino Linotype"/>
                <w:sz w:val="16"/>
                <w:szCs w:val="16"/>
              </w:rPr>
            </w:pPr>
            <w:r w:rsidRPr="00053191">
              <w:rPr>
                <w:rFonts w:ascii="Palatino Linotype" w:hAnsi="Palatino Linotype"/>
                <w:sz w:val="16"/>
                <w:szCs w:val="16"/>
              </w:rPr>
              <w:t>6</w:t>
            </w:r>
          </w:p>
        </w:tc>
      </w:tr>
      <w:tr w:rsidR="0010072F" w:rsidRPr="00053191" w14:paraId="0A902267" w14:textId="77777777" w:rsidTr="00607A06">
        <w:trPr>
          <w:trHeight w:val="20"/>
          <w:jc w:val="center"/>
          <w:trPrChange w:id="807" w:author="Yanfei Zhang" w:date="2022-04-04T20:28:00Z">
            <w:trPr>
              <w:trHeight w:val="20"/>
              <w:jc w:val="center"/>
            </w:trPr>
          </w:trPrChange>
        </w:trPr>
        <w:tc>
          <w:tcPr>
            <w:tcW w:w="1075" w:type="dxa"/>
            <w:hideMark/>
            <w:tcPrChange w:id="808" w:author="Yanfei Zhang" w:date="2022-04-04T20:28:00Z">
              <w:tcPr>
                <w:tcW w:w="1075" w:type="dxa"/>
                <w:tcBorders>
                  <w:top w:val="single" w:sz="4" w:space="0" w:color="000000"/>
                  <w:left w:val="single" w:sz="4" w:space="0" w:color="000000"/>
                  <w:bottom w:val="single" w:sz="4" w:space="0" w:color="000000"/>
                  <w:right w:val="single" w:sz="4" w:space="0" w:color="000000"/>
                </w:tcBorders>
                <w:hideMark/>
              </w:tcPr>
            </w:tcPrChange>
          </w:tcPr>
          <w:p w14:paraId="54177C5F" w14:textId="77777777" w:rsidR="005D0667" w:rsidRPr="00053191" w:rsidRDefault="005D0667" w:rsidP="0010072F">
            <w:pPr>
              <w:jc w:val="center"/>
              <w:rPr>
                <w:rFonts w:ascii="Palatino Linotype" w:hAnsi="Palatino Linotype"/>
                <w:sz w:val="16"/>
                <w:szCs w:val="16"/>
              </w:rPr>
            </w:pPr>
            <w:r w:rsidRPr="00053191">
              <w:rPr>
                <w:rFonts w:ascii="Palatino Linotype" w:hAnsi="Palatino Linotype"/>
                <w:sz w:val="16"/>
                <w:szCs w:val="16"/>
              </w:rPr>
              <w:t>12</w:t>
            </w:r>
          </w:p>
        </w:tc>
        <w:tc>
          <w:tcPr>
            <w:tcW w:w="3060" w:type="dxa"/>
            <w:hideMark/>
            <w:tcPrChange w:id="809" w:author="Yanfei Zhang" w:date="2022-04-04T20:28:00Z">
              <w:tcPr>
                <w:tcW w:w="3060" w:type="dxa"/>
                <w:tcBorders>
                  <w:top w:val="single" w:sz="4" w:space="0" w:color="000000"/>
                  <w:left w:val="single" w:sz="4" w:space="0" w:color="000000"/>
                  <w:bottom w:val="single" w:sz="4" w:space="0" w:color="000000"/>
                  <w:right w:val="single" w:sz="4" w:space="0" w:color="000000"/>
                </w:tcBorders>
                <w:hideMark/>
              </w:tcPr>
            </w:tcPrChange>
          </w:tcPr>
          <w:p w14:paraId="240B1E4F" w14:textId="77777777" w:rsidR="005D0667" w:rsidRPr="00053191" w:rsidRDefault="005D0667" w:rsidP="00832F4A">
            <w:pPr>
              <w:rPr>
                <w:rFonts w:ascii="Palatino Linotype" w:hAnsi="Palatino Linotype"/>
                <w:sz w:val="16"/>
                <w:szCs w:val="16"/>
              </w:rPr>
            </w:pPr>
            <w:r w:rsidRPr="00053191">
              <w:rPr>
                <w:rFonts w:ascii="Palatino Linotype" w:hAnsi="Palatino Linotype"/>
                <w:sz w:val="16"/>
                <w:szCs w:val="16"/>
              </w:rPr>
              <w:t>GAPDH and spontaneous degradation</w:t>
            </w:r>
          </w:p>
        </w:tc>
        <w:tc>
          <w:tcPr>
            <w:tcW w:w="1170" w:type="dxa"/>
            <w:hideMark/>
            <w:tcPrChange w:id="810" w:author="Yanfei Zhang" w:date="2022-04-04T20:28:00Z">
              <w:tcPr>
                <w:tcW w:w="1170" w:type="dxa"/>
                <w:tcBorders>
                  <w:top w:val="single" w:sz="4" w:space="0" w:color="000000"/>
                  <w:left w:val="single" w:sz="4" w:space="0" w:color="000000"/>
                  <w:bottom w:val="single" w:sz="4" w:space="0" w:color="000000"/>
                  <w:right w:val="single" w:sz="4" w:space="0" w:color="000000"/>
                </w:tcBorders>
                <w:hideMark/>
              </w:tcPr>
            </w:tcPrChange>
          </w:tcPr>
          <w:p w14:paraId="59966F59" w14:textId="77777777" w:rsidR="005D0667" w:rsidRPr="00053191" w:rsidRDefault="005D0667" w:rsidP="00832F4A">
            <w:pPr>
              <w:rPr>
                <w:rFonts w:ascii="Palatino Linotype" w:hAnsi="Palatino Linotype"/>
                <w:sz w:val="16"/>
                <w:szCs w:val="16"/>
              </w:rPr>
            </w:pPr>
            <w:r w:rsidRPr="00053191">
              <w:rPr>
                <w:rFonts w:ascii="Palatino Linotype" w:hAnsi="Palatino Linotype"/>
                <w:sz w:val="16"/>
                <w:szCs w:val="16"/>
              </w:rPr>
              <w:t>Pathway 3</w:t>
            </w:r>
          </w:p>
        </w:tc>
        <w:tc>
          <w:tcPr>
            <w:tcW w:w="990" w:type="dxa"/>
            <w:hideMark/>
            <w:tcPrChange w:id="811" w:author="Yanfei Zhang" w:date="2022-04-04T20:28:00Z">
              <w:tcPr>
                <w:tcW w:w="990" w:type="dxa"/>
                <w:tcBorders>
                  <w:top w:val="single" w:sz="4" w:space="0" w:color="000000"/>
                  <w:left w:val="single" w:sz="4" w:space="0" w:color="000000"/>
                  <w:bottom w:val="single" w:sz="4" w:space="0" w:color="000000"/>
                  <w:right w:val="single" w:sz="4" w:space="0" w:color="000000"/>
                </w:tcBorders>
                <w:hideMark/>
              </w:tcPr>
            </w:tcPrChange>
          </w:tcPr>
          <w:p w14:paraId="7B3AA170" w14:textId="77777777" w:rsidR="005D0667" w:rsidRPr="00053191" w:rsidRDefault="005D0667" w:rsidP="0010072F">
            <w:pPr>
              <w:jc w:val="center"/>
              <w:rPr>
                <w:rFonts w:ascii="Palatino Linotype" w:hAnsi="Palatino Linotype"/>
                <w:sz w:val="16"/>
                <w:szCs w:val="16"/>
              </w:rPr>
            </w:pPr>
            <w:r w:rsidRPr="00053191">
              <w:rPr>
                <w:rFonts w:ascii="Palatino Linotype" w:hAnsi="Palatino Linotype"/>
                <w:sz w:val="16"/>
                <w:szCs w:val="16"/>
              </w:rPr>
              <w:t>12</w:t>
            </w:r>
          </w:p>
        </w:tc>
        <w:tc>
          <w:tcPr>
            <w:tcW w:w="1260" w:type="dxa"/>
            <w:hideMark/>
            <w:tcPrChange w:id="812" w:author="Yanfei Zhang" w:date="2022-04-04T20:28:00Z">
              <w:tcPr>
                <w:tcW w:w="1260" w:type="dxa"/>
                <w:tcBorders>
                  <w:top w:val="single" w:sz="4" w:space="0" w:color="000000"/>
                  <w:left w:val="single" w:sz="4" w:space="0" w:color="000000"/>
                  <w:bottom w:val="single" w:sz="4" w:space="0" w:color="000000"/>
                  <w:right w:val="single" w:sz="4" w:space="0" w:color="000000"/>
                </w:tcBorders>
                <w:hideMark/>
              </w:tcPr>
            </w:tcPrChange>
          </w:tcPr>
          <w:p w14:paraId="13504C69" w14:textId="77777777" w:rsidR="005D0667" w:rsidRPr="00053191" w:rsidRDefault="005D0667" w:rsidP="0010072F">
            <w:pPr>
              <w:jc w:val="center"/>
              <w:rPr>
                <w:rFonts w:ascii="Palatino Linotype" w:hAnsi="Palatino Linotype"/>
                <w:sz w:val="16"/>
                <w:szCs w:val="16"/>
              </w:rPr>
            </w:pPr>
            <w:r w:rsidRPr="00053191">
              <w:rPr>
                <w:rFonts w:ascii="Palatino Linotype" w:hAnsi="Palatino Linotype"/>
                <w:sz w:val="16"/>
                <w:szCs w:val="16"/>
              </w:rPr>
              <w:t>6</w:t>
            </w:r>
          </w:p>
        </w:tc>
      </w:tr>
      <w:tr w:rsidR="0010072F" w:rsidRPr="00053191" w14:paraId="239489BB" w14:textId="77777777" w:rsidTr="00607A06">
        <w:trPr>
          <w:trHeight w:val="20"/>
          <w:jc w:val="center"/>
          <w:trPrChange w:id="813" w:author="Yanfei Zhang" w:date="2022-04-04T20:28:00Z">
            <w:trPr>
              <w:trHeight w:val="20"/>
              <w:jc w:val="center"/>
            </w:trPr>
          </w:trPrChange>
        </w:trPr>
        <w:tc>
          <w:tcPr>
            <w:tcW w:w="1075" w:type="dxa"/>
            <w:hideMark/>
            <w:tcPrChange w:id="814" w:author="Yanfei Zhang" w:date="2022-04-04T20:28:00Z">
              <w:tcPr>
                <w:tcW w:w="1075" w:type="dxa"/>
                <w:tcBorders>
                  <w:top w:val="single" w:sz="4" w:space="0" w:color="000000"/>
                  <w:left w:val="single" w:sz="4" w:space="0" w:color="000000"/>
                  <w:bottom w:val="single" w:sz="8" w:space="0" w:color="000000"/>
                  <w:right w:val="single" w:sz="4" w:space="0" w:color="000000"/>
                </w:tcBorders>
                <w:hideMark/>
              </w:tcPr>
            </w:tcPrChange>
          </w:tcPr>
          <w:p w14:paraId="56847D1E" w14:textId="77777777" w:rsidR="005D0667" w:rsidRPr="00053191" w:rsidRDefault="005D0667" w:rsidP="0010072F">
            <w:pPr>
              <w:jc w:val="center"/>
              <w:rPr>
                <w:rFonts w:ascii="Palatino Linotype" w:hAnsi="Palatino Linotype"/>
                <w:sz w:val="16"/>
                <w:szCs w:val="16"/>
              </w:rPr>
            </w:pPr>
            <w:r w:rsidRPr="00053191">
              <w:rPr>
                <w:rFonts w:ascii="Palatino Linotype" w:hAnsi="Palatino Linotype"/>
                <w:sz w:val="16"/>
                <w:szCs w:val="16"/>
              </w:rPr>
              <w:t>13</w:t>
            </w:r>
          </w:p>
        </w:tc>
        <w:tc>
          <w:tcPr>
            <w:tcW w:w="3060" w:type="dxa"/>
            <w:hideMark/>
            <w:tcPrChange w:id="815" w:author="Yanfei Zhang" w:date="2022-04-04T20:28:00Z">
              <w:tcPr>
                <w:tcW w:w="3060" w:type="dxa"/>
                <w:tcBorders>
                  <w:top w:val="single" w:sz="4" w:space="0" w:color="000000"/>
                  <w:left w:val="single" w:sz="4" w:space="0" w:color="000000"/>
                  <w:bottom w:val="single" w:sz="8" w:space="0" w:color="000000"/>
                  <w:right w:val="single" w:sz="4" w:space="0" w:color="000000"/>
                </w:tcBorders>
                <w:hideMark/>
              </w:tcPr>
            </w:tcPrChange>
          </w:tcPr>
          <w:p w14:paraId="33C0CE7A" w14:textId="77777777" w:rsidR="005D0667" w:rsidRPr="00053191" w:rsidRDefault="005D0667" w:rsidP="00832F4A">
            <w:pPr>
              <w:rPr>
                <w:rFonts w:ascii="Palatino Linotype" w:hAnsi="Palatino Linotype"/>
                <w:sz w:val="16"/>
                <w:szCs w:val="16"/>
              </w:rPr>
            </w:pPr>
            <w:r w:rsidRPr="00053191">
              <w:rPr>
                <w:rFonts w:ascii="Palatino Linotype" w:hAnsi="Palatino Linotype"/>
                <w:sz w:val="16"/>
                <w:szCs w:val="16"/>
              </w:rPr>
              <w:t>GAPN pathway</w:t>
            </w:r>
          </w:p>
        </w:tc>
        <w:tc>
          <w:tcPr>
            <w:tcW w:w="1170" w:type="dxa"/>
            <w:hideMark/>
            <w:tcPrChange w:id="816" w:author="Yanfei Zhang" w:date="2022-04-04T20:28:00Z">
              <w:tcPr>
                <w:tcW w:w="1170" w:type="dxa"/>
                <w:tcBorders>
                  <w:top w:val="single" w:sz="4" w:space="0" w:color="000000"/>
                  <w:left w:val="single" w:sz="4" w:space="0" w:color="000000"/>
                  <w:bottom w:val="single" w:sz="8" w:space="0" w:color="000000"/>
                  <w:right w:val="single" w:sz="4" w:space="0" w:color="000000"/>
                </w:tcBorders>
                <w:hideMark/>
              </w:tcPr>
            </w:tcPrChange>
          </w:tcPr>
          <w:p w14:paraId="06BDEB5A" w14:textId="77777777" w:rsidR="005D0667" w:rsidRPr="00053191" w:rsidRDefault="005D0667" w:rsidP="00832F4A">
            <w:pPr>
              <w:rPr>
                <w:rFonts w:ascii="Palatino Linotype" w:hAnsi="Palatino Linotype"/>
                <w:sz w:val="16"/>
                <w:szCs w:val="16"/>
              </w:rPr>
            </w:pPr>
            <w:r w:rsidRPr="00053191">
              <w:rPr>
                <w:rFonts w:ascii="Palatino Linotype" w:hAnsi="Palatino Linotype"/>
                <w:sz w:val="16"/>
                <w:szCs w:val="16"/>
              </w:rPr>
              <w:t>Pathway 3</w:t>
            </w:r>
          </w:p>
        </w:tc>
        <w:tc>
          <w:tcPr>
            <w:tcW w:w="990" w:type="dxa"/>
            <w:hideMark/>
            <w:tcPrChange w:id="817" w:author="Yanfei Zhang" w:date="2022-04-04T20:28:00Z">
              <w:tcPr>
                <w:tcW w:w="990" w:type="dxa"/>
                <w:tcBorders>
                  <w:top w:val="single" w:sz="4" w:space="0" w:color="000000"/>
                  <w:left w:val="single" w:sz="4" w:space="0" w:color="000000"/>
                  <w:bottom w:val="single" w:sz="8" w:space="0" w:color="000000"/>
                  <w:right w:val="single" w:sz="4" w:space="0" w:color="000000"/>
                </w:tcBorders>
                <w:hideMark/>
              </w:tcPr>
            </w:tcPrChange>
          </w:tcPr>
          <w:p w14:paraId="3EFA84AE" w14:textId="77777777" w:rsidR="005D0667" w:rsidRPr="00053191" w:rsidRDefault="005D0667" w:rsidP="0010072F">
            <w:pPr>
              <w:jc w:val="center"/>
              <w:rPr>
                <w:rFonts w:ascii="Palatino Linotype" w:hAnsi="Palatino Linotype"/>
                <w:sz w:val="16"/>
                <w:szCs w:val="16"/>
              </w:rPr>
            </w:pPr>
            <w:r w:rsidRPr="00053191">
              <w:rPr>
                <w:rFonts w:ascii="Palatino Linotype" w:hAnsi="Palatino Linotype"/>
                <w:sz w:val="16"/>
                <w:szCs w:val="16"/>
              </w:rPr>
              <w:t>12</w:t>
            </w:r>
          </w:p>
        </w:tc>
        <w:tc>
          <w:tcPr>
            <w:tcW w:w="1260" w:type="dxa"/>
            <w:hideMark/>
            <w:tcPrChange w:id="818" w:author="Yanfei Zhang" w:date="2022-04-04T20:28:00Z">
              <w:tcPr>
                <w:tcW w:w="1260" w:type="dxa"/>
                <w:tcBorders>
                  <w:top w:val="single" w:sz="4" w:space="0" w:color="000000"/>
                  <w:left w:val="single" w:sz="4" w:space="0" w:color="000000"/>
                  <w:bottom w:val="single" w:sz="8" w:space="0" w:color="000000"/>
                  <w:right w:val="single" w:sz="4" w:space="0" w:color="000000"/>
                </w:tcBorders>
                <w:hideMark/>
              </w:tcPr>
            </w:tcPrChange>
          </w:tcPr>
          <w:p w14:paraId="2BC0EEC3" w14:textId="77777777" w:rsidR="005D0667" w:rsidRPr="00053191" w:rsidRDefault="005D0667" w:rsidP="0010072F">
            <w:pPr>
              <w:jc w:val="center"/>
              <w:rPr>
                <w:rFonts w:ascii="Palatino Linotype" w:hAnsi="Palatino Linotype"/>
                <w:sz w:val="16"/>
                <w:szCs w:val="16"/>
              </w:rPr>
            </w:pPr>
            <w:r w:rsidRPr="00053191">
              <w:rPr>
                <w:rFonts w:ascii="Palatino Linotype" w:hAnsi="Palatino Linotype"/>
                <w:sz w:val="16"/>
                <w:szCs w:val="16"/>
              </w:rPr>
              <w:t>6</w:t>
            </w:r>
          </w:p>
        </w:tc>
      </w:tr>
    </w:tbl>
    <w:p w14:paraId="14748B13" w14:textId="77777777" w:rsidR="005D0667" w:rsidRDefault="005D0667" w:rsidP="005171E7">
      <w:pPr>
        <w:spacing w:line="240" w:lineRule="auto"/>
        <w:rPr>
          <w:rFonts w:ascii="Palatino Linotype" w:eastAsia="Palatino Linotype" w:hAnsi="Palatino Linotype" w:cs="Palatino Linotype"/>
          <w:sz w:val="20"/>
          <w:szCs w:val="20"/>
        </w:rPr>
      </w:pPr>
    </w:p>
    <w:p w14:paraId="107239D7" w14:textId="52E93ED4" w:rsidR="00482EA6" w:rsidRDefault="00482EA6" w:rsidP="00F84866">
      <w:pPr>
        <w:spacing w:before="120" w:line="240" w:lineRule="auto"/>
        <w:ind w:firstLine="418"/>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When we optimize</w:t>
      </w:r>
      <w:r w:rsidR="00F84866">
        <w:rPr>
          <w:rFonts w:ascii="Palatino Linotype" w:eastAsia="Palatino Linotype" w:hAnsi="Palatino Linotype" w:cs="Palatino Linotype"/>
          <w:sz w:val="20"/>
          <w:szCs w:val="20"/>
        </w:rPr>
        <w:t>d</w:t>
      </w:r>
      <w:r>
        <w:rPr>
          <w:rFonts w:ascii="Palatino Linotype" w:eastAsia="Palatino Linotype" w:hAnsi="Palatino Linotype" w:cs="Palatino Linotype"/>
          <w:sz w:val="20"/>
          <w:szCs w:val="20"/>
        </w:rPr>
        <w:t xml:space="preserve"> </w:t>
      </w:r>
      <w:r w:rsidR="001C45B1">
        <w:rPr>
          <w:rFonts w:ascii="Palatino Linotype" w:eastAsia="Palatino Linotype" w:hAnsi="Palatino Linotype" w:cs="Palatino Linotype"/>
          <w:sz w:val="20"/>
          <w:szCs w:val="20"/>
        </w:rPr>
        <w:t xml:space="preserve">for </w:t>
      </w:r>
      <w:r>
        <w:rPr>
          <w:rFonts w:ascii="Palatino Linotype" w:eastAsia="Palatino Linotype" w:hAnsi="Palatino Linotype" w:cs="Palatino Linotype"/>
          <w:sz w:val="20"/>
          <w:szCs w:val="20"/>
        </w:rPr>
        <w:t xml:space="preserve">the production of biomass (The </w:t>
      </w:r>
      <w:r w:rsidR="003A5AE4">
        <w:rPr>
          <w:rFonts w:ascii="Palatino Linotype" w:eastAsia="Palatino Linotype" w:hAnsi="Palatino Linotype" w:cs="Palatino Linotype"/>
          <w:sz w:val="20"/>
          <w:szCs w:val="20"/>
        </w:rPr>
        <w:t>ATP maintenance (</w:t>
      </w:r>
      <w:r>
        <w:rPr>
          <w:rFonts w:ascii="Palatino Linotype" w:eastAsia="Palatino Linotype" w:hAnsi="Palatino Linotype" w:cs="Palatino Linotype"/>
          <w:sz w:val="20"/>
          <w:szCs w:val="20"/>
        </w:rPr>
        <w:t xml:space="preserve">NGAM </w:t>
      </w:r>
      <w:r w:rsidR="003A5AE4">
        <w:rPr>
          <w:rFonts w:ascii="Palatino Linotype" w:eastAsia="Palatino Linotype" w:hAnsi="Palatino Linotype" w:cs="Palatino Linotype"/>
          <w:sz w:val="20"/>
          <w:szCs w:val="20"/>
        </w:rPr>
        <w:t>)</w:t>
      </w:r>
      <w:r>
        <w:rPr>
          <w:rFonts w:ascii="Palatino Linotype" w:eastAsia="Palatino Linotype" w:hAnsi="Palatino Linotype" w:cs="Palatino Linotype"/>
          <w:sz w:val="20"/>
          <w:szCs w:val="20"/>
        </w:rPr>
        <w:t>f</w:t>
      </w:r>
      <w:r w:rsidR="00410391">
        <w:rPr>
          <w:rFonts w:ascii="Palatino Linotype" w:eastAsia="Palatino Linotype" w:hAnsi="Palatino Linotype" w:cs="Palatino Linotype"/>
          <w:sz w:val="20"/>
          <w:szCs w:val="20"/>
        </w:rPr>
        <w:t xml:space="preserve">lux </w:t>
      </w:r>
      <w:r w:rsidR="006C0467">
        <w:rPr>
          <w:rFonts w:ascii="Palatino Linotype" w:eastAsia="Palatino Linotype" w:hAnsi="Palatino Linotype" w:cs="Palatino Linotype"/>
          <w:sz w:val="20"/>
          <w:szCs w:val="20"/>
        </w:rPr>
        <w:t>wa</w:t>
      </w:r>
      <w:r w:rsidR="00410391">
        <w:rPr>
          <w:rFonts w:ascii="Palatino Linotype" w:eastAsia="Palatino Linotype" w:hAnsi="Palatino Linotype" w:cs="Palatino Linotype"/>
          <w:sz w:val="20"/>
          <w:szCs w:val="20"/>
        </w:rPr>
        <w:t xml:space="preserve">s </w:t>
      </w:r>
      <w:r w:rsidR="001C45B1">
        <w:rPr>
          <w:rFonts w:ascii="Palatino Linotype" w:eastAsia="Palatino Linotype" w:hAnsi="Palatino Linotype" w:cs="Palatino Linotype"/>
          <w:sz w:val="20"/>
          <w:szCs w:val="20"/>
        </w:rPr>
        <w:t xml:space="preserve">then </w:t>
      </w:r>
      <w:r w:rsidR="00410391">
        <w:rPr>
          <w:rFonts w:ascii="Palatino Linotype" w:eastAsia="Palatino Linotype" w:hAnsi="Palatino Linotype" w:cs="Palatino Linotype"/>
          <w:sz w:val="20"/>
          <w:szCs w:val="20"/>
        </w:rPr>
        <w:t>fixed to 1.9</w:t>
      </w:r>
      <w:r>
        <w:rPr>
          <w:rFonts w:ascii="Palatino Linotype" w:eastAsia="Palatino Linotype" w:hAnsi="Palatino Linotype" w:cs="Palatino Linotype"/>
          <w:sz w:val="20"/>
          <w:szCs w:val="20"/>
        </w:rPr>
        <w:t xml:space="preserve"> mmol ATP gDW</w:t>
      </w:r>
      <w:r w:rsidRPr="00D24B47">
        <w:rPr>
          <w:rFonts w:ascii="Palatino Linotype" w:eastAsia="Palatino Linotype" w:hAnsi="Palatino Linotype" w:cs="Palatino Linotype"/>
          <w:sz w:val="20"/>
          <w:szCs w:val="20"/>
          <w:vertAlign w:val="superscript"/>
        </w:rPr>
        <w:t>-1</w:t>
      </w:r>
      <w:r>
        <w:rPr>
          <w:rFonts w:ascii="Palatino Linotype" w:eastAsia="Palatino Linotype" w:hAnsi="Palatino Linotype" w:cs="Palatino Linotype"/>
          <w:sz w:val="20"/>
          <w:szCs w:val="20"/>
        </w:rPr>
        <w:t>h</w:t>
      </w:r>
      <w:r w:rsidRPr="00D24B47">
        <w:rPr>
          <w:rFonts w:ascii="Palatino Linotype" w:eastAsia="Palatino Linotype" w:hAnsi="Palatino Linotype" w:cs="Palatino Linotype"/>
          <w:sz w:val="20"/>
          <w:szCs w:val="20"/>
          <w:vertAlign w:val="superscript"/>
        </w:rPr>
        <w:t>-1</w:t>
      </w:r>
      <w:r w:rsidR="00410391">
        <w:rPr>
          <w:rFonts w:ascii="Palatino Linotype" w:eastAsia="Palatino Linotype" w:hAnsi="Palatino Linotype" w:cs="Palatino Linotype"/>
          <w:sz w:val="20"/>
          <w:szCs w:val="20"/>
        </w:rPr>
        <w:t xml:space="preserve">, because this value resulted in a carbon usage ratio of 25%, which </w:t>
      </w:r>
      <w:r w:rsidR="001C45B1">
        <w:rPr>
          <w:rFonts w:ascii="Palatino Linotype" w:eastAsia="Palatino Linotype" w:hAnsi="Palatino Linotype" w:cs="Palatino Linotype"/>
          <w:sz w:val="20"/>
          <w:szCs w:val="20"/>
        </w:rPr>
        <w:t xml:space="preserve">has been </w:t>
      </w:r>
      <w:r w:rsidR="00410391">
        <w:rPr>
          <w:rFonts w:ascii="Palatino Linotype" w:eastAsia="Palatino Linotype" w:hAnsi="Palatino Linotype" w:cs="Palatino Linotype"/>
          <w:sz w:val="20"/>
          <w:szCs w:val="20"/>
        </w:rPr>
        <w:t>determined in the lab</w:t>
      </w:r>
      <w:r w:rsidR="001C45B1">
        <w:rPr>
          <w:rFonts w:ascii="Palatino Linotype" w:eastAsia="Palatino Linotype" w:hAnsi="Palatino Linotype" w:cs="Palatino Linotype"/>
          <w:sz w:val="20"/>
          <w:szCs w:val="20"/>
        </w:rPr>
        <w:t>oratory</w:t>
      </w:r>
      <w:r w:rsidR="00410391">
        <w:rPr>
          <w:rFonts w:ascii="Palatino Linotype" w:eastAsia="Palatino Linotype" w:hAnsi="Palatino Linotype" w:cs="Palatino Linotype"/>
          <w:sz w:val="20"/>
          <w:szCs w:val="20"/>
        </w:rPr>
        <w:t xml:space="preserve"> </w:t>
      </w:r>
      <w:r w:rsidR="00410391">
        <w:rPr>
          <w:rFonts w:ascii="Palatino Linotype" w:eastAsia="Palatino Linotype" w:hAnsi="Palatino Linotype" w:cs="Palatino Linotype"/>
          <w:sz w:val="20"/>
          <w:szCs w:val="20"/>
        </w:rPr>
        <w:fldChar w:fldCharType="begin" w:fldLock="1"/>
      </w:r>
      <w:r w:rsidR="007D3626">
        <w:rPr>
          <w:rFonts w:ascii="Palatino Linotype" w:eastAsia="Palatino Linotype" w:hAnsi="Palatino Linotype" w:cs="Palatino Linotype"/>
          <w:sz w:val="20"/>
          <w:szCs w:val="20"/>
        </w:rPr>
        <w:instrText>ADDIN CSL_CITATION {"citationItems":[{"id":"ITEM-1","itemData":{"DOI":"10.1371/journal.pone.0043401","ISSN":"19326203","abstract":"We describe the reconstruction of a genome-scale metabolic model of the crenarchaeon Sulfolobus solfataricus, a hyperthermoacidophilic microorganism. It grows in terrestrial volcanic hot springs with growth occurring at pH 2-4 (optimum 3.5) and a temperature of 75-80°C (optimum 80°C). The genome of Sulfolobus solfataricus P2 contains 2,992,245 bp on a single circular chromosome and encodes 2,977 proteins and a number of RNAs. The network comprises 718 metabolic and 58 transport/exchange reactions and 705 unique metabolites, based on the annotated genome and available biochemical data. Using the model in conjunction with constraint-based methods, we simulated the metabolic fluxes induced by different environmental and genetic conditions. The predictions were compared to experimental measurements and phenotypes of S. solfataricus. Furthermore, the performance of the network for 35 different carbon sources known for S. solfataricus from the literature was simulated. Comparing the growth on different carbon sources revealed that glycerol is the carbon source with the highest biomass flux per imported carbon atom (75% higher than glucose). Experimental data was also used to fit the model to phenotypic observations. In addition to the commonly known heterotrophic growth of S. solfataricus, the crenarchaeon is also able to grow autotrophically using the hydroxypropionate-hydroxybutyrate cycle for bicarbonate fixation. We integrated this pathway into our model and compared bicarbonate fixation with growth on glucose as sole carbon source. Finally, we tested the robustness of the metabolism with respect to gene deletions using the method of Minimization of Metabolic Adjustment (MOMA), which predicted that 18% of all possible single gene deletions would be lethal for the organism.","author":[{"dropping-particle":"","family":"Ulas","given":"Thomas","non-dropping-particle":"","parse-names":false,"suffix":""},{"dropping-particle":"","family":"Riemer","given":"S. Alexander","non-dropping-particle":"","parse-names":false,"suffix":""},{"dropping-particle":"","family":"Zaparty","given":"Melanie","non-dropping-particle":"","parse-names":false,"suffix":""},{"dropping-particle":"","family":"Siebers","given":"Bettina","non-dropping-particle":"","parse-names":false,"suffix":""},{"dropping-particle":"","family":"Schomburg","given":"Dietmar","non-dropping-particle":"","parse-names":false,"suffix":""}],"container-title":"PLoS ONE","id":"ITEM-1","issue":"8","issued":{"date-parts":[["2012"]]},"title":"Genome-Scale Reconstruction and Analysis of the Metabolic Network in the Hyperthermophilic Archaeon Sulfolobus Solfataricus","type":"article-journal","volume":"7"},"uris":["http://www.mendeley.com/documents/?uuid=c193c050-18b5-49f2-9b93-63694d77198a"]}],"mendeley":{"formattedCitation":"(Ulas et al., 2012)","plainTextFormattedCitation":"(Ulas et al., 2012)","previouslyFormattedCitation":"(Ulas et al., 2012)"},"properties":{"noteIndex":0},"schema":"https://github.com/citation-style-language/schema/raw/master/csl-citation.json"}</w:instrText>
      </w:r>
      <w:r w:rsidR="00410391">
        <w:rPr>
          <w:rFonts w:ascii="Palatino Linotype" w:eastAsia="Palatino Linotype" w:hAnsi="Palatino Linotype" w:cs="Palatino Linotype"/>
          <w:sz w:val="20"/>
          <w:szCs w:val="20"/>
        </w:rPr>
        <w:fldChar w:fldCharType="separate"/>
      </w:r>
      <w:r w:rsidR="00410391" w:rsidRPr="00410391">
        <w:rPr>
          <w:rFonts w:ascii="Palatino Linotype" w:eastAsia="Palatino Linotype" w:hAnsi="Palatino Linotype" w:cs="Palatino Linotype"/>
          <w:noProof/>
          <w:sz w:val="20"/>
          <w:szCs w:val="20"/>
        </w:rPr>
        <w:t>(Ulas et al., 2012)</w:t>
      </w:r>
      <w:r w:rsidR="00410391">
        <w:rPr>
          <w:rFonts w:ascii="Palatino Linotype" w:eastAsia="Palatino Linotype" w:hAnsi="Palatino Linotype" w:cs="Palatino Linotype"/>
          <w:sz w:val="20"/>
          <w:szCs w:val="20"/>
        </w:rPr>
        <w:fldChar w:fldCharType="end"/>
      </w:r>
      <w:r w:rsidR="00410391">
        <w:rPr>
          <w:rFonts w:ascii="Palatino Linotype" w:eastAsia="Palatino Linotype" w:hAnsi="Palatino Linotype" w:cs="Palatino Linotype"/>
          <w:sz w:val="20"/>
          <w:szCs w:val="20"/>
        </w:rPr>
        <w:t>.)</w:t>
      </w:r>
      <w:r>
        <w:rPr>
          <w:rFonts w:ascii="Palatino Linotype" w:eastAsia="Palatino Linotype" w:hAnsi="Palatino Linotype" w:cs="Palatino Linotype"/>
          <w:sz w:val="20"/>
          <w:szCs w:val="20"/>
        </w:rPr>
        <w:t xml:space="preserve">, we </w:t>
      </w:r>
      <w:r w:rsidR="00F84866">
        <w:rPr>
          <w:rFonts w:ascii="Palatino Linotype" w:eastAsia="Palatino Linotype" w:hAnsi="Palatino Linotype" w:cs="Palatino Linotype"/>
          <w:sz w:val="20"/>
          <w:szCs w:val="20"/>
        </w:rPr>
        <w:t>observed</w:t>
      </w:r>
      <w:r>
        <w:rPr>
          <w:rFonts w:ascii="Palatino Linotype" w:eastAsia="Palatino Linotype" w:hAnsi="Palatino Linotype" w:cs="Palatino Linotype"/>
          <w:sz w:val="20"/>
          <w:szCs w:val="20"/>
        </w:rPr>
        <w:t xml:space="preserve"> that different pathways </w:t>
      </w:r>
      <w:r w:rsidR="003A5AE4">
        <w:rPr>
          <w:rFonts w:ascii="Palatino Linotype" w:eastAsia="Palatino Linotype" w:hAnsi="Palatino Linotype" w:cs="Palatino Linotype"/>
          <w:sz w:val="20"/>
          <w:szCs w:val="20"/>
        </w:rPr>
        <w:t xml:space="preserve">led to </w:t>
      </w:r>
      <w:r>
        <w:rPr>
          <w:rFonts w:ascii="Palatino Linotype" w:eastAsia="Palatino Linotype" w:hAnsi="Palatino Linotype" w:cs="Palatino Linotype"/>
          <w:sz w:val="20"/>
          <w:szCs w:val="20"/>
        </w:rPr>
        <w:t>different biomass production</w:t>
      </w:r>
      <w:r w:rsidR="001C45B1">
        <w:rPr>
          <w:rFonts w:ascii="Palatino Linotype" w:eastAsia="Palatino Linotype" w:hAnsi="Palatino Linotype" w:cs="Palatino Linotype"/>
          <w:sz w:val="20"/>
          <w:szCs w:val="20"/>
        </w:rPr>
        <w:t xml:space="preserve"> fluxes</w:t>
      </w:r>
      <w:r>
        <w:rPr>
          <w:rFonts w:ascii="Palatino Linotype" w:eastAsia="Palatino Linotype" w:hAnsi="Palatino Linotype" w:cs="Palatino Linotype"/>
          <w:sz w:val="20"/>
          <w:szCs w:val="20"/>
        </w:rPr>
        <w:t xml:space="preserve"> (</w:t>
      </w:r>
      <w:r w:rsidR="00B4331C">
        <w:rPr>
          <w:rFonts w:ascii="Palatino Linotype" w:eastAsia="Palatino Linotype" w:hAnsi="Palatino Linotype" w:cs="Palatino Linotype"/>
          <w:sz w:val="20"/>
          <w:szCs w:val="20"/>
        </w:rPr>
        <w:t>T</w:t>
      </w:r>
      <w:r>
        <w:rPr>
          <w:rFonts w:ascii="Palatino Linotype" w:eastAsia="Palatino Linotype" w:hAnsi="Palatino Linotype" w:cs="Palatino Linotype"/>
          <w:sz w:val="20"/>
          <w:szCs w:val="20"/>
        </w:rPr>
        <w:t xml:space="preserve">able </w:t>
      </w:r>
      <w:del w:id="819" w:author="Yanfei Zhang" w:date="2022-03-28T20:13:00Z">
        <w:r w:rsidR="00410391" w:rsidDel="00FC6BCA">
          <w:rPr>
            <w:rFonts w:ascii="Palatino Linotype" w:eastAsia="Palatino Linotype" w:hAnsi="Palatino Linotype" w:cs="Palatino Linotype"/>
            <w:sz w:val="20"/>
            <w:szCs w:val="20"/>
          </w:rPr>
          <w:delText>4</w:delText>
        </w:r>
      </w:del>
      <w:ins w:id="820" w:author="Yanfei Zhang" w:date="2022-03-28T20:13:00Z">
        <w:r w:rsidR="00FC6BCA">
          <w:rPr>
            <w:rFonts w:ascii="Palatino Linotype" w:eastAsia="Palatino Linotype" w:hAnsi="Palatino Linotype" w:cs="Palatino Linotype"/>
            <w:sz w:val="20"/>
            <w:szCs w:val="20"/>
          </w:rPr>
          <w:t>3</w:t>
        </w:r>
      </w:ins>
      <w:r>
        <w:rPr>
          <w:rFonts w:ascii="Palatino Linotype" w:eastAsia="Palatino Linotype" w:hAnsi="Palatino Linotype" w:cs="Palatino Linotype"/>
          <w:sz w:val="20"/>
          <w:szCs w:val="20"/>
        </w:rPr>
        <w:t xml:space="preserve">). </w:t>
      </w:r>
      <w:r w:rsidR="00FC3ACC">
        <w:rPr>
          <w:rFonts w:ascii="Palatino Linotype" w:eastAsia="Palatino Linotype" w:hAnsi="Palatino Linotype" w:cs="Palatino Linotype"/>
          <w:sz w:val="20"/>
          <w:szCs w:val="20"/>
        </w:rPr>
        <w:t xml:space="preserve">This </w:t>
      </w:r>
      <w:r w:rsidR="006C0467">
        <w:rPr>
          <w:rFonts w:ascii="Palatino Linotype" w:eastAsia="Palatino Linotype" w:hAnsi="Palatino Linotype" w:cs="Palatino Linotype"/>
          <w:sz w:val="20"/>
          <w:szCs w:val="20"/>
        </w:rPr>
        <w:t xml:space="preserve">confirms </w:t>
      </w:r>
      <w:r w:rsidR="00FC3ACC">
        <w:rPr>
          <w:rFonts w:ascii="Palatino Linotype" w:eastAsia="Palatino Linotype" w:hAnsi="Palatino Linotype" w:cs="Palatino Linotype"/>
          <w:sz w:val="20"/>
          <w:szCs w:val="20"/>
        </w:rPr>
        <w:t>that t</w:t>
      </w:r>
      <w:r>
        <w:rPr>
          <w:rFonts w:ascii="Palatino Linotype" w:eastAsia="Palatino Linotype" w:hAnsi="Palatino Linotype" w:cs="Palatino Linotype"/>
          <w:sz w:val="20"/>
          <w:szCs w:val="20"/>
        </w:rPr>
        <w:t xml:space="preserve">he biomass production has a </w:t>
      </w:r>
      <w:r w:rsidR="00FC3ACC">
        <w:rPr>
          <w:rFonts w:ascii="Palatino Linotype" w:eastAsia="Palatino Linotype" w:hAnsi="Palatino Linotype" w:cs="Palatino Linotype"/>
          <w:sz w:val="20"/>
          <w:szCs w:val="20"/>
        </w:rPr>
        <w:t xml:space="preserve">strong </w:t>
      </w:r>
      <w:r>
        <w:rPr>
          <w:rFonts w:ascii="Palatino Linotype" w:eastAsia="Palatino Linotype" w:hAnsi="Palatino Linotype" w:cs="Palatino Linotype"/>
          <w:sz w:val="20"/>
          <w:szCs w:val="20"/>
        </w:rPr>
        <w:t xml:space="preserve">connection with </w:t>
      </w:r>
      <w:r w:rsidR="00981479">
        <w:rPr>
          <w:rFonts w:ascii="Palatino Linotype" w:eastAsia="Palatino Linotype" w:hAnsi="Palatino Linotype" w:cs="Palatino Linotype"/>
          <w:sz w:val="20"/>
          <w:szCs w:val="20"/>
        </w:rPr>
        <w:t>the energetics</w:t>
      </w:r>
      <w:r w:rsidR="005E40A3">
        <w:rPr>
          <w:rFonts w:ascii="Palatino Linotype" w:eastAsia="Palatino Linotype" w:hAnsi="Palatino Linotype" w:cs="Palatino Linotype"/>
          <w:sz w:val="20"/>
          <w:szCs w:val="20"/>
        </w:rPr>
        <w:t>:</w:t>
      </w:r>
      <w:r w:rsidR="00FC3ACC">
        <w:rPr>
          <w:rFonts w:ascii="Palatino Linotype" w:eastAsia="Palatino Linotype" w:hAnsi="Palatino Linotype" w:cs="Palatino Linotype"/>
          <w:sz w:val="20"/>
          <w:szCs w:val="20"/>
        </w:rPr>
        <w:t xml:space="preserve"> I</w:t>
      </w:r>
      <w:r>
        <w:rPr>
          <w:rFonts w:ascii="Palatino Linotype" w:eastAsia="Palatino Linotype" w:hAnsi="Palatino Linotype" w:cs="Palatino Linotype"/>
          <w:sz w:val="20"/>
          <w:szCs w:val="20"/>
        </w:rPr>
        <w:t xml:space="preserve">f the pathway can produce </w:t>
      </w:r>
      <w:r w:rsidR="00981479">
        <w:rPr>
          <w:rFonts w:ascii="Palatino Linotype" w:eastAsia="Palatino Linotype" w:hAnsi="Palatino Linotype" w:cs="Palatino Linotype"/>
          <w:sz w:val="20"/>
          <w:szCs w:val="20"/>
        </w:rPr>
        <w:t xml:space="preserve">more ATP </w:t>
      </w:r>
      <w:r>
        <w:rPr>
          <w:rFonts w:ascii="Palatino Linotype" w:eastAsia="Palatino Linotype" w:hAnsi="Palatino Linotype" w:cs="Palatino Linotype"/>
          <w:sz w:val="20"/>
          <w:szCs w:val="20"/>
        </w:rPr>
        <w:t>energy</w:t>
      </w:r>
      <w:r w:rsidR="009C58F4">
        <w:rPr>
          <w:rFonts w:ascii="Palatino Linotype" w:eastAsia="Palatino Linotype" w:hAnsi="Palatino Linotype" w:cs="Palatino Linotype"/>
          <w:sz w:val="20"/>
          <w:szCs w:val="20"/>
        </w:rPr>
        <w:t>,</w:t>
      </w:r>
      <w:r>
        <w:rPr>
          <w:rFonts w:ascii="Palatino Linotype" w:eastAsia="Palatino Linotype" w:hAnsi="Palatino Linotype" w:cs="Palatino Linotype"/>
          <w:sz w:val="20"/>
          <w:szCs w:val="20"/>
        </w:rPr>
        <w:t xml:space="preserve"> </w:t>
      </w:r>
      <w:r w:rsidR="00981479">
        <w:rPr>
          <w:rFonts w:ascii="Palatino Linotype" w:eastAsia="Palatino Linotype" w:hAnsi="Palatino Linotype" w:cs="Palatino Linotype"/>
          <w:sz w:val="20"/>
          <w:szCs w:val="20"/>
        </w:rPr>
        <w:t>this may</w:t>
      </w:r>
      <w:r>
        <w:rPr>
          <w:rFonts w:ascii="Palatino Linotype" w:eastAsia="Palatino Linotype" w:hAnsi="Palatino Linotype" w:cs="Palatino Linotype"/>
          <w:sz w:val="20"/>
          <w:szCs w:val="20"/>
        </w:rPr>
        <w:t xml:space="preserve"> lead to high</w:t>
      </w:r>
      <w:r w:rsidR="00981479">
        <w:rPr>
          <w:rFonts w:ascii="Palatino Linotype" w:eastAsia="Palatino Linotype" w:hAnsi="Palatino Linotype" w:cs="Palatino Linotype"/>
          <w:sz w:val="20"/>
          <w:szCs w:val="20"/>
        </w:rPr>
        <w:t>er</w:t>
      </w:r>
      <w:r>
        <w:rPr>
          <w:rFonts w:ascii="Palatino Linotype" w:eastAsia="Palatino Linotype" w:hAnsi="Palatino Linotype" w:cs="Palatino Linotype"/>
          <w:sz w:val="20"/>
          <w:szCs w:val="20"/>
        </w:rPr>
        <w:t xml:space="preserve"> biomass production. </w:t>
      </w:r>
    </w:p>
    <w:p w14:paraId="0921ADEC" w14:textId="37D14438" w:rsidR="006504FB" w:rsidRPr="00217FCA" w:rsidRDefault="00127DCB" w:rsidP="006504FB">
      <w:pPr>
        <w:spacing w:before="240" w:after="120" w:line="240" w:lineRule="auto"/>
        <w:ind w:left="432" w:right="432"/>
        <w:rPr>
          <w:rFonts w:ascii="Palatino Linotype" w:eastAsia="Palatino Linotype" w:hAnsi="Palatino Linotype" w:cs="Palatino Linotype"/>
          <w:sz w:val="18"/>
          <w:szCs w:val="18"/>
        </w:rPr>
      </w:pPr>
      <w:r>
        <w:rPr>
          <w:rFonts w:ascii="Palatino Linotype" w:eastAsia="Palatino Linotype" w:hAnsi="Palatino Linotype" w:cs="Palatino Linotype"/>
          <w:b/>
          <w:sz w:val="18"/>
          <w:szCs w:val="18"/>
        </w:rPr>
        <w:lastRenderedPageBreak/>
        <w:t xml:space="preserve">Table </w:t>
      </w:r>
      <w:del w:id="821" w:author="Yanfei Zhang" w:date="2022-03-28T20:13:00Z">
        <w:r w:rsidR="00410391" w:rsidDel="00FC6BCA">
          <w:rPr>
            <w:rFonts w:ascii="Palatino Linotype" w:eastAsia="Palatino Linotype" w:hAnsi="Palatino Linotype" w:cs="Palatino Linotype"/>
            <w:b/>
            <w:sz w:val="18"/>
            <w:szCs w:val="18"/>
          </w:rPr>
          <w:delText>4</w:delText>
        </w:r>
      </w:del>
      <w:ins w:id="822" w:author="Yanfei Zhang" w:date="2022-03-28T20:13:00Z">
        <w:r w:rsidR="00FC6BCA">
          <w:rPr>
            <w:rFonts w:ascii="Palatino Linotype" w:eastAsia="Palatino Linotype" w:hAnsi="Palatino Linotype" w:cs="Palatino Linotype"/>
            <w:b/>
            <w:sz w:val="18"/>
            <w:szCs w:val="18"/>
          </w:rPr>
          <w:t>3</w:t>
        </w:r>
      </w:ins>
      <w:r>
        <w:rPr>
          <w:rFonts w:ascii="Palatino Linotype" w:eastAsia="Palatino Linotype" w:hAnsi="Palatino Linotype" w:cs="Palatino Linotype"/>
          <w:b/>
          <w:sz w:val="18"/>
          <w:szCs w:val="18"/>
        </w:rPr>
        <w:t>.</w:t>
      </w:r>
      <w:r>
        <w:rPr>
          <w:rFonts w:ascii="Palatino Linotype" w:eastAsia="Palatino Linotype" w:hAnsi="Palatino Linotype" w:cs="Palatino Linotype"/>
          <w:sz w:val="18"/>
          <w:szCs w:val="18"/>
        </w:rPr>
        <w:t xml:space="preserve"> The biomass production fluxes </w:t>
      </w:r>
      <w:r w:rsidR="00F84866">
        <w:rPr>
          <w:rFonts w:ascii="Palatino Linotype" w:eastAsia="Palatino Linotype" w:hAnsi="Palatino Linotype" w:cs="Palatino Linotype"/>
          <w:sz w:val="18"/>
          <w:szCs w:val="18"/>
        </w:rPr>
        <w:t xml:space="preserve">of </w:t>
      </w:r>
      <w:r w:rsidR="003A5AE4">
        <w:rPr>
          <w:rFonts w:ascii="Palatino Linotype" w:eastAsia="Palatino Linotype" w:hAnsi="Palatino Linotype" w:cs="Palatino Linotype"/>
          <w:sz w:val="18"/>
          <w:szCs w:val="18"/>
        </w:rPr>
        <w:t xml:space="preserve">the various </w:t>
      </w:r>
      <w:r>
        <w:rPr>
          <w:rFonts w:ascii="Palatino Linotype" w:eastAsia="Palatino Linotype" w:hAnsi="Palatino Linotype" w:cs="Palatino Linotype"/>
          <w:sz w:val="18"/>
          <w:szCs w:val="18"/>
        </w:rPr>
        <w:t>pathways. The fluxes start with maximum uptak</w:t>
      </w:r>
      <w:r w:rsidR="004F5E1D">
        <w:rPr>
          <w:rFonts w:ascii="Palatino Linotype" w:eastAsia="Palatino Linotype" w:hAnsi="Palatino Linotype" w:cs="Palatino Linotype"/>
          <w:sz w:val="18"/>
          <w:szCs w:val="18"/>
        </w:rPr>
        <w:t>e flux of</w:t>
      </w:r>
      <w:r>
        <w:rPr>
          <w:rFonts w:ascii="Palatino Linotype" w:eastAsia="Palatino Linotype" w:hAnsi="Palatino Linotype" w:cs="Palatino Linotype"/>
          <w:sz w:val="18"/>
          <w:szCs w:val="18"/>
        </w:rPr>
        <w:t xml:space="preserve"> extracellular glucose</w:t>
      </w:r>
      <w:r w:rsidR="004F5E1D">
        <w:rPr>
          <w:rFonts w:ascii="Palatino Linotype" w:eastAsia="Palatino Linotype" w:hAnsi="Palatino Linotype" w:cs="Palatino Linotype"/>
          <w:sz w:val="18"/>
          <w:szCs w:val="18"/>
        </w:rPr>
        <w:t xml:space="preserve"> at</w:t>
      </w:r>
      <w:r>
        <w:rPr>
          <w:rFonts w:ascii="Palatino Linotype" w:eastAsia="Palatino Linotype" w:hAnsi="Palatino Linotype" w:cs="Palatino Linotype"/>
          <w:sz w:val="18"/>
          <w:szCs w:val="18"/>
        </w:rPr>
        <w:t xml:space="preserve"> 1 mmol gDW</w:t>
      </w:r>
      <w:r w:rsidRPr="00883202">
        <w:rPr>
          <w:rFonts w:ascii="Palatino Linotype" w:eastAsia="Palatino Linotype" w:hAnsi="Palatino Linotype" w:cs="Palatino Linotype"/>
          <w:sz w:val="18"/>
          <w:szCs w:val="18"/>
          <w:vertAlign w:val="superscript"/>
        </w:rPr>
        <w:t>-1</w:t>
      </w:r>
      <w:r>
        <w:rPr>
          <w:rFonts w:ascii="Palatino Linotype" w:eastAsia="Palatino Linotype" w:hAnsi="Palatino Linotype" w:cs="Palatino Linotype"/>
          <w:sz w:val="18"/>
          <w:szCs w:val="18"/>
        </w:rPr>
        <w:t xml:space="preserve"> h</w:t>
      </w:r>
      <w:r w:rsidRPr="00883202">
        <w:rPr>
          <w:rFonts w:ascii="Palatino Linotype" w:eastAsia="Palatino Linotype" w:hAnsi="Palatino Linotype" w:cs="Palatino Linotype"/>
          <w:sz w:val="18"/>
          <w:szCs w:val="18"/>
          <w:vertAlign w:val="superscript"/>
        </w:rPr>
        <w:t>-1</w:t>
      </w:r>
      <w:r>
        <w:rPr>
          <w:rFonts w:ascii="Palatino Linotype" w:eastAsia="Palatino Linotype" w:hAnsi="Palatino Linotype" w:cs="Palatino Linotype"/>
          <w:sz w:val="18"/>
          <w:szCs w:val="18"/>
        </w:rPr>
        <w:t xml:space="preserve"> and </w:t>
      </w:r>
      <w:r w:rsidR="00217FCA">
        <w:rPr>
          <w:rFonts w:ascii="Palatino Linotype" w:eastAsia="Palatino Linotype" w:hAnsi="Palatino Linotype" w:cs="Palatino Linotype"/>
          <w:sz w:val="18"/>
          <w:szCs w:val="18"/>
        </w:rPr>
        <w:t>with NGAM flux fixed to</w:t>
      </w:r>
      <w:r w:rsidR="00410391">
        <w:rPr>
          <w:rFonts w:ascii="Palatino Linotype" w:eastAsia="Palatino Linotype" w:hAnsi="Palatino Linotype" w:cs="Palatino Linotype"/>
          <w:sz w:val="18"/>
          <w:szCs w:val="18"/>
        </w:rPr>
        <w:t xml:space="preserve"> 1.9</w:t>
      </w:r>
      <w:r w:rsidR="00217FCA">
        <w:rPr>
          <w:rFonts w:ascii="Palatino Linotype" w:eastAsia="Palatino Linotype" w:hAnsi="Palatino Linotype" w:cs="Palatino Linotype"/>
          <w:sz w:val="18"/>
          <w:szCs w:val="18"/>
        </w:rPr>
        <w:t xml:space="preserve"> </w:t>
      </w:r>
      <w:r w:rsidR="00217FCA">
        <w:rPr>
          <w:rFonts w:ascii="Palatino Linotype" w:eastAsia="Palatino Linotype" w:hAnsi="Palatino Linotype" w:cs="Palatino Linotype"/>
          <w:sz w:val="20"/>
          <w:szCs w:val="20"/>
        </w:rPr>
        <w:t xml:space="preserve">mmol </w:t>
      </w:r>
      <w:r w:rsidR="00217FCA" w:rsidRPr="00F55243">
        <w:rPr>
          <w:rFonts w:ascii="Palatino Linotype" w:eastAsia="Palatino Linotype" w:hAnsi="Palatino Linotype" w:cs="Palatino Linotype"/>
          <w:sz w:val="18"/>
          <w:szCs w:val="18"/>
        </w:rPr>
        <w:t>ATP gDW</w:t>
      </w:r>
      <w:r w:rsidR="00217FCA" w:rsidRPr="00F55243">
        <w:rPr>
          <w:rFonts w:ascii="Palatino Linotype" w:eastAsia="Palatino Linotype" w:hAnsi="Palatino Linotype" w:cs="Palatino Linotype"/>
          <w:sz w:val="18"/>
          <w:szCs w:val="18"/>
          <w:vertAlign w:val="superscript"/>
        </w:rPr>
        <w:t>-1</w:t>
      </w:r>
      <w:r w:rsidR="00217FCA" w:rsidRPr="00F55243">
        <w:rPr>
          <w:rFonts w:ascii="Palatino Linotype" w:eastAsia="Palatino Linotype" w:hAnsi="Palatino Linotype" w:cs="Palatino Linotype"/>
          <w:sz w:val="18"/>
          <w:szCs w:val="18"/>
        </w:rPr>
        <w:t>h</w:t>
      </w:r>
      <w:r w:rsidR="00217FCA" w:rsidRPr="00F55243">
        <w:rPr>
          <w:rFonts w:ascii="Palatino Linotype" w:eastAsia="Palatino Linotype" w:hAnsi="Palatino Linotype" w:cs="Palatino Linotype"/>
          <w:sz w:val="18"/>
          <w:szCs w:val="18"/>
          <w:vertAlign w:val="superscript"/>
        </w:rPr>
        <w:t>-1</w:t>
      </w:r>
      <w:r w:rsidR="00217FCA" w:rsidRPr="00F55243">
        <w:rPr>
          <w:rFonts w:ascii="Palatino Linotype" w:eastAsia="Palatino Linotype" w:hAnsi="Palatino Linotype" w:cs="Palatino Linotype"/>
          <w:sz w:val="18"/>
          <w:szCs w:val="18"/>
        </w:rPr>
        <w:t>,</w:t>
      </w:r>
      <w:r w:rsidRPr="00F55243">
        <w:rPr>
          <w:rFonts w:ascii="Palatino Linotype" w:eastAsia="Palatino Linotype" w:hAnsi="Palatino Linotype" w:cs="Palatino Linotype"/>
          <w:sz w:val="18"/>
          <w:szCs w:val="18"/>
        </w:rPr>
        <w:t xml:space="preserve"> while allowing </w:t>
      </w:r>
      <w:r w:rsidR="00F55243">
        <w:rPr>
          <w:rFonts w:ascii="Palatino Linotype" w:eastAsia="Palatino Linotype" w:hAnsi="Palatino Linotype" w:cs="Palatino Linotype"/>
          <w:sz w:val="18"/>
          <w:szCs w:val="18"/>
        </w:rPr>
        <w:t xml:space="preserve">the unlimited uptake of </w:t>
      </w:r>
      <w:r w:rsidR="00F55243" w:rsidRPr="00F55243">
        <w:rPr>
          <w:rFonts w:ascii="Palatino Linotype" w:eastAsia="Palatino Linotype" w:hAnsi="Palatino Linotype" w:cs="Palatino Linotype"/>
          <w:sz w:val="18"/>
          <w:szCs w:val="18"/>
        </w:rPr>
        <w:t>oxygen, phosphate, sulfate, ammonium, H</w:t>
      </w:r>
      <w:r w:rsidR="00F55243" w:rsidRPr="00F55243">
        <w:rPr>
          <w:rFonts w:ascii="Palatino Linotype" w:eastAsia="Palatino Linotype" w:hAnsi="Palatino Linotype" w:cs="Palatino Linotype"/>
          <w:sz w:val="18"/>
          <w:szCs w:val="18"/>
          <w:vertAlign w:val="superscript"/>
        </w:rPr>
        <w:t>+</w:t>
      </w:r>
      <w:r w:rsidR="00F55243" w:rsidRPr="00F55243">
        <w:rPr>
          <w:rFonts w:ascii="Palatino Linotype" w:eastAsia="Palatino Linotype" w:hAnsi="Palatino Linotype" w:cs="Palatino Linotype"/>
          <w:sz w:val="18"/>
          <w:szCs w:val="18"/>
        </w:rPr>
        <w:t>, H</w:t>
      </w:r>
      <w:r w:rsidR="00F55243" w:rsidRPr="00F55243">
        <w:rPr>
          <w:rFonts w:ascii="Palatino Linotype" w:eastAsia="Palatino Linotype" w:hAnsi="Palatino Linotype" w:cs="Palatino Linotype"/>
          <w:sz w:val="18"/>
          <w:szCs w:val="18"/>
          <w:vertAlign w:val="subscript"/>
        </w:rPr>
        <w:t>2</w:t>
      </w:r>
      <w:r w:rsidR="00F55243" w:rsidRPr="00F55243">
        <w:rPr>
          <w:rFonts w:ascii="Palatino Linotype" w:eastAsia="Palatino Linotype" w:hAnsi="Palatino Linotype" w:cs="Palatino Linotype"/>
          <w:sz w:val="18"/>
          <w:szCs w:val="18"/>
        </w:rPr>
        <w:t>O</w:t>
      </w:r>
      <w:del w:id="823" w:author="Yanfei Zhang" w:date="2022-03-28T21:35:00Z">
        <w:r w:rsidR="00F55243" w:rsidRPr="00F55243" w:rsidDel="00C630AC">
          <w:rPr>
            <w:rFonts w:ascii="Palatino Linotype" w:eastAsia="Palatino Linotype" w:hAnsi="Palatino Linotype" w:cs="Palatino Linotype"/>
            <w:sz w:val="18"/>
            <w:szCs w:val="18"/>
          </w:rPr>
          <w:delText>, Co</w:delText>
        </w:r>
        <w:r w:rsidR="00F55243" w:rsidRPr="00F55243" w:rsidDel="00C630AC">
          <w:rPr>
            <w:rFonts w:ascii="Palatino Linotype" w:eastAsia="Palatino Linotype" w:hAnsi="Palatino Linotype" w:cs="Palatino Linotype"/>
            <w:sz w:val="18"/>
            <w:szCs w:val="18"/>
            <w:vertAlign w:val="superscript"/>
          </w:rPr>
          <w:delText>2+</w:delText>
        </w:r>
      </w:del>
      <w:r>
        <w:rPr>
          <w:rFonts w:ascii="Palatino Linotype" w:eastAsia="Palatino Linotype" w:hAnsi="Palatino Linotype" w:cs="Palatino Linotype"/>
          <w:sz w:val="18"/>
          <w:szCs w:val="18"/>
        </w:rPr>
        <w:t xml:space="preserve">. Biomass production reaction was used as the objective reaction </w:t>
      </w:r>
      <w:r w:rsidR="006F2A97">
        <w:rPr>
          <w:rFonts w:ascii="Palatino Linotype" w:eastAsia="Palatino Linotype" w:hAnsi="Palatino Linotype" w:cs="Palatino Linotype"/>
          <w:sz w:val="18"/>
          <w:szCs w:val="18"/>
        </w:rPr>
        <w:t>in the</w:t>
      </w:r>
      <w:r>
        <w:rPr>
          <w:rFonts w:ascii="Palatino Linotype" w:eastAsia="Palatino Linotype" w:hAnsi="Palatino Linotype" w:cs="Palatino Linotype"/>
          <w:sz w:val="18"/>
          <w:szCs w:val="18"/>
        </w:rPr>
        <w:t xml:space="preserve"> flux balance analysis.</w:t>
      </w:r>
      <w:r w:rsidR="006504FB" w:rsidRPr="006504FB">
        <w:t xml:space="preserve"> </w:t>
      </w:r>
      <w:r w:rsidR="006504FB" w:rsidRPr="006504FB">
        <w:rPr>
          <w:rFonts w:ascii="Palatino Linotype" w:eastAsia="Palatino Linotype" w:hAnsi="Palatino Linotype" w:cs="Palatino Linotype"/>
          <w:sz w:val="18"/>
          <w:szCs w:val="18"/>
        </w:rPr>
        <w:t>The file named “</w:t>
      </w:r>
      <w:ins w:id="824" w:author="Yanfei Zhang" w:date="2022-04-05T14:21:00Z">
        <w:r w:rsidR="000356A0" w:rsidRPr="000356A0">
          <w:rPr>
            <w:rFonts w:ascii="Palatino Linotype" w:eastAsia="Palatino Linotype" w:hAnsi="Palatino Linotype" w:cs="Palatino Linotype"/>
            <w:sz w:val="18"/>
            <w:szCs w:val="18"/>
          </w:rPr>
          <w:t>Simulation of shifting between pathways during aerobic carbon and energy metabolism with biomass production as model output</w:t>
        </w:r>
      </w:ins>
      <w:del w:id="825" w:author="Yanfei Zhang" w:date="2022-04-05T14:21:00Z">
        <w:r w:rsidR="006504FB" w:rsidRPr="006504FB" w:rsidDel="000356A0">
          <w:rPr>
            <w:rFonts w:ascii="Palatino Linotype" w:eastAsia="Palatino Linotype" w:hAnsi="Palatino Linotype" w:cs="Palatino Linotype"/>
            <w:sz w:val="18"/>
            <w:szCs w:val="18"/>
          </w:rPr>
          <w:delText>checking 3.10</w:delText>
        </w:r>
        <w:r w:rsidR="006504FB" w:rsidDel="000356A0">
          <w:rPr>
            <w:rFonts w:ascii="Palatino Linotype" w:eastAsia="Palatino Linotype" w:hAnsi="Palatino Linotype" w:cs="Palatino Linotype"/>
            <w:sz w:val="18"/>
            <w:szCs w:val="18"/>
          </w:rPr>
          <w:delText xml:space="preserve"> biomass</w:delText>
        </w:r>
      </w:del>
      <w:r w:rsidR="006504FB" w:rsidRPr="006504FB">
        <w:rPr>
          <w:rFonts w:ascii="Palatino Linotype" w:eastAsia="Palatino Linotype" w:hAnsi="Palatino Linotype" w:cs="Palatino Linotype"/>
          <w:sz w:val="18"/>
          <w:szCs w:val="18"/>
        </w:rPr>
        <w:t>” found in the Github repository under the folder name “</w:t>
      </w:r>
      <w:r w:rsidR="003C0BF9">
        <w:rPr>
          <w:rFonts w:ascii="Palatino Linotype" w:eastAsia="Palatino Linotype" w:hAnsi="Palatino Linotype" w:cs="Palatino Linotype"/>
          <w:sz w:val="18"/>
          <w:szCs w:val="18"/>
        </w:rPr>
        <w:t>Codes</w:t>
      </w:r>
      <w:r w:rsidR="006504FB" w:rsidRPr="006504FB">
        <w:rPr>
          <w:rFonts w:ascii="Palatino Linotype" w:eastAsia="Palatino Linotype" w:hAnsi="Palatino Linotype" w:cs="Palatino Linotype"/>
          <w:sz w:val="18"/>
          <w:szCs w:val="18"/>
        </w:rPr>
        <w:t xml:space="preserve">” showed all the simulations. </w:t>
      </w:r>
      <w:r>
        <w:rPr>
          <w:rFonts w:ascii="Palatino Linotype" w:eastAsia="Palatino Linotype" w:hAnsi="Palatino Linotype" w:cs="Palatino Linotype"/>
          <w:sz w:val="18"/>
          <w:szCs w:val="18"/>
        </w:rPr>
        <w:t xml:space="preserve"> </w:t>
      </w:r>
      <w:r w:rsidR="00B9426F">
        <w:rPr>
          <w:rFonts w:ascii="Palatino Linotype" w:eastAsia="Palatino Linotype" w:hAnsi="Palatino Linotype" w:cs="Palatino Linotype"/>
          <w:sz w:val="18"/>
          <w:szCs w:val="18"/>
        </w:rPr>
        <w:t xml:space="preserve"> </w:t>
      </w:r>
    </w:p>
    <w:tbl>
      <w:tblPr>
        <w:tblW w:w="8387" w:type="dxa"/>
        <w:jc w:val="center"/>
        <w:tblBorders>
          <w:top w:val="single" w:sz="4" w:space="0" w:color="auto"/>
          <w:bottom w:val="single" w:sz="4" w:space="0" w:color="auto"/>
        </w:tblBorders>
        <w:tblLayout w:type="fixed"/>
        <w:tblLook w:val="0420" w:firstRow="1" w:lastRow="0" w:firstColumn="0" w:lastColumn="0" w:noHBand="0" w:noVBand="1"/>
        <w:tblPrChange w:id="826" w:author="Yanfei Zhang" w:date="2022-04-04T20:27:00Z">
          <w:tblPr>
            <w:tblW w:w="8387" w:type="dxa"/>
            <w:jc w:val="center"/>
            <w:tblBorders>
              <w:top w:val="single" w:sz="8" w:space="0" w:color="000000"/>
              <w:left w:val="single" w:sz="4" w:space="0" w:color="000000"/>
              <w:bottom w:val="single" w:sz="8"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PrChange>
      </w:tblPr>
      <w:tblGrid>
        <w:gridCol w:w="1440"/>
        <w:gridCol w:w="2975"/>
        <w:gridCol w:w="1080"/>
        <w:gridCol w:w="1080"/>
        <w:gridCol w:w="1812"/>
        <w:tblGridChange w:id="827">
          <w:tblGrid>
            <w:gridCol w:w="1440"/>
            <w:gridCol w:w="2975"/>
            <w:gridCol w:w="1080"/>
            <w:gridCol w:w="1080"/>
            <w:gridCol w:w="1812"/>
          </w:tblGrid>
        </w:tblGridChange>
      </w:tblGrid>
      <w:tr w:rsidR="00482EA6" w:rsidRPr="00053191" w14:paraId="23BD723C" w14:textId="77777777" w:rsidTr="00A45EF6">
        <w:trPr>
          <w:trHeight w:val="20"/>
          <w:jc w:val="center"/>
          <w:trPrChange w:id="828" w:author="Yanfei Zhang" w:date="2022-04-04T20:27:00Z">
            <w:trPr>
              <w:trHeight w:val="20"/>
              <w:jc w:val="center"/>
            </w:trPr>
          </w:trPrChange>
        </w:trPr>
        <w:tc>
          <w:tcPr>
            <w:tcW w:w="1440" w:type="dxa"/>
            <w:tcBorders>
              <w:top w:val="single" w:sz="4" w:space="0" w:color="auto"/>
              <w:bottom w:val="single" w:sz="4" w:space="0" w:color="auto"/>
            </w:tcBorders>
            <w:hideMark/>
            <w:tcPrChange w:id="829" w:author="Yanfei Zhang" w:date="2022-04-04T20:27:00Z">
              <w:tcPr>
                <w:tcW w:w="1440" w:type="dxa"/>
                <w:tcBorders>
                  <w:top w:val="single" w:sz="8" w:space="0" w:color="000000"/>
                  <w:left w:val="single" w:sz="4" w:space="0" w:color="000000"/>
                  <w:bottom w:val="single" w:sz="4" w:space="0" w:color="000000"/>
                  <w:right w:val="single" w:sz="4" w:space="0" w:color="000000"/>
                </w:tcBorders>
                <w:hideMark/>
              </w:tcPr>
            </w:tcPrChange>
          </w:tcPr>
          <w:p w14:paraId="6C19EEC7" w14:textId="77777777" w:rsidR="00482EA6" w:rsidRPr="00053191" w:rsidRDefault="00482EA6">
            <w:pPr>
              <w:rPr>
                <w:rFonts w:ascii="Palatino Linotype" w:hAnsi="Palatino Linotype"/>
                <w:sz w:val="16"/>
                <w:szCs w:val="16"/>
              </w:rPr>
            </w:pPr>
            <w:r w:rsidRPr="00053191">
              <w:rPr>
                <w:rFonts w:ascii="Palatino Linotype" w:hAnsi="Palatino Linotype"/>
                <w:sz w:val="16"/>
                <w:szCs w:val="16"/>
                <w:lang w:eastAsia="zh-CN"/>
              </w:rPr>
              <w:t>Pathway</w:t>
            </w:r>
            <w:r w:rsidRPr="00053191">
              <w:rPr>
                <w:rFonts w:ascii="Palatino Linotype" w:hAnsi="Palatino Linotype"/>
                <w:sz w:val="16"/>
                <w:szCs w:val="16"/>
              </w:rPr>
              <w:t xml:space="preserve"> </w:t>
            </w:r>
            <w:r w:rsidRPr="00053191">
              <w:rPr>
                <w:rFonts w:ascii="Palatino Linotype" w:hAnsi="Palatino Linotype"/>
                <w:sz w:val="16"/>
                <w:szCs w:val="16"/>
                <w:lang w:eastAsia="zh-CN"/>
              </w:rPr>
              <w:t>numbers</w:t>
            </w:r>
          </w:p>
        </w:tc>
        <w:tc>
          <w:tcPr>
            <w:tcW w:w="2975" w:type="dxa"/>
            <w:tcBorders>
              <w:top w:val="single" w:sz="4" w:space="0" w:color="auto"/>
              <w:bottom w:val="single" w:sz="4" w:space="0" w:color="auto"/>
            </w:tcBorders>
            <w:hideMark/>
            <w:tcPrChange w:id="830" w:author="Yanfei Zhang" w:date="2022-04-04T20:27:00Z">
              <w:tcPr>
                <w:tcW w:w="2975" w:type="dxa"/>
                <w:tcBorders>
                  <w:top w:val="single" w:sz="8" w:space="0" w:color="000000"/>
                  <w:left w:val="single" w:sz="4" w:space="0" w:color="000000"/>
                  <w:bottom w:val="single" w:sz="4" w:space="0" w:color="000000"/>
                  <w:right w:val="single" w:sz="4" w:space="0" w:color="000000"/>
                </w:tcBorders>
                <w:hideMark/>
              </w:tcPr>
            </w:tcPrChange>
          </w:tcPr>
          <w:p w14:paraId="39EA4367" w14:textId="77777777" w:rsidR="00482EA6" w:rsidRPr="00053191" w:rsidRDefault="00482EA6">
            <w:pPr>
              <w:rPr>
                <w:rFonts w:ascii="Palatino Linotype" w:hAnsi="Palatino Linotype"/>
                <w:sz w:val="16"/>
                <w:szCs w:val="16"/>
              </w:rPr>
            </w:pPr>
            <w:r w:rsidRPr="00053191">
              <w:rPr>
                <w:rFonts w:ascii="Palatino Linotype" w:hAnsi="Palatino Linotype"/>
                <w:sz w:val="16"/>
                <w:szCs w:val="16"/>
              </w:rPr>
              <w:t>Pathway names</w:t>
            </w:r>
          </w:p>
        </w:tc>
        <w:tc>
          <w:tcPr>
            <w:tcW w:w="1080" w:type="dxa"/>
            <w:tcBorders>
              <w:top w:val="single" w:sz="4" w:space="0" w:color="auto"/>
              <w:bottom w:val="single" w:sz="4" w:space="0" w:color="auto"/>
            </w:tcBorders>
            <w:hideMark/>
            <w:tcPrChange w:id="831" w:author="Yanfei Zhang" w:date="2022-04-04T20:27:00Z">
              <w:tcPr>
                <w:tcW w:w="1080" w:type="dxa"/>
                <w:tcBorders>
                  <w:top w:val="single" w:sz="8" w:space="0" w:color="000000"/>
                  <w:left w:val="single" w:sz="4" w:space="0" w:color="000000"/>
                  <w:bottom w:val="single" w:sz="4" w:space="0" w:color="000000"/>
                  <w:right w:val="single" w:sz="4" w:space="0" w:color="000000"/>
                </w:tcBorders>
                <w:hideMark/>
              </w:tcPr>
            </w:tcPrChange>
          </w:tcPr>
          <w:p w14:paraId="6B288AAD" w14:textId="77777777" w:rsidR="00482EA6" w:rsidRPr="00053191" w:rsidRDefault="00482EA6">
            <w:pPr>
              <w:rPr>
                <w:rFonts w:ascii="Palatino Linotype" w:hAnsi="Palatino Linotype"/>
                <w:sz w:val="16"/>
                <w:szCs w:val="16"/>
              </w:rPr>
            </w:pPr>
            <w:r w:rsidRPr="00053191">
              <w:rPr>
                <w:rFonts w:ascii="Palatino Linotype" w:hAnsi="Palatino Linotype"/>
                <w:sz w:val="16"/>
                <w:szCs w:val="16"/>
              </w:rPr>
              <w:t>From 3PG to Pyruvate</w:t>
            </w:r>
          </w:p>
        </w:tc>
        <w:tc>
          <w:tcPr>
            <w:tcW w:w="1080" w:type="dxa"/>
            <w:tcBorders>
              <w:top w:val="single" w:sz="4" w:space="0" w:color="auto"/>
              <w:bottom w:val="single" w:sz="4" w:space="0" w:color="auto"/>
            </w:tcBorders>
            <w:hideMark/>
            <w:tcPrChange w:id="832" w:author="Yanfei Zhang" w:date="2022-04-04T20:27:00Z">
              <w:tcPr>
                <w:tcW w:w="1080" w:type="dxa"/>
                <w:tcBorders>
                  <w:top w:val="single" w:sz="8" w:space="0" w:color="000000"/>
                  <w:left w:val="single" w:sz="4" w:space="0" w:color="000000"/>
                  <w:bottom w:val="single" w:sz="4" w:space="0" w:color="000000"/>
                  <w:right w:val="single" w:sz="4" w:space="0" w:color="000000"/>
                </w:tcBorders>
                <w:hideMark/>
              </w:tcPr>
            </w:tcPrChange>
          </w:tcPr>
          <w:p w14:paraId="0D5CFAE6" w14:textId="77777777" w:rsidR="00482EA6" w:rsidRPr="00053191" w:rsidRDefault="00482EA6">
            <w:pPr>
              <w:rPr>
                <w:rFonts w:ascii="Palatino Linotype" w:hAnsi="Palatino Linotype"/>
                <w:sz w:val="16"/>
                <w:szCs w:val="16"/>
              </w:rPr>
            </w:pPr>
            <w:r w:rsidRPr="00053191">
              <w:rPr>
                <w:rFonts w:ascii="Palatino Linotype" w:hAnsi="Palatino Linotype"/>
                <w:sz w:val="16"/>
                <w:szCs w:val="16"/>
              </w:rPr>
              <w:t>SoxABCD Biomas (h</w:t>
            </w:r>
            <w:r w:rsidRPr="00053191">
              <w:rPr>
                <w:rFonts w:ascii="Palatino Linotype" w:hAnsi="Palatino Linotype"/>
                <w:sz w:val="16"/>
                <w:szCs w:val="16"/>
                <w:vertAlign w:val="superscript"/>
              </w:rPr>
              <w:t>-1</w:t>
            </w:r>
            <w:r w:rsidRPr="00053191">
              <w:rPr>
                <w:rFonts w:ascii="Palatino Linotype" w:hAnsi="Palatino Linotype"/>
                <w:sz w:val="16"/>
                <w:szCs w:val="16"/>
              </w:rPr>
              <w:t>)</w:t>
            </w:r>
          </w:p>
        </w:tc>
        <w:tc>
          <w:tcPr>
            <w:tcW w:w="1812" w:type="dxa"/>
            <w:tcBorders>
              <w:top w:val="single" w:sz="4" w:space="0" w:color="auto"/>
              <w:bottom w:val="single" w:sz="4" w:space="0" w:color="auto"/>
            </w:tcBorders>
            <w:hideMark/>
            <w:tcPrChange w:id="833" w:author="Yanfei Zhang" w:date="2022-04-04T20:27:00Z">
              <w:tcPr>
                <w:tcW w:w="1812" w:type="dxa"/>
                <w:tcBorders>
                  <w:top w:val="single" w:sz="8" w:space="0" w:color="000000"/>
                  <w:left w:val="single" w:sz="4" w:space="0" w:color="000000"/>
                  <w:bottom w:val="single" w:sz="4" w:space="0" w:color="000000"/>
                  <w:right w:val="single" w:sz="4" w:space="0" w:color="000000"/>
                </w:tcBorders>
                <w:hideMark/>
              </w:tcPr>
            </w:tcPrChange>
          </w:tcPr>
          <w:p w14:paraId="4311FA55" w14:textId="77777777" w:rsidR="00482EA6" w:rsidRPr="00053191" w:rsidRDefault="00482EA6">
            <w:pPr>
              <w:rPr>
                <w:rFonts w:ascii="Palatino Linotype" w:hAnsi="Palatino Linotype"/>
                <w:sz w:val="16"/>
                <w:szCs w:val="16"/>
              </w:rPr>
            </w:pPr>
            <w:r w:rsidRPr="00053191">
              <w:rPr>
                <w:rFonts w:ascii="Palatino Linotype" w:hAnsi="Palatino Linotype"/>
                <w:sz w:val="16"/>
                <w:szCs w:val="16"/>
              </w:rPr>
              <w:t xml:space="preserve">SoxM </w:t>
            </w:r>
            <w:r w:rsidR="005D0667">
              <w:rPr>
                <w:rFonts w:ascii="Palatino Linotype" w:hAnsi="Palatino Linotype"/>
                <w:sz w:val="16"/>
                <w:szCs w:val="16"/>
              </w:rPr>
              <w:t xml:space="preserve"> (or DoxABCD) </w:t>
            </w:r>
            <w:r w:rsidRPr="00053191">
              <w:rPr>
                <w:rFonts w:ascii="Palatino Linotype" w:hAnsi="Palatino Linotype"/>
                <w:sz w:val="16"/>
                <w:szCs w:val="16"/>
              </w:rPr>
              <w:t>Biomass (h</w:t>
            </w:r>
            <w:r w:rsidRPr="00053191">
              <w:rPr>
                <w:rFonts w:ascii="Palatino Linotype" w:hAnsi="Palatino Linotype"/>
                <w:sz w:val="16"/>
                <w:szCs w:val="16"/>
                <w:vertAlign w:val="superscript"/>
              </w:rPr>
              <w:t>-1</w:t>
            </w:r>
            <w:r w:rsidRPr="00053191">
              <w:rPr>
                <w:rFonts w:ascii="Palatino Linotype" w:hAnsi="Palatino Linotype"/>
                <w:sz w:val="16"/>
                <w:szCs w:val="16"/>
              </w:rPr>
              <w:t>)</w:t>
            </w:r>
          </w:p>
        </w:tc>
      </w:tr>
      <w:tr w:rsidR="00482EA6" w:rsidRPr="00053191" w14:paraId="254B15E8" w14:textId="77777777" w:rsidTr="00A45EF6">
        <w:trPr>
          <w:trHeight w:val="20"/>
          <w:jc w:val="center"/>
          <w:trPrChange w:id="834" w:author="Yanfei Zhang" w:date="2022-04-04T20:27:00Z">
            <w:trPr>
              <w:trHeight w:val="20"/>
              <w:jc w:val="center"/>
            </w:trPr>
          </w:trPrChange>
        </w:trPr>
        <w:tc>
          <w:tcPr>
            <w:tcW w:w="1440" w:type="dxa"/>
            <w:tcBorders>
              <w:top w:val="single" w:sz="4" w:space="0" w:color="auto"/>
            </w:tcBorders>
            <w:hideMark/>
            <w:tcPrChange w:id="835" w:author="Yanfei Zhang" w:date="2022-04-04T20:27:00Z">
              <w:tcPr>
                <w:tcW w:w="1440" w:type="dxa"/>
                <w:tcBorders>
                  <w:top w:val="single" w:sz="4" w:space="0" w:color="000000"/>
                  <w:left w:val="single" w:sz="4" w:space="0" w:color="000000"/>
                  <w:bottom w:val="single" w:sz="4" w:space="0" w:color="000000"/>
                  <w:right w:val="single" w:sz="4" w:space="0" w:color="000000"/>
                </w:tcBorders>
                <w:hideMark/>
              </w:tcPr>
            </w:tcPrChange>
          </w:tcPr>
          <w:p w14:paraId="35D43C18" w14:textId="77777777" w:rsidR="00482EA6" w:rsidRPr="00053191" w:rsidRDefault="00482EA6" w:rsidP="001400A6">
            <w:pPr>
              <w:jc w:val="center"/>
              <w:rPr>
                <w:rFonts w:ascii="Palatino Linotype" w:hAnsi="Palatino Linotype"/>
                <w:sz w:val="16"/>
                <w:szCs w:val="16"/>
              </w:rPr>
            </w:pPr>
            <w:r w:rsidRPr="00053191">
              <w:rPr>
                <w:rFonts w:ascii="Palatino Linotype" w:hAnsi="Palatino Linotype"/>
                <w:sz w:val="16"/>
                <w:szCs w:val="16"/>
              </w:rPr>
              <w:t>1</w:t>
            </w:r>
          </w:p>
        </w:tc>
        <w:tc>
          <w:tcPr>
            <w:tcW w:w="2975" w:type="dxa"/>
            <w:tcBorders>
              <w:top w:val="single" w:sz="4" w:space="0" w:color="auto"/>
            </w:tcBorders>
            <w:hideMark/>
            <w:tcPrChange w:id="836" w:author="Yanfei Zhang" w:date="2022-04-04T20:27:00Z">
              <w:tcPr>
                <w:tcW w:w="2975" w:type="dxa"/>
                <w:tcBorders>
                  <w:top w:val="single" w:sz="4" w:space="0" w:color="000000"/>
                  <w:left w:val="single" w:sz="4" w:space="0" w:color="000000"/>
                  <w:bottom w:val="single" w:sz="4" w:space="0" w:color="000000"/>
                  <w:right w:val="single" w:sz="4" w:space="0" w:color="000000"/>
                </w:tcBorders>
                <w:hideMark/>
              </w:tcPr>
            </w:tcPrChange>
          </w:tcPr>
          <w:p w14:paraId="2A122575" w14:textId="77777777" w:rsidR="00482EA6" w:rsidRPr="00053191" w:rsidRDefault="00482EA6">
            <w:pPr>
              <w:rPr>
                <w:rFonts w:ascii="Palatino Linotype" w:hAnsi="Palatino Linotype"/>
                <w:sz w:val="16"/>
                <w:szCs w:val="16"/>
              </w:rPr>
            </w:pPr>
            <w:r w:rsidRPr="00053191">
              <w:rPr>
                <w:rFonts w:ascii="Palatino Linotype" w:hAnsi="Palatino Linotype"/>
                <w:sz w:val="16"/>
                <w:szCs w:val="16"/>
              </w:rPr>
              <w:t>GAPDH plus PGK pathway</w:t>
            </w:r>
          </w:p>
        </w:tc>
        <w:tc>
          <w:tcPr>
            <w:tcW w:w="1080" w:type="dxa"/>
            <w:tcBorders>
              <w:top w:val="single" w:sz="4" w:space="0" w:color="auto"/>
            </w:tcBorders>
            <w:hideMark/>
            <w:tcPrChange w:id="837" w:author="Yanfei Zhang" w:date="2022-04-04T20:27:00Z">
              <w:tcPr>
                <w:tcW w:w="1080" w:type="dxa"/>
                <w:tcBorders>
                  <w:top w:val="single" w:sz="4" w:space="0" w:color="000000"/>
                  <w:left w:val="single" w:sz="4" w:space="0" w:color="000000"/>
                  <w:bottom w:val="single" w:sz="4" w:space="0" w:color="000000"/>
                  <w:right w:val="single" w:sz="4" w:space="0" w:color="000000"/>
                </w:tcBorders>
                <w:hideMark/>
              </w:tcPr>
            </w:tcPrChange>
          </w:tcPr>
          <w:p w14:paraId="1533D0F3" w14:textId="77777777" w:rsidR="00482EA6" w:rsidRPr="00053191" w:rsidRDefault="00482EA6">
            <w:pPr>
              <w:tabs>
                <w:tab w:val="right" w:pos="1934"/>
              </w:tabs>
              <w:rPr>
                <w:rFonts w:ascii="Palatino Linotype" w:hAnsi="Palatino Linotype"/>
                <w:sz w:val="16"/>
                <w:szCs w:val="16"/>
              </w:rPr>
            </w:pPr>
            <w:r w:rsidRPr="00053191">
              <w:rPr>
                <w:rFonts w:ascii="Palatino Linotype" w:hAnsi="Palatino Linotype"/>
                <w:sz w:val="16"/>
                <w:szCs w:val="16"/>
              </w:rPr>
              <w:t>Pathway 1</w:t>
            </w:r>
            <w:r w:rsidRPr="00053191">
              <w:rPr>
                <w:rFonts w:ascii="Palatino Linotype" w:hAnsi="Palatino Linotype"/>
                <w:sz w:val="16"/>
                <w:szCs w:val="16"/>
              </w:rPr>
              <w:tab/>
              <w:t xml:space="preserve"> </w:t>
            </w:r>
          </w:p>
        </w:tc>
        <w:tc>
          <w:tcPr>
            <w:tcW w:w="1080" w:type="dxa"/>
            <w:tcBorders>
              <w:top w:val="single" w:sz="4" w:space="0" w:color="auto"/>
            </w:tcBorders>
            <w:hideMark/>
            <w:tcPrChange w:id="838" w:author="Yanfei Zhang" w:date="2022-04-04T20:27:00Z">
              <w:tcPr>
                <w:tcW w:w="1080" w:type="dxa"/>
                <w:tcBorders>
                  <w:top w:val="single" w:sz="4" w:space="0" w:color="000000"/>
                  <w:left w:val="single" w:sz="4" w:space="0" w:color="000000"/>
                  <w:bottom w:val="single" w:sz="4" w:space="0" w:color="000000"/>
                  <w:right w:val="single" w:sz="4" w:space="0" w:color="000000"/>
                </w:tcBorders>
                <w:hideMark/>
              </w:tcPr>
            </w:tcPrChange>
          </w:tcPr>
          <w:p w14:paraId="7FE3ACC7" w14:textId="77777777" w:rsidR="00482EA6" w:rsidRPr="00053191" w:rsidRDefault="00B40166" w:rsidP="001400A6">
            <w:pPr>
              <w:jc w:val="center"/>
              <w:rPr>
                <w:rFonts w:ascii="Palatino Linotype" w:hAnsi="Palatino Linotype"/>
                <w:sz w:val="16"/>
                <w:szCs w:val="16"/>
              </w:rPr>
            </w:pPr>
            <w:r w:rsidRPr="00053191">
              <w:rPr>
                <w:rFonts w:ascii="Palatino Linotype" w:hAnsi="Palatino Linotype"/>
                <w:sz w:val="16"/>
                <w:szCs w:val="16"/>
              </w:rPr>
              <w:t>0.071</w:t>
            </w:r>
          </w:p>
        </w:tc>
        <w:tc>
          <w:tcPr>
            <w:tcW w:w="1812" w:type="dxa"/>
            <w:tcBorders>
              <w:top w:val="single" w:sz="4" w:space="0" w:color="auto"/>
            </w:tcBorders>
            <w:hideMark/>
            <w:tcPrChange w:id="839" w:author="Yanfei Zhang" w:date="2022-04-04T20:27:00Z">
              <w:tcPr>
                <w:tcW w:w="1812" w:type="dxa"/>
                <w:tcBorders>
                  <w:top w:val="single" w:sz="4" w:space="0" w:color="000000"/>
                  <w:left w:val="single" w:sz="4" w:space="0" w:color="000000"/>
                  <w:bottom w:val="single" w:sz="4" w:space="0" w:color="000000"/>
                  <w:right w:val="single" w:sz="4" w:space="0" w:color="000000"/>
                </w:tcBorders>
                <w:hideMark/>
              </w:tcPr>
            </w:tcPrChange>
          </w:tcPr>
          <w:p w14:paraId="5C683877" w14:textId="77777777" w:rsidR="00482EA6" w:rsidRPr="00053191" w:rsidRDefault="00482EA6" w:rsidP="001400A6">
            <w:pPr>
              <w:jc w:val="center"/>
              <w:rPr>
                <w:rFonts w:ascii="Palatino Linotype" w:hAnsi="Palatino Linotype"/>
                <w:sz w:val="16"/>
                <w:szCs w:val="16"/>
              </w:rPr>
            </w:pPr>
            <w:r w:rsidRPr="00053191">
              <w:rPr>
                <w:rFonts w:ascii="Palatino Linotype" w:hAnsi="Palatino Linotype"/>
                <w:sz w:val="16"/>
                <w:szCs w:val="16"/>
              </w:rPr>
              <w:t>0.0</w:t>
            </w:r>
            <w:r w:rsidR="00B40166" w:rsidRPr="00053191">
              <w:rPr>
                <w:rFonts w:ascii="Palatino Linotype" w:hAnsi="Palatino Linotype"/>
                <w:sz w:val="16"/>
                <w:szCs w:val="16"/>
              </w:rPr>
              <w:t>51</w:t>
            </w:r>
          </w:p>
        </w:tc>
      </w:tr>
      <w:tr w:rsidR="00482EA6" w:rsidRPr="00053191" w14:paraId="58D8CB84" w14:textId="77777777" w:rsidTr="00A45EF6">
        <w:trPr>
          <w:trHeight w:val="20"/>
          <w:jc w:val="center"/>
          <w:trPrChange w:id="840" w:author="Yanfei Zhang" w:date="2022-04-04T20:27:00Z">
            <w:trPr>
              <w:trHeight w:val="20"/>
              <w:jc w:val="center"/>
            </w:trPr>
          </w:trPrChange>
        </w:trPr>
        <w:tc>
          <w:tcPr>
            <w:tcW w:w="1440" w:type="dxa"/>
            <w:hideMark/>
            <w:tcPrChange w:id="841" w:author="Yanfei Zhang" w:date="2022-04-04T20:27:00Z">
              <w:tcPr>
                <w:tcW w:w="1440" w:type="dxa"/>
                <w:tcBorders>
                  <w:top w:val="single" w:sz="4" w:space="0" w:color="000000"/>
                  <w:left w:val="single" w:sz="4" w:space="0" w:color="000000"/>
                  <w:bottom w:val="single" w:sz="4" w:space="0" w:color="000000"/>
                  <w:right w:val="single" w:sz="4" w:space="0" w:color="000000"/>
                </w:tcBorders>
                <w:hideMark/>
              </w:tcPr>
            </w:tcPrChange>
          </w:tcPr>
          <w:p w14:paraId="4C94359B" w14:textId="77777777" w:rsidR="00482EA6" w:rsidRPr="00053191" w:rsidRDefault="00482EA6" w:rsidP="001400A6">
            <w:pPr>
              <w:jc w:val="center"/>
              <w:rPr>
                <w:rFonts w:ascii="Palatino Linotype" w:hAnsi="Palatino Linotype"/>
                <w:sz w:val="16"/>
                <w:szCs w:val="16"/>
              </w:rPr>
            </w:pPr>
            <w:r w:rsidRPr="00053191">
              <w:rPr>
                <w:rFonts w:ascii="Palatino Linotype" w:hAnsi="Palatino Linotype"/>
                <w:sz w:val="16"/>
                <w:szCs w:val="16"/>
              </w:rPr>
              <w:t>2</w:t>
            </w:r>
          </w:p>
        </w:tc>
        <w:tc>
          <w:tcPr>
            <w:tcW w:w="2975" w:type="dxa"/>
            <w:hideMark/>
            <w:tcPrChange w:id="842" w:author="Yanfei Zhang" w:date="2022-04-04T20:27:00Z">
              <w:tcPr>
                <w:tcW w:w="2975" w:type="dxa"/>
                <w:tcBorders>
                  <w:top w:val="single" w:sz="4" w:space="0" w:color="000000"/>
                  <w:left w:val="single" w:sz="4" w:space="0" w:color="000000"/>
                  <w:bottom w:val="single" w:sz="4" w:space="0" w:color="000000"/>
                  <w:right w:val="single" w:sz="4" w:space="0" w:color="000000"/>
                </w:tcBorders>
                <w:hideMark/>
              </w:tcPr>
            </w:tcPrChange>
          </w:tcPr>
          <w:p w14:paraId="6CD94A5B" w14:textId="77777777" w:rsidR="00482EA6" w:rsidRPr="00053191" w:rsidRDefault="00482EA6">
            <w:pPr>
              <w:rPr>
                <w:rFonts w:ascii="Palatino Linotype" w:hAnsi="Palatino Linotype"/>
                <w:sz w:val="16"/>
                <w:szCs w:val="16"/>
                <w:lang w:eastAsia="zh-CN"/>
              </w:rPr>
            </w:pPr>
            <w:r w:rsidRPr="00053191">
              <w:rPr>
                <w:rFonts w:ascii="Palatino Linotype" w:hAnsi="Palatino Linotype"/>
                <w:sz w:val="16"/>
                <w:szCs w:val="16"/>
              </w:rPr>
              <w:t>Non-phosphorylation pathway</w:t>
            </w:r>
          </w:p>
        </w:tc>
        <w:tc>
          <w:tcPr>
            <w:tcW w:w="1080" w:type="dxa"/>
            <w:hideMark/>
            <w:tcPrChange w:id="843" w:author="Yanfei Zhang" w:date="2022-04-04T20:27:00Z">
              <w:tcPr>
                <w:tcW w:w="1080" w:type="dxa"/>
                <w:tcBorders>
                  <w:top w:val="single" w:sz="4" w:space="0" w:color="000000"/>
                  <w:left w:val="single" w:sz="4" w:space="0" w:color="000000"/>
                  <w:bottom w:val="single" w:sz="4" w:space="0" w:color="000000"/>
                  <w:right w:val="single" w:sz="4" w:space="0" w:color="000000"/>
                </w:tcBorders>
                <w:hideMark/>
              </w:tcPr>
            </w:tcPrChange>
          </w:tcPr>
          <w:p w14:paraId="67067719" w14:textId="77777777" w:rsidR="00482EA6" w:rsidRPr="00053191" w:rsidRDefault="00482EA6">
            <w:pPr>
              <w:rPr>
                <w:rFonts w:ascii="Palatino Linotype" w:hAnsi="Palatino Linotype"/>
                <w:sz w:val="16"/>
                <w:szCs w:val="16"/>
              </w:rPr>
            </w:pPr>
            <w:r w:rsidRPr="00053191">
              <w:rPr>
                <w:rFonts w:ascii="Palatino Linotype" w:hAnsi="Palatino Linotype"/>
                <w:sz w:val="16"/>
                <w:szCs w:val="16"/>
              </w:rPr>
              <w:t>Pathway 1</w:t>
            </w:r>
          </w:p>
        </w:tc>
        <w:tc>
          <w:tcPr>
            <w:tcW w:w="1080" w:type="dxa"/>
            <w:hideMark/>
            <w:tcPrChange w:id="844" w:author="Yanfei Zhang" w:date="2022-04-04T20:27:00Z">
              <w:tcPr>
                <w:tcW w:w="1080" w:type="dxa"/>
                <w:tcBorders>
                  <w:top w:val="single" w:sz="4" w:space="0" w:color="000000"/>
                  <w:left w:val="single" w:sz="4" w:space="0" w:color="000000"/>
                  <w:bottom w:val="single" w:sz="4" w:space="0" w:color="000000"/>
                  <w:right w:val="single" w:sz="4" w:space="0" w:color="000000"/>
                </w:tcBorders>
                <w:hideMark/>
              </w:tcPr>
            </w:tcPrChange>
          </w:tcPr>
          <w:p w14:paraId="7E13E59A" w14:textId="77777777" w:rsidR="00482EA6" w:rsidRPr="00053191" w:rsidRDefault="00B40166" w:rsidP="001400A6">
            <w:pPr>
              <w:jc w:val="center"/>
              <w:rPr>
                <w:rFonts w:ascii="Palatino Linotype" w:hAnsi="Palatino Linotype"/>
                <w:sz w:val="16"/>
                <w:szCs w:val="16"/>
              </w:rPr>
            </w:pPr>
            <w:r w:rsidRPr="00053191">
              <w:rPr>
                <w:rFonts w:ascii="Palatino Linotype" w:hAnsi="Palatino Linotype"/>
                <w:sz w:val="16"/>
                <w:szCs w:val="16"/>
              </w:rPr>
              <w:t>0.066</w:t>
            </w:r>
          </w:p>
        </w:tc>
        <w:tc>
          <w:tcPr>
            <w:tcW w:w="1812" w:type="dxa"/>
            <w:hideMark/>
            <w:tcPrChange w:id="845" w:author="Yanfei Zhang" w:date="2022-04-04T20:27:00Z">
              <w:tcPr>
                <w:tcW w:w="1812" w:type="dxa"/>
                <w:tcBorders>
                  <w:top w:val="single" w:sz="4" w:space="0" w:color="000000"/>
                  <w:left w:val="single" w:sz="4" w:space="0" w:color="000000"/>
                  <w:bottom w:val="single" w:sz="4" w:space="0" w:color="000000"/>
                  <w:right w:val="single" w:sz="4" w:space="0" w:color="000000"/>
                </w:tcBorders>
                <w:hideMark/>
              </w:tcPr>
            </w:tcPrChange>
          </w:tcPr>
          <w:p w14:paraId="5C5C37E2" w14:textId="77777777" w:rsidR="00482EA6" w:rsidRPr="00053191" w:rsidRDefault="00936307" w:rsidP="001400A6">
            <w:pPr>
              <w:jc w:val="center"/>
              <w:rPr>
                <w:rFonts w:ascii="Palatino Linotype" w:hAnsi="Palatino Linotype"/>
                <w:sz w:val="16"/>
                <w:szCs w:val="16"/>
              </w:rPr>
            </w:pPr>
            <w:r w:rsidRPr="00053191">
              <w:rPr>
                <w:rFonts w:ascii="Palatino Linotype" w:hAnsi="Palatino Linotype"/>
                <w:sz w:val="16"/>
                <w:szCs w:val="16"/>
              </w:rPr>
              <w:t>0.0</w:t>
            </w:r>
            <w:r w:rsidR="00B40166" w:rsidRPr="00053191">
              <w:rPr>
                <w:rFonts w:ascii="Palatino Linotype" w:hAnsi="Palatino Linotype"/>
                <w:sz w:val="16"/>
                <w:szCs w:val="16"/>
              </w:rPr>
              <w:t>43</w:t>
            </w:r>
          </w:p>
        </w:tc>
      </w:tr>
      <w:tr w:rsidR="00B40166" w:rsidRPr="00053191" w14:paraId="202B8472" w14:textId="77777777" w:rsidTr="00A45EF6">
        <w:trPr>
          <w:trHeight w:val="20"/>
          <w:jc w:val="center"/>
          <w:trPrChange w:id="846" w:author="Yanfei Zhang" w:date="2022-04-04T20:27:00Z">
            <w:trPr>
              <w:trHeight w:val="20"/>
              <w:jc w:val="center"/>
            </w:trPr>
          </w:trPrChange>
        </w:trPr>
        <w:tc>
          <w:tcPr>
            <w:tcW w:w="1440" w:type="dxa"/>
            <w:hideMark/>
            <w:tcPrChange w:id="847" w:author="Yanfei Zhang" w:date="2022-04-04T20:27:00Z">
              <w:tcPr>
                <w:tcW w:w="1440" w:type="dxa"/>
                <w:tcBorders>
                  <w:top w:val="single" w:sz="4" w:space="0" w:color="000000"/>
                  <w:left w:val="single" w:sz="4" w:space="0" w:color="000000"/>
                  <w:bottom w:val="single" w:sz="4" w:space="0" w:color="000000"/>
                  <w:right w:val="single" w:sz="4" w:space="0" w:color="000000"/>
                </w:tcBorders>
                <w:hideMark/>
              </w:tcPr>
            </w:tcPrChange>
          </w:tcPr>
          <w:p w14:paraId="10046ECF" w14:textId="77777777" w:rsidR="00B40166" w:rsidRPr="00053191" w:rsidRDefault="00B40166" w:rsidP="001400A6">
            <w:pPr>
              <w:jc w:val="center"/>
              <w:rPr>
                <w:rFonts w:ascii="Palatino Linotype" w:hAnsi="Palatino Linotype"/>
                <w:sz w:val="16"/>
                <w:szCs w:val="16"/>
              </w:rPr>
            </w:pPr>
            <w:r w:rsidRPr="00053191">
              <w:rPr>
                <w:rFonts w:ascii="Palatino Linotype" w:hAnsi="Palatino Linotype"/>
                <w:sz w:val="16"/>
                <w:szCs w:val="16"/>
              </w:rPr>
              <w:t>3</w:t>
            </w:r>
          </w:p>
        </w:tc>
        <w:tc>
          <w:tcPr>
            <w:tcW w:w="2975" w:type="dxa"/>
            <w:hideMark/>
            <w:tcPrChange w:id="848" w:author="Yanfei Zhang" w:date="2022-04-04T20:27:00Z">
              <w:tcPr>
                <w:tcW w:w="2975" w:type="dxa"/>
                <w:tcBorders>
                  <w:top w:val="single" w:sz="4" w:space="0" w:color="000000"/>
                  <w:left w:val="single" w:sz="4" w:space="0" w:color="000000"/>
                  <w:bottom w:val="single" w:sz="4" w:space="0" w:color="000000"/>
                  <w:right w:val="single" w:sz="4" w:space="0" w:color="000000"/>
                </w:tcBorders>
                <w:hideMark/>
              </w:tcPr>
            </w:tcPrChange>
          </w:tcPr>
          <w:p w14:paraId="151BA53D" w14:textId="77777777" w:rsidR="00B40166" w:rsidRPr="00053191" w:rsidRDefault="00B40166" w:rsidP="00B40166">
            <w:pPr>
              <w:rPr>
                <w:rFonts w:ascii="Palatino Linotype" w:hAnsi="Palatino Linotype"/>
                <w:sz w:val="16"/>
                <w:szCs w:val="16"/>
              </w:rPr>
            </w:pPr>
            <w:r w:rsidRPr="00053191">
              <w:rPr>
                <w:rFonts w:ascii="Palatino Linotype" w:hAnsi="Palatino Linotype"/>
                <w:sz w:val="16"/>
                <w:szCs w:val="16"/>
              </w:rPr>
              <w:t>GAPDH and spontaneous degradation</w:t>
            </w:r>
          </w:p>
        </w:tc>
        <w:tc>
          <w:tcPr>
            <w:tcW w:w="1080" w:type="dxa"/>
            <w:hideMark/>
            <w:tcPrChange w:id="849" w:author="Yanfei Zhang" w:date="2022-04-04T20:27:00Z">
              <w:tcPr>
                <w:tcW w:w="1080" w:type="dxa"/>
                <w:tcBorders>
                  <w:top w:val="single" w:sz="4" w:space="0" w:color="000000"/>
                  <w:left w:val="single" w:sz="4" w:space="0" w:color="000000"/>
                  <w:bottom w:val="single" w:sz="4" w:space="0" w:color="000000"/>
                  <w:right w:val="single" w:sz="4" w:space="0" w:color="000000"/>
                </w:tcBorders>
                <w:hideMark/>
              </w:tcPr>
            </w:tcPrChange>
          </w:tcPr>
          <w:p w14:paraId="609EC4D0" w14:textId="77777777" w:rsidR="00B40166" w:rsidRPr="00053191" w:rsidRDefault="00B40166" w:rsidP="00B40166">
            <w:pPr>
              <w:rPr>
                <w:rFonts w:ascii="Palatino Linotype" w:hAnsi="Palatino Linotype"/>
                <w:sz w:val="16"/>
                <w:szCs w:val="16"/>
              </w:rPr>
            </w:pPr>
            <w:r w:rsidRPr="00053191">
              <w:rPr>
                <w:rFonts w:ascii="Palatino Linotype" w:hAnsi="Palatino Linotype"/>
                <w:sz w:val="16"/>
                <w:szCs w:val="16"/>
              </w:rPr>
              <w:t>Pathway 1</w:t>
            </w:r>
          </w:p>
        </w:tc>
        <w:tc>
          <w:tcPr>
            <w:tcW w:w="1080" w:type="dxa"/>
            <w:hideMark/>
            <w:tcPrChange w:id="850" w:author="Yanfei Zhang" w:date="2022-04-04T20:27:00Z">
              <w:tcPr>
                <w:tcW w:w="1080" w:type="dxa"/>
                <w:tcBorders>
                  <w:top w:val="single" w:sz="4" w:space="0" w:color="000000"/>
                  <w:left w:val="single" w:sz="4" w:space="0" w:color="000000"/>
                  <w:bottom w:val="single" w:sz="4" w:space="0" w:color="000000"/>
                  <w:right w:val="single" w:sz="4" w:space="0" w:color="000000"/>
                </w:tcBorders>
                <w:hideMark/>
              </w:tcPr>
            </w:tcPrChange>
          </w:tcPr>
          <w:p w14:paraId="45F14D7B" w14:textId="77777777" w:rsidR="00B40166" w:rsidRPr="00053191" w:rsidRDefault="00B40166" w:rsidP="001400A6">
            <w:pPr>
              <w:jc w:val="center"/>
              <w:rPr>
                <w:rFonts w:ascii="Palatino Linotype" w:hAnsi="Palatino Linotype"/>
                <w:sz w:val="16"/>
                <w:szCs w:val="16"/>
              </w:rPr>
            </w:pPr>
            <w:r w:rsidRPr="00053191">
              <w:rPr>
                <w:rFonts w:ascii="Palatino Linotype" w:hAnsi="Palatino Linotype"/>
                <w:sz w:val="16"/>
                <w:szCs w:val="16"/>
              </w:rPr>
              <w:t>0.066</w:t>
            </w:r>
          </w:p>
        </w:tc>
        <w:tc>
          <w:tcPr>
            <w:tcW w:w="1812" w:type="dxa"/>
            <w:hideMark/>
            <w:tcPrChange w:id="851" w:author="Yanfei Zhang" w:date="2022-04-04T20:27:00Z">
              <w:tcPr>
                <w:tcW w:w="1812" w:type="dxa"/>
                <w:tcBorders>
                  <w:top w:val="single" w:sz="4" w:space="0" w:color="000000"/>
                  <w:left w:val="single" w:sz="4" w:space="0" w:color="000000"/>
                  <w:bottom w:val="single" w:sz="4" w:space="0" w:color="000000"/>
                  <w:right w:val="single" w:sz="4" w:space="0" w:color="000000"/>
                </w:tcBorders>
                <w:hideMark/>
              </w:tcPr>
            </w:tcPrChange>
          </w:tcPr>
          <w:p w14:paraId="5536536E" w14:textId="77777777" w:rsidR="00B40166" w:rsidRPr="00053191" w:rsidRDefault="00B40166" w:rsidP="001400A6">
            <w:pPr>
              <w:jc w:val="center"/>
              <w:rPr>
                <w:rFonts w:ascii="Palatino Linotype" w:hAnsi="Palatino Linotype"/>
                <w:sz w:val="16"/>
                <w:szCs w:val="16"/>
              </w:rPr>
            </w:pPr>
            <w:r w:rsidRPr="00053191">
              <w:rPr>
                <w:rFonts w:ascii="Palatino Linotype" w:hAnsi="Palatino Linotype"/>
                <w:sz w:val="16"/>
                <w:szCs w:val="16"/>
              </w:rPr>
              <w:t>0.043</w:t>
            </w:r>
          </w:p>
        </w:tc>
      </w:tr>
      <w:tr w:rsidR="00B40166" w:rsidRPr="00053191" w14:paraId="623E5805" w14:textId="77777777" w:rsidTr="00A45EF6">
        <w:trPr>
          <w:trHeight w:val="20"/>
          <w:jc w:val="center"/>
          <w:trPrChange w:id="852" w:author="Yanfei Zhang" w:date="2022-04-04T20:27:00Z">
            <w:trPr>
              <w:trHeight w:val="20"/>
              <w:jc w:val="center"/>
            </w:trPr>
          </w:trPrChange>
        </w:trPr>
        <w:tc>
          <w:tcPr>
            <w:tcW w:w="1440" w:type="dxa"/>
            <w:hideMark/>
            <w:tcPrChange w:id="853" w:author="Yanfei Zhang" w:date="2022-04-04T20:27:00Z">
              <w:tcPr>
                <w:tcW w:w="1440" w:type="dxa"/>
                <w:tcBorders>
                  <w:top w:val="single" w:sz="4" w:space="0" w:color="000000"/>
                  <w:left w:val="single" w:sz="4" w:space="0" w:color="000000"/>
                  <w:bottom w:val="single" w:sz="4" w:space="0" w:color="000000"/>
                  <w:right w:val="single" w:sz="4" w:space="0" w:color="000000"/>
                </w:tcBorders>
                <w:hideMark/>
              </w:tcPr>
            </w:tcPrChange>
          </w:tcPr>
          <w:p w14:paraId="4084C8F4" w14:textId="77777777" w:rsidR="00B40166" w:rsidRPr="00053191" w:rsidRDefault="00B40166" w:rsidP="001400A6">
            <w:pPr>
              <w:jc w:val="center"/>
              <w:rPr>
                <w:rFonts w:ascii="Palatino Linotype" w:hAnsi="Palatino Linotype"/>
                <w:sz w:val="16"/>
                <w:szCs w:val="16"/>
              </w:rPr>
            </w:pPr>
            <w:r w:rsidRPr="00053191">
              <w:rPr>
                <w:rFonts w:ascii="Palatino Linotype" w:hAnsi="Palatino Linotype"/>
                <w:sz w:val="16"/>
                <w:szCs w:val="16"/>
              </w:rPr>
              <w:t>4</w:t>
            </w:r>
          </w:p>
        </w:tc>
        <w:tc>
          <w:tcPr>
            <w:tcW w:w="2975" w:type="dxa"/>
            <w:hideMark/>
            <w:tcPrChange w:id="854" w:author="Yanfei Zhang" w:date="2022-04-04T20:27:00Z">
              <w:tcPr>
                <w:tcW w:w="2975" w:type="dxa"/>
                <w:tcBorders>
                  <w:top w:val="single" w:sz="4" w:space="0" w:color="000000"/>
                  <w:left w:val="single" w:sz="4" w:space="0" w:color="000000"/>
                  <w:bottom w:val="single" w:sz="4" w:space="0" w:color="000000"/>
                  <w:right w:val="single" w:sz="4" w:space="0" w:color="000000"/>
                </w:tcBorders>
                <w:hideMark/>
              </w:tcPr>
            </w:tcPrChange>
          </w:tcPr>
          <w:p w14:paraId="411E13AE" w14:textId="77777777" w:rsidR="00B40166" w:rsidRPr="00053191" w:rsidRDefault="00B40166" w:rsidP="00B40166">
            <w:pPr>
              <w:rPr>
                <w:rFonts w:ascii="Palatino Linotype" w:hAnsi="Palatino Linotype"/>
                <w:sz w:val="16"/>
                <w:szCs w:val="16"/>
              </w:rPr>
            </w:pPr>
            <w:r w:rsidRPr="00053191">
              <w:rPr>
                <w:rFonts w:ascii="Palatino Linotype" w:hAnsi="Palatino Linotype"/>
                <w:sz w:val="16"/>
                <w:szCs w:val="16"/>
              </w:rPr>
              <w:t>GAPN pathway</w:t>
            </w:r>
          </w:p>
        </w:tc>
        <w:tc>
          <w:tcPr>
            <w:tcW w:w="1080" w:type="dxa"/>
            <w:hideMark/>
            <w:tcPrChange w:id="855" w:author="Yanfei Zhang" w:date="2022-04-04T20:27:00Z">
              <w:tcPr>
                <w:tcW w:w="1080" w:type="dxa"/>
                <w:tcBorders>
                  <w:top w:val="single" w:sz="4" w:space="0" w:color="000000"/>
                  <w:left w:val="single" w:sz="4" w:space="0" w:color="000000"/>
                  <w:bottom w:val="single" w:sz="4" w:space="0" w:color="000000"/>
                  <w:right w:val="single" w:sz="4" w:space="0" w:color="000000"/>
                </w:tcBorders>
                <w:hideMark/>
              </w:tcPr>
            </w:tcPrChange>
          </w:tcPr>
          <w:p w14:paraId="39E5C849" w14:textId="77777777" w:rsidR="00B40166" w:rsidRPr="00053191" w:rsidRDefault="00B40166" w:rsidP="00B40166">
            <w:pPr>
              <w:rPr>
                <w:rFonts w:ascii="Palatino Linotype" w:hAnsi="Palatino Linotype"/>
                <w:sz w:val="16"/>
                <w:szCs w:val="16"/>
              </w:rPr>
            </w:pPr>
            <w:r w:rsidRPr="00053191">
              <w:rPr>
                <w:rFonts w:ascii="Palatino Linotype" w:hAnsi="Palatino Linotype"/>
                <w:sz w:val="16"/>
                <w:szCs w:val="16"/>
              </w:rPr>
              <w:t>Pathway 1</w:t>
            </w:r>
          </w:p>
        </w:tc>
        <w:tc>
          <w:tcPr>
            <w:tcW w:w="1080" w:type="dxa"/>
            <w:hideMark/>
            <w:tcPrChange w:id="856" w:author="Yanfei Zhang" w:date="2022-04-04T20:27:00Z">
              <w:tcPr>
                <w:tcW w:w="1080" w:type="dxa"/>
                <w:tcBorders>
                  <w:top w:val="single" w:sz="4" w:space="0" w:color="000000"/>
                  <w:left w:val="single" w:sz="4" w:space="0" w:color="000000"/>
                  <w:bottom w:val="single" w:sz="4" w:space="0" w:color="000000"/>
                  <w:right w:val="single" w:sz="4" w:space="0" w:color="000000"/>
                </w:tcBorders>
                <w:hideMark/>
              </w:tcPr>
            </w:tcPrChange>
          </w:tcPr>
          <w:p w14:paraId="3F417CB3" w14:textId="77777777" w:rsidR="00B40166" w:rsidRPr="00053191" w:rsidRDefault="00B40166" w:rsidP="001400A6">
            <w:pPr>
              <w:jc w:val="center"/>
              <w:rPr>
                <w:rFonts w:ascii="Palatino Linotype" w:hAnsi="Palatino Linotype"/>
                <w:sz w:val="16"/>
                <w:szCs w:val="16"/>
              </w:rPr>
            </w:pPr>
            <w:r w:rsidRPr="00053191">
              <w:rPr>
                <w:rFonts w:ascii="Palatino Linotype" w:hAnsi="Palatino Linotype"/>
                <w:sz w:val="16"/>
                <w:szCs w:val="16"/>
              </w:rPr>
              <w:t>0.066</w:t>
            </w:r>
          </w:p>
        </w:tc>
        <w:tc>
          <w:tcPr>
            <w:tcW w:w="1812" w:type="dxa"/>
            <w:hideMark/>
            <w:tcPrChange w:id="857" w:author="Yanfei Zhang" w:date="2022-04-04T20:27:00Z">
              <w:tcPr>
                <w:tcW w:w="1812" w:type="dxa"/>
                <w:tcBorders>
                  <w:top w:val="single" w:sz="4" w:space="0" w:color="000000"/>
                  <w:left w:val="single" w:sz="4" w:space="0" w:color="000000"/>
                  <w:bottom w:val="single" w:sz="4" w:space="0" w:color="000000"/>
                  <w:right w:val="single" w:sz="4" w:space="0" w:color="000000"/>
                </w:tcBorders>
                <w:hideMark/>
              </w:tcPr>
            </w:tcPrChange>
          </w:tcPr>
          <w:p w14:paraId="4E59B33F" w14:textId="77777777" w:rsidR="00B40166" w:rsidRPr="00053191" w:rsidRDefault="00B40166" w:rsidP="001400A6">
            <w:pPr>
              <w:jc w:val="center"/>
              <w:rPr>
                <w:rFonts w:ascii="Palatino Linotype" w:hAnsi="Palatino Linotype"/>
                <w:sz w:val="16"/>
                <w:szCs w:val="16"/>
              </w:rPr>
            </w:pPr>
            <w:r w:rsidRPr="00053191">
              <w:rPr>
                <w:rFonts w:ascii="Palatino Linotype" w:hAnsi="Palatino Linotype"/>
                <w:sz w:val="16"/>
                <w:szCs w:val="16"/>
              </w:rPr>
              <w:t>0.043</w:t>
            </w:r>
          </w:p>
        </w:tc>
      </w:tr>
      <w:tr w:rsidR="00482EA6" w:rsidRPr="00053191" w14:paraId="76C13062" w14:textId="77777777" w:rsidTr="00A45EF6">
        <w:trPr>
          <w:trHeight w:val="20"/>
          <w:jc w:val="center"/>
          <w:trPrChange w:id="858" w:author="Yanfei Zhang" w:date="2022-04-04T20:27:00Z">
            <w:trPr>
              <w:trHeight w:val="20"/>
              <w:jc w:val="center"/>
            </w:trPr>
          </w:trPrChange>
        </w:trPr>
        <w:tc>
          <w:tcPr>
            <w:tcW w:w="1440" w:type="dxa"/>
            <w:hideMark/>
            <w:tcPrChange w:id="859" w:author="Yanfei Zhang" w:date="2022-04-04T20:27:00Z">
              <w:tcPr>
                <w:tcW w:w="1440" w:type="dxa"/>
                <w:tcBorders>
                  <w:top w:val="single" w:sz="4" w:space="0" w:color="000000"/>
                  <w:left w:val="single" w:sz="4" w:space="0" w:color="000000"/>
                  <w:bottom w:val="single" w:sz="4" w:space="0" w:color="000000"/>
                  <w:right w:val="single" w:sz="4" w:space="0" w:color="000000"/>
                </w:tcBorders>
                <w:hideMark/>
              </w:tcPr>
            </w:tcPrChange>
          </w:tcPr>
          <w:p w14:paraId="0CC39362" w14:textId="77777777" w:rsidR="00482EA6" w:rsidRPr="00053191" w:rsidRDefault="00482EA6" w:rsidP="001400A6">
            <w:pPr>
              <w:jc w:val="center"/>
              <w:rPr>
                <w:rFonts w:ascii="Palatino Linotype" w:hAnsi="Palatino Linotype"/>
                <w:sz w:val="16"/>
                <w:szCs w:val="16"/>
              </w:rPr>
            </w:pPr>
            <w:r w:rsidRPr="00053191">
              <w:rPr>
                <w:rFonts w:ascii="Palatino Linotype" w:hAnsi="Palatino Linotype"/>
                <w:sz w:val="16"/>
                <w:szCs w:val="16"/>
              </w:rPr>
              <w:t>5</w:t>
            </w:r>
          </w:p>
        </w:tc>
        <w:tc>
          <w:tcPr>
            <w:tcW w:w="2975" w:type="dxa"/>
            <w:hideMark/>
            <w:tcPrChange w:id="860" w:author="Yanfei Zhang" w:date="2022-04-04T20:27:00Z">
              <w:tcPr>
                <w:tcW w:w="2975" w:type="dxa"/>
                <w:tcBorders>
                  <w:top w:val="single" w:sz="4" w:space="0" w:color="000000"/>
                  <w:left w:val="single" w:sz="4" w:space="0" w:color="000000"/>
                  <w:bottom w:val="single" w:sz="4" w:space="0" w:color="000000"/>
                  <w:right w:val="single" w:sz="4" w:space="0" w:color="000000"/>
                </w:tcBorders>
                <w:hideMark/>
              </w:tcPr>
            </w:tcPrChange>
          </w:tcPr>
          <w:p w14:paraId="45F9C8BB" w14:textId="77777777" w:rsidR="00482EA6" w:rsidRPr="00053191" w:rsidRDefault="00482EA6">
            <w:pPr>
              <w:rPr>
                <w:rFonts w:ascii="Palatino Linotype" w:hAnsi="Palatino Linotype"/>
                <w:sz w:val="16"/>
                <w:szCs w:val="16"/>
              </w:rPr>
            </w:pPr>
            <w:r w:rsidRPr="00053191">
              <w:rPr>
                <w:rFonts w:ascii="Palatino Linotype" w:hAnsi="Palatino Linotype"/>
                <w:sz w:val="16"/>
                <w:szCs w:val="16"/>
              </w:rPr>
              <w:t>Methylglyoxal pathway</w:t>
            </w:r>
          </w:p>
        </w:tc>
        <w:tc>
          <w:tcPr>
            <w:tcW w:w="1080" w:type="dxa"/>
            <w:hideMark/>
            <w:tcPrChange w:id="861" w:author="Yanfei Zhang" w:date="2022-04-04T20:27:00Z">
              <w:tcPr>
                <w:tcW w:w="1080" w:type="dxa"/>
                <w:tcBorders>
                  <w:top w:val="single" w:sz="4" w:space="0" w:color="000000"/>
                  <w:left w:val="single" w:sz="4" w:space="0" w:color="000000"/>
                  <w:bottom w:val="single" w:sz="4" w:space="0" w:color="000000"/>
                  <w:right w:val="single" w:sz="4" w:space="0" w:color="000000"/>
                </w:tcBorders>
                <w:hideMark/>
              </w:tcPr>
            </w:tcPrChange>
          </w:tcPr>
          <w:p w14:paraId="1A967545" w14:textId="77777777" w:rsidR="00482EA6" w:rsidRPr="00053191" w:rsidRDefault="00482EA6">
            <w:pPr>
              <w:rPr>
                <w:rFonts w:ascii="Palatino Linotype" w:hAnsi="Palatino Linotype"/>
                <w:sz w:val="16"/>
                <w:szCs w:val="16"/>
              </w:rPr>
            </w:pPr>
            <w:r w:rsidRPr="00053191">
              <w:rPr>
                <w:rFonts w:ascii="Palatino Linotype" w:hAnsi="Palatino Linotype"/>
                <w:sz w:val="16"/>
                <w:szCs w:val="16"/>
              </w:rPr>
              <w:t>Pathway 1</w:t>
            </w:r>
          </w:p>
        </w:tc>
        <w:tc>
          <w:tcPr>
            <w:tcW w:w="1080" w:type="dxa"/>
            <w:hideMark/>
            <w:tcPrChange w:id="862" w:author="Yanfei Zhang" w:date="2022-04-04T20:27:00Z">
              <w:tcPr>
                <w:tcW w:w="1080" w:type="dxa"/>
                <w:tcBorders>
                  <w:top w:val="single" w:sz="4" w:space="0" w:color="000000"/>
                  <w:left w:val="single" w:sz="4" w:space="0" w:color="000000"/>
                  <w:bottom w:val="single" w:sz="4" w:space="0" w:color="000000"/>
                  <w:right w:val="single" w:sz="4" w:space="0" w:color="000000"/>
                </w:tcBorders>
                <w:hideMark/>
              </w:tcPr>
            </w:tcPrChange>
          </w:tcPr>
          <w:p w14:paraId="191D888C" w14:textId="77777777" w:rsidR="00482EA6" w:rsidRPr="00053191" w:rsidRDefault="00B40166" w:rsidP="001400A6">
            <w:pPr>
              <w:jc w:val="center"/>
              <w:rPr>
                <w:rFonts w:ascii="Palatino Linotype" w:hAnsi="Palatino Linotype"/>
                <w:sz w:val="16"/>
                <w:szCs w:val="16"/>
              </w:rPr>
            </w:pPr>
            <w:r w:rsidRPr="00053191">
              <w:rPr>
                <w:rFonts w:ascii="Palatino Linotype" w:hAnsi="Palatino Linotype"/>
                <w:sz w:val="16"/>
                <w:szCs w:val="16"/>
              </w:rPr>
              <w:t>0.052</w:t>
            </w:r>
          </w:p>
        </w:tc>
        <w:tc>
          <w:tcPr>
            <w:tcW w:w="1812" w:type="dxa"/>
            <w:hideMark/>
            <w:tcPrChange w:id="863" w:author="Yanfei Zhang" w:date="2022-04-04T20:27:00Z">
              <w:tcPr>
                <w:tcW w:w="1812" w:type="dxa"/>
                <w:tcBorders>
                  <w:top w:val="single" w:sz="4" w:space="0" w:color="000000"/>
                  <w:left w:val="single" w:sz="4" w:space="0" w:color="000000"/>
                  <w:bottom w:val="single" w:sz="4" w:space="0" w:color="000000"/>
                  <w:right w:val="single" w:sz="4" w:space="0" w:color="000000"/>
                </w:tcBorders>
                <w:hideMark/>
              </w:tcPr>
            </w:tcPrChange>
          </w:tcPr>
          <w:p w14:paraId="1D0C2A58" w14:textId="77777777" w:rsidR="00482EA6" w:rsidRPr="00053191" w:rsidRDefault="00B40166" w:rsidP="001400A6">
            <w:pPr>
              <w:jc w:val="center"/>
              <w:rPr>
                <w:rFonts w:ascii="Palatino Linotype" w:hAnsi="Palatino Linotype"/>
                <w:sz w:val="16"/>
                <w:szCs w:val="16"/>
              </w:rPr>
            </w:pPr>
            <w:r w:rsidRPr="00053191">
              <w:rPr>
                <w:rFonts w:ascii="Palatino Linotype" w:hAnsi="Palatino Linotype"/>
                <w:sz w:val="16"/>
                <w:szCs w:val="16"/>
              </w:rPr>
              <w:t>0.028</w:t>
            </w:r>
          </w:p>
        </w:tc>
      </w:tr>
      <w:tr w:rsidR="00482EA6" w:rsidRPr="00053191" w14:paraId="34783722" w14:textId="77777777" w:rsidTr="00A45EF6">
        <w:trPr>
          <w:trHeight w:val="20"/>
          <w:jc w:val="center"/>
          <w:trPrChange w:id="864" w:author="Yanfei Zhang" w:date="2022-04-04T20:27:00Z">
            <w:trPr>
              <w:trHeight w:val="20"/>
              <w:jc w:val="center"/>
            </w:trPr>
          </w:trPrChange>
        </w:trPr>
        <w:tc>
          <w:tcPr>
            <w:tcW w:w="1440" w:type="dxa"/>
            <w:hideMark/>
            <w:tcPrChange w:id="865" w:author="Yanfei Zhang" w:date="2022-04-04T20:27:00Z">
              <w:tcPr>
                <w:tcW w:w="1440" w:type="dxa"/>
                <w:tcBorders>
                  <w:top w:val="single" w:sz="4" w:space="0" w:color="000000"/>
                  <w:left w:val="single" w:sz="4" w:space="0" w:color="000000"/>
                  <w:bottom w:val="single" w:sz="4" w:space="0" w:color="000000"/>
                  <w:right w:val="single" w:sz="4" w:space="0" w:color="000000"/>
                </w:tcBorders>
                <w:hideMark/>
              </w:tcPr>
            </w:tcPrChange>
          </w:tcPr>
          <w:p w14:paraId="6C6A0534" w14:textId="77777777" w:rsidR="00482EA6" w:rsidRPr="00053191" w:rsidRDefault="00482EA6" w:rsidP="001400A6">
            <w:pPr>
              <w:jc w:val="center"/>
              <w:rPr>
                <w:rFonts w:ascii="Palatino Linotype" w:hAnsi="Palatino Linotype"/>
                <w:sz w:val="16"/>
                <w:szCs w:val="16"/>
              </w:rPr>
            </w:pPr>
            <w:r w:rsidRPr="00053191">
              <w:rPr>
                <w:rFonts w:ascii="Palatino Linotype" w:hAnsi="Palatino Linotype"/>
                <w:sz w:val="16"/>
                <w:szCs w:val="16"/>
              </w:rPr>
              <w:t>6</w:t>
            </w:r>
          </w:p>
        </w:tc>
        <w:tc>
          <w:tcPr>
            <w:tcW w:w="2975" w:type="dxa"/>
            <w:hideMark/>
            <w:tcPrChange w:id="866" w:author="Yanfei Zhang" w:date="2022-04-04T20:27:00Z">
              <w:tcPr>
                <w:tcW w:w="2975" w:type="dxa"/>
                <w:tcBorders>
                  <w:top w:val="single" w:sz="4" w:space="0" w:color="000000"/>
                  <w:left w:val="single" w:sz="4" w:space="0" w:color="000000"/>
                  <w:bottom w:val="single" w:sz="4" w:space="0" w:color="000000"/>
                  <w:right w:val="single" w:sz="4" w:space="0" w:color="000000"/>
                </w:tcBorders>
                <w:hideMark/>
              </w:tcPr>
            </w:tcPrChange>
          </w:tcPr>
          <w:p w14:paraId="3A56816B" w14:textId="77777777" w:rsidR="00482EA6" w:rsidRPr="00053191" w:rsidRDefault="00482EA6">
            <w:pPr>
              <w:rPr>
                <w:rFonts w:ascii="Palatino Linotype" w:hAnsi="Palatino Linotype"/>
                <w:sz w:val="16"/>
                <w:szCs w:val="16"/>
              </w:rPr>
            </w:pPr>
            <w:r w:rsidRPr="00053191">
              <w:rPr>
                <w:rFonts w:ascii="Palatino Linotype" w:hAnsi="Palatino Linotype"/>
                <w:sz w:val="16"/>
                <w:szCs w:val="16"/>
              </w:rPr>
              <w:t>GAPDH plus PGK pathway</w:t>
            </w:r>
          </w:p>
        </w:tc>
        <w:tc>
          <w:tcPr>
            <w:tcW w:w="1080" w:type="dxa"/>
            <w:hideMark/>
            <w:tcPrChange w:id="867" w:author="Yanfei Zhang" w:date="2022-04-04T20:27:00Z">
              <w:tcPr>
                <w:tcW w:w="1080" w:type="dxa"/>
                <w:tcBorders>
                  <w:top w:val="single" w:sz="4" w:space="0" w:color="000000"/>
                  <w:left w:val="single" w:sz="4" w:space="0" w:color="000000"/>
                  <w:bottom w:val="single" w:sz="4" w:space="0" w:color="000000"/>
                  <w:right w:val="single" w:sz="4" w:space="0" w:color="000000"/>
                </w:tcBorders>
                <w:hideMark/>
              </w:tcPr>
            </w:tcPrChange>
          </w:tcPr>
          <w:p w14:paraId="23AFC482" w14:textId="77777777" w:rsidR="00482EA6" w:rsidRPr="00053191" w:rsidRDefault="00482EA6">
            <w:pPr>
              <w:rPr>
                <w:rFonts w:ascii="Palatino Linotype" w:hAnsi="Palatino Linotype"/>
                <w:sz w:val="16"/>
                <w:szCs w:val="16"/>
              </w:rPr>
            </w:pPr>
            <w:r w:rsidRPr="00053191">
              <w:rPr>
                <w:rFonts w:ascii="Palatino Linotype" w:hAnsi="Palatino Linotype"/>
                <w:sz w:val="16"/>
                <w:szCs w:val="16"/>
              </w:rPr>
              <w:t>Pathway 2</w:t>
            </w:r>
          </w:p>
        </w:tc>
        <w:tc>
          <w:tcPr>
            <w:tcW w:w="1080" w:type="dxa"/>
            <w:hideMark/>
            <w:tcPrChange w:id="868" w:author="Yanfei Zhang" w:date="2022-04-04T20:27:00Z">
              <w:tcPr>
                <w:tcW w:w="1080" w:type="dxa"/>
                <w:tcBorders>
                  <w:top w:val="single" w:sz="4" w:space="0" w:color="000000"/>
                  <w:left w:val="single" w:sz="4" w:space="0" w:color="000000"/>
                  <w:bottom w:val="single" w:sz="4" w:space="0" w:color="000000"/>
                  <w:right w:val="single" w:sz="4" w:space="0" w:color="000000"/>
                </w:tcBorders>
                <w:hideMark/>
              </w:tcPr>
            </w:tcPrChange>
          </w:tcPr>
          <w:p w14:paraId="29127284" w14:textId="77777777" w:rsidR="00482EA6" w:rsidRPr="00053191" w:rsidRDefault="00B40166" w:rsidP="001400A6">
            <w:pPr>
              <w:jc w:val="center"/>
              <w:rPr>
                <w:rFonts w:ascii="Palatino Linotype" w:hAnsi="Palatino Linotype"/>
                <w:sz w:val="16"/>
                <w:szCs w:val="16"/>
              </w:rPr>
            </w:pPr>
            <w:r w:rsidRPr="00053191">
              <w:rPr>
                <w:rFonts w:ascii="Palatino Linotype" w:hAnsi="Palatino Linotype"/>
                <w:sz w:val="16"/>
                <w:szCs w:val="16"/>
              </w:rPr>
              <w:t>0.068</w:t>
            </w:r>
          </w:p>
        </w:tc>
        <w:tc>
          <w:tcPr>
            <w:tcW w:w="1812" w:type="dxa"/>
            <w:hideMark/>
            <w:tcPrChange w:id="869" w:author="Yanfei Zhang" w:date="2022-04-04T20:27:00Z">
              <w:tcPr>
                <w:tcW w:w="1812" w:type="dxa"/>
                <w:tcBorders>
                  <w:top w:val="single" w:sz="4" w:space="0" w:color="000000"/>
                  <w:left w:val="single" w:sz="4" w:space="0" w:color="000000"/>
                  <w:bottom w:val="single" w:sz="4" w:space="0" w:color="000000"/>
                  <w:right w:val="single" w:sz="4" w:space="0" w:color="000000"/>
                </w:tcBorders>
                <w:hideMark/>
              </w:tcPr>
            </w:tcPrChange>
          </w:tcPr>
          <w:p w14:paraId="43BFE9C6" w14:textId="77777777" w:rsidR="00482EA6" w:rsidRPr="00053191" w:rsidRDefault="00B40166" w:rsidP="001400A6">
            <w:pPr>
              <w:jc w:val="center"/>
              <w:rPr>
                <w:rFonts w:ascii="Palatino Linotype" w:hAnsi="Palatino Linotype"/>
                <w:sz w:val="16"/>
                <w:szCs w:val="16"/>
              </w:rPr>
            </w:pPr>
            <w:r w:rsidRPr="00053191">
              <w:rPr>
                <w:rFonts w:ascii="Palatino Linotype" w:hAnsi="Palatino Linotype"/>
                <w:sz w:val="16"/>
                <w:szCs w:val="16"/>
              </w:rPr>
              <w:t>0.044</w:t>
            </w:r>
          </w:p>
        </w:tc>
      </w:tr>
      <w:tr w:rsidR="00482EA6" w:rsidRPr="00053191" w14:paraId="35791B67" w14:textId="77777777" w:rsidTr="00A45EF6">
        <w:trPr>
          <w:trHeight w:val="20"/>
          <w:jc w:val="center"/>
          <w:trPrChange w:id="870" w:author="Yanfei Zhang" w:date="2022-04-04T20:27:00Z">
            <w:trPr>
              <w:trHeight w:val="20"/>
              <w:jc w:val="center"/>
            </w:trPr>
          </w:trPrChange>
        </w:trPr>
        <w:tc>
          <w:tcPr>
            <w:tcW w:w="1440" w:type="dxa"/>
            <w:hideMark/>
            <w:tcPrChange w:id="871" w:author="Yanfei Zhang" w:date="2022-04-04T20:27:00Z">
              <w:tcPr>
                <w:tcW w:w="1440" w:type="dxa"/>
                <w:tcBorders>
                  <w:top w:val="single" w:sz="4" w:space="0" w:color="000000"/>
                  <w:left w:val="single" w:sz="4" w:space="0" w:color="000000"/>
                  <w:bottom w:val="single" w:sz="4" w:space="0" w:color="000000"/>
                  <w:right w:val="single" w:sz="4" w:space="0" w:color="000000"/>
                </w:tcBorders>
                <w:hideMark/>
              </w:tcPr>
            </w:tcPrChange>
          </w:tcPr>
          <w:p w14:paraId="02E7E3E7" w14:textId="77777777" w:rsidR="00482EA6" w:rsidRPr="00053191" w:rsidRDefault="00482EA6" w:rsidP="001400A6">
            <w:pPr>
              <w:jc w:val="center"/>
              <w:rPr>
                <w:rFonts w:ascii="Palatino Linotype" w:hAnsi="Palatino Linotype"/>
                <w:sz w:val="16"/>
                <w:szCs w:val="16"/>
              </w:rPr>
            </w:pPr>
            <w:r w:rsidRPr="00053191">
              <w:rPr>
                <w:rFonts w:ascii="Palatino Linotype" w:hAnsi="Palatino Linotype"/>
                <w:sz w:val="16"/>
                <w:szCs w:val="16"/>
              </w:rPr>
              <w:t>7</w:t>
            </w:r>
          </w:p>
        </w:tc>
        <w:tc>
          <w:tcPr>
            <w:tcW w:w="2975" w:type="dxa"/>
            <w:hideMark/>
            <w:tcPrChange w:id="872" w:author="Yanfei Zhang" w:date="2022-04-04T20:27:00Z">
              <w:tcPr>
                <w:tcW w:w="2975" w:type="dxa"/>
                <w:tcBorders>
                  <w:top w:val="single" w:sz="4" w:space="0" w:color="000000"/>
                  <w:left w:val="single" w:sz="4" w:space="0" w:color="000000"/>
                  <w:bottom w:val="single" w:sz="4" w:space="0" w:color="000000"/>
                  <w:right w:val="single" w:sz="4" w:space="0" w:color="000000"/>
                </w:tcBorders>
                <w:hideMark/>
              </w:tcPr>
            </w:tcPrChange>
          </w:tcPr>
          <w:p w14:paraId="151ED283" w14:textId="77777777" w:rsidR="00482EA6" w:rsidRPr="00053191" w:rsidRDefault="00482EA6">
            <w:pPr>
              <w:rPr>
                <w:rFonts w:ascii="Palatino Linotype" w:hAnsi="Palatino Linotype"/>
                <w:sz w:val="16"/>
                <w:szCs w:val="16"/>
              </w:rPr>
            </w:pPr>
            <w:r w:rsidRPr="00053191">
              <w:rPr>
                <w:rFonts w:ascii="Palatino Linotype" w:hAnsi="Palatino Linotype"/>
                <w:sz w:val="16"/>
                <w:szCs w:val="16"/>
              </w:rPr>
              <w:t>Non-phosphorylation pathway</w:t>
            </w:r>
          </w:p>
        </w:tc>
        <w:tc>
          <w:tcPr>
            <w:tcW w:w="1080" w:type="dxa"/>
            <w:hideMark/>
            <w:tcPrChange w:id="873" w:author="Yanfei Zhang" w:date="2022-04-04T20:27:00Z">
              <w:tcPr>
                <w:tcW w:w="1080" w:type="dxa"/>
                <w:tcBorders>
                  <w:top w:val="single" w:sz="4" w:space="0" w:color="000000"/>
                  <w:left w:val="single" w:sz="4" w:space="0" w:color="000000"/>
                  <w:bottom w:val="single" w:sz="4" w:space="0" w:color="000000"/>
                  <w:right w:val="single" w:sz="4" w:space="0" w:color="000000"/>
                </w:tcBorders>
                <w:hideMark/>
              </w:tcPr>
            </w:tcPrChange>
          </w:tcPr>
          <w:p w14:paraId="5A7EAAE8" w14:textId="77777777" w:rsidR="00482EA6" w:rsidRPr="00053191" w:rsidRDefault="00482EA6">
            <w:pPr>
              <w:rPr>
                <w:rFonts w:ascii="Palatino Linotype" w:hAnsi="Palatino Linotype"/>
                <w:sz w:val="16"/>
                <w:szCs w:val="16"/>
              </w:rPr>
            </w:pPr>
            <w:r w:rsidRPr="00053191">
              <w:rPr>
                <w:rFonts w:ascii="Palatino Linotype" w:hAnsi="Palatino Linotype"/>
                <w:sz w:val="16"/>
                <w:szCs w:val="16"/>
              </w:rPr>
              <w:t>Pathway 2</w:t>
            </w:r>
          </w:p>
        </w:tc>
        <w:tc>
          <w:tcPr>
            <w:tcW w:w="1080" w:type="dxa"/>
            <w:hideMark/>
            <w:tcPrChange w:id="874" w:author="Yanfei Zhang" w:date="2022-04-04T20:27:00Z">
              <w:tcPr>
                <w:tcW w:w="1080" w:type="dxa"/>
                <w:tcBorders>
                  <w:top w:val="single" w:sz="4" w:space="0" w:color="000000"/>
                  <w:left w:val="single" w:sz="4" w:space="0" w:color="000000"/>
                  <w:bottom w:val="single" w:sz="4" w:space="0" w:color="000000"/>
                  <w:right w:val="single" w:sz="4" w:space="0" w:color="000000"/>
                </w:tcBorders>
                <w:hideMark/>
              </w:tcPr>
            </w:tcPrChange>
          </w:tcPr>
          <w:p w14:paraId="486F636B" w14:textId="77777777" w:rsidR="00482EA6" w:rsidRPr="00053191" w:rsidRDefault="00482EA6" w:rsidP="001400A6">
            <w:pPr>
              <w:jc w:val="center"/>
              <w:rPr>
                <w:rFonts w:ascii="Palatino Linotype" w:hAnsi="Palatino Linotype"/>
                <w:sz w:val="16"/>
                <w:szCs w:val="16"/>
              </w:rPr>
            </w:pPr>
            <w:r w:rsidRPr="00053191">
              <w:rPr>
                <w:rFonts w:ascii="Palatino Linotype" w:hAnsi="Palatino Linotype"/>
                <w:sz w:val="16"/>
                <w:szCs w:val="16"/>
              </w:rPr>
              <w:t>0.0</w:t>
            </w:r>
            <w:r w:rsidR="00B40166" w:rsidRPr="00053191">
              <w:rPr>
                <w:rFonts w:ascii="Palatino Linotype" w:hAnsi="Palatino Linotype"/>
                <w:sz w:val="16"/>
                <w:szCs w:val="16"/>
              </w:rPr>
              <w:t>62</w:t>
            </w:r>
          </w:p>
        </w:tc>
        <w:tc>
          <w:tcPr>
            <w:tcW w:w="1812" w:type="dxa"/>
            <w:hideMark/>
            <w:tcPrChange w:id="875" w:author="Yanfei Zhang" w:date="2022-04-04T20:27:00Z">
              <w:tcPr>
                <w:tcW w:w="1812" w:type="dxa"/>
                <w:tcBorders>
                  <w:top w:val="single" w:sz="4" w:space="0" w:color="000000"/>
                  <w:left w:val="single" w:sz="4" w:space="0" w:color="000000"/>
                  <w:bottom w:val="single" w:sz="4" w:space="0" w:color="000000"/>
                  <w:right w:val="single" w:sz="4" w:space="0" w:color="000000"/>
                </w:tcBorders>
                <w:hideMark/>
              </w:tcPr>
            </w:tcPrChange>
          </w:tcPr>
          <w:p w14:paraId="7445D13E" w14:textId="77777777" w:rsidR="00482EA6" w:rsidRPr="00053191" w:rsidRDefault="00482EA6" w:rsidP="001400A6">
            <w:pPr>
              <w:jc w:val="center"/>
              <w:rPr>
                <w:rFonts w:ascii="Palatino Linotype" w:hAnsi="Palatino Linotype"/>
                <w:sz w:val="16"/>
                <w:szCs w:val="16"/>
              </w:rPr>
            </w:pPr>
            <w:r w:rsidRPr="00053191">
              <w:rPr>
                <w:rFonts w:ascii="Palatino Linotype" w:hAnsi="Palatino Linotype"/>
                <w:sz w:val="16"/>
                <w:szCs w:val="16"/>
              </w:rPr>
              <w:t>0.</w:t>
            </w:r>
            <w:r w:rsidR="00B40166" w:rsidRPr="00053191">
              <w:rPr>
                <w:rFonts w:ascii="Palatino Linotype" w:hAnsi="Palatino Linotype"/>
                <w:sz w:val="16"/>
                <w:szCs w:val="16"/>
              </w:rPr>
              <w:t>036</w:t>
            </w:r>
          </w:p>
        </w:tc>
      </w:tr>
      <w:tr w:rsidR="00B40166" w:rsidRPr="00053191" w14:paraId="57C61E5D" w14:textId="77777777" w:rsidTr="00A45EF6">
        <w:trPr>
          <w:trHeight w:val="20"/>
          <w:jc w:val="center"/>
          <w:trPrChange w:id="876" w:author="Yanfei Zhang" w:date="2022-04-04T20:27:00Z">
            <w:trPr>
              <w:trHeight w:val="20"/>
              <w:jc w:val="center"/>
            </w:trPr>
          </w:trPrChange>
        </w:trPr>
        <w:tc>
          <w:tcPr>
            <w:tcW w:w="1440" w:type="dxa"/>
            <w:hideMark/>
            <w:tcPrChange w:id="877" w:author="Yanfei Zhang" w:date="2022-04-04T20:27:00Z">
              <w:tcPr>
                <w:tcW w:w="1440" w:type="dxa"/>
                <w:tcBorders>
                  <w:top w:val="single" w:sz="4" w:space="0" w:color="000000"/>
                  <w:left w:val="single" w:sz="4" w:space="0" w:color="000000"/>
                  <w:bottom w:val="single" w:sz="4" w:space="0" w:color="000000"/>
                  <w:right w:val="single" w:sz="4" w:space="0" w:color="000000"/>
                </w:tcBorders>
                <w:hideMark/>
              </w:tcPr>
            </w:tcPrChange>
          </w:tcPr>
          <w:p w14:paraId="021D1D35" w14:textId="77777777" w:rsidR="00B40166" w:rsidRPr="00053191" w:rsidRDefault="00B40166" w:rsidP="001400A6">
            <w:pPr>
              <w:jc w:val="center"/>
              <w:rPr>
                <w:rFonts w:ascii="Palatino Linotype" w:hAnsi="Palatino Linotype"/>
                <w:sz w:val="16"/>
                <w:szCs w:val="16"/>
              </w:rPr>
            </w:pPr>
            <w:r w:rsidRPr="00053191">
              <w:rPr>
                <w:rFonts w:ascii="Palatino Linotype" w:hAnsi="Palatino Linotype"/>
                <w:sz w:val="16"/>
                <w:szCs w:val="16"/>
              </w:rPr>
              <w:t>8</w:t>
            </w:r>
          </w:p>
        </w:tc>
        <w:tc>
          <w:tcPr>
            <w:tcW w:w="2975" w:type="dxa"/>
            <w:hideMark/>
            <w:tcPrChange w:id="878" w:author="Yanfei Zhang" w:date="2022-04-04T20:27:00Z">
              <w:tcPr>
                <w:tcW w:w="2975" w:type="dxa"/>
                <w:tcBorders>
                  <w:top w:val="single" w:sz="4" w:space="0" w:color="000000"/>
                  <w:left w:val="single" w:sz="4" w:space="0" w:color="000000"/>
                  <w:bottom w:val="single" w:sz="4" w:space="0" w:color="000000"/>
                  <w:right w:val="single" w:sz="4" w:space="0" w:color="000000"/>
                </w:tcBorders>
                <w:hideMark/>
              </w:tcPr>
            </w:tcPrChange>
          </w:tcPr>
          <w:p w14:paraId="31F6251D" w14:textId="77777777" w:rsidR="00B40166" w:rsidRPr="00053191" w:rsidRDefault="00B40166" w:rsidP="00B40166">
            <w:pPr>
              <w:rPr>
                <w:rFonts w:ascii="Palatino Linotype" w:hAnsi="Palatino Linotype"/>
                <w:sz w:val="16"/>
                <w:szCs w:val="16"/>
              </w:rPr>
            </w:pPr>
            <w:r w:rsidRPr="00053191">
              <w:rPr>
                <w:rFonts w:ascii="Palatino Linotype" w:hAnsi="Palatino Linotype"/>
                <w:sz w:val="16"/>
                <w:szCs w:val="16"/>
              </w:rPr>
              <w:t>GAPDH and spontaneous degradation</w:t>
            </w:r>
          </w:p>
        </w:tc>
        <w:tc>
          <w:tcPr>
            <w:tcW w:w="1080" w:type="dxa"/>
            <w:hideMark/>
            <w:tcPrChange w:id="879" w:author="Yanfei Zhang" w:date="2022-04-04T20:27:00Z">
              <w:tcPr>
                <w:tcW w:w="1080" w:type="dxa"/>
                <w:tcBorders>
                  <w:top w:val="single" w:sz="4" w:space="0" w:color="000000"/>
                  <w:left w:val="single" w:sz="4" w:space="0" w:color="000000"/>
                  <w:bottom w:val="single" w:sz="4" w:space="0" w:color="000000"/>
                  <w:right w:val="single" w:sz="4" w:space="0" w:color="000000"/>
                </w:tcBorders>
                <w:hideMark/>
              </w:tcPr>
            </w:tcPrChange>
          </w:tcPr>
          <w:p w14:paraId="4AFA9F7B" w14:textId="77777777" w:rsidR="00B40166" w:rsidRPr="00053191" w:rsidRDefault="00B40166" w:rsidP="00B40166">
            <w:pPr>
              <w:rPr>
                <w:rFonts w:ascii="Palatino Linotype" w:hAnsi="Palatino Linotype"/>
                <w:sz w:val="16"/>
                <w:szCs w:val="16"/>
              </w:rPr>
            </w:pPr>
            <w:r w:rsidRPr="00053191">
              <w:rPr>
                <w:rFonts w:ascii="Palatino Linotype" w:hAnsi="Palatino Linotype"/>
                <w:sz w:val="16"/>
                <w:szCs w:val="16"/>
              </w:rPr>
              <w:t>Pathway 2</w:t>
            </w:r>
          </w:p>
        </w:tc>
        <w:tc>
          <w:tcPr>
            <w:tcW w:w="1080" w:type="dxa"/>
            <w:hideMark/>
            <w:tcPrChange w:id="880" w:author="Yanfei Zhang" w:date="2022-04-04T20:27:00Z">
              <w:tcPr>
                <w:tcW w:w="1080" w:type="dxa"/>
                <w:tcBorders>
                  <w:top w:val="single" w:sz="4" w:space="0" w:color="000000"/>
                  <w:left w:val="single" w:sz="4" w:space="0" w:color="000000"/>
                  <w:bottom w:val="single" w:sz="4" w:space="0" w:color="000000"/>
                  <w:right w:val="single" w:sz="4" w:space="0" w:color="000000"/>
                </w:tcBorders>
                <w:hideMark/>
              </w:tcPr>
            </w:tcPrChange>
          </w:tcPr>
          <w:p w14:paraId="0BC50947" w14:textId="77777777" w:rsidR="00B40166" w:rsidRPr="00053191" w:rsidRDefault="00B40166" w:rsidP="001400A6">
            <w:pPr>
              <w:jc w:val="center"/>
              <w:rPr>
                <w:rFonts w:ascii="Palatino Linotype" w:hAnsi="Palatino Linotype"/>
                <w:sz w:val="16"/>
                <w:szCs w:val="16"/>
              </w:rPr>
            </w:pPr>
            <w:r w:rsidRPr="00053191">
              <w:rPr>
                <w:rFonts w:ascii="Palatino Linotype" w:hAnsi="Palatino Linotype"/>
                <w:sz w:val="16"/>
                <w:szCs w:val="16"/>
              </w:rPr>
              <w:t>0.062</w:t>
            </w:r>
          </w:p>
        </w:tc>
        <w:tc>
          <w:tcPr>
            <w:tcW w:w="1812" w:type="dxa"/>
            <w:hideMark/>
            <w:tcPrChange w:id="881" w:author="Yanfei Zhang" w:date="2022-04-04T20:27:00Z">
              <w:tcPr>
                <w:tcW w:w="1812" w:type="dxa"/>
                <w:tcBorders>
                  <w:top w:val="single" w:sz="4" w:space="0" w:color="000000"/>
                  <w:left w:val="single" w:sz="4" w:space="0" w:color="000000"/>
                  <w:bottom w:val="single" w:sz="4" w:space="0" w:color="000000"/>
                  <w:right w:val="single" w:sz="4" w:space="0" w:color="000000"/>
                </w:tcBorders>
                <w:hideMark/>
              </w:tcPr>
            </w:tcPrChange>
          </w:tcPr>
          <w:p w14:paraId="2101A93C" w14:textId="77777777" w:rsidR="00B40166" w:rsidRPr="00053191" w:rsidRDefault="00B40166" w:rsidP="001400A6">
            <w:pPr>
              <w:jc w:val="center"/>
              <w:rPr>
                <w:rFonts w:ascii="Palatino Linotype" w:hAnsi="Palatino Linotype"/>
                <w:sz w:val="16"/>
                <w:szCs w:val="16"/>
              </w:rPr>
            </w:pPr>
            <w:r w:rsidRPr="00053191">
              <w:rPr>
                <w:rFonts w:ascii="Palatino Linotype" w:hAnsi="Palatino Linotype"/>
                <w:sz w:val="16"/>
                <w:szCs w:val="16"/>
              </w:rPr>
              <w:t>0.036</w:t>
            </w:r>
          </w:p>
        </w:tc>
      </w:tr>
      <w:tr w:rsidR="00B40166" w:rsidRPr="00053191" w14:paraId="791AF1F9" w14:textId="77777777" w:rsidTr="00A45EF6">
        <w:trPr>
          <w:trHeight w:val="20"/>
          <w:jc w:val="center"/>
          <w:trPrChange w:id="882" w:author="Yanfei Zhang" w:date="2022-04-04T20:27:00Z">
            <w:trPr>
              <w:trHeight w:val="20"/>
              <w:jc w:val="center"/>
            </w:trPr>
          </w:trPrChange>
        </w:trPr>
        <w:tc>
          <w:tcPr>
            <w:tcW w:w="1440" w:type="dxa"/>
            <w:hideMark/>
            <w:tcPrChange w:id="883" w:author="Yanfei Zhang" w:date="2022-04-04T20:27:00Z">
              <w:tcPr>
                <w:tcW w:w="1440" w:type="dxa"/>
                <w:tcBorders>
                  <w:top w:val="single" w:sz="4" w:space="0" w:color="000000"/>
                  <w:left w:val="single" w:sz="4" w:space="0" w:color="000000"/>
                  <w:bottom w:val="single" w:sz="4" w:space="0" w:color="000000"/>
                  <w:right w:val="single" w:sz="4" w:space="0" w:color="000000"/>
                </w:tcBorders>
                <w:hideMark/>
              </w:tcPr>
            </w:tcPrChange>
          </w:tcPr>
          <w:p w14:paraId="6687BF22" w14:textId="77777777" w:rsidR="00B40166" w:rsidRPr="00053191" w:rsidRDefault="00B40166" w:rsidP="001400A6">
            <w:pPr>
              <w:jc w:val="center"/>
              <w:rPr>
                <w:rFonts w:ascii="Palatino Linotype" w:hAnsi="Palatino Linotype"/>
                <w:sz w:val="16"/>
                <w:szCs w:val="16"/>
              </w:rPr>
            </w:pPr>
            <w:r w:rsidRPr="00053191">
              <w:rPr>
                <w:rFonts w:ascii="Palatino Linotype" w:hAnsi="Palatino Linotype"/>
                <w:sz w:val="16"/>
                <w:szCs w:val="16"/>
              </w:rPr>
              <w:t>9</w:t>
            </w:r>
          </w:p>
        </w:tc>
        <w:tc>
          <w:tcPr>
            <w:tcW w:w="2975" w:type="dxa"/>
            <w:hideMark/>
            <w:tcPrChange w:id="884" w:author="Yanfei Zhang" w:date="2022-04-04T20:27:00Z">
              <w:tcPr>
                <w:tcW w:w="2975" w:type="dxa"/>
                <w:tcBorders>
                  <w:top w:val="single" w:sz="4" w:space="0" w:color="000000"/>
                  <w:left w:val="single" w:sz="4" w:space="0" w:color="000000"/>
                  <w:bottom w:val="single" w:sz="4" w:space="0" w:color="000000"/>
                  <w:right w:val="single" w:sz="4" w:space="0" w:color="000000"/>
                </w:tcBorders>
                <w:hideMark/>
              </w:tcPr>
            </w:tcPrChange>
          </w:tcPr>
          <w:p w14:paraId="00BC6408" w14:textId="77777777" w:rsidR="00B40166" w:rsidRPr="00053191" w:rsidRDefault="00B40166" w:rsidP="00B40166">
            <w:pPr>
              <w:rPr>
                <w:rFonts w:ascii="Palatino Linotype" w:hAnsi="Palatino Linotype"/>
                <w:sz w:val="16"/>
                <w:szCs w:val="16"/>
              </w:rPr>
            </w:pPr>
            <w:r w:rsidRPr="00053191">
              <w:rPr>
                <w:rFonts w:ascii="Palatino Linotype" w:hAnsi="Palatino Linotype"/>
                <w:sz w:val="16"/>
                <w:szCs w:val="16"/>
              </w:rPr>
              <w:t>GAPN pathway</w:t>
            </w:r>
          </w:p>
        </w:tc>
        <w:tc>
          <w:tcPr>
            <w:tcW w:w="1080" w:type="dxa"/>
            <w:hideMark/>
            <w:tcPrChange w:id="885" w:author="Yanfei Zhang" w:date="2022-04-04T20:27:00Z">
              <w:tcPr>
                <w:tcW w:w="1080" w:type="dxa"/>
                <w:tcBorders>
                  <w:top w:val="single" w:sz="4" w:space="0" w:color="000000"/>
                  <w:left w:val="single" w:sz="4" w:space="0" w:color="000000"/>
                  <w:bottom w:val="single" w:sz="4" w:space="0" w:color="000000"/>
                  <w:right w:val="single" w:sz="4" w:space="0" w:color="000000"/>
                </w:tcBorders>
                <w:hideMark/>
              </w:tcPr>
            </w:tcPrChange>
          </w:tcPr>
          <w:p w14:paraId="565630DD" w14:textId="77777777" w:rsidR="00B40166" w:rsidRPr="00053191" w:rsidRDefault="00B40166" w:rsidP="00B40166">
            <w:pPr>
              <w:rPr>
                <w:rFonts w:ascii="Palatino Linotype" w:hAnsi="Palatino Linotype"/>
                <w:sz w:val="16"/>
                <w:szCs w:val="16"/>
              </w:rPr>
            </w:pPr>
            <w:r w:rsidRPr="00053191">
              <w:rPr>
                <w:rFonts w:ascii="Palatino Linotype" w:hAnsi="Palatino Linotype"/>
                <w:sz w:val="16"/>
                <w:szCs w:val="16"/>
              </w:rPr>
              <w:t>Pathway 2</w:t>
            </w:r>
          </w:p>
        </w:tc>
        <w:tc>
          <w:tcPr>
            <w:tcW w:w="1080" w:type="dxa"/>
            <w:hideMark/>
            <w:tcPrChange w:id="886" w:author="Yanfei Zhang" w:date="2022-04-04T20:27:00Z">
              <w:tcPr>
                <w:tcW w:w="1080" w:type="dxa"/>
                <w:tcBorders>
                  <w:top w:val="single" w:sz="4" w:space="0" w:color="000000"/>
                  <w:left w:val="single" w:sz="4" w:space="0" w:color="000000"/>
                  <w:bottom w:val="single" w:sz="4" w:space="0" w:color="000000"/>
                  <w:right w:val="single" w:sz="4" w:space="0" w:color="000000"/>
                </w:tcBorders>
                <w:hideMark/>
              </w:tcPr>
            </w:tcPrChange>
          </w:tcPr>
          <w:p w14:paraId="439D83B3" w14:textId="77777777" w:rsidR="00B40166" w:rsidRPr="00053191" w:rsidRDefault="00B40166" w:rsidP="001400A6">
            <w:pPr>
              <w:jc w:val="center"/>
              <w:rPr>
                <w:rFonts w:ascii="Palatino Linotype" w:hAnsi="Palatino Linotype"/>
                <w:sz w:val="16"/>
                <w:szCs w:val="16"/>
              </w:rPr>
            </w:pPr>
            <w:r w:rsidRPr="00053191">
              <w:rPr>
                <w:rFonts w:ascii="Palatino Linotype" w:hAnsi="Palatino Linotype"/>
                <w:sz w:val="16"/>
                <w:szCs w:val="16"/>
              </w:rPr>
              <w:t>0.062</w:t>
            </w:r>
          </w:p>
        </w:tc>
        <w:tc>
          <w:tcPr>
            <w:tcW w:w="1812" w:type="dxa"/>
            <w:hideMark/>
            <w:tcPrChange w:id="887" w:author="Yanfei Zhang" w:date="2022-04-04T20:27:00Z">
              <w:tcPr>
                <w:tcW w:w="1812" w:type="dxa"/>
                <w:tcBorders>
                  <w:top w:val="single" w:sz="4" w:space="0" w:color="000000"/>
                  <w:left w:val="single" w:sz="4" w:space="0" w:color="000000"/>
                  <w:bottom w:val="single" w:sz="4" w:space="0" w:color="000000"/>
                  <w:right w:val="single" w:sz="4" w:space="0" w:color="000000"/>
                </w:tcBorders>
                <w:hideMark/>
              </w:tcPr>
            </w:tcPrChange>
          </w:tcPr>
          <w:p w14:paraId="0CD2412C" w14:textId="77777777" w:rsidR="00B40166" w:rsidRPr="00053191" w:rsidRDefault="00B40166" w:rsidP="001400A6">
            <w:pPr>
              <w:jc w:val="center"/>
              <w:rPr>
                <w:rFonts w:ascii="Palatino Linotype" w:hAnsi="Palatino Linotype"/>
                <w:sz w:val="16"/>
                <w:szCs w:val="16"/>
              </w:rPr>
            </w:pPr>
            <w:r w:rsidRPr="00053191">
              <w:rPr>
                <w:rFonts w:ascii="Palatino Linotype" w:hAnsi="Palatino Linotype"/>
                <w:sz w:val="16"/>
                <w:szCs w:val="16"/>
              </w:rPr>
              <w:t>0.036</w:t>
            </w:r>
          </w:p>
        </w:tc>
      </w:tr>
      <w:tr w:rsidR="00B40166" w:rsidRPr="00053191" w14:paraId="3F90A6A0" w14:textId="77777777" w:rsidTr="00A45EF6">
        <w:trPr>
          <w:trHeight w:val="20"/>
          <w:jc w:val="center"/>
          <w:trPrChange w:id="888" w:author="Yanfei Zhang" w:date="2022-04-04T20:27:00Z">
            <w:trPr>
              <w:trHeight w:val="20"/>
              <w:jc w:val="center"/>
            </w:trPr>
          </w:trPrChange>
        </w:trPr>
        <w:tc>
          <w:tcPr>
            <w:tcW w:w="1440" w:type="dxa"/>
            <w:hideMark/>
            <w:tcPrChange w:id="889" w:author="Yanfei Zhang" w:date="2022-04-04T20:27:00Z">
              <w:tcPr>
                <w:tcW w:w="1440" w:type="dxa"/>
                <w:tcBorders>
                  <w:top w:val="single" w:sz="4" w:space="0" w:color="000000"/>
                  <w:left w:val="single" w:sz="4" w:space="0" w:color="000000"/>
                  <w:bottom w:val="single" w:sz="4" w:space="0" w:color="000000"/>
                  <w:right w:val="single" w:sz="4" w:space="0" w:color="000000"/>
                </w:tcBorders>
                <w:hideMark/>
              </w:tcPr>
            </w:tcPrChange>
          </w:tcPr>
          <w:p w14:paraId="19C1D81E" w14:textId="77777777" w:rsidR="00B40166" w:rsidRPr="00053191" w:rsidRDefault="00B40166" w:rsidP="001400A6">
            <w:pPr>
              <w:jc w:val="center"/>
              <w:rPr>
                <w:rFonts w:ascii="Palatino Linotype" w:hAnsi="Palatino Linotype"/>
                <w:sz w:val="16"/>
                <w:szCs w:val="16"/>
              </w:rPr>
            </w:pPr>
            <w:r w:rsidRPr="00053191">
              <w:rPr>
                <w:rFonts w:ascii="Palatino Linotype" w:hAnsi="Palatino Linotype"/>
                <w:sz w:val="16"/>
                <w:szCs w:val="16"/>
              </w:rPr>
              <w:t>10</w:t>
            </w:r>
          </w:p>
        </w:tc>
        <w:tc>
          <w:tcPr>
            <w:tcW w:w="2975" w:type="dxa"/>
            <w:hideMark/>
            <w:tcPrChange w:id="890" w:author="Yanfei Zhang" w:date="2022-04-04T20:27:00Z">
              <w:tcPr>
                <w:tcW w:w="2975" w:type="dxa"/>
                <w:tcBorders>
                  <w:top w:val="single" w:sz="4" w:space="0" w:color="000000"/>
                  <w:left w:val="single" w:sz="4" w:space="0" w:color="000000"/>
                  <w:bottom w:val="single" w:sz="4" w:space="0" w:color="000000"/>
                  <w:right w:val="single" w:sz="4" w:space="0" w:color="000000"/>
                </w:tcBorders>
                <w:hideMark/>
              </w:tcPr>
            </w:tcPrChange>
          </w:tcPr>
          <w:p w14:paraId="3C8CB7B6" w14:textId="77777777" w:rsidR="00B40166" w:rsidRPr="00053191" w:rsidRDefault="00B40166" w:rsidP="00B40166">
            <w:pPr>
              <w:rPr>
                <w:rFonts w:ascii="Palatino Linotype" w:hAnsi="Palatino Linotype"/>
                <w:sz w:val="16"/>
                <w:szCs w:val="16"/>
              </w:rPr>
            </w:pPr>
            <w:r w:rsidRPr="00053191">
              <w:rPr>
                <w:rFonts w:ascii="Palatino Linotype" w:hAnsi="Palatino Linotype"/>
                <w:sz w:val="16"/>
                <w:szCs w:val="16"/>
              </w:rPr>
              <w:t>GAPDH plus PGK pathway</w:t>
            </w:r>
          </w:p>
        </w:tc>
        <w:tc>
          <w:tcPr>
            <w:tcW w:w="1080" w:type="dxa"/>
            <w:hideMark/>
            <w:tcPrChange w:id="891" w:author="Yanfei Zhang" w:date="2022-04-04T20:27:00Z">
              <w:tcPr>
                <w:tcW w:w="1080" w:type="dxa"/>
                <w:tcBorders>
                  <w:top w:val="single" w:sz="4" w:space="0" w:color="000000"/>
                  <w:left w:val="single" w:sz="4" w:space="0" w:color="000000"/>
                  <w:bottom w:val="single" w:sz="4" w:space="0" w:color="000000"/>
                  <w:right w:val="single" w:sz="4" w:space="0" w:color="000000"/>
                </w:tcBorders>
                <w:hideMark/>
              </w:tcPr>
            </w:tcPrChange>
          </w:tcPr>
          <w:p w14:paraId="7D709F86" w14:textId="77777777" w:rsidR="00B40166" w:rsidRPr="00053191" w:rsidRDefault="00B40166" w:rsidP="00B40166">
            <w:pPr>
              <w:rPr>
                <w:rFonts w:ascii="Palatino Linotype" w:hAnsi="Palatino Linotype"/>
                <w:sz w:val="16"/>
                <w:szCs w:val="16"/>
              </w:rPr>
            </w:pPr>
            <w:r w:rsidRPr="00053191">
              <w:rPr>
                <w:rFonts w:ascii="Palatino Linotype" w:hAnsi="Palatino Linotype"/>
                <w:sz w:val="16"/>
                <w:szCs w:val="16"/>
              </w:rPr>
              <w:t>Pathway 3</w:t>
            </w:r>
          </w:p>
        </w:tc>
        <w:tc>
          <w:tcPr>
            <w:tcW w:w="1080" w:type="dxa"/>
            <w:hideMark/>
            <w:tcPrChange w:id="892" w:author="Yanfei Zhang" w:date="2022-04-04T20:27:00Z">
              <w:tcPr>
                <w:tcW w:w="1080" w:type="dxa"/>
                <w:tcBorders>
                  <w:top w:val="single" w:sz="4" w:space="0" w:color="000000"/>
                  <w:left w:val="single" w:sz="4" w:space="0" w:color="000000"/>
                  <w:bottom w:val="single" w:sz="4" w:space="0" w:color="000000"/>
                  <w:right w:val="single" w:sz="4" w:space="0" w:color="000000"/>
                </w:tcBorders>
                <w:hideMark/>
              </w:tcPr>
            </w:tcPrChange>
          </w:tcPr>
          <w:p w14:paraId="64A4D2C9" w14:textId="77777777" w:rsidR="00B40166" w:rsidRPr="00053191" w:rsidRDefault="00B40166" w:rsidP="001400A6">
            <w:pPr>
              <w:jc w:val="center"/>
              <w:rPr>
                <w:rFonts w:ascii="Palatino Linotype" w:hAnsi="Palatino Linotype"/>
                <w:sz w:val="16"/>
                <w:szCs w:val="16"/>
              </w:rPr>
            </w:pPr>
            <w:r w:rsidRPr="00053191">
              <w:rPr>
                <w:rFonts w:ascii="Palatino Linotype" w:hAnsi="Palatino Linotype"/>
                <w:sz w:val="16"/>
                <w:szCs w:val="16"/>
              </w:rPr>
              <w:t>0.068</w:t>
            </w:r>
          </w:p>
        </w:tc>
        <w:tc>
          <w:tcPr>
            <w:tcW w:w="1812" w:type="dxa"/>
            <w:hideMark/>
            <w:tcPrChange w:id="893" w:author="Yanfei Zhang" w:date="2022-04-04T20:27:00Z">
              <w:tcPr>
                <w:tcW w:w="1812" w:type="dxa"/>
                <w:tcBorders>
                  <w:top w:val="single" w:sz="4" w:space="0" w:color="000000"/>
                  <w:left w:val="single" w:sz="4" w:space="0" w:color="000000"/>
                  <w:bottom w:val="single" w:sz="4" w:space="0" w:color="000000"/>
                  <w:right w:val="single" w:sz="4" w:space="0" w:color="000000"/>
                </w:tcBorders>
                <w:hideMark/>
              </w:tcPr>
            </w:tcPrChange>
          </w:tcPr>
          <w:p w14:paraId="223753A5" w14:textId="77777777" w:rsidR="00B40166" w:rsidRPr="00053191" w:rsidRDefault="00B40166" w:rsidP="001400A6">
            <w:pPr>
              <w:jc w:val="center"/>
              <w:rPr>
                <w:rFonts w:ascii="Palatino Linotype" w:hAnsi="Palatino Linotype"/>
                <w:sz w:val="16"/>
                <w:szCs w:val="16"/>
              </w:rPr>
            </w:pPr>
            <w:r w:rsidRPr="00053191">
              <w:rPr>
                <w:rFonts w:ascii="Palatino Linotype" w:hAnsi="Palatino Linotype"/>
                <w:sz w:val="16"/>
                <w:szCs w:val="16"/>
              </w:rPr>
              <w:t>0.044</w:t>
            </w:r>
          </w:p>
        </w:tc>
      </w:tr>
      <w:tr w:rsidR="00B40166" w:rsidRPr="00053191" w14:paraId="7C185194" w14:textId="77777777" w:rsidTr="00A45EF6">
        <w:trPr>
          <w:trHeight w:val="20"/>
          <w:jc w:val="center"/>
          <w:trPrChange w:id="894" w:author="Yanfei Zhang" w:date="2022-04-04T20:27:00Z">
            <w:trPr>
              <w:trHeight w:val="20"/>
              <w:jc w:val="center"/>
            </w:trPr>
          </w:trPrChange>
        </w:trPr>
        <w:tc>
          <w:tcPr>
            <w:tcW w:w="1440" w:type="dxa"/>
            <w:hideMark/>
            <w:tcPrChange w:id="895" w:author="Yanfei Zhang" w:date="2022-04-04T20:27:00Z">
              <w:tcPr>
                <w:tcW w:w="1440" w:type="dxa"/>
                <w:tcBorders>
                  <w:top w:val="single" w:sz="4" w:space="0" w:color="000000"/>
                  <w:left w:val="single" w:sz="4" w:space="0" w:color="000000"/>
                  <w:bottom w:val="single" w:sz="4" w:space="0" w:color="000000"/>
                  <w:right w:val="single" w:sz="4" w:space="0" w:color="000000"/>
                </w:tcBorders>
                <w:hideMark/>
              </w:tcPr>
            </w:tcPrChange>
          </w:tcPr>
          <w:p w14:paraId="2B551F1E" w14:textId="77777777" w:rsidR="00B40166" w:rsidRPr="00053191" w:rsidRDefault="00B40166" w:rsidP="001400A6">
            <w:pPr>
              <w:jc w:val="center"/>
              <w:rPr>
                <w:rFonts w:ascii="Palatino Linotype" w:hAnsi="Palatino Linotype"/>
                <w:sz w:val="16"/>
                <w:szCs w:val="16"/>
              </w:rPr>
            </w:pPr>
            <w:r w:rsidRPr="00053191">
              <w:rPr>
                <w:rFonts w:ascii="Palatino Linotype" w:hAnsi="Palatino Linotype"/>
                <w:sz w:val="16"/>
                <w:szCs w:val="16"/>
              </w:rPr>
              <w:t>11</w:t>
            </w:r>
          </w:p>
        </w:tc>
        <w:tc>
          <w:tcPr>
            <w:tcW w:w="2975" w:type="dxa"/>
            <w:hideMark/>
            <w:tcPrChange w:id="896" w:author="Yanfei Zhang" w:date="2022-04-04T20:27:00Z">
              <w:tcPr>
                <w:tcW w:w="2975" w:type="dxa"/>
                <w:tcBorders>
                  <w:top w:val="single" w:sz="4" w:space="0" w:color="000000"/>
                  <w:left w:val="single" w:sz="4" w:space="0" w:color="000000"/>
                  <w:bottom w:val="single" w:sz="4" w:space="0" w:color="000000"/>
                  <w:right w:val="single" w:sz="4" w:space="0" w:color="000000"/>
                </w:tcBorders>
                <w:hideMark/>
              </w:tcPr>
            </w:tcPrChange>
          </w:tcPr>
          <w:p w14:paraId="7B979750" w14:textId="77777777" w:rsidR="00B40166" w:rsidRPr="00053191" w:rsidRDefault="00B40166" w:rsidP="00B40166">
            <w:pPr>
              <w:rPr>
                <w:rFonts w:ascii="Palatino Linotype" w:hAnsi="Palatino Linotype"/>
                <w:sz w:val="16"/>
                <w:szCs w:val="16"/>
              </w:rPr>
            </w:pPr>
            <w:r w:rsidRPr="00053191">
              <w:rPr>
                <w:rFonts w:ascii="Palatino Linotype" w:hAnsi="Palatino Linotype"/>
                <w:sz w:val="16"/>
                <w:szCs w:val="16"/>
              </w:rPr>
              <w:t>Non-phosphorylation pathway</w:t>
            </w:r>
          </w:p>
        </w:tc>
        <w:tc>
          <w:tcPr>
            <w:tcW w:w="1080" w:type="dxa"/>
            <w:hideMark/>
            <w:tcPrChange w:id="897" w:author="Yanfei Zhang" w:date="2022-04-04T20:27:00Z">
              <w:tcPr>
                <w:tcW w:w="1080" w:type="dxa"/>
                <w:tcBorders>
                  <w:top w:val="single" w:sz="4" w:space="0" w:color="000000"/>
                  <w:left w:val="single" w:sz="4" w:space="0" w:color="000000"/>
                  <w:bottom w:val="single" w:sz="4" w:space="0" w:color="000000"/>
                  <w:right w:val="single" w:sz="4" w:space="0" w:color="000000"/>
                </w:tcBorders>
                <w:hideMark/>
              </w:tcPr>
            </w:tcPrChange>
          </w:tcPr>
          <w:p w14:paraId="0194DAF7" w14:textId="77777777" w:rsidR="00B40166" w:rsidRPr="00053191" w:rsidRDefault="00B40166" w:rsidP="00B40166">
            <w:pPr>
              <w:rPr>
                <w:rFonts w:ascii="Palatino Linotype" w:hAnsi="Palatino Linotype"/>
                <w:sz w:val="16"/>
                <w:szCs w:val="16"/>
              </w:rPr>
            </w:pPr>
            <w:r w:rsidRPr="00053191">
              <w:rPr>
                <w:rFonts w:ascii="Palatino Linotype" w:hAnsi="Palatino Linotype"/>
                <w:sz w:val="16"/>
                <w:szCs w:val="16"/>
              </w:rPr>
              <w:t>Pathway 3</w:t>
            </w:r>
          </w:p>
        </w:tc>
        <w:tc>
          <w:tcPr>
            <w:tcW w:w="1080" w:type="dxa"/>
            <w:hideMark/>
            <w:tcPrChange w:id="898" w:author="Yanfei Zhang" w:date="2022-04-04T20:27:00Z">
              <w:tcPr>
                <w:tcW w:w="1080" w:type="dxa"/>
                <w:tcBorders>
                  <w:top w:val="single" w:sz="4" w:space="0" w:color="000000"/>
                  <w:left w:val="single" w:sz="4" w:space="0" w:color="000000"/>
                  <w:bottom w:val="single" w:sz="4" w:space="0" w:color="000000"/>
                  <w:right w:val="single" w:sz="4" w:space="0" w:color="000000"/>
                </w:tcBorders>
                <w:hideMark/>
              </w:tcPr>
            </w:tcPrChange>
          </w:tcPr>
          <w:p w14:paraId="46A0F5CB" w14:textId="77777777" w:rsidR="00B40166" w:rsidRPr="00053191" w:rsidRDefault="00B40166" w:rsidP="001400A6">
            <w:pPr>
              <w:jc w:val="center"/>
              <w:rPr>
                <w:rFonts w:ascii="Palatino Linotype" w:hAnsi="Palatino Linotype"/>
                <w:sz w:val="16"/>
                <w:szCs w:val="16"/>
              </w:rPr>
            </w:pPr>
            <w:r w:rsidRPr="00053191">
              <w:rPr>
                <w:rFonts w:ascii="Palatino Linotype" w:hAnsi="Palatino Linotype"/>
                <w:sz w:val="16"/>
                <w:szCs w:val="16"/>
              </w:rPr>
              <w:t>0.062</w:t>
            </w:r>
          </w:p>
        </w:tc>
        <w:tc>
          <w:tcPr>
            <w:tcW w:w="1812" w:type="dxa"/>
            <w:hideMark/>
            <w:tcPrChange w:id="899" w:author="Yanfei Zhang" w:date="2022-04-04T20:27:00Z">
              <w:tcPr>
                <w:tcW w:w="1812" w:type="dxa"/>
                <w:tcBorders>
                  <w:top w:val="single" w:sz="4" w:space="0" w:color="000000"/>
                  <w:left w:val="single" w:sz="4" w:space="0" w:color="000000"/>
                  <w:bottom w:val="single" w:sz="4" w:space="0" w:color="000000"/>
                  <w:right w:val="single" w:sz="4" w:space="0" w:color="000000"/>
                </w:tcBorders>
                <w:hideMark/>
              </w:tcPr>
            </w:tcPrChange>
          </w:tcPr>
          <w:p w14:paraId="28025234" w14:textId="77777777" w:rsidR="00B40166" w:rsidRPr="00053191" w:rsidRDefault="00B40166" w:rsidP="001400A6">
            <w:pPr>
              <w:jc w:val="center"/>
              <w:rPr>
                <w:rFonts w:ascii="Palatino Linotype" w:hAnsi="Palatino Linotype"/>
                <w:sz w:val="16"/>
                <w:szCs w:val="16"/>
              </w:rPr>
            </w:pPr>
            <w:r w:rsidRPr="00053191">
              <w:rPr>
                <w:rFonts w:ascii="Palatino Linotype" w:hAnsi="Palatino Linotype"/>
                <w:sz w:val="16"/>
                <w:szCs w:val="16"/>
              </w:rPr>
              <w:t>0.036</w:t>
            </w:r>
          </w:p>
        </w:tc>
      </w:tr>
      <w:tr w:rsidR="00B40166" w:rsidRPr="00053191" w14:paraId="32E01C17" w14:textId="77777777" w:rsidTr="00A45EF6">
        <w:trPr>
          <w:trHeight w:val="20"/>
          <w:jc w:val="center"/>
          <w:trPrChange w:id="900" w:author="Yanfei Zhang" w:date="2022-04-04T20:27:00Z">
            <w:trPr>
              <w:trHeight w:val="20"/>
              <w:jc w:val="center"/>
            </w:trPr>
          </w:trPrChange>
        </w:trPr>
        <w:tc>
          <w:tcPr>
            <w:tcW w:w="1440" w:type="dxa"/>
            <w:hideMark/>
            <w:tcPrChange w:id="901" w:author="Yanfei Zhang" w:date="2022-04-04T20:27:00Z">
              <w:tcPr>
                <w:tcW w:w="1440" w:type="dxa"/>
                <w:tcBorders>
                  <w:top w:val="single" w:sz="4" w:space="0" w:color="000000"/>
                  <w:left w:val="single" w:sz="4" w:space="0" w:color="000000"/>
                  <w:bottom w:val="single" w:sz="4" w:space="0" w:color="000000"/>
                  <w:right w:val="single" w:sz="4" w:space="0" w:color="000000"/>
                </w:tcBorders>
                <w:hideMark/>
              </w:tcPr>
            </w:tcPrChange>
          </w:tcPr>
          <w:p w14:paraId="4BFE9FEA" w14:textId="77777777" w:rsidR="00B40166" w:rsidRPr="00053191" w:rsidRDefault="00B40166" w:rsidP="001400A6">
            <w:pPr>
              <w:jc w:val="center"/>
              <w:rPr>
                <w:rFonts w:ascii="Palatino Linotype" w:hAnsi="Palatino Linotype"/>
                <w:sz w:val="16"/>
                <w:szCs w:val="16"/>
              </w:rPr>
            </w:pPr>
            <w:r w:rsidRPr="00053191">
              <w:rPr>
                <w:rFonts w:ascii="Palatino Linotype" w:hAnsi="Palatino Linotype"/>
                <w:sz w:val="16"/>
                <w:szCs w:val="16"/>
              </w:rPr>
              <w:t>12</w:t>
            </w:r>
          </w:p>
        </w:tc>
        <w:tc>
          <w:tcPr>
            <w:tcW w:w="2975" w:type="dxa"/>
            <w:hideMark/>
            <w:tcPrChange w:id="902" w:author="Yanfei Zhang" w:date="2022-04-04T20:27:00Z">
              <w:tcPr>
                <w:tcW w:w="2975" w:type="dxa"/>
                <w:tcBorders>
                  <w:top w:val="single" w:sz="4" w:space="0" w:color="000000"/>
                  <w:left w:val="single" w:sz="4" w:space="0" w:color="000000"/>
                  <w:bottom w:val="single" w:sz="4" w:space="0" w:color="000000"/>
                  <w:right w:val="single" w:sz="4" w:space="0" w:color="000000"/>
                </w:tcBorders>
                <w:hideMark/>
              </w:tcPr>
            </w:tcPrChange>
          </w:tcPr>
          <w:p w14:paraId="0249A54F" w14:textId="77777777" w:rsidR="00B40166" w:rsidRPr="00053191" w:rsidRDefault="00B40166" w:rsidP="00B40166">
            <w:pPr>
              <w:rPr>
                <w:rFonts w:ascii="Palatino Linotype" w:hAnsi="Palatino Linotype"/>
                <w:sz w:val="16"/>
                <w:szCs w:val="16"/>
              </w:rPr>
            </w:pPr>
            <w:r w:rsidRPr="00053191">
              <w:rPr>
                <w:rFonts w:ascii="Palatino Linotype" w:hAnsi="Palatino Linotype"/>
                <w:sz w:val="16"/>
                <w:szCs w:val="16"/>
              </w:rPr>
              <w:t>GAPDH and spontaneous degradation</w:t>
            </w:r>
          </w:p>
        </w:tc>
        <w:tc>
          <w:tcPr>
            <w:tcW w:w="1080" w:type="dxa"/>
            <w:hideMark/>
            <w:tcPrChange w:id="903" w:author="Yanfei Zhang" w:date="2022-04-04T20:27:00Z">
              <w:tcPr>
                <w:tcW w:w="1080" w:type="dxa"/>
                <w:tcBorders>
                  <w:top w:val="single" w:sz="4" w:space="0" w:color="000000"/>
                  <w:left w:val="single" w:sz="4" w:space="0" w:color="000000"/>
                  <w:bottom w:val="single" w:sz="4" w:space="0" w:color="000000"/>
                  <w:right w:val="single" w:sz="4" w:space="0" w:color="000000"/>
                </w:tcBorders>
                <w:hideMark/>
              </w:tcPr>
            </w:tcPrChange>
          </w:tcPr>
          <w:p w14:paraId="5E577E3F" w14:textId="77777777" w:rsidR="00B40166" w:rsidRPr="00053191" w:rsidRDefault="00B40166" w:rsidP="00B40166">
            <w:pPr>
              <w:rPr>
                <w:rFonts w:ascii="Palatino Linotype" w:hAnsi="Palatino Linotype"/>
                <w:sz w:val="16"/>
                <w:szCs w:val="16"/>
              </w:rPr>
            </w:pPr>
            <w:r w:rsidRPr="00053191">
              <w:rPr>
                <w:rFonts w:ascii="Palatino Linotype" w:hAnsi="Palatino Linotype"/>
                <w:sz w:val="16"/>
                <w:szCs w:val="16"/>
              </w:rPr>
              <w:t>Pathway 3</w:t>
            </w:r>
          </w:p>
        </w:tc>
        <w:tc>
          <w:tcPr>
            <w:tcW w:w="1080" w:type="dxa"/>
            <w:hideMark/>
            <w:tcPrChange w:id="904" w:author="Yanfei Zhang" w:date="2022-04-04T20:27:00Z">
              <w:tcPr>
                <w:tcW w:w="1080" w:type="dxa"/>
                <w:tcBorders>
                  <w:top w:val="single" w:sz="4" w:space="0" w:color="000000"/>
                  <w:left w:val="single" w:sz="4" w:space="0" w:color="000000"/>
                  <w:bottom w:val="single" w:sz="4" w:space="0" w:color="000000"/>
                  <w:right w:val="single" w:sz="4" w:space="0" w:color="000000"/>
                </w:tcBorders>
                <w:hideMark/>
              </w:tcPr>
            </w:tcPrChange>
          </w:tcPr>
          <w:p w14:paraId="5D9319B8" w14:textId="77777777" w:rsidR="00B40166" w:rsidRPr="00053191" w:rsidRDefault="00B40166" w:rsidP="001400A6">
            <w:pPr>
              <w:jc w:val="center"/>
              <w:rPr>
                <w:rFonts w:ascii="Palatino Linotype" w:hAnsi="Palatino Linotype"/>
                <w:sz w:val="16"/>
                <w:szCs w:val="16"/>
              </w:rPr>
            </w:pPr>
            <w:r w:rsidRPr="00053191">
              <w:rPr>
                <w:rFonts w:ascii="Palatino Linotype" w:hAnsi="Palatino Linotype"/>
                <w:sz w:val="16"/>
                <w:szCs w:val="16"/>
              </w:rPr>
              <w:t>0.062</w:t>
            </w:r>
          </w:p>
        </w:tc>
        <w:tc>
          <w:tcPr>
            <w:tcW w:w="1812" w:type="dxa"/>
            <w:hideMark/>
            <w:tcPrChange w:id="905" w:author="Yanfei Zhang" w:date="2022-04-04T20:27:00Z">
              <w:tcPr>
                <w:tcW w:w="1812" w:type="dxa"/>
                <w:tcBorders>
                  <w:top w:val="single" w:sz="4" w:space="0" w:color="000000"/>
                  <w:left w:val="single" w:sz="4" w:space="0" w:color="000000"/>
                  <w:bottom w:val="single" w:sz="4" w:space="0" w:color="000000"/>
                  <w:right w:val="single" w:sz="4" w:space="0" w:color="000000"/>
                </w:tcBorders>
                <w:hideMark/>
              </w:tcPr>
            </w:tcPrChange>
          </w:tcPr>
          <w:p w14:paraId="6F4E88B9" w14:textId="77777777" w:rsidR="00B40166" w:rsidRPr="00053191" w:rsidRDefault="00B40166" w:rsidP="001400A6">
            <w:pPr>
              <w:jc w:val="center"/>
              <w:rPr>
                <w:rFonts w:ascii="Palatino Linotype" w:hAnsi="Palatino Linotype"/>
                <w:sz w:val="16"/>
                <w:szCs w:val="16"/>
              </w:rPr>
            </w:pPr>
            <w:r w:rsidRPr="00053191">
              <w:rPr>
                <w:rFonts w:ascii="Palatino Linotype" w:hAnsi="Palatino Linotype"/>
                <w:sz w:val="16"/>
                <w:szCs w:val="16"/>
              </w:rPr>
              <w:t>0.036</w:t>
            </w:r>
          </w:p>
        </w:tc>
      </w:tr>
      <w:tr w:rsidR="00B40166" w:rsidRPr="00053191" w14:paraId="23A75089" w14:textId="77777777" w:rsidTr="00A45EF6">
        <w:trPr>
          <w:trHeight w:val="20"/>
          <w:jc w:val="center"/>
          <w:trPrChange w:id="906" w:author="Yanfei Zhang" w:date="2022-04-04T20:27:00Z">
            <w:trPr>
              <w:trHeight w:val="20"/>
              <w:jc w:val="center"/>
            </w:trPr>
          </w:trPrChange>
        </w:trPr>
        <w:tc>
          <w:tcPr>
            <w:tcW w:w="1440" w:type="dxa"/>
            <w:hideMark/>
            <w:tcPrChange w:id="907" w:author="Yanfei Zhang" w:date="2022-04-04T20:27:00Z">
              <w:tcPr>
                <w:tcW w:w="1440" w:type="dxa"/>
                <w:tcBorders>
                  <w:top w:val="single" w:sz="4" w:space="0" w:color="000000"/>
                  <w:left w:val="single" w:sz="4" w:space="0" w:color="000000"/>
                  <w:bottom w:val="single" w:sz="8" w:space="0" w:color="000000"/>
                  <w:right w:val="single" w:sz="4" w:space="0" w:color="000000"/>
                </w:tcBorders>
                <w:hideMark/>
              </w:tcPr>
            </w:tcPrChange>
          </w:tcPr>
          <w:p w14:paraId="5AA273FF" w14:textId="77777777" w:rsidR="00B40166" w:rsidRPr="00053191" w:rsidRDefault="00B40166" w:rsidP="001400A6">
            <w:pPr>
              <w:jc w:val="center"/>
              <w:rPr>
                <w:rFonts w:ascii="Palatino Linotype" w:hAnsi="Palatino Linotype"/>
                <w:sz w:val="16"/>
                <w:szCs w:val="16"/>
              </w:rPr>
            </w:pPr>
            <w:r w:rsidRPr="00053191">
              <w:rPr>
                <w:rFonts w:ascii="Palatino Linotype" w:hAnsi="Palatino Linotype"/>
                <w:sz w:val="16"/>
                <w:szCs w:val="16"/>
              </w:rPr>
              <w:t>13</w:t>
            </w:r>
          </w:p>
        </w:tc>
        <w:tc>
          <w:tcPr>
            <w:tcW w:w="2975" w:type="dxa"/>
            <w:hideMark/>
            <w:tcPrChange w:id="908" w:author="Yanfei Zhang" w:date="2022-04-04T20:27:00Z">
              <w:tcPr>
                <w:tcW w:w="2975" w:type="dxa"/>
                <w:tcBorders>
                  <w:top w:val="single" w:sz="4" w:space="0" w:color="000000"/>
                  <w:left w:val="single" w:sz="4" w:space="0" w:color="000000"/>
                  <w:bottom w:val="single" w:sz="8" w:space="0" w:color="000000"/>
                  <w:right w:val="single" w:sz="4" w:space="0" w:color="000000"/>
                </w:tcBorders>
                <w:hideMark/>
              </w:tcPr>
            </w:tcPrChange>
          </w:tcPr>
          <w:p w14:paraId="2548EF15" w14:textId="77777777" w:rsidR="00B40166" w:rsidRPr="00053191" w:rsidRDefault="00B40166" w:rsidP="00B40166">
            <w:pPr>
              <w:rPr>
                <w:rFonts w:ascii="Palatino Linotype" w:hAnsi="Palatino Linotype"/>
                <w:sz w:val="16"/>
                <w:szCs w:val="16"/>
              </w:rPr>
            </w:pPr>
            <w:r w:rsidRPr="00053191">
              <w:rPr>
                <w:rFonts w:ascii="Palatino Linotype" w:hAnsi="Palatino Linotype"/>
                <w:sz w:val="16"/>
                <w:szCs w:val="16"/>
              </w:rPr>
              <w:t>GAPN pathway</w:t>
            </w:r>
          </w:p>
        </w:tc>
        <w:tc>
          <w:tcPr>
            <w:tcW w:w="1080" w:type="dxa"/>
            <w:hideMark/>
            <w:tcPrChange w:id="909" w:author="Yanfei Zhang" w:date="2022-04-04T20:27:00Z">
              <w:tcPr>
                <w:tcW w:w="1080" w:type="dxa"/>
                <w:tcBorders>
                  <w:top w:val="single" w:sz="4" w:space="0" w:color="000000"/>
                  <w:left w:val="single" w:sz="4" w:space="0" w:color="000000"/>
                  <w:bottom w:val="single" w:sz="8" w:space="0" w:color="000000"/>
                  <w:right w:val="single" w:sz="4" w:space="0" w:color="000000"/>
                </w:tcBorders>
                <w:hideMark/>
              </w:tcPr>
            </w:tcPrChange>
          </w:tcPr>
          <w:p w14:paraId="7A08AC40" w14:textId="77777777" w:rsidR="00B40166" w:rsidRPr="00053191" w:rsidRDefault="00B40166" w:rsidP="00B40166">
            <w:pPr>
              <w:rPr>
                <w:rFonts w:ascii="Palatino Linotype" w:hAnsi="Palatino Linotype"/>
                <w:sz w:val="16"/>
                <w:szCs w:val="16"/>
              </w:rPr>
            </w:pPr>
            <w:r w:rsidRPr="00053191">
              <w:rPr>
                <w:rFonts w:ascii="Palatino Linotype" w:hAnsi="Palatino Linotype"/>
                <w:sz w:val="16"/>
                <w:szCs w:val="16"/>
              </w:rPr>
              <w:t>Pathway 3</w:t>
            </w:r>
          </w:p>
        </w:tc>
        <w:tc>
          <w:tcPr>
            <w:tcW w:w="1080" w:type="dxa"/>
            <w:hideMark/>
            <w:tcPrChange w:id="910" w:author="Yanfei Zhang" w:date="2022-04-04T20:27:00Z">
              <w:tcPr>
                <w:tcW w:w="1080" w:type="dxa"/>
                <w:tcBorders>
                  <w:top w:val="single" w:sz="4" w:space="0" w:color="000000"/>
                  <w:left w:val="single" w:sz="4" w:space="0" w:color="000000"/>
                  <w:bottom w:val="single" w:sz="8" w:space="0" w:color="000000"/>
                  <w:right w:val="single" w:sz="4" w:space="0" w:color="000000"/>
                </w:tcBorders>
                <w:hideMark/>
              </w:tcPr>
            </w:tcPrChange>
          </w:tcPr>
          <w:p w14:paraId="39C51939" w14:textId="77777777" w:rsidR="00B40166" w:rsidRPr="00053191" w:rsidRDefault="00B40166" w:rsidP="001400A6">
            <w:pPr>
              <w:jc w:val="center"/>
              <w:rPr>
                <w:rFonts w:ascii="Palatino Linotype" w:hAnsi="Palatino Linotype"/>
                <w:sz w:val="16"/>
                <w:szCs w:val="16"/>
              </w:rPr>
            </w:pPr>
            <w:r w:rsidRPr="00053191">
              <w:rPr>
                <w:rFonts w:ascii="Palatino Linotype" w:hAnsi="Palatino Linotype"/>
                <w:sz w:val="16"/>
                <w:szCs w:val="16"/>
              </w:rPr>
              <w:t>0.062</w:t>
            </w:r>
          </w:p>
        </w:tc>
        <w:tc>
          <w:tcPr>
            <w:tcW w:w="1812" w:type="dxa"/>
            <w:hideMark/>
            <w:tcPrChange w:id="911" w:author="Yanfei Zhang" w:date="2022-04-04T20:27:00Z">
              <w:tcPr>
                <w:tcW w:w="1812" w:type="dxa"/>
                <w:tcBorders>
                  <w:top w:val="single" w:sz="4" w:space="0" w:color="000000"/>
                  <w:left w:val="single" w:sz="4" w:space="0" w:color="000000"/>
                  <w:bottom w:val="single" w:sz="8" w:space="0" w:color="000000"/>
                  <w:right w:val="single" w:sz="4" w:space="0" w:color="000000"/>
                </w:tcBorders>
                <w:hideMark/>
              </w:tcPr>
            </w:tcPrChange>
          </w:tcPr>
          <w:p w14:paraId="596570DA" w14:textId="77777777" w:rsidR="00B40166" w:rsidRPr="00053191" w:rsidRDefault="00B40166" w:rsidP="001400A6">
            <w:pPr>
              <w:jc w:val="center"/>
              <w:rPr>
                <w:rFonts w:ascii="Palatino Linotype" w:hAnsi="Palatino Linotype"/>
                <w:sz w:val="16"/>
                <w:szCs w:val="16"/>
              </w:rPr>
            </w:pPr>
            <w:r w:rsidRPr="00053191">
              <w:rPr>
                <w:rFonts w:ascii="Palatino Linotype" w:hAnsi="Palatino Linotype"/>
                <w:sz w:val="16"/>
                <w:szCs w:val="16"/>
              </w:rPr>
              <w:t>0.036</w:t>
            </w:r>
          </w:p>
        </w:tc>
      </w:tr>
    </w:tbl>
    <w:p w14:paraId="64C95C7A" w14:textId="77777777" w:rsidR="00217FCA" w:rsidRDefault="00217FCA" w:rsidP="00217FCA">
      <w:pPr>
        <w:pBdr>
          <w:top w:val="nil"/>
          <w:left w:val="nil"/>
          <w:bottom w:val="nil"/>
          <w:right w:val="nil"/>
          <w:between w:val="nil"/>
        </w:pBdr>
        <w:spacing w:line="240" w:lineRule="auto"/>
        <w:ind w:firstLine="420"/>
        <w:rPr>
          <w:rFonts w:ascii="Palatino Linotype" w:eastAsia="Palatino Linotype" w:hAnsi="Palatino Linotype" w:cs="Palatino Linotype"/>
          <w:sz w:val="20"/>
          <w:szCs w:val="20"/>
        </w:rPr>
      </w:pPr>
    </w:p>
    <w:p w14:paraId="1BEDA3D1" w14:textId="65BDE139" w:rsidR="00217FCA" w:rsidRDefault="00072E4E" w:rsidP="00072E4E">
      <w:pPr>
        <w:pBdr>
          <w:top w:val="nil"/>
          <w:left w:val="nil"/>
          <w:bottom w:val="nil"/>
          <w:right w:val="nil"/>
          <w:between w:val="nil"/>
        </w:pBdr>
        <w:spacing w:line="240" w:lineRule="auto"/>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          </w:t>
      </w:r>
      <w:r w:rsidR="00217FCA">
        <w:rPr>
          <w:rFonts w:ascii="Palatino Linotype" w:eastAsia="Palatino Linotype" w:hAnsi="Palatino Linotype" w:cs="Palatino Linotype"/>
          <w:sz w:val="20"/>
          <w:szCs w:val="20"/>
        </w:rPr>
        <w:t>An intriguing question is why this organism has maintained</w:t>
      </w:r>
      <w:r w:rsidR="00373D47">
        <w:rPr>
          <w:rFonts w:ascii="Palatino Linotype" w:eastAsia="Palatino Linotype" w:hAnsi="Palatino Linotype" w:cs="Palatino Linotype"/>
          <w:sz w:val="20"/>
          <w:szCs w:val="20"/>
        </w:rPr>
        <w:t xml:space="preserve"> </w:t>
      </w:r>
      <w:r w:rsidR="006C0467">
        <w:rPr>
          <w:rFonts w:ascii="Palatino Linotype" w:eastAsia="Palatino Linotype" w:hAnsi="Palatino Linotype" w:cs="Palatino Linotype"/>
          <w:sz w:val="20"/>
          <w:szCs w:val="20"/>
        </w:rPr>
        <w:t xml:space="preserve">both </w:t>
      </w:r>
      <w:r w:rsidR="00373D47">
        <w:rPr>
          <w:rFonts w:ascii="Palatino Linotype" w:eastAsia="Palatino Linotype" w:hAnsi="Palatino Linotype" w:cs="Palatino Linotype"/>
          <w:sz w:val="20"/>
          <w:szCs w:val="20"/>
        </w:rPr>
        <w:t>the</w:t>
      </w:r>
      <w:r w:rsidR="00217FCA">
        <w:rPr>
          <w:rFonts w:ascii="Palatino Linotype" w:eastAsia="Palatino Linotype" w:hAnsi="Palatino Linotype" w:cs="Palatino Linotype"/>
          <w:sz w:val="20"/>
          <w:szCs w:val="20"/>
        </w:rPr>
        <w:t xml:space="preserve"> </w:t>
      </w:r>
      <w:proofErr w:type="spellStart"/>
      <w:r w:rsidR="00217FCA">
        <w:rPr>
          <w:rFonts w:ascii="Palatino Linotype" w:eastAsia="Palatino Linotype" w:hAnsi="Palatino Linotype" w:cs="Palatino Linotype"/>
          <w:sz w:val="20"/>
          <w:szCs w:val="20"/>
        </w:rPr>
        <w:t>SoxM</w:t>
      </w:r>
      <w:proofErr w:type="spellEnd"/>
      <w:r w:rsidR="00217FCA">
        <w:rPr>
          <w:rFonts w:ascii="Palatino Linotype" w:eastAsia="Palatino Linotype" w:hAnsi="Palatino Linotype" w:cs="Palatino Linotype"/>
          <w:sz w:val="20"/>
          <w:szCs w:val="20"/>
        </w:rPr>
        <w:t xml:space="preserve"> complex </w:t>
      </w:r>
      <w:r w:rsidR="006C0467">
        <w:rPr>
          <w:rFonts w:ascii="Palatino Linotype" w:eastAsia="Palatino Linotype" w:hAnsi="Palatino Linotype" w:cs="Palatino Linotype"/>
          <w:sz w:val="20"/>
          <w:szCs w:val="20"/>
        </w:rPr>
        <w:t xml:space="preserve">and </w:t>
      </w:r>
      <w:r w:rsidR="00373D47">
        <w:rPr>
          <w:rFonts w:ascii="Palatino Linotype" w:eastAsia="Palatino Linotype" w:hAnsi="Palatino Linotype" w:cs="Palatino Linotype"/>
          <w:sz w:val="20"/>
          <w:szCs w:val="20"/>
        </w:rPr>
        <w:t xml:space="preserve">the </w:t>
      </w:r>
      <w:proofErr w:type="spellStart"/>
      <w:r w:rsidR="00217FCA">
        <w:rPr>
          <w:rFonts w:ascii="Palatino Linotype" w:eastAsia="Palatino Linotype" w:hAnsi="Palatino Linotype" w:cs="Palatino Linotype"/>
          <w:sz w:val="20"/>
          <w:szCs w:val="20"/>
        </w:rPr>
        <w:t>DoxABCD</w:t>
      </w:r>
      <w:proofErr w:type="spellEnd"/>
      <w:r w:rsidR="00217FCA">
        <w:rPr>
          <w:rFonts w:ascii="Palatino Linotype" w:eastAsia="Palatino Linotype" w:hAnsi="Palatino Linotype" w:cs="Palatino Linotype"/>
          <w:sz w:val="20"/>
          <w:szCs w:val="20"/>
        </w:rPr>
        <w:t xml:space="preserve"> complex in its evolutionary history</w:t>
      </w:r>
      <w:r w:rsidR="006C0467">
        <w:rPr>
          <w:rFonts w:ascii="Palatino Linotype" w:eastAsia="Palatino Linotype" w:hAnsi="Palatino Linotype" w:cs="Palatino Linotype"/>
          <w:sz w:val="20"/>
          <w:szCs w:val="20"/>
        </w:rPr>
        <w:t>, even though they catalyze the same reaction as SoxABCD does but at a lower gear setting.</w:t>
      </w:r>
      <w:del w:id="912" w:author="Yanfei Zhang" w:date="2022-03-28T20:14:00Z">
        <w:r w:rsidR="006C0467" w:rsidDel="00FC6BCA">
          <w:rPr>
            <w:rFonts w:ascii="Palatino Linotype" w:eastAsia="Palatino Linotype" w:hAnsi="Palatino Linotype" w:cs="Palatino Linotype"/>
            <w:sz w:val="20"/>
            <w:szCs w:val="20"/>
          </w:rPr>
          <w:delText xml:space="preserve"> </w:delText>
        </w:r>
      </w:del>
      <w:r w:rsidR="006C0467">
        <w:rPr>
          <w:rFonts w:ascii="Palatino Linotype" w:eastAsia="Palatino Linotype" w:hAnsi="Palatino Linotype" w:cs="Palatino Linotype"/>
          <w:sz w:val="20"/>
          <w:szCs w:val="20"/>
        </w:rPr>
        <w:t xml:space="preserve"> The use of SoxABCD should enable them to produce </w:t>
      </w:r>
      <w:r w:rsidR="00217FCA">
        <w:rPr>
          <w:rFonts w:ascii="Palatino Linotype" w:eastAsia="Palatino Linotype" w:hAnsi="Palatino Linotype" w:cs="Palatino Linotype"/>
          <w:sz w:val="20"/>
          <w:szCs w:val="20"/>
        </w:rPr>
        <w:t xml:space="preserve">more ATP, which could then energize more growth. FBA </w:t>
      </w:r>
      <w:r w:rsidR="006C0467">
        <w:rPr>
          <w:rFonts w:ascii="Palatino Linotype" w:eastAsia="Palatino Linotype" w:hAnsi="Palatino Linotype" w:cs="Palatino Linotype"/>
          <w:sz w:val="20"/>
          <w:szCs w:val="20"/>
        </w:rPr>
        <w:t xml:space="preserve">optimizing for ATP or biomass </w:t>
      </w:r>
      <w:r w:rsidR="00217FCA">
        <w:rPr>
          <w:rFonts w:ascii="Palatino Linotype" w:eastAsia="Palatino Linotype" w:hAnsi="Palatino Linotype" w:cs="Palatino Linotype"/>
          <w:sz w:val="20"/>
          <w:szCs w:val="20"/>
        </w:rPr>
        <w:t>can only give one</w:t>
      </w:r>
      <w:r w:rsidR="00FC515D">
        <w:rPr>
          <w:rFonts w:ascii="Palatino Linotype" w:eastAsia="Palatino Linotype" w:hAnsi="Palatino Linotype" w:cs="Palatino Linotype"/>
          <w:sz w:val="20"/>
          <w:szCs w:val="20"/>
        </w:rPr>
        <w:t>, optimal,</w:t>
      </w:r>
      <w:r w:rsidR="00217FCA">
        <w:rPr>
          <w:rFonts w:ascii="Palatino Linotype" w:eastAsia="Palatino Linotype" w:hAnsi="Palatino Linotype" w:cs="Palatino Linotype"/>
          <w:sz w:val="20"/>
          <w:szCs w:val="20"/>
        </w:rPr>
        <w:t xml:space="preserve"> solution</w:t>
      </w:r>
      <w:r w:rsidR="00FC515D">
        <w:rPr>
          <w:rFonts w:ascii="Palatino Linotype" w:eastAsia="Palatino Linotype" w:hAnsi="Palatino Linotype" w:cs="Palatino Linotype"/>
          <w:sz w:val="20"/>
          <w:szCs w:val="20"/>
        </w:rPr>
        <w:t>,</w:t>
      </w:r>
      <w:r w:rsidR="00217FCA">
        <w:rPr>
          <w:rFonts w:ascii="Palatino Linotype" w:eastAsia="Palatino Linotype" w:hAnsi="Palatino Linotype" w:cs="Palatino Linotype"/>
          <w:sz w:val="20"/>
          <w:szCs w:val="20"/>
        </w:rPr>
        <w:t xml:space="preserve"> which means</w:t>
      </w:r>
      <w:r w:rsidR="001B4640">
        <w:rPr>
          <w:rFonts w:ascii="Palatino Linotype" w:eastAsia="Palatino Linotype" w:hAnsi="Palatino Linotype" w:cs="Palatino Linotype"/>
          <w:sz w:val="20"/>
          <w:szCs w:val="20"/>
        </w:rPr>
        <w:t xml:space="preserve"> that</w:t>
      </w:r>
      <w:r w:rsidR="00217FCA">
        <w:rPr>
          <w:rFonts w:ascii="Palatino Linotype" w:eastAsia="Palatino Linotype" w:hAnsi="Palatino Linotype" w:cs="Palatino Linotype"/>
          <w:sz w:val="20"/>
          <w:szCs w:val="20"/>
        </w:rPr>
        <w:t xml:space="preserve"> if </w:t>
      </w:r>
      <w:r w:rsidR="001B4640">
        <w:rPr>
          <w:rFonts w:ascii="Palatino Linotype" w:eastAsia="Palatino Linotype" w:hAnsi="Palatino Linotype" w:cs="Palatino Linotype"/>
          <w:sz w:val="20"/>
          <w:szCs w:val="20"/>
        </w:rPr>
        <w:t xml:space="preserve">the objective </w:t>
      </w:r>
      <w:r w:rsidR="00FC3ACC">
        <w:rPr>
          <w:rFonts w:ascii="Palatino Linotype" w:eastAsia="Palatino Linotype" w:hAnsi="Palatino Linotype" w:cs="Palatino Linotype"/>
          <w:sz w:val="20"/>
          <w:szCs w:val="20"/>
        </w:rPr>
        <w:t>function</w:t>
      </w:r>
      <w:r w:rsidR="001B4640">
        <w:rPr>
          <w:rFonts w:ascii="Palatino Linotype" w:eastAsia="Palatino Linotype" w:hAnsi="Palatino Linotype" w:cs="Palatino Linotype"/>
          <w:sz w:val="20"/>
          <w:szCs w:val="20"/>
        </w:rPr>
        <w:t xml:space="preserve"> is</w:t>
      </w:r>
      <w:r w:rsidR="00217FCA">
        <w:rPr>
          <w:rFonts w:ascii="Palatino Linotype" w:eastAsia="Palatino Linotype" w:hAnsi="Palatino Linotype" w:cs="Palatino Linotype"/>
          <w:sz w:val="20"/>
          <w:szCs w:val="20"/>
        </w:rPr>
        <w:t xml:space="preserve"> the production of ATP</w:t>
      </w:r>
      <w:r w:rsidR="001B4640">
        <w:rPr>
          <w:rFonts w:ascii="Palatino Linotype" w:eastAsia="Palatino Linotype" w:hAnsi="Palatino Linotype" w:cs="Palatino Linotype"/>
          <w:sz w:val="20"/>
          <w:szCs w:val="20"/>
        </w:rPr>
        <w:t>,</w:t>
      </w:r>
      <w:r w:rsidR="00217FCA">
        <w:rPr>
          <w:rFonts w:ascii="Palatino Linotype" w:eastAsia="Palatino Linotype" w:hAnsi="Palatino Linotype" w:cs="Palatino Linotype"/>
          <w:sz w:val="20"/>
          <w:szCs w:val="20"/>
        </w:rPr>
        <w:t xml:space="preserve"> </w:t>
      </w:r>
      <w:r w:rsidR="001B4640">
        <w:rPr>
          <w:rFonts w:ascii="Palatino Linotype" w:eastAsia="Palatino Linotype" w:hAnsi="Palatino Linotype" w:cs="Palatino Linotype"/>
          <w:sz w:val="20"/>
          <w:szCs w:val="20"/>
        </w:rPr>
        <w:t>FBA</w:t>
      </w:r>
      <w:r w:rsidR="00217FCA">
        <w:rPr>
          <w:rFonts w:ascii="Palatino Linotype" w:eastAsia="Palatino Linotype" w:hAnsi="Palatino Linotype" w:cs="Palatino Linotype"/>
          <w:sz w:val="20"/>
          <w:szCs w:val="20"/>
        </w:rPr>
        <w:t xml:space="preserve"> will n</w:t>
      </w:r>
      <w:r w:rsidR="00894889">
        <w:rPr>
          <w:rFonts w:ascii="Palatino Linotype" w:eastAsia="Palatino Linotype" w:hAnsi="Palatino Linotype" w:cs="Palatino Linotype"/>
          <w:sz w:val="20"/>
          <w:szCs w:val="20"/>
        </w:rPr>
        <w:t>ot</w:t>
      </w:r>
      <w:r w:rsidR="00217FCA">
        <w:rPr>
          <w:rFonts w:ascii="Palatino Linotype" w:eastAsia="Palatino Linotype" w:hAnsi="Palatino Linotype" w:cs="Palatino Linotype"/>
          <w:sz w:val="20"/>
          <w:szCs w:val="20"/>
        </w:rPr>
        <w:t xml:space="preserve"> use </w:t>
      </w:r>
      <w:r w:rsidR="00645BB8">
        <w:rPr>
          <w:rFonts w:ascii="Palatino Linotype" w:eastAsia="Palatino Linotype" w:hAnsi="Palatino Linotype" w:cs="Palatino Linotype"/>
          <w:sz w:val="20"/>
          <w:szCs w:val="20"/>
        </w:rPr>
        <w:t xml:space="preserve">the </w:t>
      </w:r>
      <w:proofErr w:type="spellStart"/>
      <w:r w:rsidR="00217FCA">
        <w:rPr>
          <w:rFonts w:ascii="Palatino Linotype" w:eastAsia="Palatino Linotype" w:hAnsi="Palatino Linotype" w:cs="Palatino Linotype"/>
          <w:sz w:val="20"/>
          <w:szCs w:val="20"/>
        </w:rPr>
        <w:t>SoxM</w:t>
      </w:r>
      <w:proofErr w:type="spellEnd"/>
      <w:r w:rsidR="00217FCA">
        <w:rPr>
          <w:rFonts w:ascii="Palatino Linotype" w:eastAsia="Palatino Linotype" w:hAnsi="Palatino Linotype" w:cs="Palatino Linotype"/>
          <w:sz w:val="20"/>
          <w:szCs w:val="20"/>
        </w:rPr>
        <w:t xml:space="preserve"> complex or </w:t>
      </w:r>
      <w:r w:rsidR="00645BB8">
        <w:rPr>
          <w:rFonts w:ascii="Palatino Linotype" w:eastAsia="Palatino Linotype" w:hAnsi="Palatino Linotype" w:cs="Palatino Linotype"/>
          <w:sz w:val="20"/>
          <w:szCs w:val="20"/>
        </w:rPr>
        <w:t xml:space="preserve">the </w:t>
      </w:r>
      <w:r w:rsidR="00217FCA">
        <w:rPr>
          <w:rFonts w:ascii="Palatino Linotype" w:eastAsia="Palatino Linotype" w:hAnsi="Palatino Linotype" w:cs="Palatino Linotype"/>
          <w:sz w:val="20"/>
          <w:szCs w:val="20"/>
        </w:rPr>
        <w:t xml:space="preserve">DoxABCD complex </w:t>
      </w:r>
      <w:r w:rsidR="001351CD">
        <w:rPr>
          <w:rFonts w:ascii="Palatino Linotype" w:eastAsia="Palatino Linotype" w:hAnsi="Palatino Linotype" w:cs="Palatino Linotype"/>
          <w:sz w:val="20"/>
          <w:szCs w:val="20"/>
        </w:rPr>
        <w:t>because using them</w:t>
      </w:r>
      <w:r w:rsidR="00217FCA">
        <w:rPr>
          <w:rFonts w:ascii="Palatino Linotype" w:eastAsia="Palatino Linotype" w:hAnsi="Palatino Linotype" w:cs="Palatino Linotype"/>
          <w:sz w:val="20"/>
          <w:szCs w:val="20"/>
        </w:rPr>
        <w:t xml:space="preserve"> will p</w:t>
      </w:r>
      <w:r w:rsidR="00D029E7">
        <w:rPr>
          <w:rFonts w:ascii="Palatino Linotype" w:eastAsia="Palatino Linotype" w:hAnsi="Palatino Linotype" w:cs="Palatino Linotype"/>
          <w:sz w:val="20"/>
          <w:szCs w:val="20"/>
        </w:rPr>
        <w:t>ump fewer</w:t>
      </w:r>
      <w:r w:rsidR="00217FCA">
        <w:rPr>
          <w:rFonts w:ascii="Palatino Linotype" w:eastAsia="Palatino Linotype" w:hAnsi="Palatino Linotype" w:cs="Palatino Linotype"/>
          <w:sz w:val="20"/>
          <w:szCs w:val="20"/>
        </w:rPr>
        <w:t xml:space="preserve"> protons </w:t>
      </w:r>
      <w:r w:rsidR="00FC3ACC">
        <w:rPr>
          <w:rFonts w:ascii="Palatino Linotype" w:eastAsia="Palatino Linotype" w:hAnsi="Palatino Linotype" w:cs="Palatino Linotype"/>
          <w:sz w:val="20"/>
          <w:szCs w:val="20"/>
        </w:rPr>
        <w:t>that</w:t>
      </w:r>
      <w:r w:rsidR="00217FCA">
        <w:rPr>
          <w:rFonts w:ascii="Palatino Linotype" w:eastAsia="Palatino Linotype" w:hAnsi="Palatino Linotype" w:cs="Palatino Linotype"/>
          <w:sz w:val="20"/>
          <w:szCs w:val="20"/>
        </w:rPr>
        <w:t xml:space="preserve"> drive the production of ATP</w:t>
      </w:r>
      <w:r w:rsidR="00D029E7">
        <w:rPr>
          <w:rFonts w:ascii="Palatino Linotype" w:eastAsia="Palatino Linotype" w:hAnsi="Palatino Linotype" w:cs="Palatino Linotype"/>
          <w:sz w:val="20"/>
          <w:szCs w:val="20"/>
        </w:rPr>
        <w:t xml:space="preserve">. Yet, </w:t>
      </w:r>
      <w:r w:rsidR="001351CD">
        <w:rPr>
          <w:rFonts w:ascii="Palatino Linotype" w:eastAsia="Palatino Linotype" w:hAnsi="Palatino Linotype" w:cs="Palatino Linotype"/>
          <w:sz w:val="20"/>
          <w:szCs w:val="20"/>
        </w:rPr>
        <w:t>both SoxM and</w:t>
      </w:r>
      <w:r w:rsidR="00217FCA">
        <w:rPr>
          <w:rFonts w:ascii="Palatino Linotype" w:eastAsia="Palatino Linotype" w:hAnsi="Palatino Linotype" w:cs="Palatino Linotype"/>
          <w:sz w:val="20"/>
          <w:szCs w:val="20"/>
        </w:rPr>
        <w:t xml:space="preserve"> </w:t>
      </w:r>
      <w:r w:rsidR="001351CD">
        <w:rPr>
          <w:rFonts w:ascii="Palatino Linotype" w:eastAsia="Palatino Linotype" w:hAnsi="Palatino Linotype" w:cs="Palatino Linotype"/>
          <w:sz w:val="20"/>
          <w:szCs w:val="20"/>
        </w:rPr>
        <w:t xml:space="preserve">DoxABCD are expressed </w:t>
      </w:r>
      <w:r w:rsidR="00B9199B">
        <w:rPr>
          <w:rFonts w:ascii="Palatino Linotype" w:eastAsia="Palatino Linotype" w:hAnsi="Palatino Linotype" w:cs="Palatino Linotype"/>
          <w:sz w:val="20"/>
          <w:szCs w:val="20"/>
        </w:rPr>
        <w:t xml:space="preserve">in </w:t>
      </w:r>
      <w:r w:rsidR="00217FCA">
        <w:rPr>
          <w:rFonts w:ascii="Palatino Linotype" w:eastAsia="Palatino Linotype" w:hAnsi="Palatino Linotype" w:cs="Palatino Linotype"/>
          <w:sz w:val="20"/>
          <w:szCs w:val="20"/>
        </w:rPr>
        <w:t>this organism</w:t>
      </w:r>
      <w:r w:rsidR="00D029E7">
        <w:rPr>
          <w:rFonts w:ascii="Palatino Linotype" w:eastAsia="Palatino Linotype" w:hAnsi="Palatino Linotype" w:cs="Palatino Linotype"/>
          <w:sz w:val="20"/>
          <w:szCs w:val="20"/>
        </w:rPr>
        <w:t xml:space="preserve"> (</w:t>
      </w:r>
      <w:r w:rsidR="00FC3ACC">
        <w:rPr>
          <w:rFonts w:ascii="Palatino Linotype" w:eastAsia="Palatino Linotype" w:hAnsi="Palatino Linotype" w:cs="Palatino Linotype"/>
          <w:sz w:val="20"/>
          <w:szCs w:val="20"/>
        </w:rPr>
        <w:t>We verified this</w:t>
      </w:r>
      <w:r w:rsidR="00D029E7">
        <w:rPr>
          <w:rFonts w:ascii="Palatino Linotype" w:eastAsia="Palatino Linotype" w:hAnsi="Palatino Linotype" w:cs="Palatino Linotype"/>
          <w:sz w:val="20"/>
          <w:szCs w:val="20"/>
        </w:rPr>
        <w:t xml:space="preserve"> by analyzing</w:t>
      </w:r>
      <w:r w:rsidR="001351CD">
        <w:rPr>
          <w:rFonts w:ascii="Palatino Linotype" w:eastAsia="Palatino Linotype" w:hAnsi="Palatino Linotype" w:cs="Palatino Linotype"/>
          <w:sz w:val="20"/>
          <w:szCs w:val="20"/>
        </w:rPr>
        <w:t xml:space="preserve"> the transcriptome</w:t>
      </w:r>
      <w:r w:rsidR="00D029E7">
        <w:rPr>
          <w:rFonts w:ascii="Palatino Linotype" w:eastAsia="Palatino Linotype" w:hAnsi="Palatino Linotype" w:cs="Palatino Linotype"/>
          <w:sz w:val="20"/>
          <w:szCs w:val="20"/>
        </w:rPr>
        <w:t xml:space="preserve">; </w:t>
      </w:r>
      <w:r w:rsidR="001351CD">
        <w:rPr>
          <w:rFonts w:ascii="Palatino Linotype" w:eastAsia="Palatino Linotype" w:hAnsi="Palatino Linotype" w:cs="Palatino Linotype"/>
          <w:sz w:val="20"/>
          <w:szCs w:val="20"/>
        </w:rPr>
        <w:t>see the supplementary</w:t>
      </w:r>
      <w:r w:rsidR="00B9199B">
        <w:rPr>
          <w:rFonts w:ascii="Palatino Linotype" w:eastAsia="Palatino Linotype" w:hAnsi="Palatino Linotype" w:cs="Palatino Linotype"/>
          <w:sz w:val="20"/>
          <w:szCs w:val="20"/>
        </w:rPr>
        <w:t xml:space="preserve"> files with the name “</w:t>
      </w:r>
      <w:r w:rsidR="00B9199B" w:rsidRPr="00B9199B">
        <w:rPr>
          <w:rFonts w:ascii="Palatino Linotype" w:eastAsia="Palatino Linotype" w:hAnsi="Palatino Linotype" w:cs="Palatino Linotype"/>
          <w:sz w:val="20"/>
          <w:szCs w:val="20"/>
        </w:rPr>
        <w:t>80vs70 ArrayData</w:t>
      </w:r>
      <w:r w:rsidR="00B9199B">
        <w:rPr>
          <w:rFonts w:ascii="Palatino Linotype" w:eastAsia="Palatino Linotype" w:hAnsi="Palatino Linotype" w:cs="Palatino Linotype"/>
          <w:sz w:val="20"/>
          <w:szCs w:val="20"/>
        </w:rPr>
        <w:t>”</w:t>
      </w:r>
      <w:r w:rsidR="001351CD">
        <w:rPr>
          <w:rFonts w:ascii="Palatino Linotype" w:eastAsia="Palatino Linotype" w:hAnsi="Palatino Linotype" w:cs="Palatino Linotype"/>
          <w:sz w:val="20"/>
          <w:szCs w:val="20"/>
        </w:rPr>
        <w:t>)</w:t>
      </w:r>
      <w:r w:rsidR="00217FCA">
        <w:rPr>
          <w:rFonts w:ascii="Palatino Linotype" w:eastAsia="Palatino Linotype" w:hAnsi="Palatino Linotype" w:cs="Palatino Linotype"/>
          <w:sz w:val="20"/>
          <w:szCs w:val="20"/>
        </w:rPr>
        <w:t xml:space="preserve">. Here we introduce a ‘Factor </w:t>
      </w:r>
      <w:r w:rsidR="00FC515D" w:rsidRPr="005C0DA8">
        <w:rPr>
          <w:rFonts w:ascii="Palatino Linotype" w:eastAsia="Palatino Linotype" w:hAnsi="Palatino Linotype" w:cs="Palatino Linotype"/>
          <w:i/>
          <w:sz w:val="20"/>
          <w:szCs w:val="20"/>
        </w:rPr>
        <w:t>z</w:t>
      </w:r>
      <w:r w:rsidR="00FC515D">
        <w:rPr>
          <w:rFonts w:ascii="Palatino Linotype" w:eastAsia="Palatino Linotype" w:hAnsi="Palatino Linotype" w:cs="Palatino Linotype"/>
          <w:sz w:val="20"/>
          <w:szCs w:val="20"/>
        </w:rPr>
        <w:t>’</w:t>
      </w:r>
      <w:r w:rsidR="00217FCA">
        <w:rPr>
          <w:rFonts w:ascii="Palatino Linotype" w:eastAsia="Palatino Linotype" w:hAnsi="Palatino Linotype" w:cs="Palatino Linotype"/>
          <w:sz w:val="20"/>
          <w:szCs w:val="20"/>
        </w:rPr>
        <w:t>, which represents the gear setting required by anabolism.</w:t>
      </w:r>
      <w:r w:rsidR="001351CD">
        <w:rPr>
          <w:rFonts w:ascii="Palatino Linotype" w:eastAsia="Palatino Linotype" w:hAnsi="Palatino Linotype" w:cs="Palatino Linotype"/>
          <w:sz w:val="20"/>
          <w:szCs w:val="20"/>
        </w:rPr>
        <w:t xml:space="preserve"> </w:t>
      </w:r>
      <w:r w:rsidR="00B9199B">
        <w:rPr>
          <w:rFonts w:ascii="Palatino Linotype" w:eastAsia="Palatino Linotype" w:hAnsi="Palatino Linotype" w:cs="Palatino Linotype"/>
          <w:sz w:val="20"/>
          <w:szCs w:val="20"/>
        </w:rPr>
        <w:t>And w</w:t>
      </w:r>
      <w:r w:rsidR="001351CD">
        <w:rPr>
          <w:rFonts w:ascii="Palatino Linotype" w:eastAsia="Palatino Linotype" w:hAnsi="Palatino Linotype" w:cs="Palatino Linotype"/>
          <w:sz w:val="20"/>
          <w:szCs w:val="20"/>
        </w:rPr>
        <w:t xml:space="preserve">e set the upper bound for </w:t>
      </w:r>
      <w:r w:rsidR="00D24F43">
        <w:rPr>
          <w:rFonts w:ascii="Palatino Linotype" w:eastAsia="Palatino Linotype" w:hAnsi="Palatino Linotype" w:cs="Palatino Linotype"/>
          <w:sz w:val="20"/>
          <w:szCs w:val="20"/>
        </w:rPr>
        <w:t xml:space="preserve">the </w:t>
      </w:r>
      <w:r w:rsidR="001351CD">
        <w:rPr>
          <w:rFonts w:ascii="Palatino Linotype" w:eastAsia="Palatino Linotype" w:hAnsi="Palatino Linotype" w:cs="Palatino Linotype"/>
          <w:sz w:val="20"/>
          <w:szCs w:val="20"/>
        </w:rPr>
        <w:t>Sox M (DoxABCD) catalyzed reaction</w:t>
      </w:r>
      <w:r w:rsidR="00217FCA">
        <w:rPr>
          <w:rFonts w:ascii="Palatino Linotype" w:eastAsia="Palatino Linotype" w:hAnsi="Palatino Linotype" w:cs="Palatino Linotype"/>
          <w:sz w:val="20"/>
          <w:szCs w:val="20"/>
        </w:rPr>
        <w:t xml:space="preserve"> to 12-</w:t>
      </w:r>
      <w:ins w:id="913" w:author="Yanfei Zhang" w:date="2022-04-05T14:22:00Z">
        <w:r w:rsidR="005C0DA8" w:rsidRPr="005C0DA8">
          <w:rPr>
            <w:rFonts w:ascii="Palatino Linotype" w:eastAsia="Palatino Linotype" w:hAnsi="Palatino Linotype" w:cs="Palatino Linotype"/>
            <w:i/>
            <w:sz w:val="20"/>
            <w:szCs w:val="20"/>
          </w:rPr>
          <w:t>z</w:t>
        </w:r>
      </w:ins>
      <w:ins w:id="914" w:author="Microsoft account" w:date="2022-03-18T14:46:00Z">
        <w:del w:id="915" w:author="Yanfei Zhang" w:date="2022-04-05T14:22:00Z">
          <w:r w:rsidR="00FC515D" w:rsidDel="005C0DA8">
            <w:rPr>
              <w:rFonts w:ascii="Palatino Linotype" w:eastAsia="Palatino Linotype" w:hAnsi="Palatino Linotype" w:cs="Palatino Linotype"/>
              <w:sz w:val="20"/>
              <w:szCs w:val="20"/>
            </w:rPr>
            <w:delText>z</w:delText>
          </w:r>
        </w:del>
        <w:r w:rsidR="00FC515D">
          <w:rPr>
            <w:rFonts w:ascii="Palatino Linotype" w:eastAsia="Palatino Linotype" w:hAnsi="Palatino Linotype" w:cs="Palatino Linotype"/>
            <w:sz w:val="20"/>
            <w:szCs w:val="20"/>
          </w:rPr>
          <w:t xml:space="preserve"> </w:t>
        </w:r>
      </w:ins>
      <w:r w:rsidR="00B9199B">
        <w:rPr>
          <w:rFonts w:ascii="Palatino Linotype" w:eastAsia="Palatino Linotype" w:hAnsi="Palatino Linotype" w:cs="Palatino Linotype"/>
          <w:sz w:val="20"/>
          <w:szCs w:val="20"/>
        </w:rPr>
        <w:t xml:space="preserve">(Here 12 is the maximum </w:t>
      </w:r>
      <w:r w:rsidR="00B9199B">
        <w:rPr>
          <w:rFonts w:ascii="Palatino Linotype" w:eastAsia="Palatino Linotype" w:hAnsi="Palatino Linotype" w:cs="Palatino Linotype"/>
          <w:sz w:val="18"/>
          <w:szCs w:val="18"/>
        </w:rPr>
        <w:t>of SoxABCD flux</w:t>
      </w:r>
      <w:r w:rsidR="00B9199B">
        <w:rPr>
          <w:rFonts w:ascii="Palatino Linotype" w:eastAsia="Palatino Linotype" w:hAnsi="Palatino Linotype" w:cs="Palatino Linotype"/>
          <w:sz w:val="20"/>
          <w:szCs w:val="20"/>
        </w:rPr>
        <w:t xml:space="preserve"> </w:t>
      </w:r>
      <w:r w:rsidR="0011544F">
        <w:rPr>
          <w:rFonts w:ascii="Palatino Linotype" w:eastAsia="Palatino Linotype" w:hAnsi="Palatino Linotype" w:cs="Palatino Linotype"/>
          <w:sz w:val="20"/>
          <w:szCs w:val="20"/>
        </w:rPr>
        <w:t xml:space="preserve">in terms of 2-electron equivalents </w:t>
      </w:r>
      <w:r w:rsidR="00B9199B">
        <w:rPr>
          <w:rFonts w:ascii="Palatino Linotype" w:eastAsia="Palatino Linotype" w:hAnsi="Palatino Linotype" w:cs="Palatino Linotype"/>
          <w:sz w:val="20"/>
          <w:szCs w:val="20"/>
        </w:rPr>
        <w:t xml:space="preserve">when glucose import is </w:t>
      </w:r>
      <w:r w:rsidR="00B9199B" w:rsidRPr="00E4335C">
        <w:rPr>
          <w:rFonts w:ascii="Palatino Linotype" w:eastAsia="Palatino Linotype" w:hAnsi="Palatino Linotype" w:cs="Palatino Linotype"/>
          <w:sz w:val="20"/>
          <w:szCs w:val="20"/>
        </w:rPr>
        <w:t>1</w:t>
      </w:r>
      <w:r w:rsidR="00E4335C" w:rsidRPr="00E4335C">
        <w:rPr>
          <w:rFonts w:ascii="Palatino Linotype" w:eastAsia="Palatino Linotype" w:hAnsi="Palatino Linotype" w:cs="Palatino Linotype"/>
          <w:sz w:val="20"/>
          <w:szCs w:val="20"/>
        </w:rPr>
        <w:t xml:space="preserve"> </w:t>
      </w:r>
      <w:r w:rsidR="00526364">
        <w:rPr>
          <w:rFonts w:ascii="Palatino Linotype" w:eastAsia="Palatino Linotype" w:hAnsi="Palatino Linotype" w:cs="Palatino Linotype"/>
          <w:sz w:val="20"/>
          <w:szCs w:val="20"/>
        </w:rPr>
        <w:t>(</w:t>
      </w:r>
      <w:proofErr w:type="spellStart"/>
      <w:r w:rsidR="00E4335C" w:rsidRPr="00E4335C">
        <w:rPr>
          <w:rFonts w:ascii="Palatino Linotype" w:eastAsia="Palatino Linotype" w:hAnsi="Palatino Linotype" w:cs="Palatino Linotype"/>
          <w:sz w:val="20"/>
          <w:szCs w:val="20"/>
        </w:rPr>
        <w:t>mmol</w:t>
      </w:r>
      <w:proofErr w:type="spellEnd"/>
      <w:r w:rsidR="00E4335C" w:rsidRPr="00E4335C">
        <w:rPr>
          <w:rFonts w:ascii="Palatino Linotype" w:eastAsia="Palatino Linotype" w:hAnsi="Palatino Linotype" w:cs="Palatino Linotype"/>
          <w:sz w:val="20"/>
          <w:szCs w:val="20"/>
        </w:rPr>
        <w:t xml:space="preserve"> gDW</w:t>
      </w:r>
      <w:r w:rsidR="00E4335C" w:rsidRPr="00E4335C">
        <w:rPr>
          <w:rFonts w:ascii="Palatino Linotype" w:eastAsia="Palatino Linotype" w:hAnsi="Palatino Linotype" w:cs="Palatino Linotype"/>
          <w:sz w:val="20"/>
          <w:szCs w:val="20"/>
          <w:vertAlign w:val="superscript"/>
        </w:rPr>
        <w:t>-1</w:t>
      </w:r>
      <w:r w:rsidR="00E4335C" w:rsidRPr="00E4335C">
        <w:rPr>
          <w:rFonts w:ascii="Palatino Linotype" w:eastAsia="Palatino Linotype" w:hAnsi="Palatino Linotype" w:cs="Palatino Linotype"/>
          <w:sz w:val="20"/>
          <w:szCs w:val="20"/>
        </w:rPr>
        <w:t xml:space="preserve"> h</w:t>
      </w:r>
      <w:r w:rsidR="00E4335C" w:rsidRPr="00E4335C">
        <w:rPr>
          <w:rFonts w:ascii="Palatino Linotype" w:eastAsia="Palatino Linotype" w:hAnsi="Palatino Linotype" w:cs="Palatino Linotype"/>
          <w:sz w:val="20"/>
          <w:szCs w:val="20"/>
          <w:vertAlign w:val="superscript"/>
        </w:rPr>
        <w:t>-1</w:t>
      </w:r>
      <w:r w:rsidR="00B9199B">
        <w:rPr>
          <w:rFonts w:ascii="Palatino Linotype" w:eastAsia="Palatino Linotype" w:hAnsi="Palatino Linotype" w:cs="Palatino Linotype"/>
          <w:sz w:val="20"/>
          <w:szCs w:val="20"/>
        </w:rPr>
        <w:t>)</w:t>
      </w:r>
      <w:r w:rsidR="00526364">
        <w:rPr>
          <w:rFonts w:ascii="Palatino Linotype" w:eastAsia="Palatino Linotype" w:hAnsi="Palatino Linotype" w:cs="Palatino Linotype"/>
          <w:sz w:val="20"/>
          <w:szCs w:val="20"/>
        </w:rPr>
        <w:t>)</w:t>
      </w:r>
      <w:r w:rsidR="0011544F">
        <w:rPr>
          <w:rFonts w:ascii="Palatino Linotype" w:eastAsia="Palatino Linotype" w:hAnsi="Palatino Linotype" w:cs="Palatino Linotype"/>
          <w:sz w:val="20"/>
          <w:szCs w:val="20"/>
        </w:rPr>
        <w:t xml:space="preserve"> </w:t>
      </w:r>
      <w:r w:rsidR="00B9199B">
        <w:rPr>
          <w:rFonts w:ascii="Palatino Linotype" w:eastAsia="Palatino Linotype" w:hAnsi="Palatino Linotype" w:cs="Palatino Linotype"/>
          <w:sz w:val="20"/>
          <w:szCs w:val="20"/>
        </w:rPr>
        <w:t xml:space="preserve">and </w:t>
      </w:r>
      <w:r w:rsidR="0011544F">
        <w:rPr>
          <w:rFonts w:ascii="Palatino Linotype" w:eastAsia="Palatino Linotype" w:hAnsi="Palatino Linotype" w:cs="Palatino Linotype"/>
          <w:sz w:val="20"/>
          <w:szCs w:val="20"/>
        </w:rPr>
        <w:t>t</w:t>
      </w:r>
      <w:r w:rsidR="00217FCA">
        <w:rPr>
          <w:rFonts w:ascii="Palatino Linotype" w:eastAsia="Palatino Linotype" w:hAnsi="Palatino Linotype" w:cs="Palatino Linotype"/>
          <w:sz w:val="20"/>
          <w:szCs w:val="20"/>
        </w:rPr>
        <w:t xml:space="preserve">he upper bound for the SoxABCD </w:t>
      </w:r>
      <w:r w:rsidR="001351CD">
        <w:rPr>
          <w:rFonts w:ascii="Palatino Linotype" w:eastAsia="Palatino Linotype" w:hAnsi="Palatino Linotype" w:cs="Palatino Linotype"/>
          <w:sz w:val="20"/>
          <w:szCs w:val="20"/>
        </w:rPr>
        <w:t xml:space="preserve">catalyzed reaction </w:t>
      </w:r>
      <w:r w:rsidR="00217FCA">
        <w:rPr>
          <w:rFonts w:ascii="Palatino Linotype" w:eastAsia="Palatino Linotype" w:hAnsi="Palatino Linotype" w:cs="Palatino Linotype"/>
          <w:sz w:val="20"/>
          <w:szCs w:val="20"/>
        </w:rPr>
        <w:t xml:space="preserve">to </w:t>
      </w:r>
      <w:ins w:id="916" w:author="Microsoft account" w:date="2022-03-18T14:47:00Z">
        <w:r w:rsidR="00FC515D" w:rsidRPr="00FC515D">
          <w:rPr>
            <w:rFonts w:ascii="Palatino Linotype" w:eastAsia="Palatino Linotype" w:hAnsi="Palatino Linotype" w:cs="Palatino Linotype"/>
            <w:i/>
            <w:sz w:val="20"/>
            <w:szCs w:val="20"/>
            <w:rPrChange w:id="917" w:author="Microsoft account" w:date="2022-03-18T14:48:00Z">
              <w:rPr>
                <w:rFonts w:ascii="Palatino Linotype" w:eastAsia="Palatino Linotype" w:hAnsi="Palatino Linotype" w:cs="Palatino Linotype"/>
                <w:sz w:val="20"/>
                <w:szCs w:val="20"/>
              </w:rPr>
            </w:rPrChange>
          </w:rPr>
          <w:t>z</w:t>
        </w:r>
      </w:ins>
      <w:r w:rsidR="00217FCA">
        <w:rPr>
          <w:rFonts w:ascii="Palatino Linotype" w:eastAsia="Palatino Linotype" w:hAnsi="Palatino Linotype" w:cs="Palatino Linotype"/>
          <w:sz w:val="20"/>
          <w:szCs w:val="20"/>
        </w:rPr>
        <w:t xml:space="preserve">. For each value of </w:t>
      </w:r>
      <w:proofErr w:type="gramStart"/>
      <w:ins w:id="918" w:author="Microsoft account" w:date="2022-03-18T14:47:00Z">
        <w:r w:rsidR="00FC515D" w:rsidRPr="00FC515D">
          <w:rPr>
            <w:rFonts w:ascii="Palatino Linotype" w:eastAsia="Palatino Linotype" w:hAnsi="Palatino Linotype" w:cs="Palatino Linotype"/>
            <w:i/>
            <w:sz w:val="20"/>
            <w:szCs w:val="20"/>
            <w:rPrChange w:id="919" w:author="Microsoft account" w:date="2022-03-18T14:49:00Z">
              <w:rPr>
                <w:rFonts w:ascii="Palatino Linotype" w:eastAsia="Palatino Linotype" w:hAnsi="Palatino Linotype" w:cs="Palatino Linotype"/>
                <w:sz w:val="20"/>
                <w:szCs w:val="20"/>
              </w:rPr>
            </w:rPrChange>
          </w:rPr>
          <w:t>z</w:t>
        </w:r>
      </w:ins>
      <w:proofErr w:type="gramEnd"/>
      <w:r w:rsidR="00217FCA">
        <w:rPr>
          <w:rFonts w:ascii="Palatino Linotype" w:eastAsia="Palatino Linotype" w:hAnsi="Palatino Linotype" w:cs="Palatino Linotype"/>
          <w:sz w:val="20"/>
          <w:szCs w:val="20"/>
        </w:rPr>
        <w:t xml:space="preserve"> we then </w:t>
      </w:r>
      <w:r w:rsidR="00EE7599">
        <w:rPr>
          <w:rFonts w:ascii="Palatino Linotype" w:eastAsia="Palatino Linotype" w:hAnsi="Palatino Linotype" w:cs="Palatino Linotype"/>
          <w:sz w:val="20"/>
          <w:szCs w:val="20"/>
        </w:rPr>
        <w:t>ran</w:t>
      </w:r>
      <w:r w:rsidR="00217FCA">
        <w:rPr>
          <w:rFonts w:ascii="Palatino Linotype" w:eastAsia="Palatino Linotype" w:hAnsi="Palatino Linotype" w:cs="Palatino Linotype"/>
          <w:sz w:val="20"/>
          <w:szCs w:val="20"/>
        </w:rPr>
        <w:t xml:space="preserve"> FBA with </w:t>
      </w:r>
      <w:r w:rsidR="00C77FA5">
        <w:rPr>
          <w:rFonts w:ascii="Palatino Linotype" w:eastAsia="Palatino Linotype" w:hAnsi="Palatino Linotype" w:cs="Palatino Linotype"/>
          <w:sz w:val="20"/>
          <w:szCs w:val="20"/>
        </w:rPr>
        <w:t xml:space="preserve">ATP production </w:t>
      </w:r>
      <w:r w:rsidR="00526364">
        <w:rPr>
          <w:rFonts w:ascii="Palatino Linotype" w:eastAsia="Palatino Linotype" w:hAnsi="Palatino Linotype" w:cs="Palatino Linotype"/>
          <w:sz w:val="20"/>
          <w:szCs w:val="20"/>
        </w:rPr>
        <w:t xml:space="preserve">(i.e. </w:t>
      </w:r>
      <w:r w:rsidR="003A110B">
        <w:rPr>
          <w:rFonts w:ascii="Palatino Linotype" w:eastAsia="Palatino Linotype" w:hAnsi="Palatino Linotype" w:cs="Palatino Linotype"/>
          <w:sz w:val="20"/>
          <w:szCs w:val="20"/>
        </w:rPr>
        <w:t>flux thr</w:t>
      </w:r>
      <w:r w:rsidR="00526364">
        <w:rPr>
          <w:rFonts w:ascii="Palatino Linotype" w:eastAsia="Palatino Linotype" w:hAnsi="Palatino Linotype" w:cs="Palatino Linotype"/>
          <w:sz w:val="20"/>
          <w:szCs w:val="20"/>
        </w:rPr>
        <w:t xml:space="preserve">ough the maintenance reaction) </w:t>
      </w:r>
      <w:r w:rsidR="0011544F">
        <w:rPr>
          <w:rFonts w:ascii="Palatino Linotype" w:eastAsia="Palatino Linotype" w:hAnsi="Palatino Linotype" w:cs="Palatino Linotype"/>
          <w:sz w:val="20"/>
          <w:szCs w:val="20"/>
        </w:rPr>
        <w:t xml:space="preserve">as objective </w:t>
      </w:r>
      <w:r w:rsidR="00C77FA5">
        <w:rPr>
          <w:rFonts w:ascii="Palatino Linotype" w:eastAsia="Palatino Linotype" w:hAnsi="Palatino Linotype" w:cs="Palatino Linotype"/>
          <w:sz w:val="20"/>
          <w:szCs w:val="20"/>
        </w:rPr>
        <w:t>function</w:t>
      </w:r>
      <w:r w:rsidR="0011544F">
        <w:rPr>
          <w:rFonts w:ascii="Palatino Linotype" w:eastAsia="Palatino Linotype" w:hAnsi="Palatino Linotype" w:cs="Palatino Linotype"/>
          <w:sz w:val="20"/>
          <w:szCs w:val="20"/>
        </w:rPr>
        <w:t>.</w:t>
      </w:r>
      <w:r w:rsidR="00C77FA5">
        <w:rPr>
          <w:rFonts w:ascii="Palatino Linotype" w:eastAsia="Palatino Linotype" w:hAnsi="Palatino Linotype" w:cs="Palatino Linotype"/>
          <w:sz w:val="20"/>
          <w:szCs w:val="20"/>
        </w:rPr>
        <w:t xml:space="preserve"> </w:t>
      </w:r>
      <w:r w:rsidR="001351CD">
        <w:rPr>
          <w:rFonts w:ascii="Palatino Linotype" w:eastAsia="Palatino Linotype" w:hAnsi="Palatino Linotype" w:cs="Palatino Linotype"/>
          <w:sz w:val="20"/>
          <w:szCs w:val="20"/>
        </w:rPr>
        <w:t xml:space="preserve">With this “Factor </w:t>
      </w:r>
      <w:ins w:id="920" w:author="Microsoft account" w:date="2022-03-18T14:47:00Z">
        <w:r w:rsidR="00FC515D" w:rsidRPr="00FC515D">
          <w:rPr>
            <w:rFonts w:ascii="Palatino Linotype" w:eastAsia="Palatino Linotype" w:hAnsi="Palatino Linotype" w:cs="Palatino Linotype"/>
            <w:i/>
            <w:sz w:val="20"/>
            <w:szCs w:val="20"/>
            <w:rPrChange w:id="921" w:author="Microsoft account" w:date="2022-03-18T14:48:00Z">
              <w:rPr>
                <w:rFonts w:ascii="Palatino Linotype" w:eastAsia="Palatino Linotype" w:hAnsi="Palatino Linotype" w:cs="Palatino Linotype"/>
                <w:sz w:val="20"/>
                <w:szCs w:val="20"/>
              </w:rPr>
            </w:rPrChange>
          </w:rPr>
          <w:t>z</w:t>
        </w:r>
      </w:ins>
      <w:r w:rsidR="001351CD">
        <w:rPr>
          <w:rFonts w:ascii="Palatino Linotype" w:eastAsia="Palatino Linotype" w:hAnsi="Palatino Linotype" w:cs="Palatino Linotype"/>
          <w:sz w:val="20"/>
          <w:szCs w:val="20"/>
        </w:rPr>
        <w:t xml:space="preserve">” </w:t>
      </w:r>
      <w:r w:rsidR="00526364">
        <w:rPr>
          <w:rFonts w:ascii="Palatino Linotype" w:eastAsia="Palatino Linotype" w:hAnsi="Palatino Linotype" w:cs="Palatino Linotype"/>
          <w:sz w:val="20"/>
          <w:szCs w:val="20"/>
        </w:rPr>
        <w:t>FBA did accommodate</w:t>
      </w:r>
      <w:r w:rsidR="001351CD">
        <w:rPr>
          <w:rFonts w:ascii="Palatino Linotype" w:eastAsia="Palatino Linotype" w:hAnsi="Palatino Linotype" w:cs="Palatino Linotype"/>
          <w:sz w:val="20"/>
          <w:szCs w:val="20"/>
        </w:rPr>
        <w:t xml:space="preserve"> a shift between SoxABCD and SoxM (</w:t>
      </w:r>
      <w:r w:rsidR="0011544F">
        <w:rPr>
          <w:rFonts w:ascii="Palatino Linotype" w:eastAsia="Palatino Linotype" w:hAnsi="Palatino Linotype" w:cs="Palatino Linotype"/>
          <w:sz w:val="20"/>
          <w:szCs w:val="20"/>
        </w:rPr>
        <w:t xml:space="preserve">or </w:t>
      </w:r>
      <w:r w:rsidR="001351CD">
        <w:rPr>
          <w:rFonts w:ascii="Palatino Linotype" w:eastAsia="Palatino Linotype" w:hAnsi="Palatino Linotype" w:cs="Palatino Linotype"/>
          <w:sz w:val="20"/>
          <w:szCs w:val="20"/>
        </w:rPr>
        <w:t>DoxABCD)</w:t>
      </w:r>
      <w:r w:rsidR="0011544F">
        <w:rPr>
          <w:rFonts w:ascii="Palatino Linotype" w:eastAsia="Palatino Linotype" w:hAnsi="Palatino Linotype" w:cs="Palatino Linotype"/>
          <w:sz w:val="20"/>
          <w:szCs w:val="20"/>
        </w:rPr>
        <w:t xml:space="preserve"> utilization</w:t>
      </w:r>
      <w:r w:rsidR="001351CD">
        <w:rPr>
          <w:rFonts w:ascii="Palatino Linotype" w:eastAsia="Palatino Linotype" w:hAnsi="Palatino Linotype" w:cs="Palatino Linotype"/>
          <w:sz w:val="20"/>
          <w:szCs w:val="20"/>
        </w:rPr>
        <w:t>, and with this shift</w:t>
      </w:r>
      <w:r w:rsidR="00FC515D">
        <w:rPr>
          <w:rFonts w:ascii="Palatino Linotype" w:eastAsia="Palatino Linotype" w:hAnsi="Palatino Linotype" w:cs="Palatino Linotype"/>
          <w:sz w:val="20"/>
          <w:szCs w:val="20"/>
        </w:rPr>
        <w:t>,</w:t>
      </w:r>
      <w:r w:rsidR="001351CD">
        <w:rPr>
          <w:rFonts w:ascii="Palatino Linotype" w:eastAsia="Palatino Linotype" w:hAnsi="Palatino Linotype" w:cs="Palatino Linotype"/>
          <w:sz w:val="20"/>
          <w:szCs w:val="20"/>
        </w:rPr>
        <w:t xml:space="preserve"> different amount</w:t>
      </w:r>
      <w:r w:rsidR="0011544F">
        <w:rPr>
          <w:rFonts w:ascii="Palatino Linotype" w:eastAsia="Palatino Linotype" w:hAnsi="Palatino Linotype" w:cs="Palatino Linotype"/>
          <w:sz w:val="20"/>
          <w:szCs w:val="20"/>
        </w:rPr>
        <w:t>s</w:t>
      </w:r>
      <w:r w:rsidR="001351CD">
        <w:rPr>
          <w:rFonts w:ascii="Palatino Linotype" w:eastAsia="Palatino Linotype" w:hAnsi="Palatino Linotype" w:cs="Palatino Linotype"/>
          <w:sz w:val="20"/>
          <w:szCs w:val="20"/>
        </w:rPr>
        <w:t xml:space="preserve"> of </w:t>
      </w:r>
      <w:r w:rsidR="0011544F">
        <w:rPr>
          <w:rFonts w:ascii="Palatino Linotype" w:eastAsia="Palatino Linotype" w:hAnsi="Palatino Linotype" w:cs="Palatino Linotype"/>
          <w:sz w:val="20"/>
          <w:szCs w:val="20"/>
        </w:rPr>
        <w:t xml:space="preserve">the </w:t>
      </w:r>
      <w:r w:rsidR="001351CD">
        <w:rPr>
          <w:rFonts w:ascii="Palatino Linotype" w:eastAsia="Palatino Linotype" w:hAnsi="Palatino Linotype" w:cs="Palatino Linotype"/>
          <w:sz w:val="20"/>
          <w:szCs w:val="20"/>
        </w:rPr>
        <w:t xml:space="preserve">NGAM flux </w:t>
      </w:r>
      <w:r w:rsidR="00B50E4B">
        <w:rPr>
          <w:rFonts w:ascii="Palatino Linotype" w:eastAsia="Palatino Linotype" w:hAnsi="Palatino Linotype" w:cs="Palatino Linotype"/>
          <w:sz w:val="20"/>
          <w:szCs w:val="20"/>
        </w:rPr>
        <w:t>were</w:t>
      </w:r>
      <w:r w:rsidR="001351CD">
        <w:rPr>
          <w:rFonts w:ascii="Palatino Linotype" w:eastAsia="Palatino Linotype" w:hAnsi="Palatino Linotype" w:cs="Palatino Linotype"/>
          <w:sz w:val="20"/>
          <w:szCs w:val="20"/>
        </w:rPr>
        <w:t xml:space="preserve"> obtained</w:t>
      </w:r>
      <w:r w:rsidR="00B50E4B">
        <w:rPr>
          <w:rFonts w:ascii="Palatino Linotype" w:eastAsia="Palatino Linotype" w:hAnsi="Palatino Linotype" w:cs="Palatino Linotype"/>
          <w:sz w:val="20"/>
          <w:szCs w:val="20"/>
        </w:rPr>
        <w:t xml:space="preserve"> </w:t>
      </w:r>
      <w:r w:rsidR="00B50E4B" w:rsidRPr="00FC6BCA">
        <w:rPr>
          <w:rFonts w:ascii="Palatino Linotype" w:eastAsia="Palatino Linotype" w:hAnsi="Palatino Linotype" w:cs="Palatino Linotype"/>
          <w:i/>
          <w:sz w:val="20"/>
          <w:szCs w:val="20"/>
        </w:rPr>
        <w:t>in silico</w:t>
      </w:r>
      <w:r w:rsidR="001351CD">
        <w:rPr>
          <w:rFonts w:ascii="Palatino Linotype" w:eastAsia="Palatino Linotype" w:hAnsi="Palatino Linotype" w:cs="Palatino Linotype"/>
          <w:sz w:val="20"/>
          <w:szCs w:val="20"/>
        </w:rPr>
        <w:t xml:space="preserve">. </w:t>
      </w:r>
      <w:r w:rsidR="00217FCA">
        <w:rPr>
          <w:rFonts w:ascii="Palatino Linotype" w:eastAsia="Palatino Linotype" w:hAnsi="Palatino Linotype" w:cs="Palatino Linotype"/>
          <w:sz w:val="20"/>
          <w:szCs w:val="20"/>
        </w:rPr>
        <w:t>This led</w:t>
      </w:r>
      <w:r w:rsidR="00FC515D">
        <w:rPr>
          <w:rFonts w:ascii="Palatino Linotype" w:eastAsia="Palatino Linotype" w:hAnsi="Palatino Linotype" w:cs="Palatino Linotype"/>
          <w:sz w:val="20"/>
          <w:szCs w:val="20"/>
        </w:rPr>
        <w:t xml:space="preserve"> </w:t>
      </w:r>
      <w:r w:rsidR="00217FCA">
        <w:rPr>
          <w:rFonts w:ascii="Palatino Linotype" w:eastAsia="Palatino Linotype" w:hAnsi="Palatino Linotype" w:cs="Palatino Linotype"/>
          <w:sz w:val="20"/>
          <w:szCs w:val="20"/>
        </w:rPr>
        <w:t xml:space="preserve">to Table </w:t>
      </w:r>
      <w:del w:id="922" w:author="Yanfei Zhang" w:date="2022-03-28T20:16:00Z">
        <w:r w:rsidR="00590BA9" w:rsidDel="00FC6BCA">
          <w:rPr>
            <w:rFonts w:ascii="Palatino Linotype" w:eastAsia="Palatino Linotype" w:hAnsi="Palatino Linotype" w:cs="Palatino Linotype"/>
            <w:sz w:val="20"/>
            <w:szCs w:val="20"/>
          </w:rPr>
          <w:delText>5</w:delText>
        </w:r>
      </w:del>
      <w:ins w:id="923" w:author="Yanfei Zhang" w:date="2022-03-28T20:16:00Z">
        <w:r w:rsidR="00FC6BCA">
          <w:rPr>
            <w:rFonts w:ascii="Palatino Linotype" w:eastAsia="Palatino Linotype" w:hAnsi="Palatino Linotype" w:cs="Palatino Linotype"/>
            <w:sz w:val="20"/>
            <w:szCs w:val="20"/>
          </w:rPr>
          <w:t>4</w:t>
        </w:r>
      </w:ins>
      <w:r w:rsidR="00217FCA">
        <w:rPr>
          <w:rFonts w:ascii="Palatino Linotype" w:eastAsia="Palatino Linotype" w:hAnsi="Palatino Linotype" w:cs="Palatino Linotype"/>
          <w:sz w:val="20"/>
          <w:szCs w:val="20"/>
        </w:rPr>
        <w:t xml:space="preserve">, </w:t>
      </w:r>
      <w:r w:rsidR="00526364">
        <w:rPr>
          <w:rFonts w:ascii="Palatino Linotype" w:eastAsia="Palatino Linotype" w:hAnsi="Palatino Linotype" w:cs="Palatino Linotype"/>
          <w:sz w:val="20"/>
          <w:szCs w:val="20"/>
        </w:rPr>
        <w:t>and a demonst</w:t>
      </w:r>
      <w:r w:rsidR="003A110B">
        <w:rPr>
          <w:rFonts w:ascii="Palatino Linotype" w:eastAsia="Palatino Linotype" w:hAnsi="Palatino Linotype" w:cs="Palatino Linotype"/>
          <w:sz w:val="20"/>
          <w:szCs w:val="20"/>
        </w:rPr>
        <w:t>r</w:t>
      </w:r>
      <w:r w:rsidR="00526364">
        <w:rPr>
          <w:rFonts w:ascii="Palatino Linotype" w:eastAsia="Palatino Linotype" w:hAnsi="Palatino Linotype" w:cs="Palatino Linotype"/>
          <w:sz w:val="20"/>
          <w:szCs w:val="20"/>
        </w:rPr>
        <w:t>ation of</w:t>
      </w:r>
      <w:r w:rsidR="00217FCA">
        <w:rPr>
          <w:rFonts w:ascii="Palatino Linotype" w:eastAsia="Palatino Linotype" w:hAnsi="Palatino Linotype" w:cs="Palatino Linotype"/>
          <w:sz w:val="20"/>
          <w:szCs w:val="20"/>
        </w:rPr>
        <w:t xml:space="preserve"> the </w:t>
      </w:r>
      <w:r w:rsidR="00526364">
        <w:rPr>
          <w:rFonts w:ascii="Palatino Linotype" w:eastAsia="Palatino Linotype" w:hAnsi="Palatino Linotype" w:cs="Palatino Linotype"/>
          <w:sz w:val="20"/>
          <w:szCs w:val="20"/>
        </w:rPr>
        <w:t xml:space="preserve">network’s </w:t>
      </w:r>
      <w:r w:rsidR="00B50E4B">
        <w:rPr>
          <w:rFonts w:ascii="Palatino Linotype" w:eastAsia="Palatino Linotype" w:hAnsi="Palatino Linotype" w:cs="Palatino Linotype"/>
          <w:sz w:val="20"/>
          <w:szCs w:val="20"/>
        </w:rPr>
        <w:t>potential to</w:t>
      </w:r>
      <w:r w:rsidR="00217FCA">
        <w:rPr>
          <w:rFonts w:ascii="Palatino Linotype" w:eastAsia="Palatino Linotype" w:hAnsi="Palatino Linotype" w:cs="Palatino Linotype"/>
          <w:sz w:val="20"/>
          <w:szCs w:val="20"/>
        </w:rPr>
        <w:t xml:space="preserve"> shift gears.  </w:t>
      </w:r>
    </w:p>
    <w:p w14:paraId="06B24732" w14:textId="0080446A" w:rsidR="000A7FF2" w:rsidRDefault="00D24B47" w:rsidP="006504FB">
      <w:pPr>
        <w:pBdr>
          <w:top w:val="nil"/>
          <w:left w:val="nil"/>
          <w:bottom w:val="nil"/>
          <w:right w:val="nil"/>
          <w:between w:val="nil"/>
        </w:pBdr>
        <w:spacing w:before="120" w:after="120" w:line="240" w:lineRule="auto"/>
        <w:ind w:left="432" w:right="432"/>
        <w:rPr>
          <w:rFonts w:ascii="Palatino Linotype" w:eastAsia="Palatino Linotype" w:hAnsi="Palatino Linotype" w:cs="Palatino Linotype"/>
          <w:sz w:val="18"/>
          <w:szCs w:val="18"/>
        </w:rPr>
      </w:pPr>
      <w:r>
        <w:rPr>
          <w:rFonts w:ascii="Palatino Linotype" w:eastAsia="Palatino Linotype" w:hAnsi="Palatino Linotype" w:cs="Palatino Linotype"/>
          <w:b/>
          <w:sz w:val="18"/>
          <w:szCs w:val="18"/>
        </w:rPr>
        <w:t xml:space="preserve">Table </w:t>
      </w:r>
      <w:del w:id="924" w:author="Yanfei Zhang" w:date="2022-03-28T20:16:00Z">
        <w:r w:rsidR="00590BA9" w:rsidDel="00FC6BCA">
          <w:rPr>
            <w:rFonts w:ascii="Palatino Linotype" w:eastAsia="Palatino Linotype" w:hAnsi="Palatino Linotype" w:cs="Palatino Linotype"/>
            <w:b/>
            <w:sz w:val="18"/>
            <w:szCs w:val="18"/>
          </w:rPr>
          <w:delText>5</w:delText>
        </w:r>
      </w:del>
      <w:ins w:id="925" w:author="Yanfei Zhang" w:date="2022-03-28T20:16:00Z">
        <w:r w:rsidR="00FC6BCA">
          <w:rPr>
            <w:rFonts w:ascii="Palatino Linotype" w:eastAsia="Palatino Linotype" w:hAnsi="Palatino Linotype" w:cs="Palatino Linotype"/>
            <w:b/>
            <w:sz w:val="18"/>
            <w:szCs w:val="18"/>
          </w:rPr>
          <w:t>4</w:t>
        </w:r>
      </w:ins>
      <w:r w:rsidR="00217FCA">
        <w:rPr>
          <w:rFonts w:ascii="Palatino Linotype" w:eastAsia="Palatino Linotype" w:hAnsi="Palatino Linotype" w:cs="Palatino Linotype"/>
          <w:b/>
          <w:sz w:val="18"/>
          <w:szCs w:val="18"/>
        </w:rPr>
        <w:t>.</w:t>
      </w:r>
      <w:r w:rsidR="00217FCA">
        <w:rPr>
          <w:rFonts w:ascii="Palatino Linotype" w:eastAsia="Palatino Linotype" w:hAnsi="Palatino Linotype" w:cs="Palatino Linotype"/>
          <w:sz w:val="18"/>
          <w:szCs w:val="18"/>
        </w:rPr>
        <w:t xml:space="preserve"> ATP production as a f</w:t>
      </w:r>
      <w:r>
        <w:rPr>
          <w:rFonts w:ascii="Palatino Linotype" w:eastAsia="Palatino Linotype" w:hAnsi="Palatino Linotype" w:cs="Palatino Linotype"/>
          <w:sz w:val="18"/>
          <w:szCs w:val="18"/>
        </w:rPr>
        <w:t>unction of the gear setting</w:t>
      </w:r>
      <w:del w:id="926" w:author="Yanfei Zhang" w:date="2022-04-05T14:23:00Z">
        <w:r w:rsidDel="005C0DA8">
          <w:rPr>
            <w:rFonts w:ascii="Palatino Linotype" w:eastAsia="Palatino Linotype" w:hAnsi="Palatino Linotype" w:cs="Palatino Linotype"/>
            <w:sz w:val="18"/>
            <w:szCs w:val="18"/>
          </w:rPr>
          <w:delText xml:space="preserve"> </w:delText>
        </w:r>
      </w:del>
      <w:ins w:id="927" w:author="Yanfei Zhang" w:date="2022-04-05T14:23:00Z">
        <w:r w:rsidR="005C0DA8" w:rsidRPr="005C0DA8">
          <w:rPr>
            <w:rFonts w:ascii="Palatino Linotype" w:eastAsia="Palatino Linotype" w:hAnsi="Palatino Linotype" w:cs="Palatino Linotype"/>
            <w:i/>
            <w:sz w:val="20"/>
            <w:szCs w:val="20"/>
          </w:rPr>
          <w:t xml:space="preserve"> z</w:t>
        </w:r>
      </w:ins>
      <w:ins w:id="928" w:author="Microsoft account" w:date="2022-03-18T14:48:00Z">
        <w:del w:id="929" w:author="Yanfei Zhang" w:date="2022-04-05T14:23:00Z">
          <w:r w:rsidR="00FC515D" w:rsidRPr="00FC515D" w:rsidDel="005C0DA8">
            <w:rPr>
              <w:rFonts w:ascii="Palatino Linotype" w:eastAsia="Palatino Linotype" w:hAnsi="Palatino Linotype" w:cs="Palatino Linotype"/>
              <w:sz w:val="18"/>
              <w:szCs w:val="18"/>
            </w:rPr>
            <w:delText>z</w:delText>
          </w:r>
        </w:del>
      </w:ins>
      <w:r>
        <w:rPr>
          <w:rFonts w:ascii="Palatino Linotype" w:eastAsia="Palatino Linotype" w:hAnsi="Palatino Linotype" w:cs="Palatino Linotype"/>
          <w:sz w:val="18"/>
          <w:szCs w:val="18"/>
        </w:rPr>
        <w:t xml:space="preserve">. </w:t>
      </w:r>
      <w:r w:rsidR="00217FCA">
        <w:rPr>
          <w:rFonts w:ascii="Palatino Linotype" w:eastAsia="Palatino Linotype" w:hAnsi="Palatino Linotype" w:cs="Palatino Linotype"/>
          <w:sz w:val="18"/>
          <w:szCs w:val="18"/>
        </w:rPr>
        <w:t xml:space="preserve">There are 13 possible gears, i.e. 13 possible settings for </w:t>
      </w:r>
      <w:ins w:id="930" w:author="Microsoft account" w:date="2022-03-18T14:48:00Z">
        <w:r w:rsidR="00FC515D" w:rsidRPr="00FC515D">
          <w:rPr>
            <w:rFonts w:ascii="Palatino Linotype" w:eastAsia="Palatino Linotype" w:hAnsi="Palatino Linotype" w:cs="Palatino Linotype"/>
            <w:i/>
            <w:sz w:val="18"/>
            <w:szCs w:val="18"/>
            <w:rPrChange w:id="931" w:author="Microsoft account" w:date="2022-03-18T14:49:00Z">
              <w:rPr>
                <w:rFonts w:ascii="Palatino Linotype" w:eastAsia="Palatino Linotype" w:hAnsi="Palatino Linotype" w:cs="Palatino Linotype"/>
                <w:sz w:val="18"/>
                <w:szCs w:val="18"/>
              </w:rPr>
            </w:rPrChange>
          </w:rPr>
          <w:t>z</w:t>
        </w:r>
      </w:ins>
      <w:r w:rsidR="00217FCA">
        <w:rPr>
          <w:rFonts w:ascii="Palatino Linotype" w:eastAsia="Palatino Linotype" w:hAnsi="Palatino Linotype" w:cs="Palatino Linotype"/>
          <w:sz w:val="18"/>
          <w:szCs w:val="18"/>
        </w:rPr>
        <w:t xml:space="preserve">. </w:t>
      </w:r>
      <w:ins w:id="932" w:author="Microsoft account" w:date="2022-03-18T14:48:00Z">
        <w:r w:rsidR="00FC515D" w:rsidRPr="00FC515D">
          <w:rPr>
            <w:rFonts w:ascii="Palatino Linotype" w:eastAsia="Palatino Linotype" w:hAnsi="Palatino Linotype" w:cs="Palatino Linotype"/>
            <w:i/>
            <w:sz w:val="18"/>
            <w:szCs w:val="18"/>
            <w:rPrChange w:id="933" w:author="Microsoft account" w:date="2022-03-18T14:50:00Z">
              <w:rPr>
                <w:rFonts w:ascii="Palatino Linotype" w:eastAsia="Palatino Linotype" w:hAnsi="Palatino Linotype" w:cs="Palatino Linotype"/>
                <w:sz w:val="18"/>
                <w:szCs w:val="18"/>
              </w:rPr>
            </w:rPrChange>
          </w:rPr>
          <w:t>z</w:t>
        </w:r>
        <w:r w:rsidR="00FC515D">
          <w:rPr>
            <w:rFonts w:ascii="Palatino Linotype" w:eastAsia="Palatino Linotype" w:hAnsi="Palatino Linotype" w:cs="Palatino Linotype"/>
            <w:sz w:val="18"/>
            <w:szCs w:val="18"/>
          </w:rPr>
          <w:t xml:space="preserve"> </w:t>
        </w:r>
      </w:ins>
      <w:r w:rsidR="00217FCA">
        <w:rPr>
          <w:rFonts w:ascii="Palatino Linotype" w:eastAsia="Palatino Linotype" w:hAnsi="Palatino Linotype" w:cs="Palatino Linotype"/>
          <w:sz w:val="18"/>
          <w:szCs w:val="18"/>
        </w:rPr>
        <w:t xml:space="preserve">is </w:t>
      </w:r>
      <w:r w:rsidR="00EC4A08">
        <w:rPr>
          <w:rFonts w:ascii="Palatino Linotype" w:eastAsia="Palatino Linotype" w:hAnsi="Palatino Linotype" w:cs="Palatino Linotype"/>
          <w:sz w:val="18"/>
          <w:szCs w:val="18"/>
        </w:rPr>
        <w:t xml:space="preserve">taken equal to </w:t>
      </w:r>
      <w:r w:rsidR="00217FCA">
        <w:rPr>
          <w:rFonts w:ascii="Palatino Linotype" w:eastAsia="Palatino Linotype" w:hAnsi="Palatino Linotype" w:cs="Palatino Linotype"/>
          <w:sz w:val="18"/>
          <w:szCs w:val="18"/>
        </w:rPr>
        <w:t>12 times the ratio</w:t>
      </w:r>
      <w:r>
        <w:rPr>
          <w:rFonts w:ascii="Palatino Linotype" w:eastAsia="Palatino Linotype" w:hAnsi="Palatino Linotype" w:cs="Palatino Linotype"/>
          <w:sz w:val="18"/>
          <w:szCs w:val="18"/>
        </w:rPr>
        <w:t xml:space="preserve"> of SoxABCD</w:t>
      </w:r>
      <w:r w:rsidR="00E2473A">
        <w:rPr>
          <w:rFonts w:ascii="Palatino Linotype" w:eastAsia="Palatino Linotype" w:hAnsi="Palatino Linotype" w:cs="Palatino Linotype"/>
          <w:sz w:val="18"/>
          <w:szCs w:val="18"/>
        </w:rPr>
        <w:t xml:space="preserve"> 2-electron </w:t>
      </w:r>
      <w:r>
        <w:rPr>
          <w:rFonts w:ascii="Palatino Linotype" w:eastAsia="Palatino Linotype" w:hAnsi="Palatino Linotype" w:cs="Palatino Linotype"/>
          <w:sz w:val="18"/>
          <w:szCs w:val="18"/>
        </w:rPr>
        <w:t xml:space="preserve">flux to total </w:t>
      </w:r>
      <w:r w:rsidR="00E2473A">
        <w:rPr>
          <w:rFonts w:ascii="Palatino Linotype" w:eastAsia="Palatino Linotype" w:hAnsi="Palatino Linotype" w:cs="Palatino Linotype"/>
          <w:sz w:val="18"/>
          <w:szCs w:val="18"/>
        </w:rPr>
        <w:t xml:space="preserve">2 electron </w:t>
      </w:r>
      <w:r>
        <w:rPr>
          <w:rFonts w:ascii="Palatino Linotype" w:eastAsia="Palatino Linotype" w:hAnsi="Palatino Linotype" w:cs="Palatino Linotype"/>
          <w:sz w:val="18"/>
          <w:szCs w:val="18"/>
        </w:rPr>
        <w:t>flux.</w:t>
      </w:r>
      <w:r w:rsidR="00217FCA">
        <w:rPr>
          <w:rFonts w:ascii="Palatino Linotype" w:eastAsia="Palatino Linotype" w:hAnsi="Palatino Linotype" w:cs="Palatino Linotype"/>
          <w:sz w:val="18"/>
          <w:szCs w:val="18"/>
        </w:rPr>
        <w:t xml:space="preserve"> Total flux is SoxABCD flux plus SoxM</w:t>
      </w:r>
      <w:r>
        <w:rPr>
          <w:rFonts w:ascii="Palatino Linotype" w:eastAsia="Palatino Linotype" w:hAnsi="Palatino Linotype" w:cs="Palatino Linotype"/>
          <w:sz w:val="18"/>
          <w:szCs w:val="18"/>
        </w:rPr>
        <w:t xml:space="preserve"> (or DoxABCD)</w:t>
      </w:r>
      <w:r w:rsidR="00217FCA">
        <w:rPr>
          <w:rFonts w:ascii="Palatino Linotype" w:eastAsia="Palatino Linotype" w:hAnsi="Palatino Linotype" w:cs="Palatino Linotype"/>
          <w:sz w:val="18"/>
          <w:szCs w:val="18"/>
        </w:rPr>
        <w:t xml:space="preserve"> flux. </w:t>
      </w:r>
      <w:r w:rsidR="00092127">
        <w:rPr>
          <w:rFonts w:ascii="Palatino Linotype" w:eastAsia="Palatino Linotype" w:hAnsi="Palatino Linotype" w:cs="Palatino Linotype"/>
          <w:sz w:val="18"/>
          <w:szCs w:val="18"/>
        </w:rPr>
        <w:t>A</w:t>
      </w:r>
      <w:r w:rsidR="00194754">
        <w:rPr>
          <w:rFonts w:ascii="Palatino Linotype" w:eastAsia="Palatino Linotype" w:hAnsi="Palatino Linotype" w:cs="Palatino Linotype"/>
          <w:sz w:val="18"/>
          <w:szCs w:val="18"/>
        </w:rPr>
        <w:t>ll calculations</w:t>
      </w:r>
      <w:r w:rsidR="00092127">
        <w:rPr>
          <w:rFonts w:ascii="Palatino Linotype" w:eastAsia="Palatino Linotype" w:hAnsi="Palatino Linotype" w:cs="Palatino Linotype"/>
          <w:sz w:val="18"/>
          <w:szCs w:val="18"/>
        </w:rPr>
        <w:t xml:space="preserve"> used</w:t>
      </w:r>
      <w:r w:rsidR="00194754">
        <w:rPr>
          <w:rFonts w:ascii="Palatino Linotype" w:eastAsia="Palatino Linotype" w:hAnsi="Palatino Linotype" w:cs="Palatino Linotype"/>
          <w:sz w:val="18"/>
          <w:szCs w:val="18"/>
        </w:rPr>
        <w:t xml:space="preserve"> </w:t>
      </w:r>
      <w:r w:rsidR="00E2473A">
        <w:rPr>
          <w:rFonts w:ascii="Palatino Linotype" w:eastAsia="Palatino Linotype" w:hAnsi="Palatino Linotype" w:cs="Palatino Linotype"/>
          <w:sz w:val="18"/>
          <w:szCs w:val="18"/>
        </w:rPr>
        <w:t xml:space="preserve">the </w:t>
      </w:r>
      <w:r w:rsidR="00194754">
        <w:rPr>
          <w:rFonts w:ascii="Palatino Linotype" w:eastAsia="Palatino Linotype" w:hAnsi="Palatino Linotype" w:cs="Palatino Linotype"/>
          <w:sz w:val="18"/>
          <w:szCs w:val="18"/>
        </w:rPr>
        <w:t>GAPDH</w:t>
      </w:r>
      <w:r w:rsidR="00E2473A">
        <w:rPr>
          <w:rFonts w:ascii="Palatino Linotype" w:eastAsia="Palatino Linotype" w:hAnsi="Palatino Linotype" w:cs="Palatino Linotype"/>
          <w:sz w:val="18"/>
          <w:szCs w:val="18"/>
        </w:rPr>
        <w:t>-</w:t>
      </w:r>
      <w:r w:rsidR="00194754">
        <w:rPr>
          <w:rFonts w:ascii="Palatino Linotype" w:eastAsia="Palatino Linotype" w:hAnsi="Palatino Linotype" w:cs="Palatino Linotype"/>
          <w:sz w:val="18"/>
          <w:szCs w:val="18"/>
        </w:rPr>
        <w:t>PGK</w:t>
      </w:r>
      <w:r w:rsidR="00E2473A">
        <w:rPr>
          <w:rFonts w:ascii="Palatino Linotype" w:eastAsia="Palatino Linotype" w:hAnsi="Palatino Linotype" w:cs="Palatino Linotype"/>
          <w:sz w:val="18"/>
          <w:szCs w:val="18"/>
        </w:rPr>
        <w:t>-</w:t>
      </w:r>
      <w:r w:rsidR="00194754">
        <w:rPr>
          <w:rFonts w:ascii="Palatino Linotype" w:eastAsia="Palatino Linotype" w:hAnsi="Palatino Linotype" w:cs="Palatino Linotype"/>
          <w:sz w:val="18"/>
          <w:szCs w:val="18"/>
        </w:rPr>
        <w:t xml:space="preserve"> PK pathway</w:t>
      </w:r>
      <w:r w:rsidR="00E2473A">
        <w:rPr>
          <w:rFonts w:ascii="Palatino Linotype" w:eastAsia="Palatino Linotype" w:hAnsi="Palatino Linotype" w:cs="Palatino Linotype"/>
          <w:sz w:val="18"/>
          <w:szCs w:val="18"/>
        </w:rPr>
        <w:t xml:space="preserve"> between GAP and pyruvate</w:t>
      </w:r>
      <w:r w:rsidR="00194754">
        <w:rPr>
          <w:rFonts w:ascii="Palatino Linotype" w:eastAsia="Palatino Linotype" w:hAnsi="Palatino Linotype" w:cs="Palatino Linotype"/>
          <w:sz w:val="18"/>
          <w:szCs w:val="18"/>
        </w:rPr>
        <w:t>. The fluxes start with maximum uptak</w:t>
      </w:r>
      <w:r w:rsidR="00092127">
        <w:rPr>
          <w:rFonts w:ascii="Palatino Linotype" w:eastAsia="Palatino Linotype" w:hAnsi="Palatino Linotype" w:cs="Palatino Linotype"/>
          <w:sz w:val="18"/>
          <w:szCs w:val="18"/>
        </w:rPr>
        <w:t>e of</w:t>
      </w:r>
      <w:r w:rsidR="00194754">
        <w:rPr>
          <w:rFonts w:ascii="Palatino Linotype" w:eastAsia="Palatino Linotype" w:hAnsi="Palatino Linotype" w:cs="Palatino Linotype"/>
          <w:sz w:val="18"/>
          <w:szCs w:val="18"/>
        </w:rPr>
        <w:t xml:space="preserve"> extracellular glucose </w:t>
      </w:r>
      <w:r w:rsidR="00092127">
        <w:rPr>
          <w:rFonts w:ascii="Palatino Linotype" w:eastAsia="Palatino Linotype" w:hAnsi="Palatino Linotype" w:cs="Palatino Linotype"/>
          <w:sz w:val="18"/>
          <w:szCs w:val="18"/>
        </w:rPr>
        <w:t>at</w:t>
      </w:r>
      <w:r w:rsidR="00194754">
        <w:rPr>
          <w:rFonts w:ascii="Palatino Linotype" w:eastAsia="Palatino Linotype" w:hAnsi="Palatino Linotype" w:cs="Palatino Linotype"/>
          <w:sz w:val="18"/>
          <w:szCs w:val="18"/>
        </w:rPr>
        <w:t xml:space="preserve"> 1 mmol gDW</w:t>
      </w:r>
      <w:r w:rsidR="00194754" w:rsidRPr="00883202">
        <w:rPr>
          <w:rFonts w:ascii="Palatino Linotype" w:eastAsia="Palatino Linotype" w:hAnsi="Palatino Linotype" w:cs="Palatino Linotype"/>
          <w:sz w:val="18"/>
          <w:szCs w:val="18"/>
          <w:vertAlign w:val="superscript"/>
        </w:rPr>
        <w:t>-1</w:t>
      </w:r>
      <w:r w:rsidR="00194754">
        <w:rPr>
          <w:rFonts w:ascii="Palatino Linotype" w:eastAsia="Palatino Linotype" w:hAnsi="Palatino Linotype" w:cs="Palatino Linotype"/>
          <w:sz w:val="18"/>
          <w:szCs w:val="18"/>
        </w:rPr>
        <w:t xml:space="preserve"> h</w:t>
      </w:r>
      <w:r w:rsidR="00194754" w:rsidRPr="00883202">
        <w:rPr>
          <w:rFonts w:ascii="Palatino Linotype" w:eastAsia="Palatino Linotype" w:hAnsi="Palatino Linotype" w:cs="Palatino Linotype"/>
          <w:sz w:val="18"/>
          <w:szCs w:val="18"/>
          <w:vertAlign w:val="superscript"/>
        </w:rPr>
        <w:t>-1</w:t>
      </w:r>
      <w:r w:rsidR="00194754">
        <w:rPr>
          <w:rFonts w:ascii="Palatino Linotype" w:eastAsia="Palatino Linotype" w:hAnsi="Palatino Linotype" w:cs="Palatino Linotype"/>
          <w:sz w:val="18"/>
          <w:szCs w:val="18"/>
        </w:rPr>
        <w:t xml:space="preserve">, </w:t>
      </w:r>
      <w:r w:rsidR="00194754" w:rsidRPr="00F55243">
        <w:rPr>
          <w:rFonts w:ascii="Palatino Linotype" w:eastAsia="Palatino Linotype" w:hAnsi="Palatino Linotype" w:cs="Palatino Linotype"/>
          <w:sz w:val="18"/>
          <w:szCs w:val="18"/>
        </w:rPr>
        <w:t>while allowing</w:t>
      </w:r>
      <w:r w:rsidR="00F55243" w:rsidRPr="00F55243">
        <w:rPr>
          <w:rFonts w:ascii="Palatino Linotype" w:eastAsia="Palatino Linotype" w:hAnsi="Palatino Linotype" w:cs="Palatino Linotype"/>
          <w:sz w:val="18"/>
          <w:szCs w:val="18"/>
        </w:rPr>
        <w:t xml:space="preserve"> </w:t>
      </w:r>
      <w:r w:rsidR="00F55243">
        <w:rPr>
          <w:rFonts w:ascii="Palatino Linotype" w:eastAsia="Palatino Linotype" w:hAnsi="Palatino Linotype" w:cs="Palatino Linotype"/>
          <w:sz w:val="18"/>
          <w:szCs w:val="18"/>
        </w:rPr>
        <w:t xml:space="preserve">the unlimited uptake of </w:t>
      </w:r>
      <w:r w:rsidR="00F55243" w:rsidRPr="00F55243">
        <w:rPr>
          <w:rFonts w:ascii="Palatino Linotype" w:eastAsia="Palatino Linotype" w:hAnsi="Palatino Linotype" w:cs="Palatino Linotype"/>
          <w:sz w:val="18"/>
          <w:szCs w:val="18"/>
        </w:rPr>
        <w:t>oxygen, phosphate, sulfate, ammonium, H</w:t>
      </w:r>
      <w:r w:rsidR="00F55243" w:rsidRPr="00F55243">
        <w:rPr>
          <w:rFonts w:ascii="Palatino Linotype" w:eastAsia="Palatino Linotype" w:hAnsi="Palatino Linotype" w:cs="Palatino Linotype"/>
          <w:sz w:val="18"/>
          <w:szCs w:val="18"/>
          <w:vertAlign w:val="superscript"/>
        </w:rPr>
        <w:t>+</w:t>
      </w:r>
      <w:r w:rsidR="00F55243" w:rsidRPr="00F55243">
        <w:rPr>
          <w:rFonts w:ascii="Palatino Linotype" w:eastAsia="Palatino Linotype" w:hAnsi="Palatino Linotype" w:cs="Palatino Linotype"/>
          <w:sz w:val="18"/>
          <w:szCs w:val="18"/>
        </w:rPr>
        <w:t>, H</w:t>
      </w:r>
      <w:r w:rsidR="00F55243" w:rsidRPr="00F55243">
        <w:rPr>
          <w:rFonts w:ascii="Palatino Linotype" w:eastAsia="Palatino Linotype" w:hAnsi="Palatino Linotype" w:cs="Palatino Linotype"/>
          <w:sz w:val="18"/>
          <w:szCs w:val="18"/>
          <w:vertAlign w:val="subscript"/>
        </w:rPr>
        <w:t>2</w:t>
      </w:r>
      <w:r w:rsidR="00F55243" w:rsidRPr="00F55243">
        <w:rPr>
          <w:rFonts w:ascii="Palatino Linotype" w:eastAsia="Palatino Linotype" w:hAnsi="Palatino Linotype" w:cs="Palatino Linotype"/>
          <w:sz w:val="18"/>
          <w:szCs w:val="18"/>
        </w:rPr>
        <w:t>O</w:t>
      </w:r>
      <w:del w:id="934" w:author="Yanfei Zhang" w:date="2022-03-28T20:21:00Z">
        <w:r w:rsidR="00F55243" w:rsidRPr="00F55243" w:rsidDel="00FC6BCA">
          <w:rPr>
            <w:rFonts w:ascii="Palatino Linotype" w:eastAsia="Palatino Linotype" w:hAnsi="Palatino Linotype" w:cs="Palatino Linotype"/>
            <w:sz w:val="18"/>
            <w:szCs w:val="18"/>
          </w:rPr>
          <w:delText xml:space="preserve">, </w:delText>
        </w:r>
        <w:r w:rsidR="00F55243" w:rsidRPr="00F34AF1" w:rsidDel="00FC6BCA">
          <w:rPr>
            <w:rFonts w:ascii="Palatino Linotype" w:eastAsia="Palatino Linotype" w:hAnsi="Palatino Linotype" w:cs="Palatino Linotype"/>
            <w:sz w:val="18"/>
            <w:szCs w:val="18"/>
            <w:highlight w:val="yellow"/>
            <w:rPrChange w:id="935" w:author="Microsoft account" w:date="2022-03-18T14:51:00Z">
              <w:rPr>
                <w:rFonts w:ascii="Palatino Linotype" w:eastAsia="Palatino Linotype" w:hAnsi="Palatino Linotype" w:cs="Palatino Linotype"/>
                <w:sz w:val="18"/>
                <w:szCs w:val="18"/>
              </w:rPr>
            </w:rPrChange>
          </w:rPr>
          <w:delText>Co</w:delText>
        </w:r>
        <w:r w:rsidR="00F55243" w:rsidRPr="00F34AF1" w:rsidDel="00FC6BCA">
          <w:rPr>
            <w:rFonts w:ascii="Palatino Linotype" w:eastAsia="Palatino Linotype" w:hAnsi="Palatino Linotype" w:cs="Palatino Linotype"/>
            <w:sz w:val="18"/>
            <w:szCs w:val="18"/>
            <w:highlight w:val="yellow"/>
            <w:vertAlign w:val="superscript"/>
            <w:rPrChange w:id="936" w:author="Microsoft account" w:date="2022-03-18T14:51:00Z">
              <w:rPr>
                <w:rFonts w:ascii="Palatino Linotype" w:eastAsia="Palatino Linotype" w:hAnsi="Palatino Linotype" w:cs="Palatino Linotype"/>
                <w:sz w:val="18"/>
                <w:szCs w:val="18"/>
                <w:vertAlign w:val="superscript"/>
              </w:rPr>
            </w:rPrChange>
          </w:rPr>
          <w:delText>2+</w:delText>
        </w:r>
      </w:del>
      <w:ins w:id="937" w:author="Microsoft account" w:date="2022-03-18T14:50:00Z">
        <w:del w:id="938" w:author="Yanfei Zhang" w:date="2022-03-28T20:21:00Z">
          <w:r w:rsidR="00F34AF1" w:rsidRPr="00F34AF1" w:rsidDel="00FC6BCA">
            <w:rPr>
              <w:rFonts w:ascii="Palatino Linotype" w:eastAsia="Palatino Linotype" w:hAnsi="Palatino Linotype" w:cs="Palatino Linotype"/>
              <w:sz w:val="18"/>
              <w:szCs w:val="18"/>
              <w:highlight w:val="yellow"/>
              <w:rPrChange w:id="939" w:author="Microsoft account" w:date="2022-03-18T14:51:00Z">
                <w:rPr>
                  <w:rFonts w:ascii="Palatino Linotype" w:eastAsia="Palatino Linotype" w:hAnsi="Palatino Linotype" w:cs="Palatino Linotype"/>
                  <w:sz w:val="18"/>
                  <w:szCs w:val="18"/>
                </w:rPr>
              </w:rPrChange>
            </w:rPr>
            <w:delText xml:space="preserve">  </w:delText>
          </w:r>
        </w:del>
        <w:del w:id="940" w:author="Yanfei Zhang" w:date="2022-03-28T20:16:00Z">
          <w:r w:rsidR="00F34AF1" w:rsidRPr="00F34AF1" w:rsidDel="00FC6BCA">
            <w:rPr>
              <w:rFonts w:ascii="Palatino Linotype" w:eastAsia="Palatino Linotype" w:hAnsi="Palatino Linotype" w:cs="Palatino Linotype"/>
              <w:sz w:val="18"/>
              <w:szCs w:val="18"/>
              <w:highlight w:val="yellow"/>
              <w:rPrChange w:id="941" w:author="Microsoft account" w:date="2022-03-18T14:51:00Z">
                <w:rPr>
                  <w:rFonts w:ascii="Palatino Linotype" w:eastAsia="Palatino Linotype" w:hAnsi="Palatino Linotype" w:cs="Palatino Linotype"/>
                  <w:sz w:val="18"/>
                  <w:szCs w:val="18"/>
                </w:rPr>
              </w:rPrChange>
            </w:rPr>
            <w:delText xml:space="preserve">I </w:delText>
          </w:r>
          <w:commentRangeStart w:id="942"/>
          <w:r w:rsidR="00F34AF1" w:rsidRPr="00F34AF1" w:rsidDel="00FC6BCA">
            <w:rPr>
              <w:rFonts w:ascii="Palatino Linotype" w:eastAsia="Palatino Linotype" w:hAnsi="Palatino Linotype" w:cs="Palatino Linotype"/>
              <w:sz w:val="18"/>
              <w:szCs w:val="18"/>
              <w:highlight w:val="yellow"/>
              <w:rPrChange w:id="943" w:author="Microsoft account" w:date="2022-03-18T14:51:00Z">
                <w:rPr>
                  <w:rFonts w:ascii="Palatino Linotype" w:eastAsia="Palatino Linotype" w:hAnsi="Palatino Linotype" w:cs="Palatino Linotype"/>
                  <w:sz w:val="18"/>
                  <w:szCs w:val="18"/>
                </w:rPr>
              </w:rPrChange>
            </w:rPr>
            <w:delText xml:space="preserve">THINK YOU HERE MEAN </w:delText>
          </w:r>
        </w:del>
      </w:ins>
      <w:commentRangeEnd w:id="942"/>
      <w:r w:rsidR="00FC6BCA">
        <w:rPr>
          <w:rStyle w:val="CommentReference"/>
        </w:rPr>
        <w:commentReference w:id="942"/>
      </w:r>
      <w:ins w:id="944" w:author="Microsoft account" w:date="2022-03-18T14:50:00Z">
        <w:del w:id="945" w:author="Yanfei Zhang" w:date="2022-03-28T20:16:00Z">
          <w:r w:rsidR="00F34AF1" w:rsidRPr="00F34AF1" w:rsidDel="00FC6BCA">
            <w:rPr>
              <w:rFonts w:ascii="Palatino Linotype" w:eastAsia="Palatino Linotype" w:hAnsi="Palatino Linotype" w:cs="Palatino Linotype"/>
              <w:sz w:val="18"/>
              <w:szCs w:val="18"/>
              <w:highlight w:val="yellow"/>
              <w:rPrChange w:id="946" w:author="Microsoft account" w:date="2022-03-18T14:51:00Z">
                <w:rPr>
                  <w:rFonts w:ascii="Palatino Linotype" w:eastAsia="Palatino Linotype" w:hAnsi="Palatino Linotype" w:cs="Palatino Linotype"/>
                  <w:sz w:val="18"/>
                  <w:szCs w:val="18"/>
                </w:rPr>
              </w:rPrChange>
            </w:rPr>
            <w:delText>CO</w:delText>
          </w:r>
          <w:r w:rsidR="00F34AF1" w:rsidRPr="00F34AF1" w:rsidDel="00FC6BCA">
            <w:rPr>
              <w:rFonts w:ascii="Palatino Linotype" w:eastAsia="Palatino Linotype" w:hAnsi="Palatino Linotype" w:cs="Palatino Linotype"/>
              <w:sz w:val="18"/>
              <w:szCs w:val="18"/>
              <w:highlight w:val="yellow"/>
              <w:vertAlign w:val="subscript"/>
              <w:rPrChange w:id="947" w:author="Microsoft account" w:date="2022-03-18T14:51:00Z">
                <w:rPr>
                  <w:rFonts w:ascii="Palatino Linotype" w:eastAsia="Palatino Linotype" w:hAnsi="Palatino Linotype" w:cs="Palatino Linotype"/>
                  <w:sz w:val="18"/>
                  <w:szCs w:val="18"/>
                </w:rPr>
              </w:rPrChange>
            </w:rPr>
            <w:delText>2</w:delText>
          </w:r>
          <w:r w:rsidR="00F34AF1" w:rsidRPr="00F34AF1" w:rsidDel="00FC6BCA">
            <w:rPr>
              <w:rFonts w:ascii="Palatino Linotype" w:eastAsia="Palatino Linotype" w:hAnsi="Palatino Linotype" w:cs="Palatino Linotype"/>
              <w:sz w:val="18"/>
              <w:szCs w:val="18"/>
              <w:highlight w:val="yellow"/>
              <w:rPrChange w:id="948" w:author="Microsoft account" w:date="2022-03-18T14:51:00Z">
                <w:rPr>
                  <w:rFonts w:ascii="Palatino Linotype" w:eastAsia="Palatino Linotype" w:hAnsi="Palatino Linotype" w:cs="Palatino Linotype"/>
                  <w:sz w:val="18"/>
                  <w:szCs w:val="18"/>
                </w:rPr>
              </w:rPrChange>
            </w:rPr>
            <w:delText xml:space="preserve"> not Cobalt</w:delText>
          </w:r>
        </w:del>
      </w:ins>
      <w:ins w:id="949" w:author="Microsoft account" w:date="2022-03-18T14:51:00Z">
        <w:del w:id="950" w:author="Yanfei Zhang" w:date="2022-03-28T20:16:00Z">
          <w:r w:rsidR="00F34AF1" w:rsidRPr="00F34AF1" w:rsidDel="00FC6BCA">
            <w:rPr>
              <w:rFonts w:ascii="Palatino Linotype" w:eastAsia="Palatino Linotype" w:hAnsi="Palatino Linotype" w:cs="Palatino Linotype"/>
              <w:sz w:val="18"/>
              <w:szCs w:val="18"/>
              <w:highlight w:val="yellow"/>
              <w:rPrChange w:id="951" w:author="Microsoft account" w:date="2022-03-18T14:51:00Z">
                <w:rPr>
                  <w:rFonts w:ascii="Palatino Linotype" w:eastAsia="Palatino Linotype" w:hAnsi="Palatino Linotype" w:cs="Palatino Linotype"/>
                  <w:sz w:val="18"/>
                  <w:szCs w:val="18"/>
                </w:rPr>
              </w:rPrChange>
            </w:rPr>
            <w:delText>; please chek the GEMM code)</w:delText>
          </w:r>
        </w:del>
      </w:ins>
      <w:ins w:id="952" w:author="Microsoft account" w:date="2022-03-18T14:50:00Z">
        <w:del w:id="953" w:author="Yanfei Zhang" w:date="2022-03-28T20:16:00Z">
          <w:r w:rsidR="00F34AF1" w:rsidRPr="00F34AF1" w:rsidDel="00FC6BCA">
            <w:rPr>
              <w:rFonts w:ascii="Palatino Linotype" w:eastAsia="Palatino Linotype" w:hAnsi="Palatino Linotype" w:cs="Palatino Linotype"/>
              <w:sz w:val="18"/>
              <w:szCs w:val="18"/>
              <w:highlight w:val="yellow"/>
              <w:rPrChange w:id="954" w:author="Microsoft account" w:date="2022-03-18T14:51:00Z">
                <w:rPr>
                  <w:rFonts w:ascii="Palatino Linotype" w:eastAsia="Palatino Linotype" w:hAnsi="Palatino Linotype" w:cs="Palatino Linotype"/>
                  <w:sz w:val="18"/>
                  <w:szCs w:val="18"/>
                </w:rPr>
              </w:rPrChange>
            </w:rPr>
            <w:delText>]</w:delText>
          </w:r>
          <w:r w:rsidR="00F34AF1" w:rsidDel="00FC6BCA">
            <w:rPr>
              <w:rFonts w:ascii="Palatino Linotype" w:eastAsia="Palatino Linotype" w:hAnsi="Palatino Linotype" w:cs="Palatino Linotype"/>
              <w:sz w:val="18"/>
              <w:szCs w:val="18"/>
            </w:rPr>
            <w:delText xml:space="preserve"> </w:delText>
          </w:r>
        </w:del>
      </w:ins>
      <w:del w:id="955" w:author="Yanfei Zhang" w:date="2022-03-28T20:16:00Z">
        <w:r w:rsidR="00F55243" w:rsidRPr="00F55243" w:rsidDel="00FC6BCA">
          <w:rPr>
            <w:rFonts w:ascii="Palatino Linotype" w:eastAsia="Palatino Linotype" w:hAnsi="Palatino Linotype" w:cs="Palatino Linotype"/>
            <w:sz w:val="18"/>
            <w:szCs w:val="18"/>
          </w:rPr>
          <w:delText>.</w:delText>
        </w:r>
        <w:r w:rsidR="00194754" w:rsidRPr="00F55243" w:rsidDel="00FC6BCA">
          <w:rPr>
            <w:rFonts w:ascii="Palatino Linotype" w:eastAsia="Palatino Linotype" w:hAnsi="Palatino Linotype" w:cs="Palatino Linotype"/>
            <w:sz w:val="18"/>
            <w:szCs w:val="18"/>
          </w:rPr>
          <w:delText xml:space="preserve"> </w:delText>
        </w:r>
      </w:del>
      <w:ins w:id="956" w:author="Yanfei Zhang" w:date="2022-03-28T20:16:00Z">
        <w:r w:rsidR="00FC6BCA">
          <w:rPr>
            <w:rFonts w:ascii="Palatino Linotype" w:eastAsia="Palatino Linotype" w:hAnsi="Palatino Linotype" w:cs="Palatino Linotype"/>
            <w:sz w:val="18"/>
            <w:szCs w:val="18"/>
          </w:rPr>
          <w:t>.</w:t>
        </w:r>
      </w:ins>
      <w:r w:rsidR="00EC4A08">
        <w:rPr>
          <w:rFonts w:ascii="Palatino Linotype" w:eastAsia="Palatino Linotype" w:hAnsi="Palatino Linotype" w:cs="Palatino Linotype"/>
          <w:sz w:val="18"/>
          <w:szCs w:val="18"/>
        </w:rPr>
        <w:t xml:space="preserve">The </w:t>
      </w:r>
      <w:r w:rsidR="00194754">
        <w:rPr>
          <w:rFonts w:ascii="Palatino Linotype" w:eastAsia="Palatino Linotype" w:hAnsi="Palatino Linotype" w:cs="Palatino Linotype"/>
          <w:sz w:val="18"/>
          <w:szCs w:val="18"/>
        </w:rPr>
        <w:t xml:space="preserve">ATP </w:t>
      </w:r>
      <w:r w:rsidR="00EC4A08">
        <w:rPr>
          <w:rFonts w:ascii="Palatino Linotype" w:eastAsia="Palatino Linotype" w:hAnsi="Palatino Linotype" w:cs="Palatino Linotype"/>
          <w:sz w:val="18"/>
          <w:szCs w:val="18"/>
        </w:rPr>
        <w:t xml:space="preserve">hydrolysis </w:t>
      </w:r>
      <w:r w:rsidR="00194754">
        <w:rPr>
          <w:rFonts w:ascii="Palatino Linotype" w:eastAsia="Palatino Linotype" w:hAnsi="Palatino Linotype" w:cs="Palatino Linotype"/>
          <w:sz w:val="18"/>
          <w:szCs w:val="18"/>
        </w:rPr>
        <w:t xml:space="preserve">reaction (NGAM) was used as the objective </w:t>
      </w:r>
      <w:r w:rsidR="005C2C9A">
        <w:rPr>
          <w:rFonts w:ascii="Palatino Linotype" w:eastAsia="Palatino Linotype" w:hAnsi="Palatino Linotype" w:cs="Palatino Linotype"/>
          <w:sz w:val="18"/>
          <w:szCs w:val="18"/>
        </w:rPr>
        <w:t xml:space="preserve">function </w:t>
      </w:r>
      <w:r w:rsidR="00194754">
        <w:rPr>
          <w:rFonts w:ascii="Palatino Linotype" w:eastAsia="Palatino Linotype" w:hAnsi="Palatino Linotype" w:cs="Palatino Linotype"/>
          <w:sz w:val="18"/>
          <w:szCs w:val="18"/>
        </w:rPr>
        <w:t>when doing flux balance analysis</w:t>
      </w:r>
      <w:r w:rsidR="009514D9">
        <w:rPr>
          <w:rFonts w:ascii="Palatino Linotype" w:eastAsia="Palatino Linotype" w:hAnsi="Palatino Linotype" w:cs="Palatino Linotype"/>
          <w:sz w:val="18"/>
          <w:szCs w:val="18"/>
        </w:rPr>
        <w:t xml:space="preserve"> whilst setting the upper bound of the SoxABCD at various levels</w:t>
      </w:r>
      <w:r w:rsidR="00C77FA5">
        <w:rPr>
          <w:rFonts w:ascii="Palatino Linotype" w:eastAsia="Palatino Linotype" w:hAnsi="Palatino Linotype" w:cs="Palatino Linotype"/>
          <w:sz w:val="18"/>
          <w:szCs w:val="18"/>
        </w:rPr>
        <w:t>.</w:t>
      </w:r>
      <w:r w:rsidR="00FE58ED">
        <w:rPr>
          <w:rFonts w:ascii="Palatino Linotype" w:eastAsia="Palatino Linotype" w:hAnsi="Palatino Linotype" w:cs="Palatino Linotype"/>
          <w:sz w:val="18"/>
          <w:szCs w:val="18"/>
        </w:rPr>
        <w:t xml:space="preserve"> The unit of th</w:t>
      </w:r>
      <w:r w:rsidR="00092127">
        <w:rPr>
          <w:rFonts w:ascii="Palatino Linotype" w:eastAsia="Palatino Linotype" w:hAnsi="Palatino Linotype" w:cs="Palatino Linotype"/>
          <w:sz w:val="18"/>
          <w:szCs w:val="18"/>
        </w:rPr>
        <w:t>is</w:t>
      </w:r>
      <w:r w:rsidR="00FE58ED">
        <w:rPr>
          <w:rFonts w:ascii="Palatino Linotype" w:eastAsia="Palatino Linotype" w:hAnsi="Palatino Linotype" w:cs="Palatino Linotype"/>
          <w:sz w:val="18"/>
          <w:szCs w:val="18"/>
        </w:rPr>
        <w:t xml:space="preserve"> flux is </w:t>
      </w:r>
      <w:proofErr w:type="spellStart"/>
      <w:r w:rsidR="00FE58ED">
        <w:rPr>
          <w:rFonts w:ascii="Palatino Linotype" w:eastAsia="Palatino Linotype" w:hAnsi="Palatino Linotype" w:cs="Palatino Linotype"/>
          <w:sz w:val="18"/>
          <w:szCs w:val="18"/>
        </w:rPr>
        <w:t>mmol</w:t>
      </w:r>
      <w:proofErr w:type="spellEnd"/>
      <w:r w:rsidR="00FE58ED">
        <w:rPr>
          <w:rFonts w:ascii="Palatino Linotype" w:eastAsia="Palatino Linotype" w:hAnsi="Palatino Linotype" w:cs="Palatino Linotype"/>
          <w:sz w:val="18"/>
          <w:szCs w:val="18"/>
        </w:rPr>
        <w:t xml:space="preserve"> gDW</w:t>
      </w:r>
      <w:r w:rsidR="00FE58ED" w:rsidRPr="00883202">
        <w:rPr>
          <w:rFonts w:ascii="Palatino Linotype" w:eastAsia="Palatino Linotype" w:hAnsi="Palatino Linotype" w:cs="Palatino Linotype"/>
          <w:sz w:val="18"/>
          <w:szCs w:val="18"/>
          <w:vertAlign w:val="superscript"/>
        </w:rPr>
        <w:t>-1</w:t>
      </w:r>
      <w:r w:rsidR="00FE58ED">
        <w:rPr>
          <w:rFonts w:ascii="Palatino Linotype" w:eastAsia="Palatino Linotype" w:hAnsi="Palatino Linotype" w:cs="Palatino Linotype"/>
          <w:sz w:val="18"/>
          <w:szCs w:val="18"/>
        </w:rPr>
        <w:t xml:space="preserve"> h</w:t>
      </w:r>
      <w:r w:rsidR="00FE58ED" w:rsidRPr="00883202">
        <w:rPr>
          <w:rFonts w:ascii="Palatino Linotype" w:eastAsia="Palatino Linotype" w:hAnsi="Palatino Linotype" w:cs="Palatino Linotype"/>
          <w:sz w:val="18"/>
          <w:szCs w:val="18"/>
          <w:vertAlign w:val="superscript"/>
        </w:rPr>
        <w:t>-1</w:t>
      </w:r>
      <w:r w:rsidR="00FE58ED">
        <w:rPr>
          <w:rFonts w:ascii="Palatino Linotype" w:eastAsia="Palatino Linotype" w:hAnsi="Palatino Linotype" w:cs="Palatino Linotype"/>
          <w:sz w:val="18"/>
          <w:szCs w:val="18"/>
        </w:rPr>
        <w:t>.</w:t>
      </w:r>
      <w:del w:id="957" w:author="Yanfei Zhang" w:date="2022-04-05T21:01:00Z">
        <w:r w:rsidR="009514D9" w:rsidDel="009A21B0">
          <w:rPr>
            <w:rFonts w:ascii="Palatino Linotype" w:eastAsia="Palatino Linotype" w:hAnsi="Palatino Linotype" w:cs="Palatino Linotype"/>
            <w:sz w:val="18"/>
            <w:szCs w:val="18"/>
          </w:rPr>
          <w:delText xml:space="preserve"> </w:delText>
        </w:r>
        <w:r w:rsidR="00F34AF1" w:rsidRPr="00C630AC" w:rsidDel="009A21B0">
          <w:rPr>
            <w:rFonts w:ascii="Palatino Linotype" w:eastAsia="Palatino Linotype" w:hAnsi="Palatino Linotype" w:cs="Palatino Linotype"/>
            <w:sz w:val="18"/>
            <w:szCs w:val="18"/>
            <w:highlight w:val="yellow"/>
            <w:rPrChange w:id="958" w:author="Yanfei Zhang" w:date="2022-03-28T21:33:00Z">
              <w:rPr>
                <w:rFonts w:ascii="Palatino Linotype" w:eastAsia="Palatino Linotype" w:hAnsi="Palatino Linotype" w:cs="Palatino Linotype"/>
                <w:sz w:val="18"/>
                <w:szCs w:val="18"/>
              </w:rPr>
            </w:rPrChange>
          </w:rPr>
          <w:delText>Values shown can thereby be considered to be yields per mole unit glucose)</w:delText>
        </w:r>
      </w:del>
      <w:del w:id="959" w:author="Yanfei Zhang" w:date="2022-04-05T21:02:00Z">
        <w:r w:rsidR="00F34AF1" w:rsidDel="009A21B0">
          <w:rPr>
            <w:rFonts w:ascii="Palatino Linotype" w:eastAsia="Palatino Linotype" w:hAnsi="Palatino Linotype" w:cs="Palatino Linotype"/>
            <w:sz w:val="18"/>
            <w:szCs w:val="18"/>
          </w:rPr>
          <w:delText>.</w:delText>
        </w:r>
      </w:del>
      <w:del w:id="960" w:author="Yanfei Zhang" w:date="2022-04-05T14:25:00Z">
        <w:r w:rsidR="00F34AF1" w:rsidDel="005C0DA8">
          <w:rPr>
            <w:rFonts w:ascii="Palatino Linotype" w:eastAsia="Palatino Linotype" w:hAnsi="Palatino Linotype" w:cs="Palatino Linotype"/>
            <w:sz w:val="18"/>
            <w:szCs w:val="18"/>
          </w:rPr>
          <w:delText xml:space="preserve"> </w:delText>
        </w:r>
      </w:del>
      <w:r w:rsidR="00F34AF1">
        <w:rPr>
          <w:rFonts w:ascii="Palatino Linotype" w:eastAsia="Palatino Linotype" w:hAnsi="Palatino Linotype" w:cs="Palatino Linotype"/>
          <w:sz w:val="18"/>
          <w:szCs w:val="18"/>
        </w:rPr>
        <w:t xml:space="preserve"> </w:t>
      </w:r>
      <w:r w:rsidR="006504FB">
        <w:rPr>
          <w:rFonts w:ascii="Palatino Linotype" w:eastAsia="Palatino Linotype" w:hAnsi="Palatino Linotype" w:cs="Palatino Linotype"/>
          <w:sz w:val="18"/>
          <w:szCs w:val="18"/>
        </w:rPr>
        <w:t>The file named “</w:t>
      </w:r>
      <w:ins w:id="961" w:author="Yanfei Zhang" w:date="2022-04-05T14:25:00Z">
        <w:r w:rsidR="005C0DA8" w:rsidRPr="005C0DA8">
          <w:rPr>
            <w:rFonts w:ascii="Palatino Linotype" w:eastAsia="Palatino Linotype" w:hAnsi="Palatino Linotype" w:cs="Palatino Linotype"/>
            <w:sz w:val="18"/>
            <w:szCs w:val="18"/>
          </w:rPr>
          <w:t xml:space="preserve">Simulation of shifting between pathways during </w:t>
        </w:r>
        <w:r w:rsidR="005C0DA8" w:rsidRPr="005C0DA8">
          <w:rPr>
            <w:rFonts w:ascii="Palatino Linotype" w:eastAsia="Palatino Linotype" w:hAnsi="Palatino Linotype" w:cs="Palatino Linotype"/>
            <w:sz w:val="18"/>
            <w:szCs w:val="18"/>
          </w:rPr>
          <w:lastRenderedPageBreak/>
          <w:t xml:space="preserve">aerobic carbon and energy metabolism with ATP synthesis as model </w:t>
        </w:r>
        <w:proofErr w:type="spellStart"/>
        <w:r w:rsidR="005C0DA8" w:rsidRPr="005C0DA8">
          <w:rPr>
            <w:rFonts w:ascii="Palatino Linotype" w:eastAsia="Palatino Linotype" w:hAnsi="Palatino Linotype" w:cs="Palatino Linotype"/>
            <w:sz w:val="18"/>
            <w:szCs w:val="18"/>
          </w:rPr>
          <w:t>outputchecking</w:t>
        </w:r>
      </w:ins>
      <w:proofErr w:type="spellEnd"/>
      <w:del w:id="962" w:author="Unknown">
        <w:r w:rsidR="006504FB" w:rsidRPr="005C0DA8" w:rsidDel="005C0DA8">
          <w:rPr>
            <w:rFonts w:ascii="Palatino Linotype" w:eastAsia="Palatino Linotype" w:hAnsi="Palatino Linotype" w:cs="Palatino Linotype"/>
            <w:sz w:val="18"/>
            <w:szCs w:val="18"/>
            <w:highlight w:val="yellow"/>
            <w:rPrChange w:id="963" w:author="Yanfei Zhang" w:date="2022-03-28T20:26:00Z">
              <w:rPr>
                <w:rFonts w:ascii="Palatino Linotype" w:eastAsia="Palatino Linotype" w:hAnsi="Palatino Linotype" w:cs="Palatino Linotype"/>
                <w:sz w:val="18"/>
                <w:szCs w:val="18"/>
              </w:rPr>
            </w:rPrChange>
          </w:rPr>
          <w:delText>c</w:delText>
        </w:r>
      </w:del>
      <w:del w:id="964" w:author="Yanfei Zhang" w:date="2022-04-05T14:25:00Z">
        <w:r w:rsidR="006504FB" w:rsidRPr="00B23194" w:rsidDel="005C0DA8">
          <w:rPr>
            <w:rFonts w:ascii="Palatino Linotype" w:eastAsia="Palatino Linotype" w:hAnsi="Palatino Linotype" w:cs="Palatino Linotype"/>
            <w:sz w:val="18"/>
            <w:szCs w:val="18"/>
            <w:highlight w:val="yellow"/>
            <w:rPrChange w:id="965" w:author="Yanfei Zhang" w:date="2022-03-28T20:26:00Z">
              <w:rPr>
                <w:rFonts w:ascii="Palatino Linotype" w:eastAsia="Palatino Linotype" w:hAnsi="Palatino Linotype" w:cs="Palatino Linotype"/>
                <w:sz w:val="18"/>
                <w:szCs w:val="18"/>
              </w:rPr>
            </w:rPrChange>
          </w:rPr>
          <w:delText>hecking 3.10</w:delText>
        </w:r>
        <w:r w:rsidR="006504FB" w:rsidDel="005C0DA8">
          <w:rPr>
            <w:rFonts w:ascii="Palatino Linotype" w:eastAsia="Palatino Linotype" w:hAnsi="Palatino Linotype" w:cs="Palatino Linotype"/>
            <w:sz w:val="18"/>
            <w:szCs w:val="18"/>
          </w:rPr>
          <w:delText xml:space="preserve"> ATP</w:delText>
        </w:r>
      </w:del>
      <w:r w:rsidR="006504FB" w:rsidRPr="006504FB">
        <w:rPr>
          <w:rFonts w:ascii="Palatino Linotype" w:eastAsia="Palatino Linotype" w:hAnsi="Palatino Linotype" w:cs="Palatino Linotype"/>
          <w:sz w:val="18"/>
          <w:szCs w:val="18"/>
        </w:rPr>
        <w:t>” found in the Github repository under the folder name “</w:t>
      </w:r>
      <w:r w:rsidR="003C0BF9">
        <w:rPr>
          <w:rFonts w:ascii="Palatino Linotype" w:eastAsia="Palatino Linotype" w:hAnsi="Palatino Linotype" w:cs="Palatino Linotype"/>
          <w:sz w:val="18"/>
          <w:szCs w:val="18"/>
        </w:rPr>
        <w:t>Codes</w:t>
      </w:r>
      <w:r w:rsidR="006504FB" w:rsidRPr="006504FB">
        <w:rPr>
          <w:rFonts w:ascii="Palatino Linotype" w:eastAsia="Palatino Linotype" w:hAnsi="Palatino Linotype" w:cs="Palatino Linotype"/>
          <w:sz w:val="18"/>
          <w:szCs w:val="18"/>
        </w:rPr>
        <w:t xml:space="preserve">” showed all the simulations. </w:t>
      </w:r>
    </w:p>
    <w:tbl>
      <w:tblPr>
        <w:tblStyle w:val="2"/>
        <w:tblW w:w="6655" w:type="dxa"/>
        <w:jc w:val="center"/>
        <w:tblBorders>
          <w:top w:val="single" w:sz="4" w:space="0" w:color="auto"/>
          <w:bottom w:val="single" w:sz="4" w:space="0" w:color="auto"/>
        </w:tblBorders>
        <w:tblLayout w:type="fixed"/>
        <w:tblLook w:val="0420" w:firstRow="1" w:lastRow="0" w:firstColumn="0" w:lastColumn="0" w:noHBand="0" w:noVBand="1"/>
        <w:tblPrChange w:id="966" w:author="Yanfei Zhang" w:date="2022-04-04T20:26:00Z">
          <w:tblPr>
            <w:tblStyle w:val="2"/>
            <w:tblW w:w="66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PrChange>
      </w:tblPr>
      <w:tblGrid>
        <w:gridCol w:w="895"/>
        <w:gridCol w:w="1800"/>
        <w:gridCol w:w="1170"/>
        <w:gridCol w:w="1260"/>
        <w:gridCol w:w="1530"/>
        <w:tblGridChange w:id="967">
          <w:tblGrid>
            <w:gridCol w:w="895"/>
            <w:gridCol w:w="1800"/>
            <w:gridCol w:w="1170"/>
            <w:gridCol w:w="1260"/>
            <w:gridCol w:w="1530"/>
          </w:tblGrid>
        </w:tblGridChange>
      </w:tblGrid>
      <w:tr w:rsidR="00603A05" w:rsidRPr="00072E4E" w14:paraId="0A4D1FB5" w14:textId="77777777" w:rsidTr="00A45EF6">
        <w:trPr>
          <w:cnfStyle w:val="100000000000" w:firstRow="1" w:lastRow="0" w:firstColumn="0" w:lastColumn="0" w:oddVBand="0" w:evenVBand="0" w:oddHBand="0" w:evenHBand="0" w:firstRowFirstColumn="0" w:firstRowLastColumn="0" w:lastRowFirstColumn="0" w:lastRowLastColumn="0"/>
          <w:trHeight w:val="20"/>
          <w:jc w:val="center"/>
          <w:trPrChange w:id="968" w:author="Yanfei Zhang" w:date="2022-04-04T20:26:00Z">
            <w:trPr>
              <w:trHeight w:val="20"/>
              <w:jc w:val="center"/>
            </w:trPr>
          </w:trPrChange>
        </w:trPr>
        <w:tc>
          <w:tcPr>
            <w:tcW w:w="895" w:type="dxa"/>
            <w:tcBorders>
              <w:top w:val="single" w:sz="4" w:space="0" w:color="auto"/>
              <w:left w:val="none" w:sz="0" w:space="0" w:color="auto"/>
              <w:bottom w:val="single" w:sz="4" w:space="0" w:color="auto"/>
              <w:right w:val="none" w:sz="0" w:space="0" w:color="auto"/>
            </w:tcBorders>
            <w:vAlign w:val="top"/>
            <w:tcPrChange w:id="969" w:author="Yanfei Zhang" w:date="2022-04-04T20:26:00Z">
              <w:tcPr>
                <w:tcW w:w="895" w:type="dxa"/>
                <w:tcBorders>
                  <w:top w:val="single" w:sz="4" w:space="0" w:color="000000"/>
                  <w:left w:val="single" w:sz="4" w:space="0" w:color="000000"/>
                  <w:right w:val="single" w:sz="4" w:space="0" w:color="000000"/>
                </w:tcBorders>
                <w:vAlign w:val="top"/>
              </w:tcPr>
            </w:tcPrChange>
          </w:tcPr>
          <w:p w14:paraId="0061FA79" w14:textId="21FFD3F5" w:rsidR="00603A05" w:rsidRPr="00072E4E" w:rsidRDefault="00603A05">
            <w:pPr>
              <w:jc w:val="both"/>
              <w:cnfStyle w:val="100000000000" w:firstRow="1" w:lastRow="0" w:firstColumn="0" w:lastColumn="0" w:oddVBand="0" w:evenVBand="0" w:oddHBand="0" w:evenHBand="0" w:firstRowFirstColumn="0" w:firstRowLastColumn="0" w:lastRowFirstColumn="0" w:lastRowLastColumn="0"/>
              <w:rPr>
                <w:rFonts w:ascii="Palatino Linotype" w:hAnsi="Palatino Linotype"/>
                <w:sz w:val="16"/>
                <w:szCs w:val="16"/>
              </w:rPr>
            </w:pPr>
            <w:r w:rsidRPr="00072E4E">
              <w:rPr>
                <w:rFonts w:ascii="Palatino Linotype" w:hAnsi="Palatino Linotype"/>
                <w:sz w:val="16"/>
                <w:szCs w:val="16"/>
              </w:rPr>
              <w:t xml:space="preserve">Gear </w:t>
            </w:r>
            <w:r>
              <w:rPr>
                <w:rFonts w:ascii="Palatino Linotype" w:hAnsi="Palatino Linotype"/>
                <w:sz w:val="16"/>
                <w:szCs w:val="16"/>
              </w:rPr>
              <w:t>setting</w:t>
            </w:r>
            <w:r w:rsidRPr="00072E4E">
              <w:rPr>
                <w:rFonts w:ascii="Palatino Linotype" w:hAnsi="Palatino Linotype"/>
                <w:sz w:val="16"/>
                <w:szCs w:val="16"/>
              </w:rPr>
              <w:t xml:space="preserve"> </w:t>
            </w:r>
            <w:r w:rsidR="00FC515D" w:rsidRPr="00FC515D">
              <w:rPr>
                <w:rFonts w:ascii="Palatino Linotype" w:hAnsi="Palatino Linotype"/>
                <w:i/>
                <w:sz w:val="16"/>
                <w:szCs w:val="16"/>
                <w:rPrChange w:id="970" w:author="Microsoft account" w:date="2022-03-18T14:48:00Z">
                  <w:rPr>
                    <w:rFonts w:ascii="Palatino Linotype" w:hAnsi="Palatino Linotype"/>
                    <w:sz w:val="16"/>
                    <w:szCs w:val="16"/>
                  </w:rPr>
                </w:rPrChange>
              </w:rPr>
              <w:t>z</w:t>
            </w:r>
          </w:p>
        </w:tc>
        <w:tc>
          <w:tcPr>
            <w:tcW w:w="1800" w:type="dxa"/>
            <w:tcBorders>
              <w:top w:val="single" w:sz="4" w:space="0" w:color="auto"/>
              <w:left w:val="none" w:sz="0" w:space="0" w:color="auto"/>
              <w:bottom w:val="single" w:sz="4" w:space="0" w:color="auto"/>
              <w:right w:val="none" w:sz="0" w:space="0" w:color="auto"/>
            </w:tcBorders>
            <w:vAlign w:val="top"/>
            <w:tcPrChange w:id="971" w:author="Yanfei Zhang" w:date="2022-04-04T20:26:00Z">
              <w:tcPr>
                <w:tcW w:w="1800" w:type="dxa"/>
                <w:tcBorders>
                  <w:top w:val="single" w:sz="4" w:space="0" w:color="000000"/>
                  <w:left w:val="single" w:sz="4" w:space="0" w:color="000000"/>
                  <w:right w:val="single" w:sz="4" w:space="0" w:color="000000"/>
                </w:tcBorders>
                <w:vAlign w:val="top"/>
              </w:tcPr>
            </w:tcPrChange>
          </w:tcPr>
          <w:p w14:paraId="49D29500" w14:textId="77777777" w:rsidR="00603A05" w:rsidRPr="00072E4E" w:rsidRDefault="00603A05" w:rsidP="00B9199B">
            <w:pPr>
              <w:jc w:val="both"/>
              <w:cnfStyle w:val="100000000000" w:firstRow="1" w:lastRow="0" w:firstColumn="0" w:lastColumn="0" w:oddVBand="0" w:evenVBand="0" w:oddHBand="0" w:evenHBand="0" w:firstRowFirstColumn="0" w:firstRowLastColumn="0" w:lastRowFirstColumn="0" w:lastRowLastColumn="0"/>
              <w:rPr>
                <w:rFonts w:ascii="Palatino Linotype" w:hAnsi="Palatino Linotype"/>
                <w:sz w:val="16"/>
                <w:szCs w:val="16"/>
              </w:rPr>
            </w:pPr>
            <w:r w:rsidRPr="00072E4E">
              <w:rPr>
                <w:rFonts w:ascii="Palatino Linotype" w:hAnsi="Palatino Linotype"/>
                <w:sz w:val="16"/>
                <w:szCs w:val="16"/>
              </w:rPr>
              <w:t>SoxABCD flux</w:t>
            </w:r>
            <w:r w:rsidR="001400A6">
              <w:rPr>
                <w:rFonts w:ascii="Palatino Linotype" w:hAnsi="Palatino Linotype"/>
                <w:sz w:val="16"/>
                <w:szCs w:val="16"/>
              </w:rPr>
              <w:t xml:space="preserve"> (in </w:t>
            </w:r>
            <w:r>
              <w:rPr>
                <w:rFonts w:ascii="Palatino Linotype" w:hAnsi="Palatino Linotype"/>
                <w:sz w:val="16"/>
                <w:szCs w:val="16"/>
              </w:rPr>
              <w:t>2-electron equivalents per glucose import)</w:t>
            </w:r>
          </w:p>
        </w:tc>
        <w:tc>
          <w:tcPr>
            <w:tcW w:w="1170" w:type="dxa"/>
            <w:tcBorders>
              <w:top w:val="single" w:sz="4" w:space="0" w:color="auto"/>
              <w:left w:val="none" w:sz="0" w:space="0" w:color="auto"/>
              <w:bottom w:val="single" w:sz="4" w:space="0" w:color="auto"/>
              <w:right w:val="none" w:sz="0" w:space="0" w:color="auto"/>
            </w:tcBorders>
            <w:vAlign w:val="top"/>
            <w:tcPrChange w:id="972" w:author="Yanfei Zhang" w:date="2022-04-04T20:26:00Z">
              <w:tcPr>
                <w:tcW w:w="1170" w:type="dxa"/>
                <w:tcBorders>
                  <w:top w:val="single" w:sz="4" w:space="0" w:color="000000"/>
                  <w:left w:val="single" w:sz="4" w:space="0" w:color="000000"/>
                  <w:right w:val="single" w:sz="4" w:space="0" w:color="000000"/>
                </w:tcBorders>
                <w:vAlign w:val="top"/>
              </w:tcPr>
            </w:tcPrChange>
          </w:tcPr>
          <w:p w14:paraId="2EAAFED0" w14:textId="77777777" w:rsidR="00603A05" w:rsidRPr="00072E4E" w:rsidRDefault="00603A05" w:rsidP="00B9199B">
            <w:pPr>
              <w:jc w:val="both"/>
              <w:cnfStyle w:val="100000000000" w:firstRow="1" w:lastRow="0" w:firstColumn="0" w:lastColumn="0" w:oddVBand="0" w:evenVBand="0" w:oddHBand="0" w:evenHBand="0" w:firstRowFirstColumn="0" w:firstRowLastColumn="0" w:lastRowFirstColumn="0" w:lastRowLastColumn="0"/>
              <w:rPr>
                <w:rFonts w:ascii="Palatino Linotype" w:hAnsi="Palatino Linotype"/>
                <w:sz w:val="16"/>
                <w:szCs w:val="16"/>
              </w:rPr>
            </w:pPr>
            <w:r w:rsidRPr="00072E4E">
              <w:rPr>
                <w:rFonts w:ascii="Palatino Linotype" w:hAnsi="Palatino Linotype"/>
                <w:sz w:val="16"/>
                <w:szCs w:val="16"/>
              </w:rPr>
              <w:t>SoxM (DoxABCD) flux</w:t>
            </w:r>
          </w:p>
        </w:tc>
        <w:tc>
          <w:tcPr>
            <w:tcW w:w="1260" w:type="dxa"/>
            <w:tcBorders>
              <w:top w:val="single" w:sz="4" w:space="0" w:color="auto"/>
              <w:left w:val="none" w:sz="0" w:space="0" w:color="auto"/>
              <w:bottom w:val="single" w:sz="4" w:space="0" w:color="auto"/>
              <w:right w:val="none" w:sz="0" w:space="0" w:color="auto"/>
            </w:tcBorders>
            <w:vAlign w:val="top"/>
            <w:tcPrChange w:id="973" w:author="Yanfei Zhang" w:date="2022-04-04T20:26:00Z">
              <w:tcPr>
                <w:tcW w:w="1260" w:type="dxa"/>
                <w:tcBorders>
                  <w:top w:val="single" w:sz="4" w:space="0" w:color="000000"/>
                  <w:left w:val="single" w:sz="4" w:space="0" w:color="000000"/>
                  <w:right w:val="single" w:sz="4" w:space="0" w:color="000000"/>
                </w:tcBorders>
                <w:vAlign w:val="top"/>
              </w:tcPr>
            </w:tcPrChange>
          </w:tcPr>
          <w:p w14:paraId="70FE434E" w14:textId="77777777" w:rsidR="00603A05" w:rsidRPr="00072E4E" w:rsidRDefault="00603A05" w:rsidP="007D20C4">
            <w:pPr>
              <w:jc w:val="both"/>
              <w:cnfStyle w:val="100000000000" w:firstRow="1" w:lastRow="0" w:firstColumn="0" w:lastColumn="0" w:oddVBand="0" w:evenVBand="0" w:oddHBand="0" w:evenHBand="0" w:firstRowFirstColumn="0" w:firstRowLastColumn="0" w:lastRowFirstColumn="0" w:lastRowLastColumn="0"/>
              <w:rPr>
                <w:rFonts w:ascii="Palatino Linotype" w:hAnsi="Palatino Linotype"/>
                <w:sz w:val="16"/>
                <w:szCs w:val="16"/>
              </w:rPr>
            </w:pPr>
            <w:r w:rsidRPr="00072E4E">
              <w:rPr>
                <w:rFonts w:ascii="Palatino Linotype" w:hAnsi="Palatino Linotype"/>
                <w:sz w:val="16"/>
                <w:szCs w:val="16"/>
              </w:rPr>
              <w:t>NGAM</w:t>
            </w:r>
            <w:r>
              <w:rPr>
                <w:rFonts w:ascii="Palatino Linotype" w:hAnsi="Palatino Linotype"/>
                <w:sz w:val="16"/>
                <w:szCs w:val="16"/>
              </w:rPr>
              <w:t xml:space="preserve"> (maintenance ATPase)</w:t>
            </w:r>
          </w:p>
        </w:tc>
        <w:tc>
          <w:tcPr>
            <w:tcW w:w="1530" w:type="dxa"/>
            <w:tcBorders>
              <w:top w:val="single" w:sz="4" w:space="0" w:color="auto"/>
              <w:left w:val="none" w:sz="0" w:space="0" w:color="auto"/>
              <w:bottom w:val="single" w:sz="4" w:space="0" w:color="auto"/>
              <w:right w:val="none" w:sz="0" w:space="0" w:color="auto"/>
            </w:tcBorders>
            <w:tcPrChange w:id="974" w:author="Yanfei Zhang" w:date="2022-04-04T20:26:00Z">
              <w:tcPr>
                <w:tcW w:w="1530" w:type="dxa"/>
                <w:tcBorders>
                  <w:top w:val="single" w:sz="4" w:space="0" w:color="000000"/>
                  <w:left w:val="single" w:sz="4" w:space="0" w:color="000000"/>
                  <w:right w:val="single" w:sz="4" w:space="0" w:color="000000"/>
                </w:tcBorders>
              </w:tcPr>
            </w:tcPrChange>
          </w:tcPr>
          <w:p w14:paraId="65690E0E" w14:textId="77777777" w:rsidR="00603A05" w:rsidRPr="00072E4E" w:rsidRDefault="00603A05" w:rsidP="00B9199B">
            <w:pPr>
              <w:jc w:val="both"/>
              <w:cnfStyle w:val="100000000000" w:firstRow="1" w:lastRow="0" w:firstColumn="0" w:lastColumn="0" w:oddVBand="0" w:evenVBand="0" w:oddHBand="0" w:evenHBand="0" w:firstRowFirstColumn="0" w:firstRowLastColumn="0" w:lastRowFirstColumn="0" w:lastRowLastColumn="0"/>
              <w:rPr>
                <w:rFonts w:ascii="Palatino Linotype" w:hAnsi="Palatino Linotype"/>
                <w:sz w:val="16"/>
                <w:szCs w:val="16"/>
              </w:rPr>
            </w:pPr>
            <w:r>
              <w:rPr>
                <w:rFonts w:ascii="Palatino Linotype" w:hAnsi="Palatino Linotype"/>
                <w:sz w:val="16"/>
                <w:szCs w:val="16"/>
              </w:rPr>
              <w:t>H</w:t>
            </w:r>
            <w:r w:rsidRPr="0044686C">
              <w:rPr>
                <w:rFonts w:ascii="Palatino Linotype" w:hAnsi="Palatino Linotype"/>
                <w:sz w:val="16"/>
                <w:szCs w:val="16"/>
                <w:vertAlign w:val="superscript"/>
              </w:rPr>
              <w:t>+</w:t>
            </w:r>
            <w:r>
              <w:rPr>
                <w:rFonts w:ascii="Palatino Linotype" w:hAnsi="Palatino Linotype"/>
                <w:sz w:val="16"/>
                <w:szCs w:val="16"/>
              </w:rPr>
              <w:t xml:space="preserve">-ATPsynthase </w:t>
            </w:r>
            <w:r w:rsidRPr="00072E4E">
              <w:rPr>
                <w:rFonts w:ascii="Palatino Linotype" w:hAnsi="Palatino Linotype"/>
                <w:sz w:val="16"/>
                <w:szCs w:val="16"/>
              </w:rPr>
              <w:t>proton flux</w:t>
            </w:r>
            <w:r>
              <w:rPr>
                <w:rFonts w:ascii="Palatino Linotype" w:hAnsi="Palatino Linotype"/>
                <w:sz w:val="16"/>
                <w:szCs w:val="16"/>
              </w:rPr>
              <w:t xml:space="preserve"> per glucose imported</w:t>
            </w:r>
          </w:p>
        </w:tc>
      </w:tr>
      <w:tr w:rsidR="00603A05" w:rsidRPr="00072E4E" w14:paraId="6C5EA658" w14:textId="77777777" w:rsidTr="00A45EF6">
        <w:trPr>
          <w:trHeight w:val="20"/>
          <w:jc w:val="center"/>
          <w:trPrChange w:id="975" w:author="Yanfei Zhang" w:date="2022-04-04T20:26:00Z">
            <w:trPr>
              <w:trHeight w:val="20"/>
              <w:jc w:val="center"/>
            </w:trPr>
          </w:trPrChange>
        </w:trPr>
        <w:tc>
          <w:tcPr>
            <w:tcW w:w="895" w:type="dxa"/>
            <w:tcBorders>
              <w:top w:val="single" w:sz="4" w:space="0" w:color="auto"/>
            </w:tcBorders>
            <w:vAlign w:val="top"/>
            <w:tcPrChange w:id="976" w:author="Yanfei Zhang" w:date="2022-04-04T20:26:00Z">
              <w:tcPr>
                <w:tcW w:w="895" w:type="dxa"/>
                <w:vAlign w:val="top"/>
              </w:tcPr>
            </w:tcPrChange>
          </w:tcPr>
          <w:p w14:paraId="4BC61674" w14:textId="77777777" w:rsidR="00603A05" w:rsidRPr="00072E4E" w:rsidRDefault="00603A05" w:rsidP="009019CE">
            <w:pPr>
              <w:rPr>
                <w:rFonts w:cs="Times New Roman"/>
                <w:sz w:val="16"/>
                <w:szCs w:val="16"/>
              </w:rPr>
            </w:pPr>
            <w:r w:rsidRPr="00072E4E">
              <w:rPr>
                <w:rFonts w:cs="Times New Roman"/>
                <w:sz w:val="16"/>
                <w:szCs w:val="16"/>
              </w:rPr>
              <w:t>0</w:t>
            </w:r>
          </w:p>
        </w:tc>
        <w:tc>
          <w:tcPr>
            <w:tcW w:w="1800" w:type="dxa"/>
            <w:tcBorders>
              <w:top w:val="single" w:sz="4" w:space="0" w:color="auto"/>
            </w:tcBorders>
            <w:vAlign w:val="top"/>
            <w:tcPrChange w:id="977" w:author="Yanfei Zhang" w:date="2022-04-04T20:26:00Z">
              <w:tcPr>
                <w:tcW w:w="1800" w:type="dxa"/>
                <w:vAlign w:val="top"/>
              </w:tcPr>
            </w:tcPrChange>
          </w:tcPr>
          <w:p w14:paraId="095846B9" w14:textId="77777777" w:rsidR="00603A05" w:rsidRPr="00072E4E" w:rsidRDefault="00603A05" w:rsidP="009019CE">
            <w:pPr>
              <w:rPr>
                <w:rFonts w:cs="Times New Roman"/>
                <w:sz w:val="16"/>
                <w:szCs w:val="16"/>
              </w:rPr>
            </w:pPr>
            <w:r w:rsidRPr="00072E4E">
              <w:rPr>
                <w:rFonts w:cs="Times New Roman"/>
                <w:sz w:val="16"/>
                <w:szCs w:val="16"/>
              </w:rPr>
              <w:t>0</w:t>
            </w:r>
          </w:p>
        </w:tc>
        <w:tc>
          <w:tcPr>
            <w:tcW w:w="1170" w:type="dxa"/>
            <w:tcBorders>
              <w:top w:val="single" w:sz="4" w:space="0" w:color="auto"/>
            </w:tcBorders>
            <w:vAlign w:val="top"/>
            <w:tcPrChange w:id="978" w:author="Yanfei Zhang" w:date="2022-04-04T20:26:00Z">
              <w:tcPr>
                <w:tcW w:w="1170" w:type="dxa"/>
                <w:vAlign w:val="top"/>
              </w:tcPr>
            </w:tcPrChange>
          </w:tcPr>
          <w:p w14:paraId="1A9DCDDF" w14:textId="77777777" w:rsidR="00603A05" w:rsidRPr="00072E4E" w:rsidRDefault="00603A05" w:rsidP="009019CE">
            <w:pPr>
              <w:rPr>
                <w:rFonts w:cs="Times New Roman"/>
                <w:sz w:val="16"/>
                <w:szCs w:val="16"/>
              </w:rPr>
            </w:pPr>
            <w:r w:rsidRPr="00072E4E">
              <w:rPr>
                <w:rFonts w:cs="Times New Roman"/>
                <w:sz w:val="16"/>
                <w:szCs w:val="16"/>
              </w:rPr>
              <w:t>12</w:t>
            </w:r>
          </w:p>
        </w:tc>
        <w:tc>
          <w:tcPr>
            <w:tcW w:w="1260" w:type="dxa"/>
            <w:tcBorders>
              <w:top w:val="single" w:sz="4" w:space="0" w:color="auto"/>
            </w:tcBorders>
            <w:vAlign w:val="bottom"/>
            <w:tcPrChange w:id="979" w:author="Yanfei Zhang" w:date="2022-04-04T20:26:00Z">
              <w:tcPr>
                <w:tcW w:w="1260" w:type="dxa"/>
                <w:vAlign w:val="bottom"/>
              </w:tcPr>
            </w:tcPrChange>
          </w:tcPr>
          <w:p w14:paraId="32EFB35D" w14:textId="77777777" w:rsidR="00603A05" w:rsidRPr="00072E4E" w:rsidRDefault="00603A05" w:rsidP="009019CE">
            <w:pPr>
              <w:rPr>
                <w:rFonts w:cs="Times New Roman"/>
                <w:sz w:val="16"/>
                <w:szCs w:val="16"/>
              </w:rPr>
            </w:pPr>
            <w:r w:rsidRPr="00072E4E">
              <w:rPr>
                <w:rFonts w:cs="Times New Roman"/>
                <w:sz w:val="16"/>
                <w:szCs w:val="16"/>
              </w:rPr>
              <w:t>8</w:t>
            </w:r>
          </w:p>
        </w:tc>
        <w:tc>
          <w:tcPr>
            <w:tcW w:w="1530" w:type="dxa"/>
            <w:tcBorders>
              <w:top w:val="single" w:sz="4" w:space="0" w:color="auto"/>
            </w:tcBorders>
            <w:tcPrChange w:id="980" w:author="Yanfei Zhang" w:date="2022-04-04T20:26:00Z">
              <w:tcPr>
                <w:tcW w:w="1530" w:type="dxa"/>
              </w:tcPr>
            </w:tcPrChange>
          </w:tcPr>
          <w:p w14:paraId="30C0B7F9" w14:textId="77777777" w:rsidR="00603A05" w:rsidRPr="00072E4E" w:rsidRDefault="00603A05" w:rsidP="009019CE">
            <w:pPr>
              <w:rPr>
                <w:rFonts w:cs="Times New Roman"/>
                <w:sz w:val="16"/>
                <w:szCs w:val="16"/>
              </w:rPr>
            </w:pPr>
            <w:r>
              <w:rPr>
                <w:rFonts w:cs="Times New Roman"/>
                <w:sz w:val="16"/>
                <w:szCs w:val="16"/>
              </w:rPr>
              <w:t>24</w:t>
            </w:r>
          </w:p>
        </w:tc>
      </w:tr>
      <w:tr w:rsidR="00603A05" w:rsidRPr="00072E4E" w14:paraId="52FD6ED4" w14:textId="77777777" w:rsidTr="00A45EF6">
        <w:trPr>
          <w:trHeight w:val="20"/>
          <w:jc w:val="center"/>
          <w:trPrChange w:id="981" w:author="Yanfei Zhang" w:date="2022-04-04T20:26:00Z">
            <w:trPr>
              <w:trHeight w:val="20"/>
              <w:jc w:val="center"/>
            </w:trPr>
          </w:trPrChange>
        </w:trPr>
        <w:tc>
          <w:tcPr>
            <w:tcW w:w="895" w:type="dxa"/>
            <w:vAlign w:val="top"/>
            <w:tcPrChange w:id="982" w:author="Yanfei Zhang" w:date="2022-04-04T20:26:00Z">
              <w:tcPr>
                <w:tcW w:w="895" w:type="dxa"/>
                <w:vAlign w:val="top"/>
              </w:tcPr>
            </w:tcPrChange>
          </w:tcPr>
          <w:p w14:paraId="06206479" w14:textId="77777777" w:rsidR="00603A05" w:rsidRPr="00072E4E" w:rsidRDefault="00603A05" w:rsidP="009019CE">
            <w:pPr>
              <w:rPr>
                <w:rFonts w:cs="Times New Roman"/>
                <w:sz w:val="16"/>
                <w:szCs w:val="16"/>
              </w:rPr>
            </w:pPr>
            <w:r w:rsidRPr="00072E4E">
              <w:rPr>
                <w:rFonts w:cs="Times New Roman"/>
                <w:sz w:val="16"/>
                <w:szCs w:val="16"/>
              </w:rPr>
              <w:t>1</w:t>
            </w:r>
          </w:p>
        </w:tc>
        <w:tc>
          <w:tcPr>
            <w:tcW w:w="1800" w:type="dxa"/>
            <w:vAlign w:val="top"/>
            <w:tcPrChange w:id="983" w:author="Yanfei Zhang" w:date="2022-04-04T20:26:00Z">
              <w:tcPr>
                <w:tcW w:w="1800" w:type="dxa"/>
                <w:vAlign w:val="top"/>
              </w:tcPr>
            </w:tcPrChange>
          </w:tcPr>
          <w:p w14:paraId="23BB3C04" w14:textId="77777777" w:rsidR="00603A05" w:rsidRPr="00072E4E" w:rsidRDefault="00603A05" w:rsidP="009019CE">
            <w:pPr>
              <w:rPr>
                <w:rFonts w:cs="Times New Roman"/>
                <w:sz w:val="16"/>
                <w:szCs w:val="16"/>
              </w:rPr>
            </w:pPr>
            <w:r w:rsidRPr="00072E4E">
              <w:rPr>
                <w:rFonts w:cs="Times New Roman"/>
                <w:sz w:val="16"/>
                <w:szCs w:val="16"/>
              </w:rPr>
              <w:t>1</w:t>
            </w:r>
          </w:p>
        </w:tc>
        <w:tc>
          <w:tcPr>
            <w:tcW w:w="1170" w:type="dxa"/>
            <w:vAlign w:val="top"/>
            <w:tcPrChange w:id="984" w:author="Yanfei Zhang" w:date="2022-04-04T20:26:00Z">
              <w:tcPr>
                <w:tcW w:w="1170" w:type="dxa"/>
                <w:vAlign w:val="top"/>
              </w:tcPr>
            </w:tcPrChange>
          </w:tcPr>
          <w:p w14:paraId="60FA38EC" w14:textId="77777777" w:rsidR="00603A05" w:rsidRPr="00072E4E" w:rsidRDefault="00603A05" w:rsidP="009019CE">
            <w:pPr>
              <w:rPr>
                <w:rFonts w:cs="Times New Roman"/>
                <w:sz w:val="16"/>
                <w:szCs w:val="16"/>
              </w:rPr>
            </w:pPr>
            <w:r w:rsidRPr="00072E4E">
              <w:rPr>
                <w:rFonts w:cs="Times New Roman"/>
                <w:sz w:val="16"/>
                <w:szCs w:val="16"/>
              </w:rPr>
              <w:t>11</w:t>
            </w:r>
          </w:p>
        </w:tc>
        <w:tc>
          <w:tcPr>
            <w:tcW w:w="1260" w:type="dxa"/>
            <w:vAlign w:val="bottom"/>
            <w:tcPrChange w:id="985" w:author="Yanfei Zhang" w:date="2022-04-04T20:26:00Z">
              <w:tcPr>
                <w:tcW w:w="1260" w:type="dxa"/>
                <w:vAlign w:val="bottom"/>
              </w:tcPr>
            </w:tcPrChange>
          </w:tcPr>
          <w:p w14:paraId="7A669CE8" w14:textId="77777777" w:rsidR="00603A05" w:rsidRPr="00072E4E" w:rsidRDefault="00603A05" w:rsidP="009019CE">
            <w:pPr>
              <w:rPr>
                <w:rFonts w:cs="Times New Roman"/>
                <w:sz w:val="16"/>
                <w:szCs w:val="16"/>
              </w:rPr>
            </w:pPr>
            <w:r w:rsidRPr="00072E4E">
              <w:rPr>
                <w:rFonts w:cs="Times New Roman"/>
                <w:sz w:val="16"/>
                <w:szCs w:val="16"/>
              </w:rPr>
              <w:t>8.5</w:t>
            </w:r>
          </w:p>
        </w:tc>
        <w:tc>
          <w:tcPr>
            <w:tcW w:w="1530" w:type="dxa"/>
            <w:tcPrChange w:id="986" w:author="Yanfei Zhang" w:date="2022-04-04T20:26:00Z">
              <w:tcPr>
                <w:tcW w:w="1530" w:type="dxa"/>
              </w:tcPr>
            </w:tcPrChange>
          </w:tcPr>
          <w:p w14:paraId="4D9E750E" w14:textId="77777777" w:rsidR="00603A05" w:rsidRPr="00072E4E" w:rsidRDefault="00603A05" w:rsidP="009019CE">
            <w:pPr>
              <w:rPr>
                <w:rFonts w:cs="Times New Roman"/>
                <w:sz w:val="16"/>
                <w:szCs w:val="16"/>
              </w:rPr>
            </w:pPr>
            <w:r>
              <w:rPr>
                <w:rFonts w:cs="Times New Roman"/>
                <w:sz w:val="16"/>
                <w:szCs w:val="16"/>
              </w:rPr>
              <w:t>26</w:t>
            </w:r>
            <w:r w:rsidRPr="00072E4E">
              <w:rPr>
                <w:rFonts w:cs="Times New Roman"/>
                <w:sz w:val="16"/>
                <w:szCs w:val="16"/>
              </w:rPr>
              <w:t xml:space="preserve"> </w:t>
            </w:r>
          </w:p>
        </w:tc>
      </w:tr>
      <w:tr w:rsidR="00603A05" w:rsidRPr="00072E4E" w14:paraId="1961DFE4" w14:textId="77777777" w:rsidTr="00A45EF6">
        <w:trPr>
          <w:trHeight w:val="20"/>
          <w:jc w:val="center"/>
          <w:trPrChange w:id="987" w:author="Yanfei Zhang" w:date="2022-04-04T20:26:00Z">
            <w:trPr>
              <w:trHeight w:val="20"/>
              <w:jc w:val="center"/>
            </w:trPr>
          </w:trPrChange>
        </w:trPr>
        <w:tc>
          <w:tcPr>
            <w:tcW w:w="895" w:type="dxa"/>
            <w:vAlign w:val="top"/>
            <w:tcPrChange w:id="988" w:author="Yanfei Zhang" w:date="2022-04-04T20:26:00Z">
              <w:tcPr>
                <w:tcW w:w="895" w:type="dxa"/>
                <w:vAlign w:val="top"/>
              </w:tcPr>
            </w:tcPrChange>
          </w:tcPr>
          <w:p w14:paraId="5F91A590" w14:textId="77777777" w:rsidR="00603A05" w:rsidRPr="00072E4E" w:rsidRDefault="00603A05" w:rsidP="009019CE">
            <w:pPr>
              <w:rPr>
                <w:rFonts w:cs="Times New Roman"/>
                <w:sz w:val="16"/>
                <w:szCs w:val="16"/>
              </w:rPr>
            </w:pPr>
            <w:r w:rsidRPr="00072E4E">
              <w:rPr>
                <w:rFonts w:cs="Times New Roman"/>
                <w:sz w:val="16"/>
                <w:szCs w:val="16"/>
              </w:rPr>
              <w:t>2</w:t>
            </w:r>
          </w:p>
        </w:tc>
        <w:tc>
          <w:tcPr>
            <w:tcW w:w="1800" w:type="dxa"/>
            <w:vAlign w:val="top"/>
            <w:tcPrChange w:id="989" w:author="Yanfei Zhang" w:date="2022-04-04T20:26:00Z">
              <w:tcPr>
                <w:tcW w:w="1800" w:type="dxa"/>
                <w:vAlign w:val="top"/>
              </w:tcPr>
            </w:tcPrChange>
          </w:tcPr>
          <w:p w14:paraId="71896A63" w14:textId="77777777" w:rsidR="00603A05" w:rsidRPr="00072E4E" w:rsidRDefault="00603A05" w:rsidP="009019CE">
            <w:pPr>
              <w:rPr>
                <w:rFonts w:cs="Times New Roman"/>
                <w:sz w:val="16"/>
                <w:szCs w:val="16"/>
              </w:rPr>
            </w:pPr>
            <w:r w:rsidRPr="00072E4E">
              <w:rPr>
                <w:rFonts w:cs="Times New Roman"/>
                <w:sz w:val="16"/>
                <w:szCs w:val="16"/>
              </w:rPr>
              <w:t>2</w:t>
            </w:r>
          </w:p>
        </w:tc>
        <w:tc>
          <w:tcPr>
            <w:tcW w:w="1170" w:type="dxa"/>
            <w:vAlign w:val="top"/>
            <w:tcPrChange w:id="990" w:author="Yanfei Zhang" w:date="2022-04-04T20:26:00Z">
              <w:tcPr>
                <w:tcW w:w="1170" w:type="dxa"/>
                <w:vAlign w:val="top"/>
              </w:tcPr>
            </w:tcPrChange>
          </w:tcPr>
          <w:p w14:paraId="3FC35971" w14:textId="77777777" w:rsidR="00603A05" w:rsidRPr="00072E4E" w:rsidRDefault="00603A05" w:rsidP="009019CE">
            <w:pPr>
              <w:rPr>
                <w:rFonts w:cs="Times New Roman"/>
                <w:sz w:val="16"/>
                <w:szCs w:val="16"/>
              </w:rPr>
            </w:pPr>
            <w:r w:rsidRPr="00072E4E">
              <w:rPr>
                <w:rFonts w:cs="Times New Roman"/>
                <w:sz w:val="16"/>
                <w:szCs w:val="16"/>
              </w:rPr>
              <w:t>10</w:t>
            </w:r>
          </w:p>
        </w:tc>
        <w:tc>
          <w:tcPr>
            <w:tcW w:w="1260" w:type="dxa"/>
            <w:vAlign w:val="bottom"/>
            <w:tcPrChange w:id="991" w:author="Yanfei Zhang" w:date="2022-04-04T20:26:00Z">
              <w:tcPr>
                <w:tcW w:w="1260" w:type="dxa"/>
                <w:vAlign w:val="bottom"/>
              </w:tcPr>
            </w:tcPrChange>
          </w:tcPr>
          <w:p w14:paraId="444B1918" w14:textId="77777777" w:rsidR="00603A05" w:rsidRPr="00072E4E" w:rsidRDefault="00603A05" w:rsidP="009019CE">
            <w:pPr>
              <w:rPr>
                <w:rFonts w:cs="Times New Roman"/>
                <w:sz w:val="16"/>
                <w:szCs w:val="16"/>
              </w:rPr>
            </w:pPr>
            <w:r w:rsidRPr="00072E4E">
              <w:rPr>
                <w:rFonts w:cs="Times New Roman"/>
                <w:sz w:val="16"/>
                <w:szCs w:val="16"/>
              </w:rPr>
              <w:t>9</w:t>
            </w:r>
          </w:p>
        </w:tc>
        <w:tc>
          <w:tcPr>
            <w:tcW w:w="1530" w:type="dxa"/>
            <w:tcPrChange w:id="992" w:author="Yanfei Zhang" w:date="2022-04-04T20:26:00Z">
              <w:tcPr>
                <w:tcW w:w="1530" w:type="dxa"/>
              </w:tcPr>
            </w:tcPrChange>
          </w:tcPr>
          <w:p w14:paraId="100E8DC8" w14:textId="77777777" w:rsidR="00603A05" w:rsidRPr="00072E4E" w:rsidRDefault="00603A05" w:rsidP="009019CE">
            <w:pPr>
              <w:rPr>
                <w:rFonts w:cs="Times New Roman"/>
                <w:sz w:val="16"/>
                <w:szCs w:val="16"/>
              </w:rPr>
            </w:pPr>
            <w:r>
              <w:rPr>
                <w:rFonts w:cs="Times New Roman"/>
                <w:sz w:val="16"/>
                <w:szCs w:val="16"/>
              </w:rPr>
              <w:t>28</w:t>
            </w:r>
          </w:p>
        </w:tc>
      </w:tr>
      <w:tr w:rsidR="00603A05" w:rsidRPr="00072E4E" w14:paraId="2D4349F8" w14:textId="77777777" w:rsidTr="00A45EF6">
        <w:trPr>
          <w:trHeight w:val="20"/>
          <w:jc w:val="center"/>
          <w:trPrChange w:id="993" w:author="Yanfei Zhang" w:date="2022-04-04T20:26:00Z">
            <w:trPr>
              <w:trHeight w:val="20"/>
              <w:jc w:val="center"/>
            </w:trPr>
          </w:trPrChange>
        </w:trPr>
        <w:tc>
          <w:tcPr>
            <w:tcW w:w="895" w:type="dxa"/>
            <w:vAlign w:val="top"/>
            <w:tcPrChange w:id="994" w:author="Yanfei Zhang" w:date="2022-04-04T20:26:00Z">
              <w:tcPr>
                <w:tcW w:w="895" w:type="dxa"/>
                <w:vAlign w:val="top"/>
              </w:tcPr>
            </w:tcPrChange>
          </w:tcPr>
          <w:p w14:paraId="5AD6E413" w14:textId="77777777" w:rsidR="00603A05" w:rsidRPr="00072E4E" w:rsidRDefault="00603A05" w:rsidP="009019CE">
            <w:pPr>
              <w:rPr>
                <w:rFonts w:cs="Times New Roman"/>
                <w:sz w:val="16"/>
                <w:szCs w:val="16"/>
              </w:rPr>
            </w:pPr>
            <w:r w:rsidRPr="00072E4E">
              <w:rPr>
                <w:rFonts w:cs="Times New Roman"/>
                <w:sz w:val="16"/>
                <w:szCs w:val="16"/>
              </w:rPr>
              <w:t>3</w:t>
            </w:r>
          </w:p>
        </w:tc>
        <w:tc>
          <w:tcPr>
            <w:tcW w:w="1800" w:type="dxa"/>
            <w:vAlign w:val="top"/>
            <w:tcPrChange w:id="995" w:author="Yanfei Zhang" w:date="2022-04-04T20:26:00Z">
              <w:tcPr>
                <w:tcW w:w="1800" w:type="dxa"/>
                <w:vAlign w:val="top"/>
              </w:tcPr>
            </w:tcPrChange>
          </w:tcPr>
          <w:p w14:paraId="00F89A3A" w14:textId="77777777" w:rsidR="00603A05" w:rsidRPr="00072E4E" w:rsidRDefault="00603A05" w:rsidP="009019CE">
            <w:pPr>
              <w:rPr>
                <w:rFonts w:cs="Times New Roman"/>
                <w:sz w:val="16"/>
                <w:szCs w:val="16"/>
              </w:rPr>
            </w:pPr>
            <w:r w:rsidRPr="00072E4E">
              <w:rPr>
                <w:rFonts w:cs="Times New Roman"/>
                <w:sz w:val="16"/>
                <w:szCs w:val="16"/>
              </w:rPr>
              <w:t>3</w:t>
            </w:r>
          </w:p>
        </w:tc>
        <w:tc>
          <w:tcPr>
            <w:tcW w:w="1170" w:type="dxa"/>
            <w:vAlign w:val="top"/>
            <w:tcPrChange w:id="996" w:author="Yanfei Zhang" w:date="2022-04-04T20:26:00Z">
              <w:tcPr>
                <w:tcW w:w="1170" w:type="dxa"/>
                <w:vAlign w:val="top"/>
              </w:tcPr>
            </w:tcPrChange>
          </w:tcPr>
          <w:p w14:paraId="5C415712" w14:textId="77777777" w:rsidR="00603A05" w:rsidRPr="00072E4E" w:rsidRDefault="00603A05" w:rsidP="009019CE">
            <w:pPr>
              <w:rPr>
                <w:rFonts w:cs="Times New Roman"/>
                <w:sz w:val="16"/>
                <w:szCs w:val="16"/>
              </w:rPr>
            </w:pPr>
            <w:r w:rsidRPr="00072E4E">
              <w:rPr>
                <w:rFonts w:cs="Times New Roman"/>
                <w:sz w:val="16"/>
                <w:szCs w:val="16"/>
              </w:rPr>
              <w:t>9</w:t>
            </w:r>
          </w:p>
        </w:tc>
        <w:tc>
          <w:tcPr>
            <w:tcW w:w="1260" w:type="dxa"/>
            <w:vAlign w:val="bottom"/>
            <w:tcPrChange w:id="997" w:author="Yanfei Zhang" w:date="2022-04-04T20:26:00Z">
              <w:tcPr>
                <w:tcW w:w="1260" w:type="dxa"/>
                <w:vAlign w:val="bottom"/>
              </w:tcPr>
            </w:tcPrChange>
          </w:tcPr>
          <w:p w14:paraId="51B629A0" w14:textId="77777777" w:rsidR="00603A05" w:rsidRPr="00072E4E" w:rsidRDefault="00603A05" w:rsidP="009019CE">
            <w:pPr>
              <w:rPr>
                <w:rFonts w:cs="Times New Roman"/>
                <w:sz w:val="16"/>
                <w:szCs w:val="16"/>
              </w:rPr>
            </w:pPr>
            <w:r w:rsidRPr="00072E4E">
              <w:rPr>
                <w:rFonts w:cs="Times New Roman"/>
                <w:sz w:val="16"/>
                <w:szCs w:val="16"/>
              </w:rPr>
              <w:t>9.5</w:t>
            </w:r>
          </w:p>
        </w:tc>
        <w:tc>
          <w:tcPr>
            <w:tcW w:w="1530" w:type="dxa"/>
            <w:tcPrChange w:id="998" w:author="Yanfei Zhang" w:date="2022-04-04T20:26:00Z">
              <w:tcPr>
                <w:tcW w:w="1530" w:type="dxa"/>
              </w:tcPr>
            </w:tcPrChange>
          </w:tcPr>
          <w:p w14:paraId="5467CD7E" w14:textId="77777777" w:rsidR="00603A05" w:rsidRPr="00072E4E" w:rsidRDefault="00603A05" w:rsidP="009019CE">
            <w:pPr>
              <w:rPr>
                <w:rFonts w:cs="Times New Roman"/>
                <w:sz w:val="16"/>
                <w:szCs w:val="16"/>
              </w:rPr>
            </w:pPr>
            <w:r>
              <w:rPr>
                <w:rFonts w:cs="Times New Roman"/>
                <w:sz w:val="16"/>
                <w:szCs w:val="16"/>
              </w:rPr>
              <w:t>30</w:t>
            </w:r>
          </w:p>
        </w:tc>
      </w:tr>
      <w:tr w:rsidR="00603A05" w:rsidRPr="00072E4E" w14:paraId="29CDA799" w14:textId="77777777" w:rsidTr="00A45EF6">
        <w:trPr>
          <w:trHeight w:val="20"/>
          <w:jc w:val="center"/>
          <w:trPrChange w:id="999" w:author="Yanfei Zhang" w:date="2022-04-04T20:26:00Z">
            <w:trPr>
              <w:trHeight w:val="20"/>
              <w:jc w:val="center"/>
            </w:trPr>
          </w:trPrChange>
        </w:trPr>
        <w:tc>
          <w:tcPr>
            <w:tcW w:w="895" w:type="dxa"/>
            <w:vAlign w:val="top"/>
            <w:tcPrChange w:id="1000" w:author="Yanfei Zhang" w:date="2022-04-04T20:26:00Z">
              <w:tcPr>
                <w:tcW w:w="895" w:type="dxa"/>
                <w:vAlign w:val="top"/>
              </w:tcPr>
            </w:tcPrChange>
          </w:tcPr>
          <w:p w14:paraId="097977DA" w14:textId="77777777" w:rsidR="00603A05" w:rsidRPr="00072E4E" w:rsidRDefault="00603A05" w:rsidP="009019CE">
            <w:pPr>
              <w:rPr>
                <w:rFonts w:cs="Times New Roman"/>
                <w:sz w:val="16"/>
                <w:szCs w:val="16"/>
              </w:rPr>
            </w:pPr>
            <w:r w:rsidRPr="00072E4E">
              <w:rPr>
                <w:rFonts w:cs="Times New Roman"/>
                <w:sz w:val="16"/>
                <w:szCs w:val="16"/>
              </w:rPr>
              <w:t>4</w:t>
            </w:r>
          </w:p>
        </w:tc>
        <w:tc>
          <w:tcPr>
            <w:tcW w:w="1800" w:type="dxa"/>
            <w:vAlign w:val="top"/>
            <w:tcPrChange w:id="1001" w:author="Yanfei Zhang" w:date="2022-04-04T20:26:00Z">
              <w:tcPr>
                <w:tcW w:w="1800" w:type="dxa"/>
                <w:vAlign w:val="top"/>
              </w:tcPr>
            </w:tcPrChange>
          </w:tcPr>
          <w:p w14:paraId="13F7A7FC" w14:textId="77777777" w:rsidR="00603A05" w:rsidRPr="00072E4E" w:rsidRDefault="00603A05" w:rsidP="009019CE">
            <w:pPr>
              <w:rPr>
                <w:rFonts w:cs="Times New Roman"/>
                <w:sz w:val="16"/>
                <w:szCs w:val="16"/>
              </w:rPr>
            </w:pPr>
            <w:r w:rsidRPr="00072E4E">
              <w:rPr>
                <w:rFonts w:cs="Times New Roman"/>
                <w:sz w:val="16"/>
                <w:szCs w:val="16"/>
              </w:rPr>
              <w:t>4</w:t>
            </w:r>
          </w:p>
        </w:tc>
        <w:tc>
          <w:tcPr>
            <w:tcW w:w="1170" w:type="dxa"/>
            <w:vAlign w:val="top"/>
            <w:tcPrChange w:id="1002" w:author="Yanfei Zhang" w:date="2022-04-04T20:26:00Z">
              <w:tcPr>
                <w:tcW w:w="1170" w:type="dxa"/>
                <w:vAlign w:val="top"/>
              </w:tcPr>
            </w:tcPrChange>
          </w:tcPr>
          <w:p w14:paraId="1EF43475" w14:textId="77777777" w:rsidR="00603A05" w:rsidRPr="00072E4E" w:rsidRDefault="00603A05" w:rsidP="009019CE">
            <w:pPr>
              <w:rPr>
                <w:rFonts w:cs="Times New Roman"/>
                <w:sz w:val="16"/>
                <w:szCs w:val="16"/>
              </w:rPr>
            </w:pPr>
            <w:r w:rsidRPr="00072E4E">
              <w:rPr>
                <w:rFonts w:cs="Times New Roman"/>
                <w:sz w:val="16"/>
                <w:szCs w:val="16"/>
              </w:rPr>
              <w:t>8</w:t>
            </w:r>
          </w:p>
        </w:tc>
        <w:tc>
          <w:tcPr>
            <w:tcW w:w="1260" w:type="dxa"/>
            <w:vAlign w:val="bottom"/>
            <w:tcPrChange w:id="1003" w:author="Yanfei Zhang" w:date="2022-04-04T20:26:00Z">
              <w:tcPr>
                <w:tcW w:w="1260" w:type="dxa"/>
                <w:vAlign w:val="bottom"/>
              </w:tcPr>
            </w:tcPrChange>
          </w:tcPr>
          <w:p w14:paraId="198D320A" w14:textId="77777777" w:rsidR="00603A05" w:rsidRPr="00072E4E" w:rsidRDefault="00603A05" w:rsidP="009019CE">
            <w:pPr>
              <w:rPr>
                <w:rFonts w:cs="Times New Roman"/>
                <w:sz w:val="16"/>
                <w:szCs w:val="16"/>
              </w:rPr>
            </w:pPr>
            <w:r w:rsidRPr="00072E4E">
              <w:rPr>
                <w:rFonts w:cs="Times New Roman"/>
                <w:sz w:val="16"/>
                <w:szCs w:val="16"/>
              </w:rPr>
              <w:t>10</w:t>
            </w:r>
          </w:p>
        </w:tc>
        <w:tc>
          <w:tcPr>
            <w:tcW w:w="1530" w:type="dxa"/>
            <w:tcPrChange w:id="1004" w:author="Yanfei Zhang" w:date="2022-04-04T20:26:00Z">
              <w:tcPr>
                <w:tcW w:w="1530" w:type="dxa"/>
              </w:tcPr>
            </w:tcPrChange>
          </w:tcPr>
          <w:p w14:paraId="58C572B0" w14:textId="77777777" w:rsidR="00603A05" w:rsidRPr="00072E4E" w:rsidRDefault="00603A05" w:rsidP="009019CE">
            <w:pPr>
              <w:rPr>
                <w:rFonts w:cs="Times New Roman"/>
                <w:sz w:val="16"/>
                <w:szCs w:val="16"/>
              </w:rPr>
            </w:pPr>
            <w:r>
              <w:rPr>
                <w:rFonts w:cs="Times New Roman"/>
                <w:sz w:val="16"/>
                <w:szCs w:val="16"/>
              </w:rPr>
              <w:t>32</w:t>
            </w:r>
          </w:p>
        </w:tc>
      </w:tr>
      <w:tr w:rsidR="00603A05" w:rsidRPr="00072E4E" w14:paraId="057EFE8F" w14:textId="77777777" w:rsidTr="00A45EF6">
        <w:trPr>
          <w:trHeight w:val="20"/>
          <w:jc w:val="center"/>
          <w:trPrChange w:id="1005" w:author="Yanfei Zhang" w:date="2022-04-04T20:26:00Z">
            <w:trPr>
              <w:trHeight w:val="20"/>
              <w:jc w:val="center"/>
            </w:trPr>
          </w:trPrChange>
        </w:trPr>
        <w:tc>
          <w:tcPr>
            <w:tcW w:w="895" w:type="dxa"/>
            <w:vAlign w:val="top"/>
            <w:tcPrChange w:id="1006" w:author="Yanfei Zhang" w:date="2022-04-04T20:26:00Z">
              <w:tcPr>
                <w:tcW w:w="895" w:type="dxa"/>
                <w:vAlign w:val="top"/>
              </w:tcPr>
            </w:tcPrChange>
          </w:tcPr>
          <w:p w14:paraId="51A3745E" w14:textId="77777777" w:rsidR="00603A05" w:rsidRPr="00072E4E" w:rsidRDefault="00603A05" w:rsidP="009019CE">
            <w:pPr>
              <w:rPr>
                <w:rFonts w:cs="Times New Roman"/>
                <w:sz w:val="16"/>
                <w:szCs w:val="16"/>
              </w:rPr>
            </w:pPr>
            <w:r w:rsidRPr="00072E4E">
              <w:rPr>
                <w:rFonts w:cs="Times New Roman"/>
                <w:sz w:val="16"/>
                <w:szCs w:val="16"/>
              </w:rPr>
              <w:t>5</w:t>
            </w:r>
          </w:p>
        </w:tc>
        <w:tc>
          <w:tcPr>
            <w:tcW w:w="1800" w:type="dxa"/>
            <w:vAlign w:val="top"/>
            <w:tcPrChange w:id="1007" w:author="Yanfei Zhang" w:date="2022-04-04T20:26:00Z">
              <w:tcPr>
                <w:tcW w:w="1800" w:type="dxa"/>
                <w:vAlign w:val="top"/>
              </w:tcPr>
            </w:tcPrChange>
          </w:tcPr>
          <w:p w14:paraId="06B4278C" w14:textId="77777777" w:rsidR="00603A05" w:rsidRPr="00072E4E" w:rsidRDefault="00603A05" w:rsidP="009019CE">
            <w:pPr>
              <w:rPr>
                <w:rFonts w:cs="Times New Roman"/>
                <w:sz w:val="16"/>
                <w:szCs w:val="16"/>
              </w:rPr>
            </w:pPr>
            <w:r w:rsidRPr="00072E4E">
              <w:rPr>
                <w:rFonts w:cs="Times New Roman"/>
                <w:sz w:val="16"/>
                <w:szCs w:val="16"/>
              </w:rPr>
              <w:t>5</w:t>
            </w:r>
          </w:p>
        </w:tc>
        <w:tc>
          <w:tcPr>
            <w:tcW w:w="1170" w:type="dxa"/>
            <w:vAlign w:val="top"/>
            <w:tcPrChange w:id="1008" w:author="Yanfei Zhang" w:date="2022-04-04T20:26:00Z">
              <w:tcPr>
                <w:tcW w:w="1170" w:type="dxa"/>
                <w:vAlign w:val="top"/>
              </w:tcPr>
            </w:tcPrChange>
          </w:tcPr>
          <w:p w14:paraId="485DE0D4" w14:textId="77777777" w:rsidR="00603A05" w:rsidRPr="00072E4E" w:rsidRDefault="00603A05" w:rsidP="009019CE">
            <w:pPr>
              <w:rPr>
                <w:rFonts w:cs="Times New Roman"/>
                <w:sz w:val="16"/>
                <w:szCs w:val="16"/>
              </w:rPr>
            </w:pPr>
            <w:r w:rsidRPr="00072E4E">
              <w:rPr>
                <w:rFonts w:cs="Times New Roman"/>
                <w:sz w:val="16"/>
                <w:szCs w:val="16"/>
              </w:rPr>
              <w:t>7</w:t>
            </w:r>
          </w:p>
        </w:tc>
        <w:tc>
          <w:tcPr>
            <w:tcW w:w="1260" w:type="dxa"/>
            <w:vAlign w:val="bottom"/>
            <w:tcPrChange w:id="1009" w:author="Yanfei Zhang" w:date="2022-04-04T20:26:00Z">
              <w:tcPr>
                <w:tcW w:w="1260" w:type="dxa"/>
                <w:vAlign w:val="bottom"/>
              </w:tcPr>
            </w:tcPrChange>
          </w:tcPr>
          <w:p w14:paraId="5486FCFB" w14:textId="77777777" w:rsidR="00603A05" w:rsidRPr="00072E4E" w:rsidRDefault="00603A05" w:rsidP="009019CE">
            <w:pPr>
              <w:rPr>
                <w:rFonts w:cs="Times New Roman"/>
                <w:sz w:val="16"/>
                <w:szCs w:val="16"/>
              </w:rPr>
            </w:pPr>
            <w:r w:rsidRPr="00072E4E">
              <w:rPr>
                <w:rFonts w:cs="Times New Roman"/>
                <w:sz w:val="16"/>
                <w:szCs w:val="16"/>
              </w:rPr>
              <w:t>10.5</w:t>
            </w:r>
          </w:p>
        </w:tc>
        <w:tc>
          <w:tcPr>
            <w:tcW w:w="1530" w:type="dxa"/>
            <w:tcPrChange w:id="1010" w:author="Yanfei Zhang" w:date="2022-04-04T20:26:00Z">
              <w:tcPr>
                <w:tcW w:w="1530" w:type="dxa"/>
              </w:tcPr>
            </w:tcPrChange>
          </w:tcPr>
          <w:p w14:paraId="59A40C76" w14:textId="77777777" w:rsidR="00603A05" w:rsidRPr="00072E4E" w:rsidRDefault="00603A05" w:rsidP="009019CE">
            <w:pPr>
              <w:rPr>
                <w:rFonts w:cs="Times New Roman"/>
                <w:sz w:val="16"/>
                <w:szCs w:val="16"/>
              </w:rPr>
            </w:pPr>
            <w:r>
              <w:rPr>
                <w:rFonts w:cs="Times New Roman"/>
                <w:sz w:val="16"/>
                <w:szCs w:val="16"/>
              </w:rPr>
              <w:t>34</w:t>
            </w:r>
          </w:p>
        </w:tc>
      </w:tr>
      <w:tr w:rsidR="00603A05" w:rsidRPr="00072E4E" w14:paraId="42A3039E" w14:textId="77777777" w:rsidTr="00A45EF6">
        <w:trPr>
          <w:trHeight w:val="20"/>
          <w:jc w:val="center"/>
          <w:trPrChange w:id="1011" w:author="Yanfei Zhang" w:date="2022-04-04T20:26:00Z">
            <w:trPr>
              <w:trHeight w:val="20"/>
              <w:jc w:val="center"/>
            </w:trPr>
          </w:trPrChange>
        </w:trPr>
        <w:tc>
          <w:tcPr>
            <w:tcW w:w="895" w:type="dxa"/>
            <w:vAlign w:val="top"/>
            <w:tcPrChange w:id="1012" w:author="Yanfei Zhang" w:date="2022-04-04T20:26:00Z">
              <w:tcPr>
                <w:tcW w:w="895" w:type="dxa"/>
                <w:vAlign w:val="top"/>
              </w:tcPr>
            </w:tcPrChange>
          </w:tcPr>
          <w:p w14:paraId="73F878CE" w14:textId="77777777" w:rsidR="00603A05" w:rsidRPr="00072E4E" w:rsidRDefault="00603A05" w:rsidP="009019CE">
            <w:pPr>
              <w:rPr>
                <w:rFonts w:cs="Times New Roman"/>
                <w:sz w:val="16"/>
                <w:szCs w:val="16"/>
              </w:rPr>
            </w:pPr>
            <w:r w:rsidRPr="00072E4E">
              <w:rPr>
                <w:rFonts w:cs="Times New Roman"/>
                <w:sz w:val="16"/>
                <w:szCs w:val="16"/>
              </w:rPr>
              <w:t>6</w:t>
            </w:r>
          </w:p>
        </w:tc>
        <w:tc>
          <w:tcPr>
            <w:tcW w:w="1800" w:type="dxa"/>
            <w:vAlign w:val="top"/>
            <w:tcPrChange w:id="1013" w:author="Yanfei Zhang" w:date="2022-04-04T20:26:00Z">
              <w:tcPr>
                <w:tcW w:w="1800" w:type="dxa"/>
                <w:vAlign w:val="top"/>
              </w:tcPr>
            </w:tcPrChange>
          </w:tcPr>
          <w:p w14:paraId="1E3F7445" w14:textId="77777777" w:rsidR="00603A05" w:rsidRPr="00072E4E" w:rsidRDefault="00603A05" w:rsidP="009019CE">
            <w:pPr>
              <w:rPr>
                <w:rFonts w:cs="Times New Roman"/>
                <w:sz w:val="16"/>
                <w:szCs w:val="16"/>
              </w:rPr>
            </w:pPr>
            <w:r w:rsidRPr="00072E4E">
              <w:rPr>
                <w:rFonts w:cs="Times New Roman"/>
                <w:sz w:val="16"/>
                <w:szCs w:val="16"/>
              </w:rPr>
              <w:t>6</w:t>
            </w:r>
          </w:p>
        </w:tc>
        <w:tc>
          <w:tcPr>
            <w:tcW w:w="1170" w:type="dxa"/>
            <w:vAlign w:val="top"/>
            <w:tcPrChange w:id="1014" w:author="Yanfei Zhang" w:date="2022-04-04T20:26:00Z">
              <w:tcPr>
                <w:tcW w:w="1170" w:type="dxa"/>
                <w:vAlign w:val="top"/>
              </w:tcPr>
            </w:tcPrChange>
          </w:tcPr>
          <w:p w14:paraId="035C313E" w14:textId="77777777" w:rsidR="00603A05" w:rsidRPr="00072E4E" w:rsidRDefault="00603A05" w:rsidP="009019CE">
            <w:pPr>
              <w:rPr>
                <w:rFonts w:cs="Times New Roman"/>
                <w:sz w:val="16"/>
                <w:szCs w:val="16"/>
              </w:rPr>
            </w:pPr>
            <w:r w:rsidRPr="00072E4E">
              <w:rPr>
                <w:rFonts w:cs="Times New Roman"/>
                <w:sz w:val="16"/>
                <w:szCs w:val="16"/>
              </w:rPr>
              <w:t>6</w:t>
            </w:r>
          </w:p>
        </w:tc>
        <w:tc>
          <w:tcPr>
            <w:tcW w:w="1260" w:type="dxa"/>
            <w:vAlign w:val="bottom"/>
            <w:tcPrChange w:id="1015" w:author="Yanfei Zhang" w:date="2022-04-04T20:26:00Z">
              <w:tcPr>
                <w:tcW w:w="1260" w:type="dxa"/>
                <w:vAlign w:val="bottom"/>
              </w:tcPr>
            </w:tcPrChange>
          </w:tcPr>
          <w:p w14:paraId="02D9D784" w14:textId="77777777" w:rsidR="00603A05" w:rsidRPr="00072E4E" w:rsidRDefault="00603A05" w:rsidP="009019CE">
            <w:pPr>
              <w:rPr>
                <w:rFonts w:cs="Times New Roman"/>
                <w:sz w:val="16"/>
                <w:szCs w:val="16"/>
              </w:rPr>
            </w:pPr>
            <w:r w:rsidRPr="00072E4E">
              <w:rPr>
                <w:rFonts w:cs="Times New Roman"/>
                <w:sz w:val="16"/>
                <w:szCs w:val="16"/>
              </w:rPr>
              <w:t>11</w:t>
            </w:r>
          </w:p>
        </w:tc>
        <w:tc>
          <w:tcPr>
            <w:tcW w:w="1530" w:type="dxa"/>
            <w:tcPrChange w:id="1016" w:author="Yanfei Zhang" w:date="2022-04-04T20:26:00Z">
              <w:tcPr>
                <w:tcW w:w="1530" w:type="dxa"/>
              </w:tcPr>
            </w:tcPrChange>
          </w:tcPr>
          <w:p w14:paraId="7A2D9B12" w14:textId="77777777" w:rsidR="00603A05" w:rsidRPr="00072E4E" w:rsidRDefault="00603A05" w:rsidP="009019CE">
            <w:pPr>
              <w:rPr>
                <w:rFonts w:cs="Times New Roman"/>
                <w:sz w:val="16"/>
                <w:szCs w:val="16"/>
              </w:rPr>
            </w:pPr>
            <w:r>
              <w:rPr>
                <w:rFonts w:cs="Times New Roman"/>
                <w:sz w:val="16"/>
                <w:szCs w:val="16"/>
              </w:rPr>
              <w:t>36</w:t>
            </w:r>
          </w:p>
        </w:tc>
      </w:tr>
      <w:tr w:rsidR="00603A05" w:rsidRPr="00072E4E" w14:paraId="4D5ED347" w14:textId="77777777" w:rsidTr="00A45EF6">
        <w:trPr>
          <w:trHeight w:val="20"/>
          <w:jc w:val="center"/>
          <w:trPrChange w:id="1017" w:author="Yanfei Zhang" w:date="2022-04-04T20:26:00Z">
            <w:trPr>
              <w:trHeight w:val="20"/>
              <w:jc w:val="center"/>
            </w:trPr>
          </w:trPrChange>
        </w:trPr>
        <w:tc>
          <w:tcPr>
            <w:tcW w:w="895" w:type="dxa"/>
            <w:vAlign w:val="top"/>
            <w:tcPrChange w:id="1018" w:author="Yanfei Zhang" w:date="2022-04-04T20:26:00Z">
              <w:tcPr>
                <w:tcW w:w="895" w:type="dxa"/>
                <w:vAlign w:val="top"/>
              </w:tcPr>
            </w:tcPrChange>
          </w:tcPr>
          <w:p w14:paraId="02CE9B8B" w14:textId="77777777" w:rsidR="00603A05" w:rsidRPr="00072E4E" w:rsidRDefault="00603A05" w:rsidP="009019CE">
            <w:pPr>
              <w:rPr>
                <w:rFonts w:cs="Times New Roman"/>
                <w:sz w:val="16"/>
                <w:szCs w:val="16"/>
              </w:rPr>
            </w:pPr>
            <w:r w:rsidRPr="00072E4E">
              <w:rPr>
                <w:rFonts w:cs="Times New Roman"/>
                <w:sz w:val="16"/>
                <w:szCs w:val="16"/>
              </w:rPr>
              <w:t>7</w:t>
            </w:r>
          </w:p>
        </w:tc>
        <w:tc>
          <w:tcPr>
            <w:tcW w:w="1800" w:type="dxa"/>
            <w:vAlign w:val="top"/>
            <w:tcPrChange w:id="1019" w:author="Yanfei Zhang" w:date="2022-04-04T20:26:00Z">
              <w:tcPr>
                <w:tcW w:w="1800" w:type="dxa"/>
                <w:vAlign w:val="top"/>
              </w:tcPr>
            </w:tcPrChange>
          </w:tcPr>
          <w:p w14:paraId="4B31E07D" w14:textId="77777777" w:rsidR="00603A05" w:rsidRPr="00072E4E" w:rsidRDefault="00603A05" w:rsidP="009019CE">
            <w:pPr>
              <w:rPr>
                <w:rFonts w:cs="Times New Roman"/>
                <w:sz w:val="16"/>
                <w:szCs w:val="16"/>
              </w:rPr>
            </w:pPr>
            <w:r w:rsidRPr="00072E4E">
              <w:rPr>
                <w:rFonts w:cs="Times New Roman"/>
                <w:sz w:val="16"/>
                <w:szCs w:val="16"/>
              </w:rPr>
              <w:t>7</w:t>
            </w:r>
          </w:p>
        </w:tc>
        <w:tc>
          <w:tcPr>
            <w:tcW w:w="1170" w:type="dxa"/>
            <w:vAlign w:val="top"/>
            <w:tcPrChange w:id="1020" w:author="Yanfei Zhang" w:date="2022-04-04T20:26:00Z">
              <w:tcPr>
                <w:tcW w:w="1170" w:type="dxa"/>
                <w:vAlign w:val="top"/>
              </w:tcPr>
            </w:tcPrChange>
          </w:tcPr>
          <w:p w14:paraId="537DEFB5" w14:textId="77777777" w:rsidR="00603A05" w:rsidRPr="00072E4E" w:rsidRDefault="00603A05" w:rsidP="009019CE">
            <w:pPr>
              <w:rPr>
                <w:rFonts w:cs="Times New Roman"/>
                <w:sz w:val="16"/>
                <w:szCs w:val="16"/>
              </w:rPr>
            </w:pPr>
            <w:r w:rsidRPr="00072E4E">
              <w:rPr>
                <w:rFonts w:cs="Times New Roman"/>
                <w:sz w:val="16"/>
                <w:szCs w:val="16"/>
              </w:rPr>
              <w:t>5</w:t>
            </w:r>
          </w:p>
        </w:tc>
        <w:tc>
          <w:tcPr>
            <w:tcW w:w="1260" w:type="dxa"/>
            <w:vAlign w:val="bottom"/>
            <w:tcPrChange w:id="1021" w:author="Yanfei Zhang" w:date="2022-04-04T20:26:00Z">
              <w:tcPr>
                <w:tcW w:w="1260" w:type="dxa"/>
                <w:vAlign w:val="bottom"/>
              </w:tcPr>
            </w:tcPrChange>
          </w:tcPr>
          <w:p w14:paraId="2161CA7F" w14:textId="77777777" w:rsidR="00603A05" w:rsidRPr="00072E4E" w:rsidRDefault="00603A05" w:rsidP="009019CE">
            <w:pPr>
              <w:rPr>
                <w:rFonts w:cs="Times New Roman"/>
                <w:sz w:val="16"/>
                <w:szCs w:val="16"/>
              </w:rPr>
            </w:pPr>
            <w:r w:rsidRPr="00072E4E">
              <w:rPr>
                <w:rFonts w:cs="Times New Roman"/>
                <w:sz w:val="16"/>
                <w:szCs w:val="16"/>
              </w:rPr>
              <w:t>11.5</w:t>
            </w:r>
          </w:p>
        </w:tc>
        <w:tc>
          <w:tcPr>
            <w:tcW w:w="1530" w:type="dxa"/>
            <w:tcPrChange w:id="1022" w:author="Yanfei Zhang" w:date="2022-04-04T20:26:00Z">
              <w:tcPr>
                <w:tcW w:w="1530" w:type="dxa"/>
              </w:tcPr>
            </w:tcPrChange>
          </w:tcPr>
          <w:p w14:paraId="3FA23883" w14:textId="77777777" w:rsidR="00603A05" w:rsidRPr="00072E4E" w:rsidRDefault="00603A05" w:rsidP="009019CE">
            <w:pPr>
              <w:rPr>
                <w:rFonts w:cs="Times New Roman"/>
                <w:sz w:val="16"/>
                <w:szCs w:val="16"/>
              </w:rPr>
            </w:pPr>
            <w:r>
              <w:rPr>
                <w:rFonts w:cs="Times New Roman"/>
                <w:sz w:val="16"/>
                <w:szCs w:val="16"/>
              </w:rPr>
              <w:t>38</w:t>
            </w:r>
          </w:p>
        </w:tc>
      </w:tr>
      <w:tr w:rsidR="00603A05" w:rsidRPr="00072E4E" w14:paraId="4FDB8DAE" w14:textId="77777777" w:rsidTr="00A45EF6">
        <w:trPr>
          <w:trHeight w:val="20"/>
          <w:jc w:val="center"/>
          <w:trPrChange w:id="1023" w:author="Yanfei Zhang" w:date="2022-04-04T20:26:00Z">
            <w:trPr>
              <w:trHeight w:val="20"/>
              <w:jc w:val="center"/>
            </w:trPr>
          </w:trPrChange>
        </w:trPr>
        <w:tc>
          <w:tcPr>
            <w:tcW w:w="895" w:type="dxa"/>
            <w:vAlign w:val="top"/>
            <w:tcPrChange w:id="1024" w:author="Yanfei Zhang" w:date="2022-04-04T20:26:00Z">
              <w:tcPr>
                <w:tcW w:w="895" w:type="dxa"/>
                <w:vAlign w:val="top"/>
              </w:tcPr>
            </w:tcPrChange>
          </w:tcPr>
          <w:p w14:paraId="49DC34E4" w14:textId="77777777" w:rsidR="00603A05" w:rsidRPr="00072E4E" w:rsidRDefault="00603A05" w:rsidP="009019CE">
            <w:pPr>
              <w:rPr>
                <w:rFonts w:cs="Times New Roman"/>
                <w:sz w:val="16"/>
                <w:szCs w:val="16"/>
              </w:rPr>
            </w:pPr>
            <w:r w:rsidRPr="00072E4E">
              <w:rPr>
                <w:rFonts w:cs="Times New Roman"/>
                <w:sz w:val="16"/>
                <w:szCs w:val="16"/>
              </w:rPr>
              <w:t>8</w:t>
            </w:r>
          </w:p>
        </w:tc>
        <w:tc>
          <w:tcPr>
            <w:tcW w:w="1800" w:type="dxa"/>
            <w:vAlign w:val="top"/>
            <w:tcPrChange w:id="1025" w:author="Yanfei Zhang" w:date="2022-04-04T20:26:00Z">
              <w:tcPr>
                <w:tcW w:w="1800" w:type="dxa"/>
                <w:vAlign w:val="top"/>
              </w:tcPr>
            </w:tcPrChange>
          </w:tcPr>
          <w:p w14:paraId="1FE5F076" w14:textId="77777777" w:rsidR="00603A05" w:rsidRPr="00072E4E" w:rsidRDefault="00603A05" w:rsidP="009019CE">
            <w:pPr>
              <w:rPr>
                <w:rFonts w:cs="Times New Roman"/>
                <w:sz w:val="16"/>
                <w:szCs w:val="16"/>
              </w:rPr>
            </w:pPr>
            <w:r w:rsidRPr="00072E4E">
              <w:rPr>
                <w:rFonts w:cs="Times New Roman"/>
                <w:sz w:val="16"/>
                <w:szCs w:val="16"/>
              </w:rPr>
              <w:t>8</w:t>
            </w:r>
          </w:p>
        </w:tc>
        <w:tc>
          <w:tcPr>
            <w:tcW w:w="1170" w:type="dxa"/>
            <w:vAlign w:val="top"/>
            <w:tcPrChange w:id="1026" w:author="Yanfei Zhang" w:date="2022-04-04T20:26:00Z">
              <w:tcPr>
                <w:tcW w:w="1170" w:type="dxa"/>
                <w:vAlign w:val="top"/>
              </w:tcPr>
            </w:tcPrChange>
          </w:tcPr>
          <w:p w14:paraId="5346AC58" w14:textId="77777777" w:rsidR="00603A05" w:rsidRPr="00072E4E" w:rsidRDefault="00603A05" w:rsidP="009019CE">
            <w:pPr>
              <w:rPr>
                <w:rFonts w:cs="Times New Roman"/>
                <w:sz w:val="16"/>
                <w:szCs w:val="16"/>
              </w:rPr>
            </w:pPr>
            <w:r w:rsidRPr="00072E4E">
              <w:rPr>
                <w:rFonts w:cs="Times New Roman"/>
                <w:sz w:val="16"/>
                <w:szCs w:val="16"/>
              </w:rPr>
              <w:t>4</w:t>
            </w:r>
          </w:p>
        </w:tc>
        <w:tc>
          <w:tcPr>
            <w:tcW w:w="1260" w:type="dxa"/>
            <w:vAlign w:val="bottom"/>
            <w:tcPrChange w:id="1027" w:author="Yanfei Zhang" w:date="2022-04-04T20:26:00Z">
              <w:tcPr>
                <w:tcW w:w="1260" w:type="dxa"/>
                <w:vAlign w:val="bottom"/>
              </w:tcPr>
            </w:tcPrChange>
          </w:tcPr>
          <w:p w14:paraId="594E7EC3" w14:textId="77777777" w:rsidR="00603A05" w:rsidRPr="00072E4E" w:rsidRDefault="00603A05" w:rsidP="009019CE">
            <w:pPr>
              <w:rPr>
                <w:rFonts w:cs="Times New Roman"/>
                <w:sz w:val="16"/>
                <w:szCs w:val="16"/>
              </w:rPr>
            </w:pPr>
            <w:r w:rsidRPr="00072E4E">
              <w:rPr>
                <w:rFonts w:cs="Times New Roman"/>
                <w:sz w:val="16"/>
                <w:szCs w:val="16"/>
              </w:rPr>
              <w:t>12</w:t>
            </w:r>
          </w:p>
        </w:tc>
        <w:tc>
          <w:tcPr>
            <w:tcW w:w="1530" w:type="dxa"/>
            <w:tcPrChange w:id="1028" w:author="Yanfei Zhang" w:date="2022-04-04T20:26:00Z">
              <w:tcPr>
                <w:tcW w:w="1530" w:type="dxa"/>
              </w:tcPr>
            </w:tcPrChange>
          </w:tcPr>
          <w:p w14:paraId="3361F407" w14:textId="77777777" w:rsidR="00603A05" w:rsidRPr="00072E4E" w:rsidRDefault="00603A05" w:rsidP="009019CE">
            <w:pPr>
              <w:rPr>
                <w:rFonts w:cs="Times New Roman"/>
                <w:sz w:val="16"/>
                <w:szCs w:val="16"/>
              </w:rPr>
            </w:pPr>
            <w:r>
              <w:rPr>
                <w:rFonts w:cs="Times New Roman"/>
                <w:sz w:val="16"/>
                <w:szCs w:val="16"/>
              </w:rPr>
              <w:t>40</w:t>
            </w:r>
          </w:p>
        </w:tc>
      </w:tr>
      <w:tr w:rsidR="00603A05" w:rsidRPr="00072E4E" w14:paraId="7D2E32C2" w14:textId="77777777" w:rsidTr="00A45EF6">
        <w:trPr>
          <w:trHeight w:val="20"/>
          <w:jc w:val="center"/>
          <w:trPrChange w:id="1029" w:author="Yanfei Zhang" w:date="2022-04-04T20:26:00Z">
            <w:trPr>
              <w:trHeight w:val="20"/>
              <w:jc w:val="center"/>
            </w:trPr>
          </w:trPrChange>
        </w:trPr>
        <w:tc>
          <w:tcPr>
            <w:tcW w:w="895" w:type="dxa"/>
            <w:vAlign w:val="top"/>
            <w:tcPrChange w:id="1030" w:author="Yanfei Zhang" w:date="2022-04-04T20:26:00Z">
              <w:tcPr>
                <w:tcW w:w="895" w:type="dxa"/>
                <w:vAlign w:val="top"/>
              </w:tcPr>
            </w:tcPrChange>
          </w:tcPr>
          <w:p w14:paraId="34D71D96" w14:textId="77777777" w:rsidR="00603A05" w:rsidRPr="00072E4E" w:rsidRDefault="00603A05" w:rsidP="009019CE">
            <w:pPr>
              <w:rPr>
                <w:rFonts w:cs="Times New Roman"/>
                <w:sz w:val="16"/>
                <w:szCs w:val="16"/>
              </w:rPr>
            </w:pPr>
            <w:r w:rsidRPr="00072E4E">
              <w:rPr>
                <w:rFonts w:cs="Times New Roman"/>
                <w:sz w:val="16"/>
                <w:szCs w:val="16"/>
              </w:rPr>
              <w:t>9</w:t>
            </w:r>
          </w:p>
        </w:tc>
        <w:tc>
          <w:tcPr>
            <w:tcW w:w="1800" w:type="dxa"/>
            <w:vAlign w:val="top"/>
            <w:tcPrChange w:id="1031" w:author="Yanfei Zhang" w:date="2022-04-04T20:26:00Z">
              <w:tcPr>
                <w:tcW w:w="1800" w:type="dxa"/>
                <w:vAlign w:val="top"/>
              </w:tcPr>
            </w:tcPrChange>
          </w:tcPr>
          <w:p w14:paraId="3B96C102" w14:textId="77777777" w:rsidR="00603A05" w:rsidRPr="00072E4E" w:rsidRDefault="00603A05" w:rsidP="009019CE">
            <w:pPr>
              <w:rPr>
                <w:rFonts w:cs="Times New Roman"/>
                <w:sz w:val="16"/>
                <w:szCs w:val="16"/>
              </w:rPr>
            </w:pPr>
            <w:r w:rsidRPr="00072E4E">
              <w:rPr>
                <w:rFonts w:cs="Times New Roman"/>
                <w:sz w:val="16"/>
                <w:szCs w:val="16"/>
              </w:rPr>
              <w:t>9</w:t>
            </w:r>
          </w:p>
        </w:tc>
        <w:tc>
          <w:tcPr>
            <w:tcW w:w="1170" w:type="dxa"/>
            <w:vAlign w:val="top"/>
            <w:tcPrChange w:id="1032" w:author="Yanfei Zhang" w:date="2022-04-04T20:26:00Z">
              <w:tcPr>
                <w:tcW w:w="1170" w:type="dxa"/>
                <w:vAlign w:val="top"/>
              </w:tcPr>
            </w:tcPrChange>
          </w:tcPr>
          <w:p w14:paraId="21774870" w14:textId="77777777" w:rsidR="00603A05" w:rsidRPr="00072E4E" w:rsidRDefault="00603A05" w:rsidP="009019CE">
            <w:pPr>
              <w:rPr>
                <w:rFonts w:cs="Times New Roman"/>
                <w:sz w:val="16"/>
                <w:szCs w:val="16"/>
              </w:rPr>
            </w:pPr>
            <w:r w:rsidRPr="00072E4E">
              <w:rPr>
                <w:rFonts w:cs="Times New Roman"/>
                <w:sz w:val="16"/>
                <w:szCs w:val="16"/>
              </w:rPr>
              <w:t>3</w:t>
            </w:r>
          </w:p>
        </w:tc>
        <w:tc>
          <w:tcPr>
            <w:tcW w:w="1260" w:type="dxa"/>
            <w:vAlign w:val="bottom"/>
            <w:tcPrChange w:id="1033" w:author="Yanfei Zhang" w:date="2022-04-04T20:26:00Z">
              <w:tcPr>
                <w:tcW w:w="1260" w:type="dxa"/>
                <w:vAlign w:val="bottom"/>
              </w:tcPr>
            </w:tcPrChange>
          </w:tcPr>
          <w:p w14:paraId="7822BAF0" w14:textId="77777777" w:rsidR="00603A05" w:rsidRPr="00072E4E" w:rsidRDefault="00603A05" w:rsidP="009019CE">
            <w:pPr>
              <w:rPr>
                <w:rFonts w:cs="Times New Roman"/>
                <w:sz w:val="16"/>
                <w:szCs w:val="16"/>
              </w:rPr>
            </w:pPr>
            <w:r w:rsidRPr="00072E4E">
              <w:rPr>
                <w:rFonts w:cs="Times New Roman"/>
                <w:sz w:val="16"/>
                <w:szCs w:val="16"/>
              </w:rPr>
              <w:t>12.5</w:t>
            </w:r>
          </w:p>
        </w:tc>
        <w:tc>
          <w:tcPr>
            <w:tcW w:w="1530" w:type="dxa"/>
            <w:tcPrChange w:id="1034" w:author="Yanfei Zhang" w:date="2022-04-04T20:26:00Z">
              <w:tcPr>
                <w:tcW w:w="1530" w:type="dxa"/>
              </w:tcPr>
            </w:tcPrChange>
          </w:tcPr>
          <w:p w14:paraId="676A899D" w14:textId="77777777" w:rsidR="00603A05" w:rsidRPr="00072E4E" w:rsidRDefault="00603A05" w:rsidP="009019CE">
            <w:pPr>
              <w:rPr>
                <w:rFonts w:cs="Times New Roman"/>
                <w:sz w:val="16"/>
                <w:szCs w:val="16"/>
              </w:rPr>
            </w:pPr>
            <w:r>
              <w:rPr>
                <w:rFonts w:cs="Times New Roman"/>
                <w:sz w:val="16"/>
                <w:szCs w:val="16"/>
              </w:rPr>
              <w:t>42</w:t>
            </w:r>
          </w:p>
        </w:tc>
      </w:tr>
      <w:tr w:rsidR="00603A05" w:rsidRPr="00072E4E" w14:paraId="53F9D4A1" w14:textId="77777777" w:rsidTr="00A45EF6">
        <w:trPr>
          <w:trHeight w:val="20"/>
          <w:jc w:val="center"/>
          <w:trPrChange w:id="1035" w:author="Yanfei Zhang" w:date="2022-04-04T20:26:00Z">
            <w:trPr>
              <w:trHeight w:val="20"/>
              <w:jc w:val="center"/>
            </w:trPr>
          </w:trPrChange>
        </w:trPr>
        <w:tc>
          <w:tcPr>
            <w:tcW w:w="895" w:type="dxa"/>
            <w:vAlign w:val="top"/>
            <w:tcPrChange w:id="1036" w:author="Yanfei Zhang" w:date="2022-04-04T20:26:00Z">
              <w:tcPr>
                <w:tcW w:w="895" w:type="dxa"/>
                <w:vAlign w:val="top"/>
              </w:tcPr>
            </w:tcPrChange>
          </w:tcPr>
          <w:p w14:paraId="705E3DCD" w14:textId="77777777" w:rsidR="00603A05" w:rsidRPr="00072E4E" w:rsidRDefault="00603A05" w:rsidP="009019CE">
            <w:pPr>
              <w:rPr>
                <w:rFonts w:cs="Times New Roman"/>
                <w:sz w:val="16"/>
                <w:szCs w:val="16"/>
              </w:rPr>
            </w:pPr>
            <w:r w:rsidRPr="00072E4E">
              <w:rPr>
                <w:rFonts w:cs="Times New Roman"/>
                <w:sz w:val="16"/>
                <w:szCs w:val="16"/>
              </w:rPr>
              <w:t>10</w:t>
            </w:r>
          </w:p>
        </w:tc>
        <w:tc>
          <w:tcPr>
            <w:tcW w:w="1800" w:type="dxa"/>
            <w:vAlign w:val="top"/>
            <w:tcPrChange w:id="1037" w:author="Yanfei Zhang" w:date="2022-04-04T20:26:00Z">
              <w:tcPr>
                <w:tcW w:w="1800" w:type="dxa"/>
                <w:vAlign w:val="top"/>
              </w:tcPr>
            </w:tcPrChange>
          </w:tcPr>
          <w:p w14:paraId="6A75CF17" w14:textId="77777777" w:rsidR="00603A05" w:rsidRPr="00072E4E" w:rsidRDefault="00603A05" w:rsidP="009019CE">
            <w:pPr>
              <w:rPr>
                <w:rFonts w:cs="Times New Roman"/>
                <w:sz w:val="16"/>
                <w:szCs w:val="16"/>
              </w:rPr>
            </w:pPr>
            <w:r w:rsidRPr="00072E4E">
              <w:rPr>
                <w:rFonts w:cs="Times New Roman"/>
                <w:sz w:val="16"/>
                <w:szCs w:val="16"/>
              </w:rPr>
              <w:t>10</w:t>
            </w:r>
          </w:p>
        </w:tc>
        <w:tc>
          <w:tcPr>
            <w:tcW w:w="1170" w:type="dxa"/>
            <w:vAlign w:val="top"/>
            <w:tcPrChange w:id="1038" w:author="Yanfei Zhang" w:date="2022-04-04T20:26:00Z">
              <w:tcPr>
                <w:tcW w:w="1170" w:type="dxa"/>
                <w:vAlign w:val="top"/>
              </w:tcPr>
            </w:tcPrChange>
          </w:tcPr>
          <w:p w14:paraId="44969BAB" w14:textId="77777777" w:rsidR="00603A05" w:rsidRPr="00072E4E" w:rsidRDefault="00603A05" w:rsidP="009019CE">
            <w:pPr>
              <w:rPr>
                <w:rFonts w:cs="Times New Roman"/>
                <w:sz w:val="16"/>
                <w:szCs w:val="16"/>
              </w:rPr>
            </w:pPr>
            <w:r w:rsidRPr="00072E4E">
              <w:rPr>
                <w:rFonts w:cs="Times New Roman"/>
                <w:sz w:val="16"/>
                <w:szCs w:val="16"/>
              </w:rPr>
              <w:t>2</w:t>
            </w:r>
          </w:p>
        </w:tc>
        <w:tc>
          <w:tcPr>
            <w:tcW w:w="1260" w:type="dxa"/>
            <w:vAlign w:val="bottom"/>
            <w:tcPrChange w:id="1039" w:author="Yanfei Zhang" w:date="2022-04-04T20:26:00Z">
              <w:tcPr>
                <w:tcW w:w="1260" w:type="dxa"/>
                <w:vAlign w:val="bottom"/>
              </w:tcPr>
            </w:tcPrChange>
          </w:tcPr>
          <w:p w14:paraId="60DEC1B1" w14:textId="77777777" w:rsidR="00603A05" w:rsidRPr="00072E4E" w:rsidRDefault="00603A05" w:rsidP="009019CE">
            <w:pPr>
              <w:rPr>
                <w:rFonts w:cs="Times New Roman"/>
                <w:sz w:val="16"/>
                <w:szCs w:val="16"/>
              </w:rPr>
            </w:pPr>
            <w:r w:rsidRPr="00072E4E">
              <w:rPr>
                <w:rFonts w:cs="Times New Roman"/>
                <w:sz w:val="16"/>
                <w:szCs w:val="16"/>
              </w:rPr>
              <w:t>13</w:t>
            </w:r>
          </w:p>
        </w:tc>
        <w:tc>
          <w:tcPr>
            <w:tcW w:w="1530" w:type="dxa"/>
            <w:tcPrChange w:id="1040" w:author="Yanfei Zhang" w:date="2022-04-04T20:26:00Z">
              <w:tcPr>
                <w:tcW w:w="1530" w:type="dxa"/>
              </w:tcPr>
            </w:tcPrChange>
          </w:tcPr>
          <w:p w14:paraId="5CB98395" w14:textId="77777777" w:rsidR="00603A05" w:rsidRPr="00072E4E" w:rsidRDefault="00603A05" w:rsidP="009019CE">
            <w:pPr>
              <w:rPr>
                <w:rFonts w:cs="Times New Roman"/>
                <w:sz w:val="16"/>
                <w:szCs w:val="16"/>
              </w:rPr>
            </w:pPr>
            <w:r w:rsidRPr="00072E4E">
              <w:rPr>
                <w:rFonts w:cs="Times New Roman"/>
                <w:sz w:val="16"/>
                <w:szCs w:val="16"/>
              </w:rPr>
              <w:t>44</w:t>
            </w:r>
          </w:p>
        </w:tc>
      </w:tr>
      <w:tr w:rsidR="00603A05" w:rsidRPr="00072E4E" w14:paraId="2E500EA3" w14:textId="77777777" w:rsidTr="00A45EF6">
        <w:trPr>
          <w:trHeight w:val="20"/>
          <w:jc w:val="center"/>
          <w:trPrChange w:id="1041" w:author="Yanfei Zhang" w:date="2022-04-04T20:26:00Z">
            <w:trPr>
              <w:trHeight w:val="20"/>
              <w:jc w:val="center"/>
            </w:trPr>
          </w:trPrChange>
        </w:trPr>
        <w:tc>
          <w:tcPr>
            <w:tcW w:w="895" w:type="dxa"/>
            <w:vAlign w:val="top"/>
            <w:tcPrChange w:id="1042" w:author="Yanfei Zhang" w:date="2022-04-04T20:26:00Z">
              <w:tcPr>
                <w:tcW w:w="895" w:type="dxa"/>
                <w:vAlign w:val="top"/>
              </w:tcPr>
            </w:tcPrChange>
          </w:tcPr>
          <w:p w14:paraId="325EF4BD" w14:textId="77777777" w:rsidR="00603A05" w:rsidRPr="00072E4E" w:rsidRDefault="00603A05" w:rsidP="009019CE">
            <w:pPr>
              <w:rPr>
                <w:rFonts w:cs="Times New Roman"/>
                <w:sz w:val="16"/>
                <w:szCs w:val="16"/>
              </w:rPr>
            </w:pPr>
            <w:r w:rsidRPr="00072E4E">
              <w:rPr>
                <w:rFonts w:cs="Times New Roman"/>
                <w:sz w:val="16"/>
                <w:szCs w:val="16"/>
              </w:rPr>
              <w:t>11</w:t>
            </w:r>
          </w:p>
        </w:tc>
        <w:tc>
          <w:tcPr>
            <w:tcW w:w="1800" w:type="dxa"/>
            <w:vAlign w:val="top"/>
            <w:tcPrChange w:id="1043" w:author="Yanfei Zhang" w:date="2022-04-04T20:26:00Z">
              <w:tcPr>
                <w:tcW w:w="1800" w:type="dxa"/>
                <w:vAlign w:val="top"/>
              </w:tcPr>
            </w:tcPrChange>
          </w:tcPr>
          <w:p w14:paraId="7FDFBEBD" w14:textId="77777777" w:rsidR="00603A05" w:rsidRPr="00072E4E" w:rsidRDefault="00603A05" w:rsidP="009019CE">
            <w:pPr>
              <w:rPr>
                <w:rFonts w:cs="Times New Roman"/>
                <w:sz w:val="16"/>
                <w:szCs w:val="16"/>
              </w:rPr>
            </w:pPr>
            <w:r w:rsidRPr="00072E4E">
              <w:rPr>
                <w:rFonts w:cs="Times New Roman"/>
                <w:sz w:val="16"/>
                <w:szCs w:val="16"/>
              </w:rPr>
              <w:t>11</w:t>
            </w:r>
          </w:p>
        </w:tc>
        <w:tc>
          <w:tcPr>
            <w:tcW w:w="1170" w:type="dxa"/>
            <w:vAlign w:val="top"/>
            <w:tcPrChange w:id="1044" w:author="Yanfei Zhang" w:date="2022-04-04T20:26:00Z">
              <w:tcPr>
                <w:tcW w:w="1170" w:type="dxa"/>
                <w:vAlign w:val="top"/>
              </w:tcPr>
            </w:tcPrChange>
          </w:tcPr>
          <w:p w14:paraId="45A54ED2" w14:textId="77777777" w:rsidR="00603A05" w:rsidRPr="00072E4E" w:rsidRDefault="00603A05" w:rsidP="009019CE">
            <w:pPr>
              <w:rPr>
                <w:rFonts w:cs="Times New Roman"/>
                <w:sz w:val="16"/>
                <w:szCs w:val="16"/>
              </w:rPr>
            </w:pPr>
            <w:r w:rsidRPr="00072E4E">
              <w:rPr>
                <w:rFonts w:cs="Times New Roman"/>
                <w:sz w:val="16"/>
                <w:szCs w:val="16"/>
              </w:rPr>
              <w:t>1</w:t>
            </w:r>
          </w:p>
        </w:tc>
        <w:tc>
          <w:tcPr>
            <w:tcW w:w="1260" w:type="dxa"/>
            <w:vAlign w:val="bottom"/>
            <w:tcPrChange w:id="1045" w:author="Yanfei Zhang" w:date="2022-04-04T20:26:00Z">
              <w:tcPr>
                <w:tcW w:w="1260" w:type="dxa"/>
                <w:vAlign w:val="bottom"/>
              </w:tcPr>
            </w:tcPrChange>
          </w:tcPr>
          <w:p w14:paraId="71CDB95C" w14:textId="77777777" w:rsidR="00603A05" w:rsidRPr="00072E4E" w:rsidRDefault="00603A05" w:rsidP="009019CE">
            <w:pPr>
              <w:rPr>
                <w:rFonts w:cs="Times New Roman"/>
                <w:sz w:val="16"/>
                <w:szCs w:val="16"/>
              </w:rPr>
            </w:pPr>
            <w:r w:rsidRPr="00072E4E">
              <w:rPr>
                <w:rFonts w:cs="Times New Roman"/>
                <w:sz w:val="16"/>
                <w:szCs w:val="16"/>
              </w:rPr>
              <w:t>13.5</w:t>
            </w:r>
          </w:p>
        </w:tc>
        <w:tc>
          <w:tcPr>
            <w:tcW w:w="1530" w:type="dxa"/>
            <w:tcPrChange w:id="1046" w:author="Yanfei Zhang" w:date="2022-04-04T20:26:00Z">
              <w:tcPr>
                <w:tcW w:w="1530" w:type="dxa"/>
              </w:tcPr>
            </w:tcPrChange>
          </w:tcPr>
          <w:p w14:paraId="7C4CEDE9" w14:textId="77777777" w:rsidR="00603A05" w:rsidRPr="00072E4E" w:rsidRDefault="00603A05" w:rsidP="009019CE">
            <w:pPr>
              <w:rPr>
                <w:rFonts w:cs="Times New Roman"/>
                <w:sz w:val="16"/>
                <w:szCs w:val="16"/>
              </w:rPr>
            </w:pPr>
            <w:r w:rsidRPr="00072E4E">
              <w:rPr>
                <w:rFonts w:cs="Times New Roman"/>
                <w:sz w:val="16"/>
                <w:szCs w:val="16"/>
              </w:rPr>
              <w:t>46</w:t>
            </w:r>
          </w:p>
        </w:tc>
      </w:tr>
      <w:tr w:rsidR="00603A05" w:rsidRPr="00072E4E" w14:paraId="24931196" w14:textId="77777777" w:rsidTr="00A45EF6">
        <w:trPr>
          <w:trHeight w:val="20"/>
          <w:jc w:val="center"/>
          <w:trPrChange w:id="1047" w:author="Yanfei Zhang" w:date="2022-04-04T20:26:00Z">
            <w:trPr>
              <w:trHeight w:val="20"/>
              <w:jc w:val="center"/>
            </w:trPr>
          </w:trPrChange>
        </w:trPr>
        <w:tc>
          <w:tcPr>
            <w:tcW w:w="895" w:type="dxa"/>
            <w:vAlign w:val="top"/>
            <w:tcPrChange w:id="1048" w:author="Yanfei Zhang" w:date="2022-04-04T20:26:00Z">
              <w:tcPr>
                <w:tcW w:w="895" w:type="dxa"/>
                <w:vAlign w:val="top"/>
              </w:tcPr>
            </w:tcPrChange>
          </w:tcPr>
          <w:p w14:paraId="504E5AF5" w14:textId="77777777" w:rsidR="00603A05" w:rsidRPr="00072E4E" w:rsidRDefault="00603A05" w:rsidP="009019CE">
            <w:pPr>
              <w:rPr>
                <w:rFonts w:cs="Times New Roman"/>
                <w:sz w:val="16"/>
                <w:szCs w:val="16"/>
              </w:rPr>
            </w:pPr>
            <w:r w:rsidRPr="00072E4E">
              <w:rPr>
                <w:rFonts w:cs="Times New Roman"/>
                <w:sz w:val="16"/>
                <w:szCs w:val="16"/>
              </w:rPr>
              <w:t>12</w:t>
            </w:r>
          </w:p>
        </w:tc>
        <w:tc>
          <w:tcPr>
            <w:tcW w:w="1800" w:type="dxa"/>
            <w:vAlign w:val="top"/>
            <w:tcPrChange w:id="1049" w:author="Yanfei Zhang" w:date="2022-04-04T20:26:00Z">
              <w:tcPr>
                <w:tcW w:w="1800" w:type="dxa"/>
                <w:vAlign w:val="top"/>
              </w:tcPr>
            </w:tcPrChange>
          </w:tcPr>
          <w:p w14:paraId="69043760" w14:textId="77777777" w:rsidR="00603A05" w:rsidRPr="00072E4E" w:rsidRDefault="00603A05" w:rsidP="009019CE">
            <w:pPr>
              <w:rPr>
                <w:rFonts w:cs="Times New Roman"/>
                <w:sz w:val="16"/>
                <w:szCs w:val="16"/>
              </w:rPr>
            </w:pPr>
            <w:r w:rsidRPr="00072E4E">
              <w:rPr>
                <w:rFonts w:cs="Times New Roman"/>
                <w:sz w:val="16"/>
                <w:szCs w:val="16"/>
              </w:rPr>
              <w:t>12</w:t>
            </w:r>
          </w:p>
        </w:tc>
        <w:tc>
          <w:tcPr>
            <w:tcW w:w="1170" w:type="dxa"/>
            <w:vAlign w:val="top"/>
            <w:tcPrChange w:id="1050" w:author="Yanfei Zhang" w:date="2022-04-04T20:26:00Z">
              <w:tcPr>
                <w:tcW w:w="1170" w:type="dxa"/>
                <w:vAlign w:val="top"/>
              </w:tcPr>
            </w:tcPrChange>
          </w:tcPr>
          <w:p w14:paraId="61CD5DED" w14:textId="77777777" w:rsidR="00603A05" w:rsidRPr="00072E4E" w:rsidRDefault="00603A05" w:rsidP="009019CE">
            <w:pPr>
              <w:rPr>
                <w:rFonts w:cs="Times New Roman"/>
                <w:sz w:val="16"/>
                <w:szCs w:val="16"/>
              </w:rPr>
            </w:pPr>
            <w:r w:rsidRPr="00072E4E">
              <w:rPr>
                <w:rFonts w:cs="Times New Roman"/>
                <w:sz w:val="16"/>
                <w:szCs w:val="16"/>
              </w:rPr>
              <w:t>0</w:t>
            </w:r>
          </w:p>
        </w:tc>
        <w:tc>
          <w:tcPr>
            <w:tcW w:w="1260" w:type="dxa"/>
            <w:vAlign w:val="bottom"/>
            <w:tcPrChange w:id="1051" w:author="Yanfei Zhang" w:date="2022-04-04T20:26:00Z">
              <w:tcPr>
                <w:tcW w:w="1260" w:type="dxa"/>
                <w:vAlign w:val="bottom"/>
              </w:tcPr>
            </w:tcPrChange>
          </w:tcPr>
          <w:p w14:paraId="1E993733" w14:textId="77777777" w:rsidR="00603A05" w:rsidRPr="00072E4E" w:rsidRDefault="00603A05" w:rsidP="009019CE">
            <w:pPr>
              <w:rPr>
                <w:rFonts w:cs="Times New Roman"/>
                <w:sz w:val="16"/>
                <w:szCs w:val="16"/>
              </w:rPr>
            </w:pPr>
            <w:r w:rsidRPr="00072E4E">
              <w:rPr>
                <w:rFonts w:cs="Times New Roman"/>
                <w:sz w:val="16"/>
                <w:szCs w:val="16"/>
              </w:rPr>
              <w:t>14</w:t>
            </w:r>
          </w:p>
        </w:tc>
        <w:tc>
          <w:tcPr>
            <w:tcW w:w="1530" w:type="dxa"/>
            <w:tcPrChange w:id="1052" w:author="Yanfei Zhang" w:date="2022-04-04T20:26:00Z">
              <w:tcPr>
                <w:tcW w:w="1530" w:type="dxa"/>
              </w:tcPr>
            </w:tcPrChange>
          </w:tcPr>
          <w:p w14:paraId="76E75ACB" w14:textId="77777777" w:rsidR="00603A05" w:rsidRPr="00072E4E" w:rsidRDefault="00603A05" w:rsidP="009019CE">
            <w:pPr>
              <w:rPr>
                <w:rFonts w:cs="Times New Roman"/>
                <w:sz w:val="16"/>
                <w:szCs w:val="16"/>
              </w:rPr>
            </w:pPr>
            <w:r w:rsidRPr="00072E4E">
              <w:rPr>
                <w:rFonts w:cs="Times New Roman"/>
                <w:sz w:val="16"/>
                <w:szCs w:val="16"/>
              </w:rPr>
              <w:t>48</w:t>
            </w:r>
          </w:p>
        </w:tc>
      </w:tr>
    </w:tbl>
    <w:p w14:paraId="39167A70" w14:textId="0A012F19" w:rsidR="00E13037" w:rsidRDefault="006F5AAE" w:rsidP="00392847">
      <w:pPr>
        <w:spacing w:before="240" w:after="120"/>
      </w:pPr>
      <w:r>
        <w:rPr>
          <w:rFonts w:ascii="Palatino Linotype" w:hAnsi="Palatino Linotype"/>
          <w:i/>
          <w:sz w:val="20"/>
          <w:szCs w:val="20"/>
        </w:rPr>
        <w:t>3.</w:t>
      </w:r>
      <w:del w:id="1053" w:author="Yanfei Zhang" w:date="2022-03-28T20:27:00Z">
        <w:r w:rsidDel="00B23194">
          <w:rPr>
            <w:rFonts w:ascii="Palatino Linotype" w:hAnsi="Palatino Linotype"/>
            <w:i/>
            <w:sz w:val="20"/>
            <w:szCs w:val="20"/>
          </w:rPr>
          <w:delText>11</w:delText>
        </w:r>
        <w:r w:rsidR="00E13037" w:rsidRPr="00940966" w:rsidDel="00B23194">
          <w:rPr>
            <w:rFonts w:ascii="Palatino Linotype" w:hAnsi="Palatino Linotype"/>
            <w:i/>
            <w:sz w:val="20"/>
            <w:szCs w:val="20"/>
          </w:rPr>
          <w:delText xml:space="preserve"> </w:delText>
        </w:r>
      </w:del>
      <w:ins w:id="1054" w:author="Yanfei Zhang" w:date="2022-03-28T20:27:00Z">
        <w:r w:rsidR="00B23194">
          <w:rPr>
            <w:rFonts w:ascii="Palatino Linotype" w:hAnsi="Palatino Linotype"/>
            <w:i/>
            <w:sz w:val="20"/>
            <w:szCs w:val="20"/>
          </w:rPr>
          <w:t>5</w:t>
        </w:r>
        <w:r w:rsidR="00B23194" w:rsidRPr="00940966">
          <w:rPr>
            <w:rFonts w:ascii="Palatino Linotype" w:hAnsi="Palatino Linotype"/>
            <w:i/>
            <w:sz w:val="20"/>
            <w:szCs w:val="20"/>
          </w:rPr>
          <w:t xml:space="preserve"> </w:t>
        </w:r>
      </w:ins>
      <w:r w:rsidR="00493130">
        <w:rPr>
          <w:rFonts w:ascii="Palatino Linotype" w:hAnsi="Palatino Linotype"/>
          <w:i/>
          <w:sz w:val="20"/>
          <w:szCs w:val="20"/>
        </w:rPr>
        <w:t>R</w:t>
      </w:r>
      <w:r w:rsidR="00E13037" w:rsidRPr="00940966">
        <w:rPr>
          <w:rFonts w:ascii="Palatino Linotype" w:hAnsi="Palatino Linotype"/>
          <w:i/>
          <w:sz w:val="20"/>
          <w:szCs w:val="20"/>
        </w:rPr>
        <w:t>ewiring</w:t>
      </w:r>
      <w:r w:rsidR="00493130">
        <w:rPr>
          <w:rFonts w:ascii="Palatino Linotype" w:hAnsi="Palatino Linotype"/>
          <w:i/>
          <w:sz w:val="20"/>
          <w:szCs w:val="20"/>
        </w:rPr>
        <w:t xml:space="preserve"> of metabolism</w:t>
      </w:r>
    </w:p>
    <w:p w14:paraId="2E63F773" w14:textId="4451DEDE" w:rsidR="00AE7656" w:rsidRPr="00940966" w:rsidRDefault="00717A6B" w:rsidP="00392847">
      <w:pPr>
        <w:spacing w:after="120"/>
        <w:rPr>
          <w:rFonts w:ascii="Palatino Linotype" w:hAnsi="Palatino Linotype"/>
          <w:i/>
          <w:sz w:val="20"/>
          <w:szCs w:val="20"/>
        </w:rPr>
      </w:pPr>
      <w:r>
        <w:rPr>
          <w:rFonts w:ascii="Palatino Linotype" w:hAnsi="Palatino Linotype"/>
          <w:i/>
          <w:sz w:val="20"/>
          <w:szCs w:val="20"/>
        </w:rPr>
        <w:t>3.</w:t>
      </w:r>
      <w:del w:id="1055" w:author="Yanfei Zhang" w:date="2022-03-28T20:27:00Z">
        <w:r w:rsidR="008D3245" w:rsidDel="00B23194">
          <w:rPr>
            <w:rFonts w:ascii="Palatino Linotype" w:hAnsi="Palatino Linotype"/>
            <w:i/>
            <w:sz w:val="20"/>
            <w:szCs w:val="20"/>
          </w:rPr>
          <w:delText>11</w:delText>
        </w:r>
      </w:del>
      <w:ins w:id="1056" w:author="Yanfei Zhang" w:date="2022-03-28T20:27:00Z">
        <w:r w:rsidR="00B23194">
          <w:rPr>
            <w:rFonts w:ascii="Palatino Linotype" w:hAnsi="Palatino Linotype"/>
            <w:i/>
            <w:sz w:val="20"/>
            <w:szCs w:val="20"/>
          </w:rPr>
          <w:t>5</w:t>
        </w:r>
      </w:ins>
      <w:r w:rsidR="00F771FC" w:rsidRPr="00940966">
        <w:rPr>
          <w:rFonts w:ascii="Palatino Linotype" w:hAnsi="Palatino Linotype"/>
          <w:i/>
          <w:sz w:val="20"/>
          <w:szCs w:val="20"/>
        </w:rPr>
        <w:t>.</w:t>
      </w:r>
      <w:r w:rsidR="00D27B9C">
        <w:rPr>
          <w:rFonts w:ascii="Palatino Linotype" w:hAnsi="Palatino Linotype"/>
          <w:i/>
          <w:sz w:val="20"/>
          <w:szCs w:val="20"/>
        </w:rPr>
        <w:t>1</w:t>
      </w:r>
      <w:r w:rsidR="00F771FC" w:rsidRPr="00940966">
        <w:rPr>
          <w:rFonts w:ascii="Palatino Linotype" w:hAnsi="Palatino Linotype"/>
          <w:i/>
          <w:sz w:val="20"/>
          <w:szCs w:val="20"/>
        </w:rPr>
        <w:t xml:space="preserve"> </w:t>
      </w:r>
      <w:r w:rsidR="00672322">
        <w:rPr>
          <w:rFonts w:ascii="Palatino Linotype" w:hAnsi="Palatino Linotype"/>
          <w:i/>
          <w:sz w:val="20"/>
          <w:szCs w:val="20"/>
        </w:rPr>
        <w:t xml:space="preserve">Gear shifting </w:t>
      </w:r>
      <w:r w:rsidR="00E11646">
        <w:rPr>
          <w:rFonts w:ascii="Palatino Linotype" w:hAnsi="Palatino Linotype"/>
          <w:i/>
          <w:sz w:val="20"/>
          <w:szCs w:val="20"/>
        </w:rPr>
        <w:t>as inferred from</w:t>
      </w:r>
      <w:r w:rsidR="00672322">
        <w:rPr>
          <w:rFonts w:ascii="Palatino Linotype" w:hAnsi="Palatino Linotype"/>
          <w:i/>
          <w:sz w:val="20"/>
          <w:szCs w:val="20"/>
        </w:rPr>
        <w:t xml:space="preserve"> transcriptome alterations </w:t>
      </w:r>
    </w:p>
    <w:p w14:paraId="4C18CBAC" w14:textId="5FC4203E" w:rsidR="009838EE" w:rsidRPr="005F2218" w:rsidRDefault="00F771FC" w:rsidP="00746CE5">
      <w:pPr>
        <w:spacing w:line="240" w:lineRule="auto"/>
        <w:rPr>
          <w:rFonts w:ascii="Palatino Linotype" w:hAnsi="Palatino Linotype"/>
          <w:sz w:val="20"/>
          <w:szCs w:val="20"/>
          <w:lang w:eastAsia="zh-CN"/>
        </w:rPr>
      </w:pPr>
      <w:r w:rsidRPr="005F2218">
        <w:rPr>
          <w:rFonts w:ascii="Palatino Linotype" w:hAnsi="Palatino Linotype"/>
          <w:sz w:val="20"/>
          <w:szCs w:val="20"/>
        </w:rPr>
        <w:t>By changing gene expression, organisms can rewire their metabolic map, i.e. repress</w:t>
      </w:r>
      <w:r w:rsidR="00EE4A77" w:rsidRPr="005F2218">
        <w:rPr>
          <w:rFonts w:ascii="Palatino Linotype" w:hAnsi="Palatino Linotype"/>
          <w:sz w:val="20"/>
          <w:szCs w:val="20"/>
        </w:rPr>
        <w:t xml:space="preserve"> some parts and express others. </w:t>
      </w:r>
      <w:r w:rsidR="00672322">
        <w:rPr>
          <w:rFonts w:ascii="Palatino Linotype" w:hAnsi="Palatino Linotype"/>
          <w:sz w:val="20"/>
          <w:szCs w:val="20"/>
        </w:rPr>
        <w:t xml:space="preserve">This may enable them to change the ATP yield of </w:t>
      </w:r>
      <w:r w:rsidR="005B59FB">
        <w:rPr>
          <w:rFonts w:ascii="Palatino Linotype" w:hAnsi="Palatino Linotype"/>
          <w:sz w:val="20"/>
          <w:szCs w:val="20"/>
        </w:rPr>
        <w:t xml:space="preserve">their </w:t>
      </w:r>
      <w:r w:rsidR="00672322">
        <w:rPr>
          <w:rFonts w:ascii="Palatino Linotype" w:hAnsi="Palatino Linotype"/>
          <w:sz w:val="20"/>
          <w:szCs w:val="20"/>
        </w:rPr>
        <w:t xml:space="preserve">metabolism, i.e. to shift gears.  </w:t>
      </w:r>
      <w:r w:rsidR="00EE4A77" w:rsidRPr="005F2218">
        <w:rPr>
          <w:rFonts w:ascii="Palatino Linotype" w:hAnsi="Palatino Linotype"/>
          <w:sz w:val="20"/>
          <w:szCs w:val="20"/>
        </w:rPr>
        <w:t xml:space="preserve">Temperature is </w:t>
      </w:r>
      <w:r w:rsidR="00E6283A" w:rsidRPr="005F2218">
        <w:rPr>
          <w:rFonts w:ascii="Palatino Linotype" w:hAnsi="Palatino Linotype"/>
          <w:sz w:val="20"/>
          <w:szCs w:val="20"/>
        </w:rPr>
        <w:t>an environment</w:t>
      </w:r>
      <w:r w:rsidR="00A00F7D">
        <w:rPr>
          <w:rFonts w:ascii="Palatino Linotype" w:hAnsi="Palatino Linotype"/>
          <w:sz w:val="20"/>
          <w:szCs w:val="20"/>
        </w:rPr>
        <w:t>al</w:t>
      </w:r>
      <w:r w:rsidR="00E6283A" w:rsidRPr="005F2218">
        <w:rPr>
          <w:rFonts w:ascii="Palatino Linotype" w:hAnsi="Palatino Linotype"/>
          <w:sz w:val="20"/>
          <w:szCs w:val="20"/>
        </w:rPr>
        <w:t xml:space="preserve"> factor</w:t>
      </w:r>
      <w:r w:rsidR="00A00F7D">
        <w:rPr>
          <w:rFonts w:ascii="Palatino Linotype" w:hAnsi="Palatino Linotype"/>
          <w:sz w:val="20"/>
          <w:szCs w:val="20"/>
        </w:rPr>
        <w:t xml:space="preserve"> that</w:t>
      </w:r>
      <w:r w:rsidR="00E6283A" w:rsidRPr="005F2218">
        <w:rPr>
          <w:rFonts w:ascii="Palatino Linotype" w:hAnsi="Palatino Linotype"/>
          <w:sz w:val="20"/>
          <w:szCs w:val="20"/>
        </w:rPr>
        <w:t xml:space="preserve"> influences </w:t>
      </w:r>
      <w:r w:rsidR="00672322">
        <w:rPr>
          <w:rFonts w:ascii="Palatino Linotype" w:hAnsi="Palatino Linotype"/>
          <w:sz w:val="20"/>
          <w:szCs w:val="20"/>
        </w:rPr>
        <w:t>virtually all</w:t>
      </w:r>
      <w:r w:rsidR="00672322" w:rsidRPr="005F2218">
        <w:rPr>
          <w:rFonts w:ascii="Palatino Linotype" w:hAnsi="Palatino Linotype"/>
          <w:sz w:val="20"/>
          <w:szCs w:val="20"/>
        </w:rPr>
        <w:t xml:space="preserve"> </w:t>
      </w:r>
      <w:r w:rsidR="00E6283A" w:rsidRPr="005F2218">
        <w:rPr>
          <w:rFonts w:ascii="Palatino Linotype" w:hAnsi="Palatino Linotype"/>
          <w:sz w:val="20"/>
          <w:szCs w:val="20"/>
        </w:rPr>
        <w:t xml:space="preserve">biological processes. </w:t>
      </w:r>
      <w:r w:rsidR="009514D9">
        <w:rPr>
          <w:rFonts w:ascii="Palatino Linotype" w:hAnsi="Palatino Linotype"/>
          <w:sz w:val="20"/>
          <w:szCs w:val="20"/>
        </w:rPr>
        <w:t>Consequently,</w:t>
      </w:r>
      <w:r w:rsidR="009514D9" w:rsidRPr="005F2218">
        <w:rPr>
          <w:rFonts w:ascii="Palatino Linotype" w:hAnsi="Palatino Linotype"/>
          <w:sz w:val="20"/>
          <w:szCs w:val="20"/>
        </w:rPr>
        <w:t xml:space="preserve"> </w:t>
      </w:r>
      <w:r w:rsidR="00E6283A" w:rsidRPr="005F2218">
        <w:rPr>
          <w:rFonts w:ascii="Palatino Linotype" w:hAnsi="Palatino Linotype"/>
          <w:sz w:val="20"/>
          <w:szCs w:val="20"/>
        </w:rPr>
        <w:t>life at high temperature requires eff</w:t>
      </w:r>
      <w:r w:rsidR="005B59FB">
        <w:rPr>
          <w:rFonts w:ascii="Palatino Linotype" w:hAnsi="Palatino Linotype"/>
          <w:sz w:val="20"/>
          <w:szCs w:val="20"/>
        </w:rPr>
        <w:t>ective</w:t>
      </w:r>
      <w:r w:rsidR="00E6283A" w:rsidRPr="005F2218">
        <w:rPr>
          <w:rFonts w:ascii="Palatino Linotype" w:hAnsi="Palatino Linotype"/>
          <w:sz w:val="20"/>
          <w:szCs w:val="20"/>
        </w:rPr>
        <w:t xml:space="preserve"> adaption strategies. In order to investigate temperature adaption strategies, the transcriptome of </w:t>
      </w:r>
      <w:r w:rsidR="00E6283A" w:rsidRPr="005F2218">
        <w:rPr>
          <w:rFonts w:ascii="Palatino Linotype" w:hAnsi="Palatino Linotype"/>
          <w:i/>
          <w:sz w:val="20"/>
          <w:szCs w:val="20"/>
        </w:rPr>
        <w:t>S. solfataricus</w:t>
      </w:r>
      <w:r w:rsidR="00E6283A" w:rsidRPr="005F2218">
        <w:rPr>
          <w:rFonts w:ascii="Palatino Linotype" w:hAnsi="Palatino Linotype"/>
          <w:sz w:val="20"/>
          <w:szCs w:val="20"/>
        </w:rPr>
        <w:t xml:space="preserve"> has been </w:t>
      </w:r>
      <w:r w:rsidR="009514D9">
        <w:rPr>
          <w:rFonts w:ascii="Palatino Linotype" w:hAnsi="Palatino Linotype"/>
          <w:sz w:val="20"/>
          <w:szCs w:val="20"/>
        </w:rPr>
        <w:t>measured</w:t>
      </w:r>
      <w:r w:rsidR="009514D9" w:rsidRPr="005F2218">
        <w:rPr>
          <w:rFonts w:ascii="Palatino Linotype" w:hAnsi="Palatino Linotype"/>
          <w:sz w:val="20"/>
          <w:szCs w:val="20"/>
        </w:rPr>
        <w:t xml:space="preserve"> </w:t>
      </w:r>
      <w:r w:rsidR="00E6283A" w:rsidRPr="005F2218">
        <w:rPr>
          <w:rFonts w:ascii="Palatino Linotype" w:hAnsi="Palatino Linotype"/>
          <w:sz w:val="20"/>
          <w:szCs w:val="20"/>
        </w:rPr>
        <w:t xml:space="preserve">by </w:t>
      </w:r>
      <w:r w:rsidR="00E6283A" w:rsidRPr="005F2218">
        <w:rPr>
          <w:rFonts w:ascii="Palatino Linotype" w:hAnsi="Palatino Linotype"/>
          <w:sz w:val="20"/>
          <w:szCs w:val="20"/>
        </w:rPr>
        <w:fldChar w:fldCharType="begin" w:fldLock="1"/>
      </w:r>
      <w:r w:rsidR="00A61A26" w:rsidRPr="005F2218">
        <w:rPr>
          <w:rFonts w:ascii="Palatino Linotype" w:hAnsi="Palatino Linotype"/>
          <w:sz w:val="20"/>
          <w:szCs w:val="20"/>
        </w:rPr>
        <w:instrText>ADDIN CSL_CITATION {"citationItems":[{"id":"ITEM-1","itemData":{"DOI":"10.1007/s00792-009-0280-0","ISSN":"14310651","PMID":"19802714","abstract":"Within the archaea, the thermoacidophilic crenarchaeote Sulfolobus solfataricus has become an important model organism for physiology and biochemistry, comparative and functional genomics, as well as, more recently also for systems biology approaches. Within the Sulfolobus Systems Biology (\"SulfoSYS\")-project the effect of changing growth temperatures on a metabolic network is investigated at the systems level by integrating genomic, transcriptomic, proteomic, metabolomic and enzymatic information for production of a silicon cell-model. The network under investigation is the central carbohydrate metabolism. The generation of high-quality quantitative data, which is critical for the investigation of biological systems and the successful integration of the different datasets, derived for example from high-throughput approaches (e.g., transcriptome or proteome analyses), requires the application and compliance of uniform standard protocols, e.g., for growth and handling of the organism as well as the \"-omics\" approaches. Here, we report on the establishment and implementation of standard operating procedures for the different wet-lab and in silico techniques that are applied within the SulfoSYS-project and that we believe can be useful for future projects on Sulfolobus or (hyper)thermophiles in general. Beside established techniques, it includes new methodologies like strain surveillance, the improved identification of membrane proteins and the application of crenarchaeal metabolomics. © The Author(s) 2009.","author":[{"dropping-particle":"","family":"Zaparty","given":"Melanie","non-dropping-particle":"","parse-names":false,"suffix":""},{"dropping-particle":"","family":"Esser","given":"Dominik","non-dropping-particle":"","parse-names":false,"suffix":""},{"dropping-particle":"","family":"Gertig","given":"Susanne","non-dropping-particle":"","parse-names":false,"suffix":""},{"dropping-particle":"","family":"Haferkamp","given":"Patrick","non-dropping-particle":"","parse-names":false,"suffix":""},{"dropping-particle":"","family":"Kouril","given":"Theresa","non-dropping-particle":"","parse-names":false,"suffix":""},{"dropping-particle":"","family":"Manica","given":"Andrea","non-dropping-particle":"","parse-names":false,"suffix":""},{"dropping-particle":"","family":"Pham","given":"Trong K.","non-dropping-particle":"","parse-names":false,"suffix":""},{"dropping-particle":"","family":"Reimann","given":"Julia","non-dropping-particle":"","parse-names":false,"suffix":""},{"dropping-particle":"","family":"Schreiber","given":"Kerstin","non-dropping-particle":"","parse-names":false,"suffix":""},{"dropping-particle":"","family":"Sierocinski","given":"Pawel","non-dropping-particle":"","parse-names":false,"suffix":""},{"dropping-particle":"","family":"Teichmann","given":"Daniela","non-dropping-particle":"","parse-names":false,"suffix":""},{"dropping-particle":"","family":"Wolferen","given":"Marleen","non-dropping-particle":"van","parse-names":false,"suffix":""},{"dropping-particle":"","family":"Jan","given":"Mathias","non-dropping-particle":"von","parse-names":false,"suffix":""},{"dropping-particle":"","family":"Wieloch","given":"Patricia","non-dropping-particle":"","parse-names":false,"suffix":""},{"dropping-particle":"V.","family":"Albers","given":"Sonja","non-dropping-particle":"","parse-names":false,"suffix":""},{"dropping-particle":"","family":"Driessen","given":"Arnold J.M.","non-dropping-particle":"","parse-names":false,"suffix":""},{"dropping-particle":"","family":"Klenk","given":"Hans Peter","non-dropping-particle":"","parse-names":false,"suffix":""},{"dropping-particle":"","family":"Schleper","given":"Christa","non-dropping-particle":"","parse-names":false,"suffix":""},{"dropping-particle":"","family":"Schomburg","given":"Dietmar","non-dropping-particle":"","parse-names":false,"suffix":""},{"dropping-particle":"","family":"Oost","given":"John","non-dropping-particle":"van der","parse-names":false,"suffix":""},{"dropping-particle":"","family":"Wright","given":"Phillip C.","non-dropping-particle":"","parse-names":false,"suffix":""},{"dropping-particle":"","family":"Siebers","given":"Bettina","non-dropping-particle":"","parse-names":false,"suffix":""}],"container-title":"Extremophiles","id":"ITEM-1","issue":"1","issued":{"date-parts":[["2009"]]},"page":"119-142","title":"\"Hot standards\" for the thermoacidophilic archaeon Sulfolobus solfataricus","type":"article-journal","volume":"14"},"uris":["http://www.mendeley.com/documents/?uuid=969379b2-8f7a-48c6-8ce2-a3a7f624f9fe"]}],"mendeley":{"formattedCitation":"(Zaparty et al., 2009)","plainTextFormattedCitation":"(Zaparty et al., 2009)","previouslyFormattedCitation":"(Zaparty et al., 2009)"},"properties":{"noteIndex":0},"schema":"https://github.com/citation-style-language/schema/raw/master/csl-citation.json"}</w:instrText>
      </w:r>
      <w:r w:rsidR="00E6283A" w:rsidRPr="005F2218">
        <w:rPr>
          <w:rFonts w:ascii="Palatino Linotype" w:hAnsi="Palatino Linotype"/>
          <w:sz w:val="20"/>
          <w:szCs w:val="20"/>
        </w:rPr>
        <w:fldChar w:fldCharType="separate"/>
      </w:r>
      <w:r w:rsidR="00E6283A" w:rsidRPr="005F2218">
        <w:rPr>
          <w:rFonts w:ascii="Palatino Linotype" w:hAnsi="Palatino Linotype"/>
          <w:noProof/>
          <w:sz w:val="20"/>
          <w:szCs w:val="20"/>
        </w:rPr>
        <w:t>(Zaparty et al., 2009)</w:t>
      </w:r>
      <w:r w:rsidR="00E6283A" w:rsidRPr="005F2218">
        <w:rPr>
          <w:rFonts w:ascii="Palatino Linotype" w:hAnsi="Palatino Linotype"/>
          <w:sz w:val="20"/>
          <w:szCs w:val="20"/>
        </w:rPr>
        <w:fldChar w:fldCharType="end"/>
      </w:r>
      <w:r w:rsidR="009514D9">
        <w:rPr>
          <w:rFonts w:ascii="Palatino Linotype" w:hAnsi="Palatino Linotype"/>
          <w:sz w:val="20"/>
          <w:szCs w:val="20"/>
        </w:rPr>
        <w:t xml:space="preserve"> </w:t>
      </w:r>
      <w:r w:rsidR="005B59FB">
        <w:rPr>
          <w:rFonts w:ascii="Palatino Linotype" w:hAnsi="Palatino Linotype"/>
          <w:sz w:val="20"/>
          <w:szCs w:val="20"/>
        </w:rPr>
        <w:t>during</w:t>
      </w:r>
      <w:r w:rsidR="005B59FB" w:rsidRPr="005F2218">
        <w:rPr>
          <w:rFonts w:ascii="Palatino Linotype" w:hAnsi="Palatino Linotype"/>
          <w:sz w:val="20"/>
          <w:szCs w:val="20"/>
        </w:rPr>
        <w:t xml:space="preserve"> </w:t>
      </w:r>
      <w:r w:rsidR="00E6283A" w:rsidRPr="005F2218">
        <w:rPr>
          <w:rFonts w:ascii="Palatino Linotype" w:hAnsi="Palatino Linotype"/>
          <w:sz w:val="20"/>
          <w:szCs w:val="20"/>
        </w:rPr>
        <w:t>grow</w:t>
      </w:r>
      <w:r w:rsidR="009514D9">
        <w:rPr>
          <w:rFonts w:ascii="Palatino Linotype" w:hAnsi="Palatino Linotype"/>
          <w:sz w:val="20"/>
          <w:szCs w:val="20"/>
        </w:rPr>
        <w:t>th</w:t>
      </w:r>
      <w:r w:rsidR="00E6283A" w:rsidRPr="005F2218">
        <w:rPr>
          <w:rFonts w:ascii="Palatino Linotype" w:hAnsi="Palatino Linotype"/>
          <w:sz w:val="20"/>
          <w:szCs w:val="20"/>
        </w:rPr>
        <w:t xml:space="preserve"> at two different temperatures (70 </w:t>
      </w:r>
      <w:r w:rsidR="00E6283A" w:rsidRPr="005F2218">
        <w:rPr>
          <w:sz w:val="20"/>
          <w:szCs w:val="20"/>
          <w:lang w:eastAsia="zh-CN"/>
        </w:rPr>
        <w:t>℃</w:t>
      </w:r>
      <w:r w:rsidR="00E6283A" w:rsidRPr="005F2218">
        <w:rPr>
          <w:rFonts w:ascii="Palatino Linotype" w:hAnsi="Palatino Linotype"/>
          <w:sz w:val="20"/>
          <w:szCs w:val="20"/>
        </w:rPr>
        <w:t xml:space="preserve"> </w:t>
      </w:r>
      <w:r w:rsidR="00E6283A" w:rsidRPr="005F2218">
        <w:rPr>
          <w:rFonts w:ascii="Palatino Linotype" w:hAnsi="Palatino Linotype"/>
          <w:sz w:val="20"/>
          <w:szCs w:val="20"/>
          <w:lang w:eastAsia="zh-CN"/>
        </w:rPr>
        <w:t>and</w:t>
      </w:r>
      <w:r w:rsidR="00E6283A" w:rsidRPr="005F2218">
        <w:rPr>
          <w:rFonts w:ascii="Palatino Linotype" w:hAnsi="Palatino Linotype"/>
          <w:sz w:val="20"/>
          <w:szCs w:val="20"/>
        </w:rPr>
        <w:t xml:space="preserve"> 80 </w:t>
      </w:r>
      <w:r w:rsidR="00E6283A" w:rsidRPr="005F2218">
        <w:rPr>
          <w:sz w:val="20"/>
          <w:szCs w:val="20"/>
          <w:lang w:eastAsia="zh-CN"/>
        </w:rPr>
        <w:t>℃</w:t>
      </w:r>
      <w:r w:rsidR="00E6283A" w:rsidRPr="005F2218">
        <w:rPr>
          <w:rFonts w:ascii="Palatino Linotype" w:hAnsi="Palatino Linotype"/>
          <w:sz w:val="20"/>
          <w:szCs w:val="20"/>
          <w:lang w:eastAsia="zh-CN"/>
        </w:rPr>
        <w:t xml:space="preserve">). </w:t>
      </w:r>
    </w:p>
    <w:p w14:paraId="6E4A579A" w14:textId="4EF8272E" w:rsidR="00E36471" w:rsidRDefault="00BC0342" w:rsidP="00BC0342">
      <w:pPr>
        <w:spacing w:line="240" w:lineRule="auto"/>
        <w:rPr>
          <w:rFonts w:ascii="Palatino Linotype" w:hAnsi="Palatino Linotype"/>
          <w:sz w:val="20"/>
          <w:szCs w:val="20"/>
        </w:rPr>
        <w:pPrChange w:id="1057" w:author="Yanfei Zhang" w:date="2022-04-05T14:28:00Z">
          <w:pPr>
            <w:spacing w:line="240" w:lineRule="auto"/>
            <w:ind w:firstLine="720"/>
          </w:pPr>
        </w:pPrChange>
      </w:pPr>
      <w:ins w:id="1058" w:author="Yanfei Zhang" w:date="2022-04-05T14:28:00Z">
        <w:r>
          <w:rPr>
            <w:rFonts w:ascii="Palatino Linotype" w:hAnsi="Palatino Linotype"/>
            <w:sz w:val="20"/>
            <w:szCs w:val="20"/>
            <w:lang w:eastAsia="zh-CN"/>
          </w:rPr>
          <w:t xml:space="preserve">        </w:t>
        </w:r>
      </w:ins>
      <w:r w:rsidR="00E6283A" w:rsidRPr="005F2218">
        <w:rPr>
          <w:rFonts w:ascii="Palatino Linotype" w:hAnsi="Palatino Linotype"/>
          <w:sz w:val="20"/>
          <w:szCs w:val="20"/>
          <w:lang w:eastAsia="zh-CN"/>
        </w:rPr>
        <w:t xml:space="preserve">By mapping </w:t>
      </w:r>
      <w:r w:rsidR="007A28CB">
        <w:rPr>
          <w:rFonts w:ascii="Palatino Linotype" w:hAnsi="Palatino Linotype"/>
          <w:sz w:val="20"/>
          <w:szCs w:val="20"/>
          <w:lang w:eastAsia="zh-CN"/>
        </w:rPr>
        <w:t xml:space="preserve">partially </w:t>
      </w:r>
      <w:r w:rsidR="00E6283A" w:rsidRPr="005F2218">
        <w:rPr>
          <w:rFonts w:ascii="Palatino Linotype" w:hAnsi="Palatino Linotype"/>
          <w:sz w:val="20"/>
          <w:szCs w:val="20"/>
          <w:lang w:eastAsia="zh-CN"/>
        </w:rPr>
        <w:t>the transcriptome</w:t>
      </w:r>
      <w:r w:rsidR="007A28CB">
        <w:rPr>
          <w:rFonts w:ascii="Palatino Linotype" w:hAnsi="Palatino Linotype"/>
          <w:sz w:val="20"/>
          <w:szCs w:val="20"/>
          <w:lang w:eastAsia="zh-CN"/>
        </w:rPr>
        <w:t xml:space="preserve"> data</w:t>
      </w:r>
      <w:r w:rsidR="00E6283A" w:rsidRPr="005F2218">
        <w:rPr>
          <w:rFonts w:ascii="Palatino Linotype" w:hAnsi="Palatino Linotype"/>
          <w:sz w:val="20"/>
          <w:szCs w:val="20"/>
          <w:lang w:eastAsia="zh-CN"/>
        </w:rPr>
        <w:t xml:space="preserve"> </w:t>
      </w:r>
      <w:r w:rsidR="00DC03CE">
        <w:rPr>
          <w:rFonts w:ascii="Palatino Linotype" w:hAnsi="Palatino Linotype"/>
          <w:sz w:val="20"/>
          <w:szCs w:val="20"/>
          <w:lang w:eastAsia="zh-CN"/>
        </w:rPr>
        <w:t>(shown in T</w:t>
      </w:r>
      <w:r w:rsidR="00231ABA">
        <w:rPr>
          <w:rFonts w:ascii="Palatino Linotype" w:hAnsi="Palatino Linotype"/>
          <w:sz w:val="20"/>
          <w:szCs w:val="20"/>
          <w:lang w:eastAsia="zh-CN"/>
        </w:rPr>
        <w:t xml:space="preserve">able </w:t>
      </w:r>
      <w:del w:id="1059" w:author="Yanfei Zhang" w:date="2022-03-28T20:29:00Z">
        <w:r w:rsidR="00231ABA" w:rsidDel="00B23194">
          <w:rPr>
            <w:rFonts w:ascii="Palatino Linotype" w:hAnsi="Palatino Linotype"/>
            <w:sz w:val="20"/>
            <w:szCs w:val="20"/>
            <w:lang w:eastAsia="zh-CN"/>
          </w:rPr>
          <w:delText>6</w:delText>
        </w:r>
      </w:del>
      <w:ins w:id="1060" w:author="Yanfei Zhang" w:date="2022-03-28T20:29:00Z">
        <w:r w:rsidR="00B23194">
          <w:rPr>
            <w:rFonts w:ascii="Palatino Linotype" w:hAnsi="Palatino Linotype"/>
            <w:sz w:val="20"/>
            <w:szCs w:val="20"/>
            <w:lang w:eastAsia="zh-CN"/>
          </w:rPr>
          <w:t>5</w:t>
        </w:r>
      </w:ins>
      <w:r w:rsidR="00231ABA">
        <w:rPr>
          <w:rFonts w:ascii="Palatino Linotype" w:hAnsi="Palatino Linotype"/>
          <w:sz w:val="20"/>
          <w:szCs w:val="20"/>
          <w:lang w:eastAsia="zh-CN"/>
        </w:rPr>
        <w:t xml:space="preserve">) </w:t>
      </w:r>
      <w:r w:rsidR="00E6283A" w:rsidRPr="005F2218">
        <w:rPr>
          <w:rFonts w:ascii="Palatino Linotype" w:hAnsi="Palatino Linotype"/>
          <w:sz w:val="20"/>
          <w:szCs w:val="20"/>
          <w:lang w:eastAsia="zh-CN"/>
        </w:rPr>
        <w:t xml:space="preserve">to the </w:t>
      </w:r>
      <w:r w:rsidR="00AD31C4">
        <w:rPr>
          <w:rFonts w:ascii="Palatino Linotype" w:hAnsi="Palatino Linotype"/>
          <w:sz w:val="20"/>
          <w:szCs w:val="20"/>
          <w:lang w:eastAsia="zh-CN"/>
        </w:rPr>
        <w:t xml:space="preserve">reaction bounds if the </w:t>
      </w:r>
      <w:r w:rsidR="00E36471" w:rsidRPr="005F2218">
        <w:rPr>
          <w:rFonts w:ascii="Palatino Linotype" w:hAnsi="Palatino Linotype"/>
          <w:sz w:val="20"/>
          <w:szCs w:val="20"/>
          <w:lang w:eastAsia="zh-CN"/>
        </w:rPr>
        <w:t>model</w:t>
      </w:r>
      <w:r w:rsidR="00C57135" w:rsidRPr="005F2218">
        <w:rPr>
          <w:rFonts w:ascii="Palatino Linotype" w:hAnsi="Palatino Linotype"/>
          <w:sz w:val="20"/>
          <w:szCs w:val="20"/>
          <w:lang w:eastAsia="zh-CN"/>
        </w:rPr>
        <w:t xml:space="preserve"> </w:t>
      </w:r>
      <w:r w:rsidR="00AD31C4">
        <w:rPr>
          <w:rFonts w:ascii="Palatino Linotype" w:hAnsi="Palatino Linotype"/>
          <w:sz w:val="20"/>
          <w:szCs w:val="20"/>
          <w:lang w:eastAsia="zh-CN"/>
        </w:rPr>
        <w:t>with</w:t>
      </w:r>
      <w:r w:rsidR="00AD31C4" w:rsidRPr="005F2218">
        <w:rPr>
          <w:rFonts w:ascii="Palatino Linotype" w:hAnsi="Palatino Linotype"/>
          <w:sz w:val="20"/>
          <w:szCs w:val="20"/>
          <w:lang w:eastAsia="zh-CN"/>
        </w:rPr>
        <w:t xml:space="preserve"> </w:t>
      </w:r>
      <w:r w:rsidR="00C57135" w:rsidRPr="005F2218">
        <w:rPr>
          <w:rFonts w:ascii="Palatino Linotype" w:hAnsi="Palatino Linotype"/>
          <w:sz w:val="20"/>
          <w:szCs w:val="20"/>
          <w:lang w:eastAsia="zh-CN"/>
        </w:rPr>
        <w:t xml:space="preserve">the </w:t>
      </w:r>
      <w:r w:rsidR="00A00F7D">
        <w:rPr>
          <w:rFonts w:ascii="Palatino Linotype" w:hAnsi="Palatino Linotype"/>
          <w:sz w:val="20"/>
          <w:szCs w:val="20"/>
          <w:lang w:eastAsia="zh-CN"/>
        </w:rPr>
        <w:t>‘</w:t>
      </w:r>
      <w:r w:rsidR="00E147AD">
        <w:rPr>
          <w:rFonts w:ascii="Palatino Linotype" w:hAnsi="Palatino Linotype"/>
          <w:sz w:val="20"/>
          <w:szCs w:val="20"/>
        </w:rPr>
        <w:sym w:font="Symbol" w:char="F061"/>
      </w:r>
      <w:r w:rsidR="003A110B" w:rsidRPr="00BC0342">
        <w:rPr>
          <w:rFonts w:ascii="Palatino Linotype" w:hAnsi="Palatino Linotype"/>
          <w:sz w:val="20"/>
          <w:szCs w:val="20"/>
          <w:vertAlign w:val="subscript"/>
        </w:rPr>
        <w:t>RNA</w:t>
      </w:r>
      <w:r w:rsidR="003A110B" w:rsidRPr="00BC0342">
        <w:rPr>
          <w:rFonts w:ascii="Palatino Linotype" w:hAnsi="Palatino Linotype"/>
          <w:sz w:val="20"/>
          <w:szCs w:val="20"/>
          <w:vertAlign w:val="subscript"/>
        </w:rPr>
        <w:sym w:font="Wingdings" w:char="F0E0"/>
      </w:r>
      <w:r w:rsidR="003A110B" w:rsidRPr="00BC0342">
        <w:rPr>
          <w:rFonts w:ascii="Palatino Linotype" w:hAnsi="Palatino Linotype"/>
          <w:sz w:val="20"/>
          <w:szCs w:val="20"/>
          <w:vertAlign w:val="subscript"/>
        </w:rPr>
        <w:t>V</w:t>
      </w:r>
      <w:r w:rsidR="00F40092">
        <w:rPr>
          <w:rFonts w:ascii="Palatino Linotype" w:hAnsi="Palatino Linotype"/>
          <w:sz w:val="20"/>
          <w:szCs w:val="20"/>
          <w:lang w:eastAsia="zh-CN"/>
        </w:rPr>
        <w:t xml:space="preserve"> </w:t>
      </w:r>
      <w:r w:rsidR="00A00F7D">
        <w:rPr>
          <w:rFonts w:ascii="Palatino Linotype" w:hAnsi="Palatino Linotype"/>
          <w:sz w:val="20"/>
          <w:szCs w:val="20"/>
          <w:lang w:eastAsia="zh-CN"/>
        </w:rPr>
        <w:t xml:space="preserve">factor’ </w:t>
      </w:r>
      <w:r w:rsidR="007862DA">
        <w:rPr>
          <w:rFonts w:ascii="Palatino Linotype" w:hAnsi="Palatino Linotype"/>
          <w:sz w:val="20"/>
          <w:szCs w:val="20"/>
          <w:lang w:eastAsia="zh-CN"/>
        </w:rPr>
        <w:t>(</w:t>
      </w:r>
      <w:r w:rsidR="003A110B">
        <w:rPr>
          <w:rFonts w:ascii="Palatino Linotype" w:hAnsi="Palatino Linotype"/>
          <w:sz w:val="20"/>
          <w:szCs w:val="20"/>
          <w:lang w:eastAsia="zh-CN"/>
        </w:rPr>
        <w:t>see Materials and Methods for an explanation of this factor;</w:t>
      </w:r>
      <w:del w:id="1061" w:author="Yanfei Zhang" w:date="2022-04-05T14:29:00Z">
        <w:r w:rsidR="003A110B" w:rsidDel="00BC0342">
          <w:rPr>
            <w:rFonts w:ascii="Palatino Linotype" w:hAnsi="Palatino Linotype"/>
            <w:sz w:val="20"/>
            <w:szCs w:val="20"/>
            <w:lang w:eastAsia="zh-CN"/>
          </w:rPr>
          <w:delText xml:space="preserve"> </w:delText>
        </w:r>
      </w:del>
      <w:r w:rsidR="003A110B">
        <w:rPr>
          <w:rFonts w:ascii="Palatino Linotype" w:hAnsi="Palatino Linotype"/>
          <w:sz w:val="20"/>
          <w:szCs w:val="20"/>
          <w:lang w:eastAsia="zh-CN"/>
        </w:rPr>
        <w:t xml:space="preserve"> t</w:t>
      </w:r>
      <w:r w:rsidR="00780FC3">
        <w:rPr>
          <w:rFonts w:ascii="Palatino Linotype" w:hAnsi="Palatino Linotype"/>
          <w:sz w:val="20"/>
          <w:szCs w:val="20"/>
        </w:rPr>
        <w:t>he simulations</w:t>
      </w:r>
      <w:r w:rsidR="00780FC3" w:rsidRPr="00780FC3">
        <w:rPr>
          <w:rFonts w:ascii="Palatino Linotype" w:hAnsi="Palatino Linotype"/>
          <w:sz w:val="20"/>
          <w:szCs w:val="20"/>
        </w:rPr>
        <w:t xml:space="preserve"> are shown </w:t>
      </w:r>
      <w:r w:rsidR="00780FC3" w:rsidRPr="00780FC3">
        <w:rPr>
          <w:rFonts w:ascii="Palatino Linotype" w:eastAsia="Palatino Linotype" w:hAnsi="Palatino Linotype" w:cs="Palatino Linotype"/>
          <w:sz w:val="20"/>
          <w:szCs w:val="20"/>
        </w:rPr>
        <w:t xml:space="preserve">in the Github repository in the file name </w:t>
      </w:r>
      <w:r w:rsidR="00780FC3" w:rsidRPr="00780FC3">
        <w:rPr>
          <w:rFonts w:ascii="Palatino Linotype" w:hAnsi="Palatino Linotype"/>
          <w:sz w:val="20"/>
          <w:szCs w:val="20"/>
        </w:rPr>
        <w:t>“</w:t>
      </w:r>
      <w:r w:rsidR="00780FC3" w:rsidRPr="00780FC3">
        <w:rPr>
          <w:rFonts w:ascii="Palatino Linotype" w:eastAsia="Palatino Linotype" w:hAnsi="Palatino Linotype" w:cs="Palatino Linotype"/>
          <w:sz w:val="20"/>
          <w:szCs w:val="20"/>
        </w:rPr>
        <w:t>Mapping RAS to the bounds of the reactions”</w:t>
      </w:r>
      <w:ins w:id="1062" w:author="Microsoft account" w:date="2022-03-18T21:19:00Z">
        <w:r w:rsidR="00467FB0">
          <w:rPr>
            <w:rFonts w:ascii="Palatino Linotype" w:eastAsia="Palatino Linotype" w:hAnsi="Palatino Linotype" w:cs="Palatino Linotype"/>
            <w:sz w:val="20"/>
            <w:szCs w:val="20"/>
          </w:rPr>
          <w:t xml:space="preserve"> </w:t>
        </w:r>
      </w:ins>
      <w:r w:rsidR="00780FC3" w:rsidRPr="00780FC3">
        <w:rPr>
          <w:rFonts w:ascii="Palatino Linotype" w:eastAsia="Palatino Linotype" w:hAnsi="Palatino Linotype" w:cs="Palatino Linotype"/>
          <w:sz w:val="20"/>
          <w:szCs w:val="20"/>
        </w:rPr>
        <w:t>under the folder name “</w:t>
      </w:r>
      <w:r w:rsidR="003C0BF9">
        <w:rPr>
          <w:rFonts w:ascii="Palatino Linotype" w:eastAsia="Palatino Linotype" w:hAnsi="Palatino Linotype" w:cs="Palatino Linotype"/>
          <w:sz w:val="20"/>
          <w:szCs w:val="20"/>
        </w:rPr>
        <w:t>Codes</w:t>
      </w:r>
      <w:r w:rsidR="00780FC3" w:rsidRPr="00780FC3">
        <w:rPr>
          <w:rFonts w:ascii="Palatino Linotype" w:eastAsia="Palatino Linotype" w:hAnsi="Palatino Linotype" w:cs="Palatino Linotype"/>
          <w:sz w:val="20"/>
          <w:szCs w:val="20"/>
        </w:rPr>
        <w:t>”</w:t>
      </w:r>
      <w:r w:rsidR="00780FC3" w:rsidRPr="00780FC3">
        <w:rPr>
          <w:rFonts w:ascii="Palatino Linotype" w:hAnsi="Palatino Linotype"/>
          <w:sz w:val="20"/>
          <w:szCs w:val="20"/>
        </w:rPr>
        <w:t>.</w:t>
      </w:r>
      <w:r w:rsidR="00780FC3" w:rsidRPr="00780FC3">
        <w:rPr>
          <w:rFonts w:ascii="Palatino Linotype" w:eastAsia="Palatino Linotype" w:hAnsi="Palatino Linotype" w:cs="Palatino Linotype"/>
          <w:sz w:val="20"/>
          <w:szCs w:val="20"/>
        </w:rPr>
        <w:t xml:space="preserve"> </w:t>
      </w:r>
      <w:r w:rsidR="00780FC3">
        <w:rPr>
          <w:rFonts w:ascii="Palatino Linotype" w:hAnsi="Palatino Linotype"/>
          <w:sz w:val="20"/>
          <w:szCs w:val="20"/>
          <w:lang w:eastAsia="zh-CN"/>
        </w:rPr>
        <w:t xml:space="preserve">) </w:t>
      </w:r>
      <w:r w:rsidR="00C57135" w:rsidRPr="009A6693">
        <w:rPr>
          <w:rFonts w:ascii="Palatino Linotype" w:hAnsi="Palatino Linotype"/>
          <w:color w:val="000000" w:themeColor="text1"/>
          <w:sz w:val="20"/>
          <w:szCs w:val="20"/>
          <w:lang w:eastAsia="zh-CN"/>
        </w:rPr>
        <w:t xml:space="preserve">fixed at </w:t>
      </w:r>
      <w:ins w:id="1063" w:author="Yanfei Zhang" w:date="2022-04-06T10:37:00Z">
        <w:r w:rsidR="000C347C">
          <w:rPr>
            <w:rFonts w:ascii="Palatino Linotype" w:hAnsi="Palatino Linotype"/>
            <w:sz w:val="18"/>
            <w:szCs w:val="18"/>
          </w:rPr>
          <w:t>10</w:t>
        </w:r>
        <w:r w:rsidR="000C347C">
          <w:rPr>
            <w:rFonts w:ascii="Palatino Linotype" w:hAnsi="Palatino Linotype"/>
            <w:sz w:val="18"/>
            <w:szCs w:val="18"/>
            <w:vertAlign w:val="superscript"/>
          </w:rPr>
          <w:t>-</w:t>
        </w:r>
      </w:ins>
      <w:ins w:id="1064" w:author="Yanfei Zhang" w:date="2022-04-06T10:38:00Z">
        <w:r w:rsidR="000C347C">
          <w:rPr>
            <w:rFonts w:ascii="Palatino Linotype" w:hAnsi="Palatino Linotype"/>
            <w:sz w:val="18"/>
            <w:szCs w:val="18"/>
            <w:vertAlign w:val="superscript"/>
          </w:rPr>
          <w:t>5</w:t>
        </w:r>
      </w:ins>
      <w:del w:id="1065" w:author="Yanfei Zhang" w:date="2022-04-06T10:35:00Z">
        <w:r w:rsidR="00C57135" w:rsidRPr="009A6693" w:rsidDel="000C347C">
          <w:rPr>
            <w:rFonts w:ascii="Palatino Linotype" w:hAnsi="Palatino Linotype"/>
            <w:color w:val="000000" w:themeColor="text1"/>
            <w:sz w:val="20"/>
            <w:szCs w:val="20"/>
            <w:lang w:eastAsia="zh-CN"/>
          </w:rPr>
          <w:delText>100</w:delText>
        </w:r>
        <w:r w:rsidR="00A00F7D" w:rsidRPr="009A6693" w:rsidDel="000C347C">
          <w:rPr>
            <w:rFonts w:ascii="Palatino Linotype" w:hAnsi="Palatino Linotype"/>
            <w:color w:val="000000" w:themeColor="text1"/>
            <w:sz w:val="20"/>
            <w:szCs w:val="20"/>
            <w:lang w:eastAsia="zh-CN"/>
          </w:rPr>
          <w:delText xml:space="preserve"> </w:delText>
        </w:r>
        <w:r w:rsidR="00C57135" w:rsidRPr="009A6693" w:rsidDel="000C347C">
          <w:rPr>
            <w:rFonts w:ascii="Palatino Linotype" w:hAnsi="Palatino Linotype"/>
            <w:color w:val="000000" w:themeColor="text1"/>
            <w:sz w:val="20"/>
            <w:szCs w:val="20"/>
            <w:lang w:eastAsia="zh-CN"/>
          </w:rPr>
          <w:delText>000</w:delText>
        </w:r>
      </w:del>
      <w:r w:rsidR="005D53F9" w:rsidRPr="00107B22">
        <w:rPr>
          <w:rFonts w:ascii="Palatino Linotype" w:hAnsi="Palatino Linotype"/>
          <w:color w:val="000000" w:themeColor="text1"/>
          <w:sz w:val="20"/>
          <w:szCs w:val="20"/>
          <w:lang w:eastAsia="zh-CN"/>
        </w:rPr>
        <w:t xml:space="preserve"> and</w:t>
      </w:r>
      <w:r w:rsidR="00C57135" w:rsidRPr="005F2218">
        <w:rPr>
          <w:rFonts w:ascii="Palatino Linotype" w:hAnsi="Palatino Linotype"/>
          <w:sz w:val="20"/>
          <w:szCs w:val="20"/>
          <w:lang w:eastAsia="zh-CN"/>
        </w:rPr>
        <w:t xml:space="preserve"> the bound of </w:t>
      </w:r>
      <w:r w:rsidR="00A00F7D">
        <w:rPr>
          <w:rFonts w:ascii="Palatino Linotype" w:hAnsi="Palatino Linotype"/>
          <w:sz w:val="20"/>
          <w:szCs w:val="20"/>
          <w:lang w:eastAsia="zh-CN"/>
        </w:rPr>
        <w:t xml:space="preserve">the </w:t>
      </w:r>
      <w:r w:rsidR="00C57135" w:rsidRPr="005F2218">
        <w:rPr>
          <w:rFonts w:ascii="Palatino Linotype" w:hAnsi="Palatino Linotype"/>
          <w:sz w:val="20"/>
          <w:szCs w:val="20"/>
          <w:lang w:eastAsia="zh-CN"/>
        </w:rPr>
        <w:t>glucose exchange reaction fixed at 1</w:t>
      </w:r>
      <w:r w:rsidR="00C57135" w:rsidRPr="005F2218">
        <w:rPr>
          <w:rFonts w:ascii="Palatino Linotype" w:eastAsia="Palatino Linotype" w:hAnsi="Palatino Linotype"/>
          <w:sz w:val="20"/>
          <w:szCs w:val="20"/>
        </w:rPr>
        <w:t xml:space="preserve"> mmol gDW</w:t>
      </w:r>
      <w:r w:rsidR="00C57135" w:rsidRPr="005F2218">
        <w:rPr>
          <w:rFonts w:ascii="Palatino Linotype" w:eastAsia="Palatino Linotype" w:hAnsi="Palatino Linotype"/>
          <w:sz w:val="20"/>
          <w:szCs w:val="20"/>
          <w:vertAlign w:val="superscript"/>
        </w:rPr>
        <w:t>-1</w:t>
      </w:r>
      <w:r w:rsidR="00C57135" w:rsidRPr="005F2218">
        <w:rPr>
          <w:rFonts w:ascii="Palatino Linotype" w:eastAsia="Palatino Linotype" w:hAnsi="Palatino Linotype"/>
          <w:sz w:val="20"/>
          <w:szCs w:val="20"/>
        </w:rPr>
        <w:t xml:space="preserve"> h</w:t>
      </w:r>
      <w:r w:rsidR="00C57135" w:rsidRPr="005F2218">
        <w:rPr>
          <w:rFonts w:ascii="Palatino Linotype" w:eastAsia="Palatino Linotype" w:hAnsi="Palatino Linotype"/>
          <w:sz w:val="20"/>
          <w:szCs w:val="20"/>
          <w:vertAlign w:val="superscript"/>
        </w:rPr>
        <w:t>-1</w:t>
      </w:r>
      <w:r w:rsidR="00E36471" w:rsidRPr="005F2218">
        <w:rPr>
          <w:rFonts w:ascii="Palatino Linotype" w:hAnsi="Palatino Linotype"/>
          <w:sz w:val="20"/>
          <w:szCs w:val="20"/>
          <w:lang w:eastAsia="zh-CN"/>
        </w:rPr>
        <w:t xml:space="preserve">, </w:t>
      </w:r>
      <w:r w:rsidR="00A00F7D">
        <w:rPr>
          <w:rFonts w:ascii="Palatino Linotype" w:hAnsi="Palatino Linotype"/>
          <w:sz w:val="20"/>
          <w:szCs w:val="20"/>
          <w:lang w:eastAsia="zh-CN"/>
        </w:rPr>
        <w:t xml:space="preserve">the simulation results show </w:t>
      </w:r>
      <w:r w:rsidR="00E36471" w:rsidRPr="005F2218">
        <w:rPr>
          <w:rFonts w:ascii="Palatino Linotype" w:hAnsi="Palatino Linotype"/>
          <w:sz w:val="20"/>
          <w:szCs w:val="20"/>
          <w:lang w:eastAsia="zh-CN"/>
        </w:rPr>
        <w:t xml:space="preserve">that at low temperature </w:t>
      </w:r>
      <w:r w:rsidR="00C57135" w:rsidRPr="005F2218">
        <w:rPr>
          <w:rFonts w:ascii="Palatino Linotype" w:hAnsi="Palatino Linotype"/>
          <w:sz w:val="20"/>
          <w:szCs w:val="20"/>
          <w:lang w:eastAsia="zh-CN"/>
        </w:rPr>
        <w:t xml:space="preserve">(70 </w:t>
      </w:r>
      <w:r w:rsidR="00C57135" w:rsidRPr="005F2218">
        <w:rPr>
          <w:sz w:val="20"/>
          <w:szCs w:val="20"/>
          <w:lang w:eastAsia="zh-CN"/>
        </w:rPr>
        <w:t>℃</w:t>
      </w:r>
      <w:r w:rsidR="00B31806">
        <w:rPr>
          <w:rFonts w:ascii="Palatino Linotype" w:hAnsi="Palatino Linotype"/>
          <w:sz w:val="20"/>
          <w:szCs w:val="20"/>
          <w:lang w:eastAsia="zh-CN"/>
        </w:rPr>
        <w:t>)</w:t>
      </w:r>
      <w:r w:rsidR="007862DA">
        <w:rPr>
          <w:rFonts w:ascii="Palatino Linotype" w:hAnsi="Palatino Linotype"/>
          <w:sz w:val="20"/>
          <w:szCs w:val="20"/>
          <w:lang w:eastAsia="zh-CN"/>
        </w:rPr>
        <w:t xml:space="preserve"> </w:t>
      </w:r>
      <w:r w:rsidR="00E36471" w:rsidRPr="005F2218">
        <w:rPr>
          <w:rFonts w:ascii="Palatino Linotype" w:hAnsi="Palatino Linotype"/>
          <w:sz w:val="20"/>
          <w:szCs w:val="20"/>
          <w:lang w:eastAsia="zh-CN"/>
        </w:rPr>
        <w:t>the organism uses the G</w:t>
      </w:r>
      <w:r w:rsidR="00E36471" w:rsidRPr="005F2218">
        <w:rPr>
          <w:rFonts w:ascii="Palatino Linotype" w:hAnsi="Palatino Linotype"/>
          <w:sz w:val="20"/>
          <w:szCs w:val="20"/>
        </w:rPr>
        <w:t>APDH</w:t>
      </w:r>
      <w:r w:rsidR="005D53F9">
        <w:rPr>
          <w:rFonts w:ascii="Palatino Linotype" w:hAnsi="Palatino Linotype"/>
          <w:sz w:val="20"/>
          <w:szCs w:val="20"/>
        </w:rPr>
        <w:t>-</w:t>
      </w:r>
      <w:r w:rsidR="00E36471" w:rsidRPr="005F2218">
        <w:rPr>
          <w:rFonts w:ascii="Palatino Linotype" w:hAnsi="Palatino Linotype"/>
          <w:sz w:val="20"/>
          <w:szCs w:val="20"/>
        </w:rPr>
        <w:t>PGK pathway and the non-phosphorylation pathway</w:t>
      </w:r>
      <w:r w:rsidR="0038385F">
        <w:rPr>
          <w:rFonts w:ascii="Palatino Linotype" w:hAnsi="Palatino Linotype"/>
          <w:sz w:val="20"/>
          <w:szCs w:val="20"/>
        </w:rPr>
        <w:t xml:space="preserve"> (</w:t>
      </w:r>
      <w:del w:id="1066" w:author="Yanfei Zhang" w:date="2022-04-05T14:30:00Z">
        <w:r w:rsidR="0076719B" w:rsidRPr="009A6693" w:rsidDel="00BC0342">
          <w:rPr>
            <w:rFonts w:ascii="Palatino Linotype" w:hAnsi="Palatino Linotype"/>
            <w:sz w:val="20"/>
            <w:szCs w:val="20"/>
          </w:rPr>
          <w:delText xml:space="preserve">Figure </w:delText>
        </w:r>
      </w:del>
      <w:ins w:id="1067" w:author="Yanfei Zhang" w:date="2022-04-05T21:56:00Z">
        <w:r w:rsidR="007B75FC" w:rsidRPr="006E7183">
          <w:rPr>
            <w:rFonts w:ascii="Palatino Linotype" w:hAnsi="Palatino Linotype"/>
            <w:sz w:val="20"/>
            <w:szCs w:val="20"/>
            <w:rPrChange w:id="1068" w:author="Yanfei Zhang" w:date="2022-04-06T10:02:00Z">
              <w:rPr>
                <w:rFonts w:ascii="Palatino Linotype" w:hAnsi="Palatino Linotype"/>
                <w:sz w:val="20"/>
                <w:szCs w:val="20"/>
                <w:highlight w:val="yellow"/>
              </w:rPr>
            </w:rPrChange>
          </w:rPr>
          <w:t xml:space="preserve">Figure </w:t>
        </w:r>
      </w:ins>
      <w:del w:id="1069" w:author="Yanfei Zhang" w:date="2022-04-05T14:30:00Z">
        <w:r w:rsidR="0038385F" w:rsidRPr="009A6693" w:rsidDel="00BC0342">
          <w:rPr>
            <w:rFonts w:ascii="Palatino Linotype" w:hAnsi="Palatino Linotype"/>
            <w:sz w:val="20"/>
            <w:szCs w:val="20"/>
          </w:rPr>
          <w:delText>S</w:delText>
        </w:r>
        <w:r w:rsidR="009019CE" w:rsidRPr="009A6693" w:rsidDel="00BC0342">
          <w:rPr>
            <w:rFonts w:ascii="Palatino Linotype" w:hAnsi="Palatino Linotype"/>
            <w:sz w:val="20"/>
            <w:szCs w:val="20"/>
          </w:rPr>
          <w:delText>10</w:delText>
        </w:r>
      </w:del>
      <w:ins w:id="1070" w:author="Yanfei Zhang" w:date="2022-04-05T14:30:00Z">
        <w:r w:rsidRPr="009A6693">
          <w:rPr>
            <w:rFonts w:ascii="Palatino Linotype" w:hAnsi="Palatino Linotype"/>
            <w:sz w:val="20"/>
            <w:szCs w:val="20"/>
          </w:rPr>
          <w:t>S</w:t>
        </w:r>
        <w:r>
          <w:rPr>
            <w:rFonts w:ascii="Palatino Linotype" w:hAnsi="Palatino Linotype"/>
            <w:sz w:val="20"/>
            <w:szCs w:val="20"/>
          </w:rPr>
          <w:t>5</w:t>
        </w:r>
      </w:ins>
      <w:r w:rsidR="0038385F">
        <w:rPr>
          <w:rFonts w:ascii="Palatino Linotype" w:hAnsi="Palatino Linotype"/>
          <w:sz w:val="20"/>
          <w:szCs w:val="20"/>
        </w:rPr>
        <w:t>)</w:t>
      </w:r>
      <w:r w:rsidR="00E36471" w:rsidRPr="005F2218">
        <w:rPr>
          <w:rFonts w:ascii="Palatino Linotype" w:hAnsi="Palatino Linotype"/>
          <w:sz w:val="20"/>
          <w:szCs w:val="20"/>
        </w:rPr>
        <w:t xml:space="preserve">, while at high temperature </w:t>
      </w:r>
      <w:r w:rsidR="00C57135" w:rsidRPr="005F2218">
        <w:rPr>
          <w:rFonts w:ascii="Palatino Linotype" w:hAnsi="Palatino Linotype"/>
          <w:sz w:val="20"/>
          <w:szCs w:val="20"/>
          <w:lang w:eastAsia="zh-CN"/>
        </w:rPr>
        <w:t xml:space="preserve">(80 </w:t>
      </w:r>
      <w:r w:rsidR="00C57135" w:rsidRPr="005F2218">
        <w:rPr>
          <w:sz w:val="20"/>
          <w:szCs w:val="20"/>
          <w:lang w:eastAsia="zh-CN"/>
        </w:rPr>
        <w:t>℃</w:t>
      </w:r>
      <w:r w:rsidR="00C57135" w:rsidRPr="005F2218">
        <w:rPr>
          <w:rFonts w:ascii="Palatino Linotype" w:hAnsi="Palatino Linotype"/>
          <w:sz w:val="20"/>
          <w:szCs w:val="20"/>
          <w:lang w:eastAsia="zh-CN"/>
        </w:rPr>
        <w:t xml:space="preserve">) </w:t>
      </w:r>
      <w:r w:rsidR="00E36471" w:rsidRPr="005F2218">
        <w:rPr>
          <w:rFonts w:ascii="Palatino Linotype" w:hAnsi="Palatino Linotype"/>
          <w:sz w:val="20"/>
          <w:szCs w:val="20"/>
        </w:rPr>
        <w:t>the organism only uses t</w:t>
      </w:r>
      <w:r w:rsidR="0038385F">
        <w:rPr>
          <w:rFonts w:ascii="Palatino Linotype" w:hAnsi="Palatino Linotype"/>
          <w:sz w:val="20"/>
          <w:szCs w:val="20"/>
        </w:rPr>
        <w:t xml:space="preserve">he GAPDH and PGK pathway </w:t>
      </w:r>
      <w:r w:rsidR="0038385F" w:rsidRPr="009A6693">
        <w:rPr>
          <w:rFonts w:ascii="Palatino Linotype" w:hAnsi="Palatino Linotype"/>
          <w:sz w:val="20"/>
          <w:szCs w:val="20"/>
        </w:rPr>
        <w:t>(</w:t>
      </w:r>
      <w:del w:id="1071" w:author="Yanfei Zhang" w:date="2022-04-05T14:30:00Z">
        <w:r w:rsidR="0076719B" w:rsidRPr="009A6693" w:rsidDel="00BC0342">
          <w:rPr>
            <w:rFonts w:ascii="Palatino Linotype" w:hAnsi="Palatino Linotype"/>
            <w:sz w:val="20"/>
            <w:szCs w:val="20"/>
          </w:rPr>
          <w:delText xml:space="preserve">Figure </w:delText>
        </w:r>
      </w:del>
      <w:ins w:id="1072" w:author="Yanfei Zhang" w:date="2022-04-05T21:56:00Z">
        <w:r w:rsidR="007B75FC" w:rsidRPr="006E7183">
          <w:rPr>
            <w:rFonts w:ascii="Palatino Linotype" w:hAnsi="Palatino Linotype"/>
            <w:sz w:val="20"/>
            <w:szCs w:val="20"/>
            <w:rPrChange w:id="1073" w:author="Yanfei Zhang" w:date="2022-04-06T10:02:00Z">
              <w:rPr>
                <w:rFonts w:ascii="Palatino Linotype" w:hAnsi="Palatino Linotype"/>
                <w:sz w:val="20"/>
                <w:szCs w:val="20"/>
                <w:highlight w:val="yellow"/>
              </w:rPr>
            </w:rPrChange>
          </w:rPr>
          <w:t xml:space="preserve">Figure </w:t>
        </w:r>
      </w:ins>
      <w:del w:id="1074" w:author="Yanfei Zhang" w:date="2022-04-05T14:30:00Z">
        <w:r w:rsidR="0038385F" w:rsidRPr="009A6693" w:rsidDel="00BC0342">
          <w:rPr>
            <w:rFonts w:ascii="Palatino Linotype" w:hAnsi="Palatino Linotype"/>
            <w:sz w:val="20"/>
            <w:szCs w:val="20"/>
          </w:rPr>
          <w:delText>S</w:delText>
        </w:r>
        <w:r w:rsidR="009019CE" w:rsidRPr="009A6693" w:rsidDel="00BC0342">
          <w:rPr>
            <w:rFonts w:ascii="Palatino Linotype" w:hAnsi="Palatino Linotype"/>
            <w:sz w:val="20"/>
            <w:szCs w:val="20"/>
          </w:rPr>
          <w:delText>11</w:delText>
        </w:r>
      </w:del>
      <w:ins w:id="1075" w:author="Yanfei Zhang" w:date="2022-04-05T14:30:00Z">
        <w:r w:rsidRPr="009A6693">
          <w:rPr>
            <w:rFonts w:ascii="Palatino Linotype" w:hAnsi="Palatino Linotype"/>
            <w:sz w:val="20"/>
            <w:szCs w:val="20"/>
          </w:rPr>
          <w:t>S</w:t>
        </w:r>
        <w:r w:rsidRPr="006E7183">
          <w:rPr>
            <w:rFonts w:ascii="Palatino Linotype" w:hAnsi="Palatino Linotype"/>
            <w:sz w:val="20"/>
            <w:szCs w:val="20"/>
            <w:rPrChange w:id="1076" w:author="Yanfei Zhang" w:date="2022-04-06T10:02:00Z">
              <w:rPr>
                <w:rFonts w:ascii="Palatino Linotype" w:hAnsi="Palatino Linotype"/>
                <w:sz w:val="20"/>
                <w:szCs w:val="20"/>
                <w:highlight w:val="yellow"/>
              </w:rPr>
            </w:rPrChange>
          </w:rPr>
          <w:t>6</w:t>
        </w:r>
      </w:ins>
      <w:r w:rsidR="00E36471" w:rsidRPr="009A6693">
        <w:rPr>
          <w:rFonts w:ascii="Palatino Linotype" w:hAnsi="Palatino Linotype"/>
          <w:sz w:val="20"/>
          <w:szCs w:val="20"/>
        </w:rPr>
        <w:t>).</w:t>
      </w:r>
      <w:r w:rsidR="007862DA">
        <w:rPr>
          <w:rFonts w:ascii="Palatino Linotype" w:hAnsi="Palatino Linotype"/>
          <w:sz w:val="20"/>
          <w:szCs w:val="20"/>
        </w:rPr>
        <w:t xml:space="preserve"> </w:t>
      </w:r>
      <w:r w:rsidR="001271FF" w:rsidRPr="005F2218">
        <w:rPr>
          <w:rFonts w:ascii="Palatino Linotype" w:hAnsi="Palatino Linotype"/>
          <w:sz w:val="20"/>
          <w:szCs w:val="20"/>
        </w:rPr>
        <w:t xml:space="preserve">Apart from this, there </w:t>
      </w:r>
      <w:r w:rsidR="00AD31C4">
        <w:rPr>
          <w:rFonts w:ascii="Palatino Linotype" w:hAnsi="Palatino Linotype"/>
          <w:sz w:val="20"/>
          <w:szCs w:val="20"/>
        </w:rPr>
        <w:t xml:space="preserve">then is </w:t>
      </w:r>
      <w:r w:rsidR="001271FF" w:rsidRPr="005F2218">
        <w:rPr>
          <w:rFonts w:ascii="Palatino Linotype" w:hAnsi="Palatino Linotype"/>
          <w:sz w:val="20"/>
          <w:szCs w:val="20"/>
        </w:rPr>
        <w:t>also a rewiring of terminal oxidases</w:t>
      </w:r>
      <w:r w:rsidR="00A00F7D">
        <w:rPr>
          <w:rFonts w:ascii="Palatino Linotype" w:hAnsi="Palatino Linotype"/>
          <w:sz w:val="20"/>
          <w:szCs w:val="20"/>
        </w:rPr>
        <w:t>:</w:t>
      </w:r>
      <w:r w:rsidR="001271FF" w:rsidRPr="005F2218">
        <w:rPr>
          <w:rFonts w:ascii="Palatino Linotype" w:hAnsi="Palatino Linotype"/>
          <w:sz w:val="20"/>
          <w:szCs w:val="20"/>
        </w:rPr>
        <w:t xml:space="preserve"> at low</w:t>
      </w:r>
      <w:r w:rsidR="001621CC">
        <w:rPr>
          <w:rFonts w:ascii="Palatino Linotype" w:hAnsi="Palatino Linotype"/>
          <w:sz w:val="20"/>
          <w:szCs w:val="20"/>
        </w:rPr>
        <w:t>er</w:t>
      </w:r>
      <w:r w:rsidR="001271FF" w:rsidRPr="005F2218">
        <w:rPr>
          <w:rFonts w:ascii="Palatino Linotype" w:hAnsi="Palatino Linotype"/>
          <w:sz w:val="20"/>
          <w:szCs w:val="20"/>
        </w:rPr>
        <w:t xml:space="preserve"> temperature </w:t>
      </w:r>
      <w:r w:rsidR="00A00F7D">
        <w:rPr>
          <w:rFonts w:ascii="Palatino Linotype" w:hAnsi="Palatino Linotype"/>
          <w:sz w:val="20"/>
          <w:szCs w:val="20"/>
        </w:rPr>
        <w:t xml:space="preserve">the </w:t>
      </w:r>
      <w:r w:rsidR="001271FF" w:rsidRPr="005F2218">
        <w:rPr>
          <w:rFonts w:ascii="Palatino Linotype" w:hAnsi="Palatino Linotype"/>
          <w:sz w:val="20"/>
          <w:szCs w:val="20"/>
        </w:rPr>
        <w:t>SoxABCD reaction carrie</w:t>
      </w:r>
      <w:r w:rsidR="001621CC">
        <w:rPr>
          <w:rFonts w:ascii="Palatino Linotype" w:hAnsi="Palatino Linotype"/>
          <w:sz w:val="20"/>
          <w:szCs w:val="20"/>
        </w:rPr>
        <w:t>d</w:t>
      </w:r>
      <w:r w:rsidR="001271FF" w:rsidRPr="005F2218">
        <w:rPr>
          <w:rFonts w:ascii="Palatino Linotype" w:hAnsi="Palatino Linotype"/>
          <w:sz w:val="20"/>
          <w:szCs w:val="20"/>
        </w:rPr>
        <w:t xml:space="preserve"> more flux when compared with that at high</w:t>
      </w:r>
      <w:r w:rsidR="001621CC">
        <w:rPr>
          <w:rFonts w:ascii="Palatino Linotype" w:hAnsi="Palatino Linotype"/>
          <w:sz w:val="20"/>
          <w:szCs w:val="20"/>
        </w:rPr>
        <w:t>er</w:t>
      </w:r>
      <w:r w:rsidR="007862DA">
        <w:rPr>
          <w:rFonts w:ascii="Palatino Linotype" w:hAnsi="Palatino Linotype"/>
          <w:sz w:val="20"/>
          <w:szCs w:val="20"/>
        </w:rPr>
        <w:t xml:space="preserve"> temperature.</w:t>
      </w:r>
      <w:r w:rsidR="007738C9" w:rsidRPr="005F2218">
        <w:rPr>
          <w:rFonts w:ascii="Palatino Linotype" w:hAnsi="Palatino Linotype"/>
          <w:sz w:val="20"/>
          <w:szCs w:val="20"/>
        </w:rPr>
        <w:t xml:space="preserve"> </w:t>
      </w:r>
      <w:r w:rsidR="001621CC">
        <w:rPr>
          <w:rFonts w:ascii="Palatino Linotype" w:hAnsi="Palatino Linotype"/>
          <w:sz w:val="20"/>
          <w:szCs w:val="20"/>
        </w:rPr>
        <w:t xml:space="preserve">The maintenance ATPase flux </w:t>
      </w:r>
      <w:r w:rsidR="00D20543">
        <w:rPr>
          <w:rFonts w:ascii="Palatino Linotype" w:hAnsi="Palatino Linotype"/>
          <w:sz w:val="20"/>
          <w:szCs w:val="20"/>
        </w:rPr>
        <w:t xml:space="preserve">(NGAM) </w:t>
      </w:r>
      <w:r w:rsidR="004865C5">
        <w:rPr>
          <w:rFonts w:ascii="Palatino Linotype" w:hAnsi="Palatino Linotype"/>
          <w:sz w:val="20"/>
          <w:szCs w:val="20"/>
        </w:rPr>
        <w:t xml:space="preserve">predicted by the FBA </w:t>
      </w:r>
      <w:r w:rsidR="00DA01A4">
        <w:rPr>
          <w:rFonts w:ascii="Palatino Linotype" w:hAnsi="Palatino Linotype"/>
          <w:sz w:val="20"/>
          <w:szCs w:val="20"/>
        </w:rPr>
        <w:t xml:space="preserve">was </w:t>
      </w:r>
      <w:r w:rsidR="004865C5">
        <w:rPr>
          <w:rFonts w:ascii="Palatino Linotype" w:hAnsi="Palatino Linotype"/>
          <w:sz w:val="20"/>
          <w:szCs w:val="20"/>
        </w:rPr>
        <w:t xml:space="preserve">also </w:t>
      </w:r>
      <w:r w:rsidR="00DA01A4">
        <w:rPr>
          <w:rFonts w:ascii="Palatino Linotype" w:hAnsi="Palatino Linotype"/>
          <w:sz w:val="20"/>
          <w:szCs w:val="20"/>
        </w:rPr>
        <w:t>lower at</w:t>
      </w:r>
      <w:r w:rsidR="001621CC">
        <w:rPr>
          <w:rFonts w:ascii="Palatino Linotype" w:hAnsi="Palatino Linotype"/>
          <w:sz w:val="20"/>
          <w:szCs w:val="20"/>
        </w:rPr>
        <w:t xml:space="preserve"> higher temperature. This suggests that perhaps </w:t>
      </w:r>
      <w:r w:rsidR="004865C5">
        <w:rPr>
          <w:rFonts w:ascii="Palatino Linotype" w:hAnsi="Palatino Linotype"/>
          <w:sz w:val="20"/>
          <w:szCs w:val="20"/>
        </w:rPr>
        <w:t xml:space="preserve">the ATP production flux was limited </w:t>
      </w:r>
      <w:r w:rsidR="001621CC">
        <w:rPr>
          <w:rFonts w:ascii="Palatino Linotype" w:hAnsi="Palatino Linotype"/>
          <w:sz w:val="20"/>
          <w:szCs w:val="20"/>
        </w:rPr>
        <w:t xml:space="preserve">due to the lower expression of the </w:t>
      </w:r>
      <w:r w:rsidR="001621CC" w:rsidRPr="005F2218">
        <w:rPr>
          <w:rFonts w:ascii="Palatino Linotype" w:hAnsi="Palatino Linotype"/>
          <w:sz w:val="20"/>
          <w:szCs w:val="20"/>
        </w:rPr>
        <w:t>SoxABCD</w:t>
      </w:r>
      <w:r w:rsidR="001621CC">
        <w:rPr>
          <w:rFonts w:ascii="Palatino Linotype" w:hAnsi="Palatino Linotype"/>
          <w:sz w:val="20"/>
          <w:szCs w:val="20"/>
        </w:rPr>
        <w:t xml:space="preserve"> </w:t>
      </w:r>
      <w:r w:rsidR="00DA01A4">
        <w:rPr>
          <w:rFonts w:ascii="Palatino Linotype" w:hAnsi="Palatino Linotype"/>
          <w:sz w:val="20"/>
          <w:szCs w:val="20"/>
        </w:rPr>
        <w:t>complexes at</w:t>
      </w:r>
      <w:r w:rsidR="001621CC">
        <w:rPr>
          <w:rFonts w:ascii="Palatino Linotype" w:hAnsi="Palatino Linotype"/>
          <w:sz w:val="20"/>
          <w:szCs w:val="20"/>
        </w:rPr>
        <w:t xml:space="preserve"> </w:t>
      </w:r>
      <w:r w:rsidR="004865C5">
        <w:rPr>
          <w:rFonts w:ascii="Palatino Linotype" w:hAnsi="Palatino Linotype"/>
          <w:sz w:val="20"/>
          <w:szCs w:val="20"/>
        </w:rPr>
        <w:t xml:space="preserve">the </w:t>
      </w:r>
      <w:r w:rsidR="001621CC">
        <w:rPr>
          <w:rFonts w:ascii="Palatino Linotype" w:hAnsi="Palatino Linotype"/>
          <w:sz w:val="20"/>
          <w:szCs w:val="20"/>
        </w:rPr>
        <w:t>higher temperature.</w:t>
      </w:r>
      <w:r w:rsidR="004A5F11">
        <w:rPr>
          <w:rFonts w:ascii="Palatino Linotype" w:hAnsi="Palatino Linotype"/>
          <w:sz w:val="20"/>
          <w:szCs w:val="20"/>
        </w:rPr>
        <w:t xml:space="preserve"> </w:t>
      </w:r>
      <w:r w:rsidR="004165F1">
        <w:rPr>
          <w:rFonts w:ascii="Palatino Linotype" w:hAnsi="Palatino Linotype"/>
          <w:sz w:val="20"/>
          <w:szCs w:val="20"/>
        </w:rPr>
        <w:t>T</w:t>
      </w:r>
      <w:r w:rsidR="00585727">
        <w:rPr>
          <w:rFonts w:ascii="Palatino Linotype" w:hAnsi="Palatino Linotype"/>
          <w:sz w:val="20"/>
          <w:szCs w:val="20"/>
        </w:rPr>
        <w:t xml:space="preserve">he organism </w:t>
      </w:r>
      <w:r w:rsidR="004865C5">
        <w:rPr>
          <w:rFonts w:ascii="Palatino Linotype" w:hAnsi="Palatino Linotype"/>
          <w:sz w:val="20"/>
          <w:szCs w:val="20"/>
        </w:rPr>
        <w:t xml:space="preserve">seems to </w:t>
      </w:r>
      <w:r w:rsidR="00585727">
        <w:rPr>
          <w:rFonts w:ascii="Palatino Linotype" w:hAnsi="Palatino Linotype"/>
          <w:sz w:val="20"/>
          <w:szCs w:val="20"/>
        </w:rPr>
        <w:t>shift to lower gears here</w:t>
      </w:r>
      <w:r w:rsidR="004865C5">
        <w:rPr>
          <w:rFonts w:ascii="Palatino Linotype" w:hAnsi="Palatino Linotype"/>
          <w:sz w:val="20"/>
          <w:szCs w:val="20"/>
        </w:rPr>
        <w:t xml:space="preserve"> by adjusting its gene expression</w:t>
      </w:r>
      <w:r w:rsidR="00585727">
        <w:rPr>
          <w:rFonts w:ascii="Palatino Linotype" w:hAnsi="Palatino Linotype"/>
          <w:sz w:val="20"/>
          <w:szCs w:val="20"/>
        </w:rPr>
        <w:t>.</w:t>
      </w:r>
      <w:r w:rsidR="00231ABA">
        <w:rPr>
          <w:rFonts w:ascii="Palatino Linotype" w:hAnsi="Palatino Linotype"/>
          <w:sz w:val="20"/>
          <w:szCs w:val="20"/>
        </w:rPr>
        <w:t xml:space="preserve"> </w:t>
      </w:r>
      <w:r w:rsidR="004A5F11">
        <w:rPr>
          <w:rFonts w:ascii="Palatino Linotype" w:hAnsi="Palatino Linotype"/>
          <w:sz w:val="20"/>
          <w:szCs w:val="20"/>
        </w:rPr>
        <w:t xml:space="preserve">Enhanced flux through the other </w:t>
      </w:r>
      <w:r w:rsidR="00B27EB4">
        <w:rPr>
          <w:rFonts w:ascii="Palatino Linotype" w:hAnsi="Palatino Linotype"/>
          <w:sz w:val="20"/>
          <w:szCs w:val="20"/>
        </w:rPr>
        <w:t xml:space="preserve">two </w:t>
      </w:r>
      <w:r w:rsidR="004A5F11">
        <w:rPr>
          <w:rFonts w:ascii="Palatino Linotype" w:hAnsi="Palatino Linotype"/>
          <w:sz w:val="20"/>
          <w:szCs w:val="20"/>
        </w:rPr>
        <w:t xml:space="preserve">terminal oxidases and through GAPDH plus PGK (at the cost of flux through the non-phosphorylative pathway through glycerate) may have been a consequence of the FBA attempting to re-increase its objective, the ATP production flux. Apparently the GAPDH and PGK expression levels were high enough to </w:t>
      </w:r>
      <w:r w:rsidR="00292D0C">
        <w:rPr>
          <w:rFonts w:ascii="Palatino Linotype" w:hAnsi="Palatino Linotype"/>
          <w:sz w:val="20"/>
          <w:szCs w:val="20"/>
        </w:rPr>
        <w:t xml:space="preserve">allow this to happen </w:t>
      </w:r>
      <w:r w:rsidR="00292D0C" w:rsidRPr="00AD5BA1">
        <w:rPr>
          <w:rFonts w:ascii="Palatino Linotype" w:hAnsi="Palatino Linotype"/>
          <w:i/>
          <w:sz w:val="20"/>
          <w:szCs w:val="20"/>
        </w:rPr>
        <w:t>in silico</w:t>
      </w:r>
      <w:r w:rsidR="00292D0C">
        <w:rPr>
          <w:rFonts w:ascii="Palatino Linotype" w:hAnsi="Palatino Linotype"/>
          <w:sz w:val="20"/>
          <w:szCs w:val="20"/>
        </w:rPr>
        <w:t>.</w:t>
      </w:r>
      <w:r w:rsidR="004A5F11">
        <w:rPr>
          <w:rFonts w:ascii="Palatino Linotype" w:hAnsi="Palatino Linotype"/>
          <w:sz w:val="20"/>
          <w:szCs w:val="20"/>
        </w:rPr>
        <w:t xml:space="preserve"> It should be stress</w:t>
      </w:r>
      <w:r w:rsidR="004165F1">
        <w:rPr>
          <w:rFonts w:ascii="Palatino Linotype" w:hAnsi="Palatino Linotype"/>
          <w:sz w:val="20"/>
          <w:szCs w:val="20"/>
        </w:rPr>
        <w:t>ed</w:t>
      </w:r>
      <w:r w:rsidR="004A5F11">
        <w:rPr>
          <w:rFonts w:ascii="Palatino Linotype" w:hAnsi="Palatino Linotype"/>
          <w:sz w:val="20"/>
          <w:szCs w:val="20"/>
        </w:rPr>
        <w:t xml:space="preserve"> however that these FBA results only show flux potential, not the actual fluxes</w:t>
      </w:r>
      <w:r w:rsidR="004165F1">
        <w:rPr>
          <w:rFonts w:ascii="Palatino Linotype" w:hAnsi="Palatino Linotype"/>
          <w:sz w:val="20"/>
          <w:szCs w:val="20"/>
        </w:rPr>
        <w:t xml:space="preserve"> that would be obtained experimentally</w:t>
      </w:r>
      <w:r w:rsidR="004A5F11">
        <w:rPr>
          <w:rFonts w:ascii="Palatino Linotype" w:hAnsi="Palatino Linotype"/>
          <w:sz w:val="20"/>
          <w:szCs w:val="20"/>
        </w:rPr>
        <w:t>.</w:t>
      </w:r>
    </w:p>
    <w:p w14:paraId="350FB225" w14:textId="6D4D8705" w:rsidR="00717A6B" w:rsidDel="000C6CF7" w:rsidRDefault="002A6262" w:rsidP="00AE63CD">
      <w:pPr>
        <w:rPr>
          <w:del w:id="1077" w:author="Yanfei Zhang" w:date="2022-04-06T17:51:00Z"/>
          <w:rFonts w:ascii="Palatino Linotype" w:hAnsi="Palatino Linotype"/>
          <w:sz w:val="20"/>
          <w:szCs w:val="20"/>
        </w:rPr>
      </w:pPr>
      <w:del w:id="1078" w:author="Yanfei Zhang" w:date="2022-04-06T17:51:00Z">
        <w:r w:rsidDel="000C6CF7">
          <w:rPr>
            <w:rFonts w:ascii="Palatino Linotype" w:hAnsi="Palatino Linotype"/>
            <w:noProof/>
            <w:sz w:val="20"/>
            <w:szCs w:val="20"/>
            <w:lang w:eastAsia="zh-CN"/>
          </w:rPr>
          <w:lastRenderedPageBreak/>
          <w:drawing>
            <wp:inline distT="0" distB="0" distL="0" distR="0" wp14:anchorId="66526BAB" wp14:editId="2D0D0DAF">
              <wp:extent cx="5433773" cy="4925663"/>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 S4.png"/>
                      <pic:cNvPicPr/>
                    </pic:nvPicPr>
                    <pic:blipFill>
                      <a:blip r:embed="rId23" cstate="print">
                        <a:extLst>
                          <a:ext uri="{28A0092B-C50C-407E-A947-70E740481C1C}">
                            <a14:useLocalDpi xmlns:a14="http://schemas.microsoft.com/office/drawing/2010/main" val="0"/>
                          </a:ext>
                        </a:extLst>
                      </a:blip>
                      <a:stretch>
                        <a:fillRect/>
                      </a:stretch>
                    </pic:blipFill>
                    <pic:spPr>
                      <a:xfrm flipH="1">
                        <a:off x="0" y="0"/>
                        <a:ext cx="5463448" cy="4952563"/>
                      </a:xfrm>
                      <a:prstGeom prst="rect">
                        <a:avLst/>
                      </a:prstGeom>
                    </pic:spPr>
                  </pic:pic>
                </a:graphicData>
              </a:graphic>
            </wp:inline>
          </w:drawing>
        </w:r>
      </w:del>
      <w:ins w:id="1079" w:author="Yanfei Zhang" w:date="2022-04-06T17:51:00Z">
        <w:r w:rsidR="000C6CF7">
          <w:rPr>
            <w:rFonts w:ascii="Palatino Linotype" w:hAnsi="Palatino Linotype"/>
            <w:noProof/>
            <w:sz w:val="20"/>
            <w:szCs w:val="20"/>
            <w:lang w:eastAsia="zh-CN"/>
          </w:rPr>
          <w:drawing>
            <wp:inline distT="0" distB="0" distL="0" distR="0" wp14:anchorId="5241B211" wp14:editId="1CAC00BE">
              <wp:extent cx="4572189" cy="414464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ure S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378" cy="4144816"/>
                      </a:xfrm>
                      <a:prstGeom prst="rect">
                        <a:avLst/>
                      </a:prstGeom>
                    </pic:spPr>
                  </pic:pic>
                </a:graphicData>
              </a:graphic>
            </wp:inline>
          </w:drawing>
        </w:r>
      </w:ins>
    </w:p>
    <w:p w14:paraId="36321161" w14:textId="77777777" w:rsidR="00CE07CE" w:rsidRDefault="00CE07CE" w:rsidP="00AE63CD">
      <w:pPr>
        <w:rPr>
          <w:rFonts w:ascii="Palatino Linotype" w:hAnsi="Palatino Linotype"/>
          <w:sz w:val="20"/>
          <w:szCs w:val="20"/>
        </w:rPr>
      </w:pPr>
    </w:p>
    <w:p w14:paraId="39D18B35" w14:textId="045D3C27" w:rsidR="008712F0" w:rsidRPr="00BE04DC" w:rsidRDefault="008712F0" w:rsidP="00717A6B">
      <w:pPr>
        <w:spacing w:before="120" w:after="120" w:line="240" w:lineRule="auto"/>
        <w:ind w:left="432" w:right="432"/>
        <w:rPr>
          <w:rFonts w:ascii="Palatino Linotype" w:eastAsia="Palatino Linotype" w:hAnsi="Palatino Linotype" w:cs="Palatino Linotype"/>
          <w:sz w:val="18"/>
          <w:szCs w:val="18"/>
        </w:rPr>
      </w:pPr>
      <w:r w:rsidRPr="00BE04DC">
        <w:rPr>
          <w:rFonts w:ascii="Palatino Linotype" w:eastAsia="Palatino Linotype" w:hAnsi="Palatino Linotype" w:cs="Palatino Linotype"/>
          <w:b/>
          <w:sz w:val="18"/>
          <w:szCs w:val="18"/>
        </w:rPr>
        <w:t xml:space="preserve">Figure </w:t>
      </w:r>
      <w:r w:rsidR="009019CE">
        <w:rPr>
          <w:rFonts w:ascii="Palatino Linotype" w:eastAsia="Palatino Linotype" w:hAnsi="Palatino Linotype" w:cs="Palatino Linotype" w:hint="eastAsia"/>
          <w:b/>
          <w:sz w:val="18"/>
          <w:szCs w:val="18"/>
        </w:rPr>
        <w:t>S</w:t>
      </w:r>
      <w:ins w:id="1080" w:author="Yanfei Zhang" w:date="2022-04-05T14:31:00Z">
        <w:r w:rsidR="00BC0342">
          <w:rPr>
            <w:rFonts w:ascii="Palatino Linotype" w:eastAsia="Palatino Linotype" w:hAnsi="Palatino Linotype" w:cs="Palatino Linotype"/>
            <w:b/>
            <w:sz w:val="18"/>
            <w:szCs w:val="18"/>
          </w:rPr>
          <w:t>5</w:t>
        </w:r>
      </w:ins>
      <w:del w:id="1081" w:author="Yanfei Zhang" w:date="2022-04-05T14:31:00Z">
        <w:r w:rsidR="009019CE" w:rsidDel="00BC0342">
          <w:rPr>
            <w:rFonts w:ascii="Palatino Linotype" w:eastAsia="Palatino Linotype" w:hAnsi="Palatino Linotype" w:cs="Palatino Linotype" w:hint="eastAsia"/>
            <w:b/>
            <w:sz w:val="18"/>
            <w:szCs w:val="18"/>
          </w:rPr>
          <w:delText>10</w:delText>
        </w:r>
      </w:del>
      <w:r w:rsidRPr="00BE04DC">
        <w:rPr>
          <w:rFonts w:ascii="Palatino Linotype" w:eastAsia="Palatino Linotype" w:hAnsi="Palatino Linotype" w:cs="Palatino Linotype"/>
          <w:b/>
          <w:sz w:val="18"/>
          <w:szCs w:val="18"/>
        </w:rPr>
        <w:t>.</w:t>
      </w:r>
      <w:r w:rsidRPr="00BE04DC">
        <w:rPr>
          <w:rFonts w:ascii="Palatino Linotype" w:eastAsia="Palatino Linotype" w:hAnsi="Palatino Linotype" w:cs="Palatino Linotype"/>
          <w:sz w:val="18"/>
          <w:szCs w:val="18"/>
        </w:rPr>
        <w:t xml:space="preserve"> The flux distributions</w:t>
      </w:r>
      <w:r w:rsidRPr="00BE04DC">
        <w:rPr>
          <w:rFonts w:ascii="Palatino Linotype" w:eastAsia="Palatino Linotype" w:hAnsi="Palatino Linotype" w:cs="Palatino Linotype"/>
          <w:i/>
          <w:sz w:val="18"/>
          <w:szCs w:val="18"/>
        </w:rPr>
        <w:t xml:space="preserve"> </w:t>
      </w:r>
      <w:r w:rsidR="00CA1544" w:rsidRPr="005850B6">
        <w:rPr>
          <w:rFonts w:ascii="Palatino Linotype" w:eastAsia="Palatino Linotype" w:hAnsi="Palatino Linotype" w:cs="Palatino Linotype"/>
          <w:sz w:val="18"/>
          <w:szCs w:val="18"/>
        </w:rPr>
        <w:t>predicted</w:t>
      </w:r>
      <w:r w:rsidR="00CA1544">
        <w:rPr>
          <w:rFonts w:ascii="Palatino Linotype" w:eastAsia="Palatino Linotype" w:hAnsi="Palatino Linotype" w:cs="Palatino Linotype"/>
          <w:i/>
          <w:sz w:val="18"/>
          <w:szCs w:val="18"/>
        </w:rPr>
        <w:t xml:space="preserve"> </w:t>
      </w:r>
      <w:r w:rsidRPr="00BE04DC">
        <w:rPr>
          <w:rFonts w:ascii="Palatino Linotype" w:eastAsia="Palatino Linotype" w:hAnsi="Palatino Linotype" w:cs="Palatino Linotype"/>
          <w:sz w:val="18"/>
          <w:szCs w:val="18"/>
        </w:rPr>
        <w:t>when</w:t>
      </w:r>
      <w:r w:rsidRPr="00BE04DC">
        <w:rPr>
          <w:rFonts w:ascii="Palatino Linotype" w:eastAsia="Palatino Linotype" w:hAnsi="Palatino Linotype" w:cs="Palatino Linotype"/>
          <w:i/>
          <w:sz w:val="18"/>
          <w:szCs w:val="18"/>
        </w:rPr>
        <w:t xml:space="preserve"> </w:t>
      </w:r>
      <w:r w:rsidRPr="00BE04DC">
        <w:rPr>
          <w:rFonts w:ascii="Palatino Linotype" w:eastAsia="Palatino Linotype" w:hAnsi="Palatino Linotype" w:cs="Palatino Linotype"/>
          <w:sz w:val="18"/>
          <w:szCs w:val="18"/>
        </w:rPr>
        <w:t xml:space="preserve">mapping the transcriptomic data </w:t>
      </w:r>
      <w:r w:rsidR="00DA01A4">
        <w:rPr>
          <w:rFonts w:ascii="Palatino Linotype" w:eastAsia="Palatino Linotype" w:hAnsi="Palatino Linotype" w:cs="Palatino Linotype"/>
          <w:sz w:val="18"/>
          <w:szCs w:val="18"/>
        </w:rPr>
        <w:t>for the cells at</w:t>
      </w:r>
      <w:r w:rsidR="00BE04DC" w:rsidRPr="00BE04DC">
        <w:rPr>
          <w:rFonts w:ascii="Palatino Linotype" w:eastAsia="Palatino Linotype" w:hAnsi="Palatino Linotype" w:cs="Palatino Linotype"/>
          <w:sz w:val="18"/>
          <w:szCs w:val="18"/>
        </w:rPr>
        <w:t xml:space="preserve"> low</w:t>
      </w:r>
      <w:r w:rsidR="000607F0">
        <w:rPr>
          <w:rFonts w:ascii="Palatino Linotype" w:eastAsia="Palatino Linotype" w:hAnsi="Palatino Linotype" w:cs="Palatino Linotype"/>
          <w:sz w:val="18"/>
          <w:szCs w:val="18"/>
        </w:rPr>
        <w:t>er</w:t>
      </w:r>
      <w:r w:rsidRPr="00BE04DC">
        <w:rPr>
          <w:rFonts w:ascii="Palatino Linotype" w:eastAsia="Palatino Linotype" w:hAnsi="Palatino Linotype" w:cs="Palatino Linotype"/>
          <w:sz w:val="18"/>
          <w:szCs w:val="18"/>
        </w:rPr>
        <w:t xml:space="preserve"> </w:t>
      </w:r>
      <w:r w:rsidR="00CA1544">
        <w:rPr>
          <w:rFonts w:ascii="Palatino Linotype" w:eastAsia="Palatino Linotype" w:hAnsi="Palatino Linotype" w:cs="Palatino Linotype"/>
          <w:sz w:val="18"/>
          <w:szCs w:val="18"/>
        </w:rPr>
        <w:t>(7</w:t>
      </w:r>
      <w:r w:rsidR="000607F0">
        <w:rPr>
          <w:rFonts w:ascii="Palatino Linotype" w:eastAsia="Palatino Linotype" w:hAnsi="Palatino Linotype" w:cs="Palatino Linotype"/>
          <w:sz w:val="18"/>
          <w:szCs w:val="18"/>
        </w:rPr>
        <w:t>0</w:t>
      </w:r>
      <w:r w:rsidR="000607F0">
        <w:rPr>
          <w:rFonts w:ascii="Palatino Linotype" w:eastAsia="Palatino Linotype" w:hAnsi="Palatino Linotype" w:cs="Palatino Linotype"/>
          <w:sz w:val="18"/>
          <w:szCs w:val="18"/>
        </w:rPr>
        <w:sym w:font="Symbol" w:char="F0B0"/>
      </w:r>
      <w:r w:rsidR="000607F0">
        <w:rPr>
          <w:rFonts w:ascii="Palatino Linotype" w:eastAsia="Palatino Linotype" w:hAnsi="Palatino Linotype" w:cs="Palatino Linotype"/>
          <w:sz w:val="18"/>
          <w:szCs w:val="18"/>
        </w:rPr>
        <w:t xml:space="preserve"> C) </w:t>
      </w:r>
      <w:r w:rsidRPr="00BE04DC">
        <w:rPr>
          <w:rFonts w:ascii="Palatino Linotype" w:eastAsia="Palatino Linotype" w:hAnsi="Palatino Linotype" w:cs="Palatino Linotype"/>
          <w:sz w:val="18"/>
          <w:szCs w:val="18"/>
        </w:rPr>
        <w:t>temperature to the genome wide metabolic map. Here</w:t>
      </w:r>
      <w:r w:rsidRPr="00BE04DC">
        <w:rPr>
          <w:rFonts w:ascii="Palatino Linotype" w:hAnsi="Palatino Linotype"/>
          <w:sz w:val="18"/>
          <w:szCs w:val="18"/>
          <w:lang w:eastAsia="zh-CN"/>
        </w:rPr>
        <w:t xml:space="preserve"> </w:t>
      </w:r>
      <w:r w:rsidR="00EC4A08">
        <w:rPr>
          <w:rFonts w:ascii="Palatino Linotype" w:hAnsi="Palatino Linotype"/>
          <w:sz w:val="18"/>
          <w:szCs w:val="18"/>
          <w:lang w:eastAsia="zh-CN"/>
        </w:rPr>
        <w:t xml:space="preserve">the </w:t>
      </w:r>
      <w:r w:rsidR="002A6262">
        <w:rPr>
          <w:rFonts w:ascii="Palatino Linotype" w:hAnsi="Palatino Linotype"/>
          <w:sz w:val="20"/>
          <w:szCs w:val="20"/>
        </w:rPr>
        <w:sym w:font="Symbol" w:char="F061"/>
      </w:r>
      <w:ins w:id="1082" w:author="Microsoft account" w:date="2022-03-18T22:12:00Z">
        <w:r w:rsidR="002F2711" w:rsidRPr="002F2711">
          <w:rPr>
            <w:rFonts w:ascii="Palatino Linotype" w:hAnsi="Palatino Linotype"/>
            <w:sz w:val="20"/>
            <w:szCs w:val="20"/>
            <w:vertAlign w:val="subscript"/>
            <w:rPrChange w:id="1083" w:author="Microsoft account" w:date="2022-03-18T22:12:00Z">
              <w:rPr>
                <w:rFonts w:ascii="Palatino Linotype" w:hAnsi="Palatino Linotype"/>
                <w:sz w:val="20"/>
                <w:szCs w:val="20"/>
              </w:rPr>
            </w:rPrChange>
          </w:rPr>
          <w:t>mRNA</w:t>
        </w:r>
        <w:r w:rsidR="002F2711" w:rsidRPr="002F2711">
          <w:rPr>
            <w:rFonts w:ascii="Palatino Linotype" w:hAnsi="Palatino Linotype"/>
            <w:sz w:val="20"/>
            <w:szCs w:val="20"/>
            <w:vertAlign w:val="subscript"/>
            <w:rPrChange w:id="1084" w:author="Microsoft account" w:date="2022-03-18T22:12:00Z">
              <w:rPr>
                <w:rFonts w:ascii="Palatino Linotype" w:hAnsi="Palatino Linotype"/>
                <w:sz w:val="20"/>
                <w:szCs w:val="20"/>
              </w:rPr>
            </w:rPrChange>
          </w:rPr>
          <w:sym w:font="Wingdings" w:char="F0E0"/>
        </w:r>
        <w:r w:rsidR="002F2711" w:rsidRPr="002F2711">
          <w:rPr>
            <w:rFonts w:ascii="Palatino Linotype" w:hAnsi="Palatino Linotype"/>
            <w:sz w:val="20"/>
            <w:szCs w:val="20"/>
            <w:vertAlign w:val="subscript"/>
            <w:rPrChange w:id="1085" w:author="Microsoft account" w:date="2022-03-18T22:12:00Z">
              <w:rPr>
                <w:rFonts w:ascii="Palatino Linotype" w:hAnsi="Palatino Linotype"/>
                <w:sz w:val="20"/>
                <w:szCs w:val="20"/>
              </w:rPr>
            </w:rPrChange>
          </w:rPr>
          <w:t>V</w:t>
        </w:r>
      </w:ins>
      <w:r w:rsidR="002A6262">
        <w:rPr>
          <w:rFonts w:ascii="Palatino Linotype" w:hAnsi="Palatino Linotype"/>
          <w:sz w:val="20"/>
          <w:szCs w:val="20"/>
        </w:rPr>
        <w:t xml:space="preserve"> factor</w:t>
      </w:r>
      <w:r w:rsidRPr="00BE04DC">
        <w:rPr>
          <w:rFonts w:ascii="Palatino Linotype" w:hAnsi="Palatino Linotype"/>
          <w:sz w:val="18"/>
          <w:szCs w:val="18"/>
          <w:lang w:eastAsia="zh-CN"/>
        </w:rPr>
        <w:t xml:space="preserve"> </w:t>
      </w:r>
      <w:r w:rsidR="000607F0">
        <w:rPr>
          <w:rFonts w:ascii="Palatino Linotype" w:hAnsi="Palatino Linotype"/>
          <w:sz w:val="18"/>
          <w:szCs w:val="18"/>
          <w:lang w:eastAsia="zh-CN"/>
        </w:rPr>
        <w:t xml:space="preserve">was </w:t>
      </w:r>
      <w:r w:rsidRPr="00BE04DC">
        <w:rPr>
          <w:rFonts w:ascii="Palatino Linotype" w:hAnsi="Palatino Linotype"/>
          <w:sz w:val="18"/>
          <w:szCs w:val="18"/>
          <w:lang w:eastAsia="zh-CN"/>
        </w:rPr>
        <w:t xml:space="preserve">fixed at </w:t>
      </w:r>
      <w:ins w:id="1086" w:author="Yanfei Zhang" w:date="2022-04-06T10:38:00Z">
        <w:r w:rsidR="000C347C" w:rsidRPr="009A6693">
          <w:rPr>
            <w:rFonts w:ascii="Palatino Linotype" w:hAnsi="Palatino Linotype"/>
            <w:sz w:val="18"/>
            <w:szCs w:val="18"/>
          </w:rPr>
          <w:t>10</w:t>
        </w:r>
        <w:r w:rsidR="000C347C" w:rsidRPr="009A6693">
          <w:rPr>
            <w:rFonts w:ascii="Palatino Linotype" w:hAnsi="Palatino Linotype"/>
            <w:sz w:val="18"/>
            <w:szCs w:val="18"/>
            <w:vertAlign w:val="superscript"/>
          </w:rPr>
          <w:t>-5</w:t>
        </w:r>
        <w:r w:rsidR="000C347C" w:rsidRPr="00107B22">
          <w:rPr>
            <w:rFonts w:ascii="Palatino Linotype" w:hAnsi="Palatino Linotype"/>
            <w:color w:val="000000" w:themeColor="text1"/>
            <w:sz w:val="20"/>
            <w:szCs w:val="20"/>
            <w:lang w:eastAsia="zh-CN"/>
          </w:rPr>
          <w:t xml:space="preserve"> </w:t>
        </w:r>
      </w:ins>
      <w:del w:id="1087" w:author="Yanfei Zhang" w:date="2022-04-06T10:36:00Z">
        <w:r w:rsidRPr="00BE04DC" w:rsidDel="000C347C">
          <w:rPr>
            <w:rFonts w:ascii="Palatino Linotype" w:hAnsi="Palatino Linotype"/>
            <w:sz w:val="18"/>
            <w:szCs w:val="18"/>
            <w:lang w:eastAsia="zh-CN"/>
          </w:rPr>
          <w:delText>100</w:delText>
        </w:r>
        <w:r w:rsidR="00EC4A08" w:rsidDel="000C347C">
          <w:rPr>
            <w:rFonts w:ascii="Palatino Linotype" w:hAnsi="Palatino Linotype"/>
            <w:sz w:val="18"/>
            <w:szCs w:val="18"/>
            <w:lang w:eastAsia="zh-CN"/>
          </w:rPr>
          <w:delText xml:space="preserve"> </w:delText>
        </w:r>
        <w:r w:rsidRPr="00BE04DC" w:rsidDel="000C347C">
          <w:rPr>
            <w:rFonts w:ascii="Palatino Linotype" w:hAnsi="Palatino Linotype"/>
            <w:sz w:val="18"/>
            <w:szCs w:val="18"/>
            <w:lang w:eastAsia="zh-CN"/>
          </w:rPr>
          <w:delText>000</w:delText>
        </w:r>
        <w:r w:rsidR="002A6262" w:rsidDel="000C347C">
          <w:rPr>
            <w:rFonts w:ascii="Palatino Linotype" w:hAnsi="Palatino Linotype"/>
            <w:sz w:val="18"/>
            <w:szCs w:val="18"/>
            <w:lang w:eastAsia="zh-CN"/>
          </w:rPr>
          <w:delText xml:space="preserve"> </w:delText>
        </w:r>
      </w:del>
      <w:r w:rsidR="000607F0">
        <w:rPr>
          <w:rFonts w:ascii="Palatino Linotype" w:hAnsi="Palatino Linotype"/>
          <w:sz w:val="18"/>
          <w:szCs w:val="18"/>
          <w:lang w:eastAsia="zh-CN"/>
        </w:rPr>
        <w:t>and</w:t>
      </w:r>
      <w:r w:rsidRPr="00BE04DC">
        <w:rPr>
          <w:rFonts w:ascii="Palatino Linotype" w:hAnsi="Palatino Linotype"/>
          <w:sz w:val="18"/>
          <w:szCs w:val="18"/>
          <w:lang w:eastAsia="zh-CN"/>
        </w:rPr>
        <w:t xml:space="preserve"> the bound of </w:t>
      </w:r>
      <w:r w:rsidR="000607F0">
        <w:rPr>
          <w:rFonts w:ascii="Palatino Linotype" w:hAnsi="Palatino Linotype"/>
          <w:sz w:val="18"/>
          <w:szCs w:val="18"/>
          <w:lang w:eastAsia="zh-CN"/>
        </w:rPr>
        <w:t xml:space="preserve">the </w:t>
      </w:r>
      <w:r w:rsidRPr="00BE04DC">
        <w:rPr>
          <w:rFonts w:ascii="Palatino Linotype" w:hAnsi="Palatino Linotype"/>
          <w:sz w:val="18"/>
          <w:szCs w:val="18"/>
          <w:lang w:eastAsia="zh-CN"/>
        </w:rPr>
        <w:t xml:space="preserve">glucose exchange reaction fixed at </w:t>
      </w:r>
      <w:r w:rsidR="00EC4A08">
        <w:rPr>
          <w:rFonts w:ascii="Palatino Linotype" w:hAnsi="Palatino Linotype"/>
          <w:sz w:val="18"/>
          <w:szCs w:val="18"/>
          <w:lang w:eastAsia="zh-CN"/>
        </w:rPr>
        <w:t xml:space="preserve">an inward flux of </w:t>
      </w:r>
      <w:r w:rsidRPr="00BE04DC">
        <w:rPr>
          <w:rFonts w:ascii="Palatino Linotype" w:hAnsi="Palatino Linotype"/>
          <w:sz w:val="18"/>
          <w:szCs w:val="18"/>
          <w:lang w:eastAsia="zh-CN"/>
        </w:rPr>
        <w:t>1</w:t>
      </w:r>
      <w:r w:rsidRPr="00BE04DC">
        <w:rPr>
          <w:rFonts w:ascii="Palatino Linotype" w:eastAsia="Palatino Linotype" w:hAnsi="Palatino Linotype"/>
          <w:sz w:val="18"/>
          <w:szCs w:val="18"/>
        </w:rPr>
        <w:t xml:space="preserve"> mmol gDW</w:t>
      </w:r>
      <w:r w:rsidRPr="00BE04DC">
        <w:rPr>
          <w:rFonts w:ascii="Palatino Linotype" w:eastAsia="Palatino Linotype" w:hAnsi="Palatino Linotype"/>
          <w:sz w:val="18"/>
          <w:szCs w:val="18"/>
          <w:vertAlign w:val="superscript"/>
        </w:rPr>
        <w:t>-1</w:t>
      </w:r>
      <w:r w:rsidRPr="00BE04DC">
        <w:rPr>
          <w:rFonts w:ascii="Palatino Linotype" w:eastAsia="Palatino Linotype" w:hAnsi="Palatino Linotype"/>
          <w:sz w:val="18"/>
          <w:szCs w:val="18"/>
        </w:rPr>
        <w:t xml:space="preserve"> h</w:t>
      </w:r>
      <w:r w:rsidRPr="00BE04DC">
        <w:rPr>
          <w:rFonts w:ascii="Palatino Linotype" w:eastAsia="Palatino Linotype" w:hAnsi="Palatino Linotype"/>
          <w:sz w:val="18"/>
          <w:szCs w:val="18"/>
          <w:vertAlign w:val="superscript"/>
        </w:rPr>
        <w:t>-1</w:t>
      </w:r>
      <w:r w:rsidRPr="00BE04DC">
        <w:rPr>
          <w:rFonts w:ascii="Palatino Linotype" w:eastAsia="Palatino Linotype" w:hAnsi="Palatino Linotype"/>
          <w:sz w:val="18"/>
          <w:szCs w:val="18"/>
        </w:rPr>
        <w:t xml:space="preserve">. The NGAM </w:t>
      </w:r>
      <w:r w:rsidR="002F2711">
        <w:rPr>
          <w:rFonts w:ascii="Palatino Linotype" w:eastAsia="Palatino Linotype" w:hAnsi="Palatino Linotype"/>
          <w:sz w:val="18"/>
          <w:szCs w:val="18"/>
        </w:rPr>
        <w:t xml:space="preserve">(maintenance ATPase) </w:t>
      </w:r>
      <w:r w:rsidRPr="00BE04DC">
        <w:rPr>
          <w:rFonts w:ascii="Palatino Linotype" w:eastAsia="Palatino Linotype" w:hAnsi="Palatino Linotype"/>
          <w:sz w:val="18"/>
          <w:szCs w:val="18"/>
        </w:rPr>
        <w:t xml:space="preserve">reaction </w:t>
      </w:r>
      <w:r w:rsidR="000607F0">
        <w:rPr>
          <w:rFonts w:ascii="Palatino Linotype" w:eastAsia="Palatino Linotype" w:hAnsi="Palatino Linotype"/>
          <w:sz w:val="18"/>
          <w:szCs w:val="18"/>
        </w:rPr>
        <w:t>was used</w:t>
      </w:r>
      <w:r w:rsidRPr="00BE04DC">
        <w:rPr>
          <w:rFonts w:ascii="Palatino Linotype" w:eastAsia="Palatino Linotype" w:hAnsi="Palatino Linotype"/>
          <w:sz w:val="18"/>
          <w:szCs w:val="18"/>
        </w:rPr>
        <w:t xml:space="preserve"> as the objective </w:t>
      </w:r>
      <w:r w:rsidR="000607F0">
        <w:rPr>
          <w:rFonts w:ascii="Palatino Linotype" w:eastAsia="Palatino Linotype" w:hAnsi="Palatino Linotype"/>
          <w:sz w:val="18"/>
          <w:szCs w:val="18"/>
        </w:rPr>
        <w:t>function</w:t>
      </w:r>
      <w:r w:rsidR="000607F0" w:rsidRPr="00BE04DC">
        <w:rPr>
          <w:rFonts w:ascii="Palatino Linotype" w:eastAsia="Palatino Linotype" w:hAnsi="Palatino Linotype"/>
          <w:sz w:val="18"/>
          <w:szCs w:val="18"/>
        </w:rPr>
        <w:t xml:space="preserve"> </w:t>
      </w:r>
      <w:r w:rsidRPr="00BE04DC">
        <w:rPr>
          <w:rFonts w:ascii="Palatino Linotype" w:eastAsia="Palatino Linotype" w:hAnsi="Palatino Linotype"/>
          <w:sz w:val="18"/>
          <w:szCs w:val="18"/>
        </w:rPr>
        <w:t>for running FBA</w:t>
      </w:r>
      <w:r w:rsidR="002A6262">
        <w:rPr>
          <w:rFonts w:ascii="Palatino Linotype" w:eastAsia="Palatino Linotype" w:hAnsi="Palatino Linotype"/>
          <w:sz w:val="18"/>
          <w:szCs w:val="18"/>
        </w:rPr>
        <w:t>.</w:t>
      </w:r>
      <w:ins w:id="1088" w:author="Yanfei Zhang" w:date="2022-04-05T14:11:00Z">
        <w:r w:rsidR="001C240F">
          <w:rPr>
            <w:rFonts w:ascii="Palatino Linotype" w:eastAsia="Palatino Linotype" w:hAnsi="Palatino Linotype"/>
            <w:sz w:val="18"/>
            <w:szCs w:val="18"/>
          </w:rPr>
          <w:t xml:space="preserve"> </w:t>
        </w:r>
      </w:ins>
      <w:ins w:id="1089" w:author="Yanfei Zhang" w:date="2022-04-05T21:13:00Z">
        <w:r w:rsidR="00553543">
          <w:rPr>
            <w:rFonts w:ascii="Palatino Linotype" w:eastAsia="Palatino Linotype" w:hAnsi="Palatino Linotype" w:cs="Palatino Linotype"/>
            <w:sz w:val="18"/>
            <w:szCs w:val="18"/>
          </w:rPr>
          <w:t xml:space="preserve">Gray </w:t>
        </w:r>
      </w:ins>
      <w:ins w:id="1090" w:author="Yanfei Zhang" w:date="2022-04-05T14:11:00Z">
        <w:r w:rsidR="001C240F">
          <w:rPr>
            <w:rFonts w:ascii="Palatino Linotype" w:eastAsia="Palatino Linotype" w:hAnsi="Palatino Linotype" w:cs="Palatino Linotype"/>
            <w:sz w:val="18"/>
            <w:szCs w:val="18"/>
          </w:rPr>
          <w:t>color corresponds to zero flux, while gradients of green, brown, and yellow correspond to non-zero flux, and from green to brown the flux increased.</w:t>
        </w:r>
      </w:ins>
    </w:p>
    <w:p w14:paraId="36D64958" w14:textId="77777777" w:rsidR="00CE07CE" w:rsidRDefault="00CE07CE" w:rsidP="00AE63CD">
      <w:pPr>
        <w:rPr>
          <w:rFonts w:ascii="Palatino Linotype" w:hAnsi="Palatino Linotype"/>
          <w:sz w:val="20"/>
          <w:szCs w:val="20"/>
        </w:rPr>
      </w:pPr>
    </w:p>
    <w:p w14:paraId="55C88DAF" w14:textId="77777777" w:rsidR="00717A6B" w:rsidRDefault="002A6262" w:rsidP="00AE63CD">
      <w:pPr>
        <w:rPr>
          <w:rFonts w:ascii="Palatino Linotype" w:hAnsi="Palatino Linotype"/>
          <w:sz w:val="20"/>
          <w:szCs w:val="20"/>
        </w:rPr>
      </w:pPr>
      <w:r>
        <w:rPr>
          <w:rFonts w:ascii="Palatino Linotype" w:hAnsi="Palatino Linotype"/>
          <w:noProof/>
          <w:sz w:val="20"/>
          <w:szCs w:val="20"/>
          <w:lang w:eastAsia="zh-CN"/>
        </w:rPr>
        <w:lastRenderedPageBreak/>
        <w:drawing>
          <wp:inline distT="0" distB="0" distL="0" distR="0" wp14:anchorId="37DE841B" wp14:editId="6E7ECB56">
            <wp:extent cx="4997992" cy="453063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 S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15591" cy="4546583"/>
                    </a:xfrm>
                    <a:prstGeom prst="rect">
                      <a:avLst/>
                    </a:prstGeom>
                  </pic:spPr>
                </pic:pic>
              </a:graphicData>
            </a:graphic>
          </wp:inline>
        </w:drawing>
      </w:r>
    </w:p>
    <w:p w14:paraId="09F04ED1" w14:textId="78FF2D57" w:rsidR="00DA01A4" w:rsidRPr="00DB4935" w:rsidRDefault="008712F0" w:rsidP="00DB4935">
      <w:pPr>
        <w:spacing w:before="120" w:after="60" w:line="240" w:lineRule="auto"/>
        <w:ind w:left="432" w:right="432"/>
        <w:rPr>
          <w:rFonts w:ascii="Palatino Linotype" w:hAnsi="Palatino Linotype"/>
          <w:sz w:val="18"/>
          <w:szCs w:val="18"/>
        </w:rPr>
      </w:pPr>
      <w:r w:rsidRPr="008712F0">
        <w:rPr>
          <w:rFonts w:ascii="Palatino Linotype" w:eastAsia="Palatino Linotype" w:hAnsi="Palatino Linotype" w:cs="Palatino Linotype"/>
          <w:b/>
          <w:sz w:val="18"/>
          <w:szCs w:val="18"/>
        </w:rPr>
        <w:t xml:space="preserve">Figure </w:t>
      </w:r>
      <w:r w:rsidRPr="008712F0">
        <w:rPr>
          <w:rFonts w:ascii="Palatino Linotype" w:eastAsia="Palatino Linotype" w:hAnsi="Palatino Linotype" w:cs="Palatino Linotype" w:hint="eastAsia"/>
          <w:b/>
          <w:sz w:val="18"/>
          <w:szCs w:val="18"/>
        </w:rPr>
        <w:t>S</w:t>
      </w:r>
      <w:ins w:id="1091" w:author="Yanfei Zhang" w:date="2022-04-05T14:31:00Z">
        <w:r w:rsidR="00BC0342">
          <w:rPr>
            <w:rFonts w:ascii="Palatino Linotype" w:eastAsia="Palatino Linotype" w:hAnsi="Palatino Linotype" w:cs="Palatino Linotype"/>
            <w:b/>
            <w:sz w:val="18"/>
            <w:szCs w:val="18"/>
          </w:rPr>
          <w:t>6</w:t>
        </w:r>
      </w:ins>
      <w:del w:id="1092" w:author="Yanfei Zhang" w:date="2022-04-05T14:31:00Z">
        <w:r w:rsidR="009019CE" w:rsidDel="00BC0342">
          <w:rPr>
            <w:rFonts w:ascii="Palatino Linotype" w:eastAsia="Palatino Linotype" w:hAnsi="Palatino Linotype" w:cs="Palatino Linotype"/>
            <w:b/>
            <w:sz w:val="18"/>
            <w:szCs w:val="18"/>
          </w:rPr>
          <w:delText>11</w:delText>
        </w:r>
      </w:del>
      <w:r w:rsidRPr="008712F0">
        <w:rPr>
          <w:rFonts w:ascii="Palatino Linotype" w:eastAsia="Palatino Linotype" w:hAnsi="Palatino Linotype" w:cs="Palatino Linotype"/>
          <w:b/>
          <w:sz w:val="18"/>
          <w:szCs w:val="18"/>
        </w:rPr>
        <w:t>.</w:t>
      </w:r>
      <w:r w:rsidRPr="008712F0">
        <w:rPr>
          <w:rFonts w:ascii="Palatino Linotype" w:eastAsia="Palatino Linotype" w:hAnsi="Palatino Linotype" w:cs="Palatino Linotype"/>
          <w:sz w:val="18"/>
          <w:szCs w:val="18"/>
        </w:rPr>
        <w:t xml:space="preserve"> The flux distributions</w:t>
      </w:r>
      <w:r w:rsidRPr="008712F0">
        <w:rPr>
          <w:rFonts w:ascii="Palatino Linotype" w:eastAsia="Palatino Linotype" w:hAnsi="Palatino Linotype" w:cs="Palatino Linotype"/>
          <w:i/>
          <w:sz w:val="18"/>
          <w:szCs w:val="18"/>
        </w:rPr>
        <w:t xml:space="preserve"> </w:t>
      </w:r>
      <w:r w:rsidRPr="008712F0">
        <w:rPr>
          <w:rFonts w:ascii="Palatino Linotype" w:eastAsia="Palatino Linotype" w:hAnsi="Palatino Linotype" w:cs="Palatino Linotype"/>
          <w:sz w:val="18"/>
          <w:szCs w:val="18"/>
        </w:rPr>
        <w:t>when</w:t>
      </w:r>
      <w:r w:rsidRPr="008712F0">
        <w:rPr>
          <w:rFonts w:ascii="Palatino Linotype" w:eastAsia="Palatino Linotype" w:hAnsi="Palatino Linotype" w:cs="Palatino Linotype"/>
          <w:i/>
          <w:sz w:val="18"/>
          <w:szCs w:val="18"/>
        </w:rPr>
        <w:t xml:space="preserve"> </w:t>
      </w:r>
      <w:r w:rsidRPr="008712F0">
        <w:rPr>
          <w:rFonts w:ascii="Palatino Linotype" w:eastAsia="Palatino Linotype" w:hAnsi="Palatino Linotype" w:cs="Palatino Linotype"/>
          <w:sz w:val="18"/>
          <w:szCs w:val="18"/>
        </w:rPr>
        <w:t>mapping the trans</w:t>
      </w:r>
      <w:r w:rsidR="00DA01A4">
        <w:rPr>
          <w:rFonts w:ascii="Palatino Linotype" w:eastAsia="Palatino Linotype" w:hAnsi="Palatino Linotype" w:cs="Palatino Linotype"/>
          <w:sz w:val="18"/>
          <w:szCs w:val="18"/>
        </w:rPr>
        <w:t>criptomic data for the cells at</w:t>
      </w:r>
      <w:r w:rsidR="00FE58ED">
        <w:rPr>
          <w:rFonts w:ascii="Palatino Linotype" w:eastAsia="Palatino Linotype" w:hAnsi="Palatino Linotype" w:cs="Palatino Linotype"/>
          <w:sz w:val="18"/>
          <w:szCs w:val="18"/>
        </w:rPr>
        <w:t xml:space="preserve"> high</w:t>
      </w:r>
      <w:r w:rsidR="00CA1544">
        <w:rPr>
          <w:rFonts w:ascii="Palatino Linotype" w:eastAsia="Palatino Linotype" w:hAnsi="Palatino Linotype" w:cs="Palatino Linotype"/>
          <w:sz w:val="18"/>
          <w:szCs w:val="18"/>
        </w:rPr>
        <w:t>er</w:t>
      </w:r>
      <w:r w:rsidRPr="008712F0">
        <w:rPr>
          <w:rFonts w:ascii="Palatino Linotype" w:eastAsia="Palatino Linotype" w:hAnsi="Palatino Linotype" w:cs="Palatino Linotype"/>
          <w:sz w:val="18"/>
          <w:szCs w:val="18"/>
        </w:rPr>
        <w:t xml:space="preserve"> temperature </w:t>
      </w:r>
      <w:r w:rsidR="00CA1544">
        <w:rPr>
          <w:rFonts w:ascii="Palatino Linotype" w:eastAsia="Palatino Linotype" w:hAnsi="Palatino Linotype" w:cs="Palatino Linotype"/>
          <w:sz w:val="18"/>
          <w:szCs w:val="18"/>
        </w:rPr>
        <w:t xml:space="preserve">(80 </w:t>
      </w:r>
      <w:r w:rsidR="00CA1544">
        <w:rPr>
          <w:rFonts w:ascii="Palatino Linotype" w:eastAsia="Palatino Linotype" w:hAnsi="Palatino Linotype" w:cs="Palatino Linotype"/>
          <w:sz w:val="18"/>
          <w:szCs w:val="18"/>
        </w:rPr>
        <w:sym w:font="Symbol" w:char="F0B0"/>
      </w:r>
      <w:r w:rsidR="00CA1544">
        <w:rPr>
          <w:rFonts w:ascii="Palatino Linotype" w:eastAsia="Palatino Linotype" w:hAnsi="Palatino Linotype" w:cs="Palatino Linotype"/>
          <w:sz w:val="18"/>
          <w:szCs w:val="18"/>
        </w:rPr>
        <w:t xml:space="preserve">C) </w:t>
      </w:r>
      <w:r w:rsidRPr="008712F0">
        <w:rPr>
          <w:rFonts w:ascii="Palatino Linotype" w:eastAsia="Palatino Linotype" w:hAnsi="Palatino Linotype" w:cs="Palatino Linotype"/>
          <w:sz w:val="18"/>
          <w:szCs w:val="18"/>
        </w:rPr>
        <w:t xml:space="preserve">to the genome wide metabolic map. </w:t>
      </w:r>
      <w:r w:rsidR="002A6262" w:rsidRPr="00BE04DC">
        <w:rPr>
          <w:rFonts w:ascii="Palatino Linotype" w:eastAsia="Palatino Linotype" w:hAnsi="Palatino Linotype" w:cs="Palatino Linotype"/>
          <w:sz w:val="18"/>
          <w:szCs w:val="18"/>
        </w:rPr>
        <w:t>Here</w:t>
      </w:r>
      <w:r w:rsidR="002A6262" w:rsidRPr="00BE04DC">
        <w:rPr>
          <w:rFonts w:ascii="Palatino Linotype" w:hAnsi="Palatino Linotype"/>
          <w:sz w:val="18"/>
          <w:szCs w:val="18"/>
          <w:lang w:eastAsia="zh-CN"/>
        </w:rPr>
        <w:t xml:space="preserve"> </w:t>
      </w:r>
      <w:r w:rsidR="00EC4A08">
        <w:rPr>
          <w:rFonts w:ascii="Palatino Linotype" w:hAnsi="Palatino Linotype"/>
          <w:sz w:val="18"/>
          <w:szCs w:val="18"/>
          <w:lang w:eastAsia="zh-CN"/>
        </w:rPr>
        <w:t xml:space="preserve">the </w:t>
      </w:r>
      <w:r w:rsidR="002A6262" w:rsidRPr="009F30E2">
        <w:rPr>
          <w:rFonts w:ascii="Palatino Linotype" w:hAnsi="Palatino Linotype"/>
          <w:sz w:val="18"/>
          <w:szCs w:val="18"/>
        </w:rPr>
        <w:sym w:font="Symbol" w:char="F061"/>
      </w:r>
      <w:r w:rsidR="002A6262" w:rsidRPr="009F30E2">
        <w:rPr>
          <w:rFonts w:ascii="Palatino Linotype" w:hAnsi="Palatino Linotype"/>
          <w:sz w:val="18"/>
          <w:szCs w:val="18"/>
        </w:rPr>
        <w:t xml:space="preserve"> factor</w:t>
      </w:r>
      <w:r w:rsidR="002A6262" w:rsidRPr="00BE04DC">
        <w:rPr>
          <w:rFonts w:ascii="Palatino Linotype" w:hAnsi="Palatino Linotype"/>
          <w:sz w:val="18"/>
          <w:szCs w:val="18"/>
          <w:lang w:eastAsia="zh-CN"/>
        </w:rPr>
        <w:t xml:space="preserve"> </w:t>
      </w:r>
      <w:r w:rsidR="002A6262">
        <w:rPr>
          <w:rFonts w:ascii="Palatino Linotype" w:hAnsi="Palatino Linotype"/>
          <w:sz w:val="18"/>
          <w:szCs w:val="18"/>
          <w:lang w:eastAsia="zh-CN"/>
        </w:rPr>
        <w:t xml:space="preserve">was </w:t>
      </w:r>
      <w:r w:rsidR="002A6262" w:rsidRPr="00BE04DC">
        <w:rPr>
          <w:rFonts w:ascii="Palatino Linotype" w:hAnsi="Palatino Linotype"/>
          <w:sz w:val="18"/>
          <w:szCs w:val="18"/>
          <w:lang w:eastAsia="zh-CN"/>
        </w:rPr>
        <w:t xml:space="preserve">fixed at </w:t>
      </w:r>
      <w:ins w:id="1093" w:author="Yanfei Zhang" w:date="2022-04-06T10:38:00Z">
        <w:r w:rsidR="000C347C">
          <w:rPr>
            <w:rFonts w:ascii="Palatino Linotype" w:hAnsi="Palatino Linotype"/>
            <w:sz w:val="18"/>
            <w:szCs w:val="18"/>
          </w:rPr>
          <w:t>10</w:t>
        </w:r>
        <w:r w:rsidR="000C347C">
          <w:rPr>
            <w:rFonts w:ascii="Palatino Linotype" w:hAnsi="Palatino Linotype"/>
            <w:sz w:val="18"/>
            <w:szCs w:val="18"/>
            <w:vertAlign w:val="superscript"/>
          </w:rPr>
          <w:t>-5</w:t>
        </w:r>
        <w:r w:rsidR="000C347C" w:rsidRPr="00107B22">
          <w:rPr>
            <w:rFonts w:ascii="Palatino Linotype" w:hAnsi="Palatino Linotype"/>
            <w:color w:val="000000" w:themeColor="text1"/>
            <w:sz w:val="20"/>
            <w:szCs w:val="20"/>
            <w:lang w:eastAsia="zh-CN"/>
          </w:rPr>
          <w:t xml:space="preserve"> </w:t>
        </w:r>
      </w:ins>
      <w:del w:id="1094" w:author="Yanfei Zhang" w:date="2022-04-06T10:38:00Z">
        <w:r w:rsidR="002A6262" w:rsidRPr="00BE04DC" w:rsidDel="000C347C">
          <w:rPr>
            <w:rFonts w:ascii="Palatino Linotype" w:hAnsi="Palatino Linotype"/>
            <w:sz w:val="18"/>
            <w:szCs w:val="18"/>
            <w:lang w:eastAsia="zh-CN"/>
          </w:rPr>
          <w:delText>100</w:delText>
        </w:r>
        <w:r w:rsidR="00EC4A08" w:rsidDel="000C347C">
          <w:rPr>
            <w:rFonts w:ascii="Palatino Linotype" w:hAnsi="Palatino Linotype"/>
            <w:sz w:val="18"/>
            <w:szCs w:val="18"/>
            <w:lang w:eastAsia="zh-CN"/>
          </w:rPr>
          <w:delText xml:space="preserve"> </w:delText>
        </w:r>
        <w:r w:rsidR="002A6262" w:rsidRPr="00BE04DC" w:rsidDel="000C347C">
          <w:rPr>
            <w:rFonts w:ascii="Palatino Linotype" w:hAnsi="Palatino Linotype"/>
            <w:sz w:val="18"/>
            <w:szCs w:val="18"/>
            <w:lang w:eastAsia="zh-CN"/>
          </w:rPr>
          <w:delText>000</w:delText>
        </w:r>
      </w:del>
      <w:r w:rsidRPr="008712F0">
        <w:rPr>
          <w:rFonts w:ascii="Palatino Linotype" w:hAnsi="Palatino Linotype"/>
          <w:sz w:val="18"/>
          <w:szCs w:val="18"/>
          <w:lang w:eastAsia="zh-CN"/>
        </w:rPr>
        <w:t xml:space="preserve">, the bound of </w:t>
      </w:r>
      <w:r w:rsidR="00EC4A08">
        <w:rPr>
          <w:rFonts w:ascii="Palatino Linotype" w:hAnsi="Palatino Linotype"/>
          <w:sz w:val="18"/>
          <w:szCs w:val="18"/>
          <w:lang w:eastAsia="zh-CN"/>
        </w:rPr>
        <w:t xml:space="preserve">the inward </w:t>
      </w:r>
      <w:r w:rsidRPr="008712F0">
        <w:rPr>
          <w:rFonts w:ascii="Palatino Linotype" w:hAnsi="Palatino Linotype"/>
          <w:sz w:val="18"/>
          <w:szCs w:val="18"/>
          <w:lang w:eastAsia="zh-CN"/>
        </w:rPr>
        <w:t xml:space="preserve">glucose exchange reaction </w:t>
      </w:r>
      <w:r w:rsidR="00EC4A08">
        <w:rPr>
          <w:rFonts w:ascii="Palatino Linotype" w:hAnsi="Palatino Linotype"/>
          <w:sz w:val="18"/>
          <w:szCs w:val="18"/>
          <w:lang w:eastAsia="zh-CN"/>
        </w:rPr>
        <w:t xml:space="preserve">being </w:t>
      </w:r>
      <w:r w:rsidRPr="008712F0">
        <w:rPr>
          <w:rFonts w:ascii="Palatino Linotype" w:hAnsi="Palatino Linotype"/>
          <w:sz w:val="18"/>
          <w:szCs w:val="18"/>
          <w:lang w:eastAsia="zh-CN"/>
        </w:rPr>
        <w:t>fixed at 1</w:t>
      </w:r>
      <w:r w:rsidRPr="008712F0">
        <w:rPr>
          <w:rFonts w:ascii="Palatino Linotype" w:eastAsia="Palatino Linotype" w:hAnsi="Palatino Linotype"/>
          <w:sz w:val="18"/>
          <w:szCs w:val="18"/>
        </w:rPr>
        <w:t xml:space="preserve"> mmol gDW</w:t>
      </w:r>
      <w:r w:rsidRPr="008712F0">
        <w:rPr>
          <w:rFonts w:ascii="Palatino Linotype" w:eastAsia="Palatino Linotype" w:hAnsi="Palatino Linotype"/>
          <w:sz w:val="18"/>
          <w:szCs w:val="18"/>
          <w:vertAlign w:val="superscript"/>
        </w:rPr>
        <w:t>-1</w:t>
      </w:r>
      <w:r w:rsidRPr="008712F0">
        <w:rPr>
          <w:rFonts w:ascii="Palatino Linotype" w:eastAsia="Palatino Linotype" w:hAnsi="Palatino Linotype"/>
          <w:sz w:val="18"/>
          <w:szCs w:val="18"/>
        </w:rPr>
        <w:t xml:space="preserve"> h</w:t>
      </w:r>
      <w:r w:rsidRPr="008712F0">
        <w:rPr>
          <w:rFonts w:ascii="Palatino Linotype" w:eastAsia="Palatino Linotype" w:hAnsi="Palatino Linotype"/>
          <w:sz w:val="18"/>
          <w:szCs w:val="18"/>
          <w:vertAlign w:val="superscript"/>
        </w:rPr>
        <w:t>-1</w:t>
      </w:r>
      <w:r w:rsidRPr="008712F0">
        <w:rPr>
          <w:rFonts w:ascii="Palatino Linotype" w:eastAsia="Palatino Linotype" w:hAnsi="Palatino Linotype"/>
          <w:sz w:val="18"/>
          <w:szCs w:val="18"/>
        </w:rPr>
        <w:t xml:space="preserve">. The NGAM reaction </w:t>
      </w:r>
      <w:r w:rsidR="00CA1544">
        <w:rPr>
          <w:rFonts w:ascii="Palatino Linotype" w:eastAsia="Palatino Linotype" w:hAnsi="Palatino Linotype"/>
          <w:sz w:val="18"/>
          <w:szCs w:val="18"/>
        </w:rPr>
        <w:t>was</w:t>
      </w:r>
      <w:r w:rsidR="00CA1544" w:rsidRPr="008712F0">
        <w:rPr>
          <w:rFonts w:ascii="Palatino Linotype" w:eastAsia="Palatino Linotype" w:hAnsi="Palatino Linotype"/>
          <w:sz w:val="18"/>
          <w:szCs w:val="18"/>
        </w:rPr>
        <w:t xml:space="preserve"> </w:t>
      </w:r>
      <w:r w:rsidR="00CA1544">
        <w:rPr>
          <w:rFonts w:ascii="Palatino Linotype" w:eastAsia="Palatino Linotype" w:hAnsi="Palatino Linotype"/>
          <w:sz w:val="18"/>
          <w:szCs w:val="18"/>
        </w:rPr>
        <w:t>used</w:t>
      </w:r>
      <w:r w:rsidRPr="008712F0">
        <w:rPr>
          <w:rFonts w:ascii="Palatino Linotype" w:eastAsia="Palatino Linotype" w:hAnsi="Palatino Linotype"/>
          <w:sz w:val="18"/>
          <w:szCs w:val="18"/>
        </w:rPr>
        <w:t xml:space="preserve"> as the objective </w:t>
      </w:r>
      <w:r w:rsidR="00CA1544">
        <w:rPr>
          <w:rFonts w:ascii="Palatino Linotype" w:eastAsia="Palatino Linotype" w:hAnsi="Palatino Linotype"/>
          <w:sz w:val="18"/>
          <w:szCs w:val="18"/>
        </w:rPr>
        <w:t>function when</w:t>
      </w:r>
      <w:r w:rsidRPr="008712F0">
        <w:rPr>
          <w:rFonts w:ascii="Palatino Linotype" w:eastAsia="Palatino Linotype" w:hAnsi="Palatino Linotype"/>
          <w:sz w:val="18"/>
          <w:szCs w:val="18"/>
        </w:rPr>
        <w:t xml:space="preserve"> running </w:t>
      </w:r>
      <w:r w:rsidR="00CA1544">
        <w:rPr>
          <w:rFonts w:ascii="Palatino Linotype" w:eastAsia="Palatino Linotype" w:hAnsi="Palatino Linotype"/>
          <w:sz w:val="18"/>
          <w:szCs w:val="18"/>
        </w:rPr>
        <w:t xml:space="preserve">the </w:t>
      </w:r>
      <w:r w:rsidRPr="008712F0">
        <w:rPr>
          <w:rFonts w:ascii="Palatino Linotype" w:eastAsia="Palatino Linotype" w:hAnsi="Palatino Linotype"/>
          <w:sz w:val="18"/>
          <w:szCs w:val="18"/>
        </w:rPr>
        <w:t>FBA</w:t>
      </w:r>
      <w:r w:rsidR="00BE04DC">
        <w:rPr>
          <w:rFonts w:ascii="Palatino Linotype" w:eastAsia="Palatino Linotype" w:hAnsi="Palatino Linotype"/>
          <w:sz w:val="18"/>
          <w:szCs w:val="18"/>
        </w:rPr>
        <w:t>.</w:t>
      </w:r>
      <w:r w:rsidR="009A742F">
        <w:rPr>
          <w:rFonts w:ascii="Palatino Linotype" w:eastAsia="Palatino Linotype" w:hAnsi="Palatino Linotype"/>
          <w:sz w:val="18"/>
          <w:szCs w:val="18"/>
        </w:rPr>
        <w:t xml:space="preserve"> </w:t>
      </w:r>
      <w:ins w:id="1095" w:author="Yanfei Zhang" w:date="2022-04-05T21:13:00Z">
        <w:r w:rsidR="00553543">
          <w:rPr>
            <w:rFonts w:ascii="Palatino Linotype" w:eastAsia="Palatino Linotype" w:hAnsi="Palatino Linotype" w:cs="Palatino Linotype"/>
            <w:sz w:val="18"/>
            <w:szCs w:val="18"/>
          </w:rPr>
          <w:t xml:space="preserve">Gray </w:t>
        </w:r>
      </w:ins>
      <w:ins w:id="1096" w:author="Yanfei Zhang" w:date="2022-04-05T14:11:00Z">
        <w:r w:rsidR="001C240F">
          <w:rPr>
            <w:rFonts w:ascii="Palatino Linotype" w:eastAsia="Palatino Linotype" w:hAnsi="Palatino Linotype" w:cs="Palatino Linotype"/>
            <w:sz w:val="18"/>
            <w:szCs w:val="18"/>
          </w:rPr>
          <w:t>color corresponds to zero flux, while gradients of green, brown, and yellow correspond to non-zero flux, and from green to brown the flux increased.</w:t>
        </w:r>
      </w:ins>
      <w:r w:rsidR="009A742F">
        <w:rPr>
          <w:rFonts w:ascii="Palatino Linotype" w:eastAsia="Palatino Linotype" w:hAnsi="Palatino Linotype"/>
          <w:sz w:val="18"/>
          <w:szCs w:val="18"/>
        </w:rPr>
        <w:t xml:space="preserve"> </w:t>
      </w:r>
    </w:p>
    <w:p w14:paraId="630C4C0A" w14:textId="67ADB571" w:rsidR="00D27B9C" w:rsidRDefault="004D121D" w:rsidP="00392847">
      <w:pPr>
        <w:spacing w:line="240" w:lineRule="auto"/>
        <w:rPr>
          <w:rFonts w:ascii="Palatino Linotype" w:hAnsi="Palatino Linotype"/>
          <w:sz w:val="20"/>
          <w:szCs w:val="20"/>
        </w:rPr>
      </w:pPr>
      <w:r>
        <w:rPr>
          <w:rFonts w:ascii="Palatino Linotype" w:hAnsi="Palatino Linotype"/>
          <w:sz w:val="20"/>
          <w:szCs w:val="20"/>
        </w:rPr>
        <w:t xml:space="preserve">      </w:t>
      </w:r>
      <w:r w:rsidR="00EB67A9">
        <w:rPr>
          <w:rFonts w:ascii="Palatino Linotype" w:hAnsi="Palatino Linotype"/>
          <w:sz w:val="20"/>
          <w:szCs w:val="20"/>
        </w:rPr>
        <w:t xml:space="preserve"> </w:t>
      </w:r>
      <w:r w:rsidR="00D6672B" w:rsidRPr="005F2218">
        <w:rPr>
          <w:rFonts w:ascii="Palatino Linotype" w:hAnsi="Palatino Linotype"/>
          <w:sz w:val="20"/>
          <w:szCs w:val="20"/>
        </w:rPr>
        <w:t>We also investigated whether this metabolic rewi</w:t>
      </w:r>
      <w:r w:rsidR="00B1231B">
        <w:rPr>
          <w:rFonts w:ascii="Palatino Linotype" w:hAnsi="Palatino Linotype"/>
          <w:sz w:val="20"/>
          <w:szCs w:val="20"/>
        </w:rPr>
        <w:t>ring will happen when we vary</w:t>
      </w:r>
      <w:r w:rsidR="00D6672B" w:rsidRPr="005F2218">
        <w:rPr>
          <w:rFonts w:ascii="Palatino Linotype" w:hAnsi="Palatino Linotype"/>
          <w:sz w:val="20"/>
          <w:szCs w:val="20"/>
        </w:rPr>
        <w:t xml:space="preserve"> the glucose exchange reaction bound under the condition of </w:t>
      </w:r>
      <w:r w:rsidR="000740D6">
        <w:rPr>
          <w:rFonts w:ascii="Palatino Linotype" w:hAnsi="Palatino Linotype"/>
          <w:sz w:val="20"/>
          <w:szCs w:val="20"/>
        </w:rPr>
        <w:t xml:space="preserve">a </w:t>
      </w:r>
      <w:r w:rsidR="00D6672B" w:rsidRPr="005F2218">
        <w:rPr>
          <w:rFonts w:ascii="Palatino Linotype" w:hAnsi="Palatino Linotype"/>
          <w:sz w:val="20"/>
          <w:szCs w:val="20"/>
        </w:rPr>
        <w:t xml:space="preserve">fixed </w:t>
      </w:r>
      <w:r w:rsidR="00AA584D">
        <w:rPr>
          <w:rFonts w:ascii="Palatino Linotype" w:hAnsi="Palatino Linotype"/>
          <w:sz w:val="20"/>
          <w:szCs w:val="20"/>
        </w:rPr>
        <w:sym w:font="Symbol" w:char="F061"/>
      </w:r>
      <w:r w:rsidR="00AA584D" w:rsidRPr="00A13A4A">
        <w:rPr>
          <w:rFonts w:ascii="Palatino Linotype" w:hAnsi="Palatino Linotype"/>
          <w:sz w:val="20"/>
          <w:szCs w:val="20"/>
          <w:vertAlign w:val="subscript"/>
        </w:rPr>
        <w:t>mRNA</w:t>
      </w:r>
      <w:r w:rsidR="00AA584D" w:rsidRPr="00A13A4A">
        <w:rPr>
          <w:rFonts w:ascii="Palatino Linotype" w:hAnsi="Palatino Linotype"/>
          <w:sz w:val="20"/>
          <w:szCs w:val="20"/>
          <w:vertAlign w:val="subscript"/>
        </w:rPr>
        <w:sym w:font="Wingdings" w:char="F0E0"/>
      </w:r>
      <w:r w:rsidR="00AA584D" w:rsidRPr="00A13A4A">
        <w:rPr>
          <w:rFonts w:ascii="Palatino Linotype" w:hAnsi="Palatino Linotype"/>
          <w:sz w:val="20"/>
          <w:szCs w:val="20"/>
          <w:vertAlign w:val="subscript"/>
        </w:rPr>
        <w:t>V</w:t>
      </w:r>
      <w:r w:rsidR="00AA584D">
        <w:rPr>
          <w:rFonts w:ascii="Palatino Linotype" w:hAnsi="Palatino Linotype"/>
          <w:sz w:val="20"/>
          <w:szCs w:val="20"/>
        </w:rPr>
        <w:t xml:space="preserve"> </w:t>
      </w:r>
      <w:r w:rsidR="00B901A7">
        <w:rPr>
          <w:rFonts w:ascii="Palatino Linotype" w:hAnsi="Palatino Linotype"/>
          <w:sz w:val="20"/>
          <w:szCs w:val="20"/>
        </w:rPr>
        <w:t xml:space="preserve"> factor</w:t>
      </w:r>
      <w:r w:rsidR="00AA584D">
        <w:rPr>
          <w:rFonts w:ascii="Palatino Linotype" w:hAnsi="Palatino Linotype"/>
          <w:sz w:val="20"/>
          <w:szCs w:val="20"/>
        </w:rPr>
        <w:t>.</w:t>
      </w:r>
      <w:r w:rsidR="00B901A7">
        <w:rPr>
          <w:rFonts w:ascii="Palatino Linotype" w:hAnsi="Palatino Linotype"/>
          <w:sz w:val="20"/>
          <w:szCs w:val="20"/>
        </w:rPr>
        <w:t xml:space="preserve"> </w:t>
      </w:r>
      <w:r w:rsidR="00D6672B" w:rsidRPr="005F2218">
        <w:rPr>
          <w:rFonts w:ascii="Palatino Linotype" w:hAnsi="Palatino Linotype"/>
          <w:sz w:val="20"/>
          <w:szCs w:val="20"/>
        </w:rPr>
        <w:t>It turned out that at the high temperature</w:t>
      </w:r>
      <w:r w:rsidR="00BD7C71">
        <w:rPr>
          <w:rFonts w:ascii="Palatino Linotype" w:hAnsi="Palatino Linotype"/>
          <w:sz w:val="20"/>
          <w:szCs w:val="20"/>
        </w:rPr>
        <w:t>, according to the FBA</w:t>
      </w:r>
      <w:r w:rsidR="000740D6">
        <w:rPr>
          <w:rFonts w:ascii="Palatino Linotype" w:hAnsi="Palatino Linotype"/>
          <w:sz w:val="20"/>
          <w:szCs w:val="20"/>
        </w:rPr>
        <w:t xml:space="preserve"> with maintenance flux as objective</w:t>
      </w:r>
      <w:r w:rsidR="00F760F5">
        <w:rPr>
          <w:rFonts w:ascii="Palatino Linotype" w:hAnsi="Palatino Linotype"/>
          <w:sz w:val="20"/>
          <w:szCs w:val="20"/>
        </w:rPr>
        <w:t>,</w:t>
      </w:r>
      <w:r w:rsidR="000740D6">
        <w:rPr>
          <w:rFonts w:ascii="Palatino Linotype" w:hAnsi="Palatino Linotype"/>
          <w:sz w:val="20"/>
          <w:szCs w:val="20"/>
        </w:rPr>
        <w:t xml:space="preserve"> the</w:t>
      </w:r>
      <w:r w:rsidR="00D6672B" w:rsidRPr="005F2218">
        <w:rPr>
          <w:rFonts w:ascii="Palatino Linotype" w:hAnsi="Palatino Linotype"/>
          <w:sz w:val="20"/>
          <w:szCs w:val="20"/>
        </w:rPr>
        <w:t xml:space="preserve"> cell </w:t>
      </w:r>
      <w:r w:rsidR="00F760F5">
        <w:rPr>
          <w:rFonts w:ascii="Palatino Linotype" w:hAnsi="Palatino Linotype"/>
          <w:sz w:val="20"/>
          <w:szCs w:val="20"/>
        </w:rPr>
        <w:t>should</w:t>
      </w:r>
      <w:r w:rsidR="00F760F5" w:rsidRPr="005F2218">
        <w:rPr>
          <w:rFonts w:ascii="Palatino Linotype" w:hAnsi="Palatino Linotype"/>
          <w:sz w:val="20"/>
          <w:szCs w:val="20"/>
        </w:rPr>
        <w:t xml:space="preserve"> </w:t>
      </w:r>
      <w:r w:rsidR="00D6672B" w:rsidRPr="005F2218">
        <w:rPr>
          <w:rFonts w:ascii="Palatino Linotype" w:hAnsi="Palatino Linotype"/>
          <w:sz w:val="20"/>
          <w:szCs w:val="20"/>
        </w:rPr>
        <w:t>always use GAPDH and PGK</w:t>
      </w:r>
      <w:r w:rsidR="000C1362">
        <w:rPr>
          <w:rFonts w:ascii="Palatino Linotype" w:hAnsi="Palatino Linotype"/>
          <w:sz w:val="20"/>
          <w:szCs w:val="20"/>
        </w:rPr>
        <w:t>,</w:t>
      </w:r>
      <w:r w:rsidR="00D6672B" w:rsidRPr="005F2218">
        <w:rPr>
          <w:rFonts w:ascii="Palatino Linotype" w:hAnsi="Palatino Linotype"/>
          <w:sz w:val="20"/>
          <w:szCs w:val="20"/>
        </w:rPr>
        <w:t xml:space="preserve"> </w:t>
      </w:r>
      <w:r w:rsidR="003C3DD7">
        <w:rPr>
          <w:rFonts w:ascii="Palatino Linotype" w:hAnsi="Palatino Linotype"/>
          <w:sz w:val="20"/>
          <w:szCs w:val="20"/>
        </w:rPr>
        <w:t>also at different glucose availabilities (results not shown)</w:t>
      </w:r>
      <w:r w:rsidR="00D6672B" w:rsidRPr="005F2218">
        <w:rPr>
          <w:rFonts w:ascii="Palatino Linotype" w:hAnsi="Palatino Linotype"/>
          <w:sz w:val="20"/>
          <w:szCs w:val="20"/>
        </w:rPr>
        <w:t xml:space="preserve">. </w:t>
      </w:r>
      <w:r w:rsidR="00F760F5">
        <w:rPr>
          <w:rFonts w:ascii="Palatino Linotype" w:hAnsi="Palatino Linotype"/>
          <w:sz w:val="20"/>
          <w:szCs w:val="20"/>
        </w:rPr>
        <w:t>A</w:t>
      </w:r>
      <w:r w:rsidR="00DA01A4">
        <w:rPr>
          <w:rFonts w:ascii="Palatino Linotype" w:hAnsi="Palatino Linotype"/>
          <w:sz w:val="20"/>
          <w:szCs w:val="20"/>
        </w:rPr>
        <w:t xml:space="preserve">t </w:t>
      </w:r>
      <w:r w:rsidR="00D6672B" w:rsidRPr="005F2218">
        <w:rPr>
          <w:rFonts w:ascii="Palatino Linotype" w:hAnsi="Palatino Linotype"/>
          <w:sz w:val="20"/>
          <w:szCs w:val="20"/>
        </w:rPr>
        <w:t>low</w:t>
      </w:r>
      <w:r w:rsidR="003C3DD7">
        <w:rPr>
          <w:rFonts w:ascii="Palatino Linotype" w:hAnsi="Palatino Linotype"/>
          <w:sz w:val="20"/>
          <w:szCs w:val="20"/>
        </w:rPr>
        <w:t>er</w:t>
      </w:r>
      <w:r w:rsidR="00D6672B" w:rsidRPr="005F2218">
        <w:rPr>
          <w:rFonts w:ascii="Palatino Linotype" w:hAnsi="Palatino Linotype"/>
          <w:sz w:val="20"/>
          <w:szCs w:val="20"/>
        </w:rPr>
        <w:t xml:space="preserve"> temperature </w:t>
      </w:r>
      <w:r w:rsidR="000C1362">
        <w:rPr>
          <w:rFonts w:ascii="Palatino Linotype" w:hAnsi="Palatino Linotype"/>
          <w:sz w:val="20"/>
          <w:szCs w:val="20"/>
        </w:rPr>
        <w:t>if</w:t>
      </w:r>
      <w:r w:rsidR="000C1362" w:rsidRPr="005F2218">
        <w:rPr>
          <w:rFonts w:ascii="Palatino Linotype" w:hAnsi="Palatino Linotype"/>
          <w:sz w:val="20"/>
          <w:szCs w:val="20"/>
        </w:rPr>
        <w:t xml:space="preserve"> </w:t>
      </w:r>
      <w:r w:rsidR="00D6672B" w:rsidRPr="005F2218">
        <w:rPr>
          <w:rFonts w:ascii="Palatino Linotype" w:hAnsi="Palatino Linotype"/>
          <w:sz w:val="20"/>
          <w:szCs w:val="20"/>
        </w:rPr>
        <w:t xml:space="preserve">the glucose exchange reaction bound </w:t>
      </w:r>
      <w:r w:rsidR="00F760F5">
        <w:rPr>
          <w:rFonts w:ascii="Palatino Linotype" w:hAnsi="Palatino Linotype"/>
          <w:sz w:val="20"/>
          <w:szCs w:val="20"/>
        </w:rPr>
        <w:t>exceeded</w:t>
      </w:r>
      <w:r w:rsidR="00D6672B" w:rsidRPr="005F2218">
        <w:rPr>
          <w:rFonts w:ascii="Palatino Linotype" w:hAnsi="Palatino Linotype"/>
          <w:sz w:val="20"/>
          <w:szCs w:val="20"/>
        </w:rPr>
        <w:t xml:space="preserve"> 0.745, the cell </w:t>
      </w:r>
      <w:r w:rsidR="00F760F5">
        <w:rPr>
          <w:rFonts w:ascii="Palatino Linotype" w:hAnsi="Palatino Linotype"/>
          <w:sz w:val="20"/>
          <w:szCs w:val="20"/>
        </w:rPr>
        <w:t>should</w:t>
      </w:r>
      <w:r w:rsidR="00D6672B" w:rsidRPr="005F2218">
        <w:rPr>
          <w:rFonts w:ascii="Palatino Linotype" w:hAnsi="Palatino Linotype"/>
          <w:sz w:val="20"/>
          <w:szCs w:val="20"/>
        </w:rPr>
        <w:t xml:space="preserve"> use </w:t>
      </w:r>
      <w:r w:rsidR="00CE07CE">
        <w:rPr>
          <w:rFonts w:ascii="Palatino Linotype" w:hAnsi="Palatino Linotype"/>
          <w:sz w:val="20"/>
          <w:szCs w:val="20"/>
        </w:rPr>
        <w:t xml:space="preserve">both </w:t>
      </w:r>
      <w:r w:rsidR="00F760F5">
        <w:rPr>
          <w:rFonts w:ascii="Palatino Linotype" w:hAnsi="Palatino Linotype"/>
          <w:sz w:val="20"/>
          <w:szCs w:val="20"/>
        </w:rPr>
        <w:t xml:space="preserve">the </w:t>
      </w:r>
      <w:r w:rsidR="00D6672B" w:rsidRPr="005F2218">
        <w:rPr>
          <w:rFonts w:ascii="Palatino Linotype" w:hAnsi="Palatino Linotype"/>
          <w:sz w:val="20"/>
          <w:szCs w:val="20"/>
        </w:rPr>
        <w:t>GAPDH</w:t>
      </w:r>
      <w:r w:rsidR="00F760F5">
        <w:rPr>
          <w:rFonts w:ascii="Palatino Linotype" w:hAnsi="Palatino Linotype"/>
          <w:sz w:val="20"/>
          <w:szCs w:val="20"/>
        </w:rPr>
        <w:t>-</w:t>
      </w:r>
      <w:r w:rsidR="00D6672B" w:rsidRPr="005F2218">
        <w:rPr>
          <w:rFonts w:ascii="Palatino Linotype" w:hAnsi="Palatino Linotype"/>
          <w:sz w:val="20"/>
          <w:szCs w:val="20"/>
        </w:rPr>
        <w:t xml:space="preserve">PGK pathway and </w:t>
      </w:r>
      <w:r w:rsidR="003C3DD7">
        <w:rPr>
          <w:rFonts w:ascii="Palatino Linotype" w:hAnsi="Palatino Linotype"/>
          <w:sz w:val="20"/>
          <w:szCs w:val="20"/>
        </w:rPr>
        <w:t xml:space="preserve">the </w:t>
      </w:r>
      <w:r w:rsidR="00D6672B" w:rsidRPr="005F2218">
        <w:rPr>
          <w:rFonts w:ascii="Palatino Linotype" w:hAnsi="Palatino Linotype"/>
          <w:sz w:val="20"/>
          <w:szCs w:val="20"/>
        </w:rPr>
        <w:t xml:space="preserve">non-phosphorylation pathway, </w:t>
      </w:r>
      <w:r w:rsidR="00F760F5">
        <w:rPr>
          <w:rFonts w:ascii="Palatino Linotype" w:hAnsi="Palatino Linotype"/>
          <w:sz w:val="20"/>
          <w:szCs w:val="20"/>
        </w:rPr>
        <w:t xml:space="preserve">but </w:t>
      </w:r>
      <w:r w:rsidR="000C1362">
        <w:rPr>
          <w:rFonts w:ascii="Palatino Linotype" w:hAnsi="Palatino Linotype"/>
          <w:sz w:val="20"/>
          <w:szCs w:val="20"/>
        </w:rPr>
        <w:t>should</w:t>
      </w:r>
      <w:r w:rsidR="000C1362" w:rsidRPr="005F2218">
        <w:rPr>
          <w:rFonts w:ascii="Palatino Linotype" w:hAnsi="Palatino Linotype"/>
          <w:sz w:val="20"/>
          <w:szCs w:val="20"/>
        </w:rPr>
        <w:t xml:space="preserve"> </w:t>
      </w:r>
      <w:r w:rsidR="000C1362">
        <w:rPr>
          <w:rFonts w:ascii="Palatino Linotype" w:hAnsi="Palatino Linotype"/>
          <w:sz w:val="20"/>
          <w:szCs w:val="20"/>
        </w:rPr>
        <w:t>the bound</w:t>
      </w:r>
      <w:r w:rsidR="000C1362" w:rsidRPr="005F2218">
        <w:rPr>
          <w:rFonts w:ascii="Palatino Linotype" w:hAnsi="Palatino Linotype"/>
          <w:sz w:val="20"/>
          <w:szCs w:val="20"/>
        </w:rPr>
        <w:t xml:space="preserve"> </w:t>
      </w:r>
      <w:r w:rsidR="000C1362">
        <w:rPr>
          <w:rFonts w:ascii="Palatino Linotype" w:hAnsi="Palatino Linotype"/>
          <w:sz w:val="20"/>
          <w:szCs w:val="20"/>
        </w:rPr>
        <w:t>be</w:t>
      </w:r>
      <w:r w:rsidR="000C1362" w:rsidRPr="005F2218">
        <w:rPr>
          <w:rFonts w:ascii="Palatino Linotype" w:hAnsi="Palatino Linotype"/>
          <w:sz w:val="20"/>
          <w:szCs w:val="20"/>
        </w:rPr>
        <w:t xml:space="preserve"> </w:t>
      </w:r>
      <w:r w:rsidR="00D6672B" w:rsidRPr="005F2218">
        <w:rPr>
          <w:rFonts w:ascii="Palatino Linotype" w:hAnsi="Palatino Linotype"/>
          <w:sz w:val="20"/>
          <w:szCs w:val="20"/>
        </w:rPr>
        <w:t>small</w:t>
      </w:r>
      <w:r w:rsidR="00F760F5">
        <w:rPr>
          <w:rFonts w:ascii="Palatino Linotype" w:hAnsi="Palatino Linotype"/>
          <w:sz w:val="20"/>
          <w:szCs w:val="20"/>
        </w:rPr>
        <w:t>er</w:t>
      </w:r>
      <w:r w:rsidR="00D6672B" w:rsidRPr="005F2218">
        <w:rPr>
          <w:rFonts w:ascii="Palatino Linotype" w:hAnsi="Palatino Linotype"/>
          <w:sz w:val="20"/>
          <w:szCs w:val="20"/>
        </w:rPr>
        <w:t xml:space="preserve"> than 0.745, the cell </w:t>
      </w:r>
      <w:r w:rsidR="000C1362">
        <w:rPr>
          <w:rFonts w:ascii="Palatino Linotype" w:hAnsi="Palatino Linotype"/>
          <w:sz w:val="20"/>
          <w:szCs w:val="20"/>
        </w:rPr>
        <w:t>should</w:t>
      </w:r>
      <w:r w:rsidR="000C1362" w:rsidRPr="005F2218">
        <w:rPr>
          <w:rFonts w:ascii="Palatino Linotype" w:hAnsi="Palatino Linotype"/>
          <w:sz w:val="20"/>
          <w:szCs w:val="20"/>
        </w:rPr>
        <w:t xml:space="preserve"> </w:t>
      </w:r>
      <w:r w:rsidR="00D6672B" w:rsidRPr="005F2218">
        <w:rPr>
          <w:rFonts w:ascii="Palatino Linotype" w:hAnsi="Palatino Linotype"/>
          <w:sz w:val="20"/>
          <w:szCs w:val="20"/>
        </w:rPr>
        <w:t xml:space="preserve">only use </w:t>
      </w:r>
      <w:r w:rsidR="00F760F5">
        <w:rPr>
          <w:rFonts w:ascii="Palatino Linotype" w:hAnsi="Palatino Linotype"/>
          <w:sz w:val="20"/>
          <w:szCs w:val="20"/>
        </w:rPr>
        <w:t xml:space="preserve">the </w:t>
      </w:r>
      <w:r w:rsidR="00D6672B" w:rsidRPr="005F2218">
        <w:rPr>
          <w:rFonts w:ascii="Palatino Linotype" w:hAnsi="Palatino Linotype"/>
          <w:sz w:val="20"/>
          <w:szCs w:val="20"/>
        </w:rPr>
        <w:t>GAPDH</w:t>
      </w:r>
      <w:r w:rsidR="00F760F5">
        <w:rPr>
          <w:rFonts w:ascii="Palatino Linotype" w:hAnsi="Palatino Linotype"/>
          <w:sz w:val="20"/>
          <w:szCs w:val="20"/>
        </w:rPr>
        <w:t>-</w:t>
      </w:r>
      <w:r w:rsidR="00D6672B" w:rsidRPr="005F2218">
        <w:rPr>
          <w:rFonts w:ascii="Palatino Linotype" w:hAnsi="Palatino Linotype"/>
          <w:sz w:val="20"/>
          <w:szCs w:val="20"/>
        </w:rPr>
        <w:t xml:space="preserve">PGK pathway. </w:t>
      </w:r>
      <w:r w:rsidR="000F0239">
        <w:rPr>
          <w:rFonts w:ascii="Palatino Linotype" w:hAnsi="Palatino Linotype"/>
          <w:sz w:val="20"/>
          <w:szCs w:val="20"/>
        </w:rPr>
        <w:t xml:space="preserve"> </w:t>
      </w:r>
      <w:r w:rsidR="00D6672B" w:rsidRPr="005F2218">
        <w:rPr>
          <w:rFonts w:ascii="Palatino Linotype" w:hAnsi="Palatino Linotype"/>
          <w:sz w:val="20"/>
          <w:szCs w:val="20"/>
        </w:rPr>
        <w:t xml:space="preserve">Why </w:t>
      </w:r>
      <w:r w:rsidR="00F760F5">
        <w:rPr>
          <w:rFonts w:ascii="Palatino Linotype" w:hAnsi="Palatino Linotype"/>
          <w:sz w:val="20"/>
          <w:szCs w:val="20"/>
        </w:rPr>
        <w:t xml:space="preserve">should </w:t>
      </w:r>
      <w:r w:rsidR="00D6672B" w:rsidRPr="005F2218">
        <w:rPr>
          <w:rFonts w:ascii="Palatino Linotype" w:hAnsi="Palatino Linotype"/>
          <w:sz w:val="20"/>
          <w:szCs w:val="20"/>
        </w:rPr>
        <w:t xml:space="preserve">there be </w:t>
      </w:r>
      <w:r w:rsidR="00F760F5">
        <w:rPr>
          <w:rFonts w:ascii="Palatino Linotype" w:hAnsi="Palatino Linotype"/>
          <w:sz w:val="20"/>
          <w:szCs w:val="20"/>
        </w:rPr>
        <w:t xml:space="preserve">such </w:t>
      </w:r>
      <w:r w:rsidR="00D6672B" w:rsidRPr="005F2218">
        <w:rPr>
          <w:rFonts w:ascii="Palatino Linotype" w:hAnsi="Palatino Linotype"/>
          <w:sz w:val="20"/>
          <w:szCs w:val="20"/>
        </w:rPr>
        <w:t xml:space="preserve">a </w:t>
      </w:r>
      <w:r w:rsidR="0006460E">
        <w:rPr>
          <w:rFonts w:ascii="Palatino Linotype" w:hAnsi="Palatino Linotype"/>
          <w:sz w:val="20"/>
          <w:szCs w:val="20"/>
        </w:rPr>
        <w:t>diversification of pathway</w:t>
      </w:r>
      <w:r w:rsidR="00D6672B" w:rsidRPr="005F2218">
        <w:rPr>
          <w:rFonts w:ascii="Palatino Linotype" w:hAnsi="Palatino Linotype"/>
          <w:sz w:val="20"/>
          <w:szCs w:val="20"/>
        </w:rPr>
        <w:t xml:space="preserve"> </w:t>
      </w:r>
      <w:r w:rsidR="0006460E">
        <w:rPr>
          <w:rFonts w:ascii="Palatino Linotype" w:hAnsi="Palatino Linotype"/>
          <w:sz w:val="20"/>
          <w:szCs w:val="20"/>
        </w:rPr>
        <w:t>fluxes</w:t>
      </w:r>
      <w:r w:rsidR="00D6672B" w:rsidRPr="005F2218">
        <w:rPr>
          <w:rFonts w:ascii="Palatino Linotype" w:hAnsi="Palatino Linotype"/>
          <w:sz w:val="20"/>
          <w:szCs w:val="20"/>
        </w:rPr>
        <w:t xml:space="preserve"> when the glucose exchange reaction bound </w:t>
      </w:r>
      <w:r w:rsidR="000C1362">
        <w:rPr>
          <w:rFonts w:ascii="Palatino Linotype" w:hAnsi="Palatino Linotype"/>
          <w:sz w:val="20"/>
          <w:szCs w:val="20"/>
        </w:rPr>
        <w:t>exceeds</w:t>
      </w:r>
      <w:r w:rsidR="00D6672B" w:rsidRPr="005F2218">
        <w:rPr>
          <w:rFonts w:ascii="Palatino Linotype" w:hAnsi="Palatino Linotype"/>
          <w:sz w:val="20"/>
          <w:szCs w:val="20"/>
        </w:rPr>
        <w:t xml:space="preserve"> 0.745? We checked in our map and found that when the glucose exchange reaction bound </w:t>
      </w:r>
      <w:r w:rsidR="00DE214A">
        <w:rPr>
          <w:rFonts w:ascii="Palatino Linotype" w:hAnsi="Palatino Linotype"/>
          <w:sz w:val="20"/>
          <w:szCs w:val="20"/>
        </w:rPr>
        <w:t>exceeded</w:t>
      </w:r>
      <w:r w:rsidR="00D6672B" w:rsidRPr="005F2218">
        <w:rPr>
          <w:rFonts w:ascii="Palatino Linotype" w:hAnsi="Palatino Linotype"/>
          <w:sz w:val="20"/>
          <w:szCs w:val="20"/>
        </w:rPr>
        <w:t xml:space="preserve"> 0.745, the flux </w:t>
      </w:r>
      <w:r w:rsidR="000C1362">
        <w:rPr>
          <w:rFonts w:ascii="Palatino Linotype" w:hAnsi="Palatino Linotype"/>
          <w:sz w:val="20"/>
          <w:szCs w:val="20"/>
        </w:rPr>
        <w:t>through</w:t>
      </w:r>
      <w:r w:rsidR="000C1362" w:rsidRPr="005F2218">
        <w:rPr>
          <w:rFonts w:ascii="Palatino Linotype" w:hAnsi="Palatino Linotype"/>
          <w:sz w:val="20"/>
          <w:szCs w:val="20"/>
        </w:rPr>
        <w:t xml:space="preserve"> </w:t>
      </w:r>
      <w:r w:rsidR="00DE214A">
        <w:rPr>
          <w:rFonts w:ascii="Palatino Linotype" w:hAnsi="Palatino Linotype"/>
          <w:sz w:val="20"/>
          <w:szCs w:val="20"/>
        </w:rPr>
        <w:t xml:space="preserve">the </w:t>
      </w:r>
      <w:r w:rsidR="00D6672B" w:rsidRPr="00D17457">
        <w:rPr>
          <w:rFonts w:ascii="Palatino Linotype" w:hAnsi="Palatino Linotype"/>
          <w:sz w:val="20"/>
          <w:szCs w:val="20"/>
        </w:rPr>
        <w:t>PG</w:t>
      </w:r>
      <w:r w:rsidR="00700E72" w:rsidRPr="00D17457">
        <w:rPr>
          <w:rFonts w:ascii="Palatino Linotype" w:hAnsi="Palatino Linotype"/>
          <w:sz w:val="20"/>
          <w:szCs w:val="20"/>
        </w:rPr>
        <w:t>A</w:t>
      </w:r>
      <w:r w:rsidR="00D6672B" w:rsidRPr="00D17457">
        <w:rPr>
          <w:rFonts w:ascii="Palatino Linotype" w:hAnsi="Palatino Linotype"/>
          <w:sz w:val="20"/>
          <w:szCs w:val="20"/>
        </w:rPr>
        <w:t xml:space="preserve">M </w:t>
      </w:r>
      <w:commentRangeStart w:id="1097"/>
      <w:ins w:id="1098" w:author="Microsoft account" w:date="2022-03-18T22:21:00Z">
        <w:del w:id="1099" w:author="Yanfei Zhang" w:date="2022-03-28T20:40:00Z">
          <w:r w:rsidR="00AA584D" w:rsidRPr="00AA584D" w:rsidDel="00D17457">
            <w:rPr>
              <w:rFonts w:ascii="Palatino Linotype" w:hAnsi="Palatino Linotype"/>
              <w:sz w:val="20"/>
              <w:szCs w:val="20"/>
              <w:highlight w:val="yellow"/>
              <w:rPrChange w:id="1100" w:author="Microsoft account" w:date="2022-03-18T22:22:00Z">
                <w:rPr>
                  <w:rFonts w:ascii="Palatino Linotype" w:hAnsi="Palatino Linotype"/>
                  <w:sz w:val="20"/>
                  <w:szCs w:val="20"/>
                </w:rPr>
              </w:rPrChange>
            </w:rPr>
            <w:delText>[PGM RATHER THAN PGAM; PLEASE CHECK??</w:delText>
          </w:r>
        </w:del>
      </w:ins>
      <w:ins w:id="1101" w:author="Microsoft account" w:date="2022-03-18T22:22:00Z">
        <w:del w:id="1102" w:author="Yanfei Zhang" w:date="2022-03-28T20:40:00Z">
          <w:r w:rsidR="00AA584D" w:rsidRPr="00AA584D" w:rsidDel="00D17457">
            <w:rPr>
              <w:rFonts w:ascii="Palatino Linotype" w:hAnsi="Palatino Linotype"/>
              <w:sz w:val="20"/>
              <w:szCs w:val="20"/>
              <w:highlight w:val="yellow"/>
              <w:rPrChange w:id="1103" w:author="Microsoft account" w:date="2022-03-18T22:22:00Z">
                <w:rPr>
                  <w:rFonts w:ascii="Palatino Linotype" w:hAnsi="Palatino Linotype"/>
                  <w:sz w:val="20"/>
                  <w:szCs w:val="20"/>
                </w:rPr>
              </w:rPrChange>
            </w:rPr>
            <w:delText>]</w:delText>
          </w:r>
          <w:r w:rsidR="00AA584D" w:rsidDel="00D17457">
            <w:rPr>
              <w:rFonts w:ascii="Palatino Linotype" w:hAnsi="Palatino Linotype"/>
              <w:sz w:val="20"/>
              <w:szCs w:val="20"/>
            </w:rPr>
            <w:delText xml:space="preserve"> </w:delText>
          </w:r>
        </w:del>
      </w:ins>
      <w:commentRangeEnd w:id="1097"/>
      <w:del w:id="1104" w:author="Yanfei Zhang" w:date="2022-03-28T20:40:00Z">
        <w:r w:rsidR="00B23194" w:rsidDel="00D17457">
          <w:rPr>
            <w:rStyle w:val="CommentReference"/>
          </w:rPr>
          <w:commentReference w:id="1097"/>
        </w:r>
      </w:del>
      <w:r w:rsidR="00D6672B" w:rsidRPr="005F2218">
        <w:rPr>
          <w:rFonts w:ascii="Palatino Linotype" w:hAnsi="Palatino Linotype"/>
          <w:sz w:val="20"/>
          <w:szCs w:val="20"/>
        </w:rPr>
        <w:t>reaction reache</w:t>
      </w:r>
      <w:r w:rsidR="00DE214A">
        <w:rPr>
          <w:rFonts w:ascii="Palatino Linotype" w:hAnsi="Palatino Linotype"/>
          <w:sz w:val="20"/>
          <w:szCs w:val="20"/>
        </w:rPr>
        <w:t>d</w:t>
      </w:r>
      <w:r w:rsidR="00D6672B" w:rsidRPr="005F2218">
        <w:rPr>
          <w:rFonts w:ascii="Palatino Linotype" w:hAnsi="Palatino Linotype"/>
          <w:sz w:val="20"/>
          <w:szCs w:val="20"/>
        </w:rPr>
        <w:t xml:space="preserve"> its upper bound</w:t>
      </w:r>
      <w:r w:rsidR="00F61DA1" w:rsidRPr="005F2218">
        <w:rPr>
          <w:rFonts w:ascii="Palatino Linotype" w:hAnsi="Palatino Linotype"/>
          <w:sz w:val="20"/>
          <w:szCs w:val="20"/>
        </w:rPr>
        <w:t xml:space="preserve"> which is 0.745. In order </w:t>
      </w:r>
      <w:r w:rsidR="00CE07CE">
        <w:rPr>
          <w:rFonts w:ascii="Palatino Linotype" w:hAnsi="Palatino Linotype"/>
          <w:sz w:val="20"/>
          <w:szCs w:val="20"/>
        </w:rPr>
        <w:t xml:space="preserve">to </w:t>
      </w:r>
      <w:r w:rsidR="00E1318C" w:rsidRPr="005F2218">
        <w:rPr>
          <w:rFonts w:ascii="Palatino Linotype" w:hAnsi="Palatino Linotype"/>
          <w:sz w:val="20"/>
          <w:szCs w:val="20"/>
        </w:rPr>
        <w:t xml:space="preserve">use more glucose to </w:t>
      </w:r>
      <w:r w:rsidR="00F61DA1" w:rsidRPr="005F2218">
        <w:rPr>
          <w:rFonts w:ascii="Palatino Linotype" w:hAnsi="Palatino Linotype"/>
          <w:sz w:val="20"/>
          <w:szCs w:val="20"/>
        </w:rPr>
        <w:t xml:space="preserve">provide more </w:t>
      </w:r>
      <w:r w:rsidR="00E1318C" w:rsidRPr="005F2218">
        <w:rPr>
          <w:rFonts w:ascii="Palatino Linotype" w:hAnsi="Palatino Linotype"/>
          <w:sz w:val="20"/>
          <w:szCs w:val="20"/>
        </w:rPr>
        <w:t xml:space="preserve">metabolic intermediates for the following reactions, the cell will </w:t>
      </w:r>
      <w:r w:rsidR="000C1362">
        <w:rPr>
          <w:rFonts w:ascii="Palatino Linotype" w:hAnsi="Palatino Linotype"/>
          <w:sz w:val="20"/>
          <w:szCs w:val="20"/>
        </w:rPr>
        <w:t xml:space="preserve">then </w:t>
      </w:r>
      <w:r w:rsidR="00E1318C" w:rsidRPr="005F2218">
        <w:rPr>
          <w:rFonts w:ascii="Palatino Linotype" w:hAnsi="Palatino Linotype"/>
          <w:sz w:val="20"/>
          <w:szCs w:val="20"/>
        </w:rPr>
        <w:t xml:space="preserve">refer to </w:t>
      </w:r>
      <w:r w:rsidR="00DE214A">
        <w:rPr>
          <w:rFonts w:ascii="Palatino Linotype" w:hAnsi="Palatino Linotype"/>
          <w:sz w:val="20"/>
          <w:szCs w:val="20"/>
        </w:rPr>
        <w:t xml:space="preserve">the </w:t>
      </w:r>
      <w:r w:rsidR="00E1318C" w:rsidRPr="005F2218">
        <w:rPr>
          <w:rFonts w:ascii="Palatino Linotype" w:hAnsi="Palatino Linotype"/>
          <w:sz w:val="20"/>
          <w:szCs w:val="20"/>
        </w:rPr>
        <w:t xml:space="preserve">non-phosphorylation pathway which </w:t>
      </w:r>
      <w:r w:rsidR="005D6B6C">
        <w:rPr>
          <w:rFonts w:ascii="Palatino Linotype" w:hAnsi="Palatino Linotype"/>
          <w:sz w:val="20"/>
          <w:szCs w:val="20"/>
        </w:rPr>
        <w:t>bypass</w:t>
      </w:r>
      <w:r w:rsidR="00DE214A">
        <w:rPr>
          <w:rFonts w:ascii="Palatino Linotype" w:hAnsi="Palatino Linotype"/>
          <w:sz w:val="20"/>
          <w:szCs w:val="20"/>
        </w:rPr>
        <w:t>es</w:t>
      </w:r>
      <w:r w:rsidR="00E1318C" w:rsidRPr="005F2218">
        <w:rPr>
          <w:rFonts w:ascii="Palatino Linotype" w:hAnsi="Palatino Linotype"/>
          <w:sz w:val="20"/>
          <w:szCs w:val="20"/>
        </w:rPr>
        <w:t xml:space="preserve"> the PGM reaction. </w:t>
      </w:r>
      <w:r w:rsidR="00371871">
        <w:rPr>
          <w:rFonts w:ascii="Palatino Linotype" w:hAnsi="Palatino Linotype"/>
          <w:sz w:val="20"/>
          <w:szCs w:val="20"/>
        </w:rPr>
        <w:t xml:space="preserve"> </w:t>
      </w:r>
    </w:p>
    <w:p w14:paraId="69CE0A99" w14:textId="2150B525" w:rsidR="004D121D" w:rsidRPr="00780FC3" w:rsidRDefault="004D121D" w:rsidP="00780FC3">
      <w:pPr>
        <w:spacing w:line="240" w:lineRule="auto"/>
        <w:rPr>
          <w:rFonts w:ascii="Palatino Linotype" w:hAnsi="Palatino Linotype"/>
          <w:sz w:val="20"/>
          <w:szCs w:val="20"/>
        </w:rPr>
      </w:pPr>
      <w:r>
        <w:rPr>
          <w:rFonts w:ascii="Palatino Linotype" w:hAnsi="Palatino Linotype"/>
          <w:sz w:val="20"/>
          <w:szCs w:val="20"/>
        </w:rPr>
        <w:t xml:space="preserve">        </w:t>
      </w:r>
      <w:r w:rsidRPr="005F2218">
        <w:rPr>
          <w:rFonts w:ascii="Palatino Linotype" w:hAnsi="Palatino Linotype"/>
          <w:sz w:val="20"/>
          <w:szCs w:val="20"/>
        </w:rPr>
        <w:t>We also investigated whether this metabolic rewi</w:t>
      </w:r>
      <w:r>
        <w:rPr>
          <w:rFonts w:ascii="Palatino Linotype" w:hAnsi="Palatino Linotype"/>
          <w:sz w:val="20"/>
          <w:szCs w:val="20"/>
        </w:rPr>
        <w:t>ring will happen when we vary</w:t>
      </w:r>
      <w:r w:rsidRPr="005F2218">
        <w:rPr>
          <w:rFonts w:ascii="Palatino Linotype" w:hAnsi="Palatino Linotype"/>
          <w:sz w:val="20"/>
          <w:szCs w:val="20"/>
        </w:rPr>
        <w:t xml:space="preserve"> the </w:t>
      </w:r>
      <w:r w:rsidR="00AA584D">
        <w:rPr>
          <w:rFonts w:ascii="Palatino Linotype" w:hAnsi="Palatino Linotype"/>
          <w:sz w:val="20"/>
          <w:szCs w:val="20"/>
        </w:rPr>
        <w:sym w:font="Symbol" w:char="F061"/>
      </w:r>
      <w:r w:rsidR="00AA584D" w:rsidRPr="00A13A4A">
        <w:rPr>
          <w:rFonts w:ascii="Palatino Linotype" w:hAnsi="Palatino Linotype"/>
          <w:sz w:val="20"/>
          <w:szCs w:val="20"/>
          <w:vertAlign w:val="subscript"/>
        </w:rPr>
        <w:t>mRNA</w:t>
      </w:r>
      <w:r w:rsidR="00AA584D" w:rsidRPr="00A13A4A">
        <w:rPr>
          <w:rFonts w:ascii="Palatino Linotype" w:hAnsi="Palatino Linotype"/>
          <w:sz w:val="20"/>
          <w:szCs w:val="20"/>
          <w:vertAlign w:val="subscript"/>
        </w:rPr>
        <w:sym w:font="Wingdings" w:char="F0E0"/>
      </w:r>
      <w:r w:rsidR="00AA584D" w:rsidRPr="00A13A4A">
        <w:rPr>
          <w:rFonts w:ascii="Palatino Linotype" w:hAnsi="Palatino Linotype"/>
          <w:sz w:val="20"/>
          <w:szCs w:val="20"/>
          <w:vertAlign w:val="subscript"/>
        </w:rPr>
        <w:t>V</w:t>
      </w:r>
      <w:r w:rsidR="00AA584D">
        <w:rPr>
          <w:rFonts w:ascii="Palatino Linotype" w:hAnsi="Palatino Linotype"/>
          <w:sz w:val="20"/>
          <w:szCs w:val="20"/>
        </w:rPr>
        <w:t xml:space="preserve">  factor</w:t>
      </w:r>
      <w:r w:rsidR="00AA584D" w:rsidDel="00AA584D">
        <w:rPr>
          <w:rFonts w:ascii="Palatino Linotype" w:hAnsi="Palatino Linotype"/>
          <w:sz w:val="20"/>
          <w:szCs w:val="20"/>
        </w:rPr>
        <w:t xml:space="preserve"> </w:t>
      </w:r>
      <w:r w:rsidR="00AA584D">
        <w:rPr>
          <w:rFonts w:ascii="Palatino Linotype" w:hAnsi="Palatino Linotype"/>
          <w:sz w:val="20"/>
          <w:szCs w:val="20"/>
        </w:rPr>
        <w:t>at</w:t>
      </w:r>
      <w:r w:rsidRPr="005F2218">
        <w:rPr>
          <w:rFonts w:ascii="Palatino Linotype" w:hAnsi="Palatino Linotype"/>
          <w:sz w:val="20"/>
          <w:szCs w:val="20"/>
        </w:rPr>
        <w:t xml:space="preserve"> </w:t>
      </w:r>
      <w:r>
        <w:rPr>
          <w:rFonts w:ascii="Palatino Linotype" w:hAnsi="Palatino Linotype"/>
          <w:sz w:val="20"/>
          <w:szCs w:val="20"/>
        </w:rPr>
        <w:t xml:space="preserve">a </w:t>
      </w:r>
      <w:r w:rsidRPr="005F2218">
        <w:rPr>
          <w:rFonts w:ascii="Palatino Linotype" w:hAnsi="Palatino Linotype"/>
          <w:sz w:val="20"/>
          <w:szCs w:val="20"/>
        </w:rPr>
        <w:t>fixed glucose exchange reaction bound. It turned out that at high temperature</w:t>
      </w:r>
      <w:r>
        <w:rPr>
          <w:rFonts w:ascii="Palatino Linotype" w:hAnsi="Palatino Linotype"/>
          <w:sz w:val="20"/>
          <w:szCs w:val="20"/>
        </w:rPr>
        <w:t>, according to the FBA with maintenance flux as objective, the</w:t>
      </w:r>
      <w:r w:rsidRPr="005F2218">
        <w:rPr>
          <w:rFonts w:ascii="Palatino Linotype" w:hAnsi="Palatino Linotype"/>
          <w:sz w:val="20"/>
          <w:szCs w:val="20"/>
        </w:rPr>
        <w:t xml:space="preserve"> cell </w:t>
      </w:r>
      <w:r>
        <w:rPr>
          <w:rFonts w:ascii="Palatino Linotype" w:hAnsi="Palatino Linotype"/>
          <w:sz w:val="20"/>
          <w:szCs w:val="20"/>
        </w:rPr>
        <w:t>should</w:t>
      </w:r>
      <w:r w:rsidRPr="005F2218">
        <w:rPr>
          <w:rFonts w:ascii="Palatino Linotype" w:hAnsi="Palatino Linotype"/>
          <w:sz w:val="20"/>
          <w:szCs w:val="20"/>
        </w:rPr>
        <w:t xml:space="preserve"> always use GAPDH and PGK</w:t>
      </w:r>
      <w:r w:rsidR="00422766">
        <w:rPr>
          <w:rFonts w:ascii="Palatino Linotype" w:hAnsi="Palatino Linotype"/>
          <w:sz w:val="20"/>
          <w:szCs w:val="20"/>
        </w:rPr>
        <w:t xml:space="preserve"> pathway when </w:t>
      </w:r>
      <w:ins w:id="1105" w:author="Microsoft account" w:date="2022-03-18T22:23:00Z">
        <w:r w:rsidR="00AA584D">
          <w:rPr>
            <w:rFonts w:ascii="Palatino Linotype" w:hAnsi="Palatino Linotype"/>
            <w:sz w:val="20"/>
            <w:szCs w:val="20"/>
          </w:rPr>
          <w:t xml:space="preserve">the </w:t>
        </w:r>
        <w:r w:rsidR="00AA584D">
          <w:rPr>
            <w:rFonts w:ascii="Palatino Linotype" w:hAnsi="Palatino Linotype"/>
            <w:sz w:val="20"/>
            <w:szCs w:val="20"/>
          </w:rPr>
          <w:sym w:font="Symbol" w:char="F061"/>
        </w:r>
        <w:r w:rsidR="00AA584D" w:rsidRPr="00A13A4A">
          <w:rPr>
            <w:rFonts w:ascii="Palatino Linotype" w:hAnsi="Palatino Linotype"/>
            <w:sz w:val="20"/>
            <w:szCs w:val="20"/>
            <w:vertAlign w:val="subscript"/>
          </w:rPr>
          <w:t>mRNA</w:t>
        </w:r>
        <w:r w:rsidR="00AA584D" w:rsidRPr="00A13A4A">
          <w:rPr>
            <w:rFonts w:ascii="Palatino Linotype" w:hAnsi="Palatino Linotype"/>
            <w:sz w:val="20"/>
            <w:szCs w:val="20"/>
            <w:vertAlign w:val="subscript"/>
          </w:rPr>
          <w:sym w:font="Wingdings" w:char="F0E0"/>
        </w:r>
        <w:r w:rsidR="00AA584D" w:rsidRPr="00A13A4A">
          <w:rPr>
            <w:rFonts w:ascii="Palatino Linotype" w:hAnsi="Palatino Linotype"/>
            <w:sz w:val="20"/>
            <w:szCs w:val="20"/>
            <w:vertAlign w:val="subscript"/>
          </w:rPr>
          <w:t>V</w:t>
        </w:r>
        <w:r w:rsidR="00AA584D">
          <w:rPr>
            <w:rFonts w:ascii="Palatino Linotype" w:hAnsi="Palatino Linotype"/>
            <w:sz w:val="20"/>
            <w:szCs w:val="20"/>
          </w:rPr>
          <w:t xml:space="preserve">  factor is</w:t>
        </w:r>
      </w:ins>
      <w:r w:rsidR="00422766">
        <w:rPr>
          <w:rFonts w:ascii="Palatino Linotype" w:hAnsi="Palatino Linotype"/>
          <w:sz w:val="20"/>
          <w:szCs w:val="20"/>
        </w:rPr>
        <w:t xml:space="preserve"> </w:t>
      </w:r>
      <w:del w:id="1106" w:author="Yanfei Zhang" w:date="2022-04-06T10:58:00Z">
        <w:r w:rsidR="00422766" w:rsidDel="008C35AD">
          <w:rPr>
            <w:rFonts w:ascii="Palatino Linotype" w:hAnsi="Palatino Linotype"/>
            <w:sz w:val="20"/>
            <w:szCs w:val="20"/>
          </w:rPr>
          <w:delText xml:space="preserve">lower </w:delText>
        </w:r>
      </w:del>
      <w:ins w:id="1107" w:author="Yanfei Zhang" w:date="2022-04-06T10:58:00Z">
        <w:r w:rsidR="008C35AD">
          <w:rPr>
            <w:rFonts w:ascii="Palatino Linotype" w:hAnsi="Palatino Linotype"/>
            <w:sz w:val="20"/>
            <w:szCs w:val="20"/>
          </w:rPr>
          <w:t>larger</w:t>
        </w:r>
        <w:r w:rsidR="008C35AD">
          <w:rPr>
            <w:rFonts w:ascii="Palatino Linotype" w:hAnsi="Palatino Linotype"/>
            <w:sz w:val="20"/>
            <w:szCs w:val="20"/>
          </w:rPr>
          <w:t xml:space="preserve"> </w:t>
        </w:r>
      </w:ins>
      <w:r w:rsidR="00422766">
        <w:rPr>
          <w:rFonts w:ascii="Palatino Linotype" w:hAnsi="Palatino Linotype"/>
          <w:sz w:val="20"/>
          <w:szCs w:val="20"/>
        </w:rPr>
        <w:t xml:space="preserve">than </w:t>
      </w:r>
      <w:ins w:id="1108" w:author="Yanfei Zhang" w:date="2022-04-06T10:54:00Z">
        <w:r w:rsidR="008C35AD">
          <w:rPr>
            <w:rFonts w:ascii="Palatino Linotype" w:hAnsi="Palatino Linotype"/>
            <w:sz w:val="20"/>
            <w:szCs w:val="20"/>
          </w:rPr>
          <w:t>1/</w:t>
        </w:r>
      </w:ins>
      <w:r w:rsidR="00422766" w:rsidRPr="009A6693">
        <w:rPr>
          <w:rFonts w:ascii="Palatino Linotype" w:hAnsi="Palatino Linotype"/>
          <w:sz w:val="20"/>
          <w:szCs w:val="20"/>
        </w:rPr>
        <w:t>74500</w:t>
      </w:r>
      <w:r w:rsidR="00422766">
        <w:rPr>
          <w:rFonts w:ascii="Palatino Linotype" w:hAnsi="Palatino Linotype"/>
          <w:sz w:val="20"/>
          <w:szCs w:val="20"/>
        </w:rPr>
        <w:t xml:space="preserve">, while both </w:t>
      </w:r>
      <w:r w:rsidR="00AA584D">
        <w:rPr>
          <w:rFonts w:ascii="Palatino Linotype" w:hAnsi="Palatino Linotype"/>
          <w:sz w:val="20"/>
          <w:szCs w:val="20"/>
        </w:rPr>
        <w:t xml:space="preserve">the </w:t>
      </w:r>
      <w:r w:rsidR="00422766">
        <w:rPr>
          <w:rFonts w:ascii="Palatino Linotype" w:hAnsi="Palatino Linotype"/>
          <w:sz w:val="20"/>
          <w:szCs w:val="20"/>
        </w:rPr>
        <w:t xml:space="preserve">GAPDH and PGK pathway and </w:t>
      </w:r>
      <w:r w:rsidR="00E11646">
        <w:rPr>
          <w:rFonts w:ascii="Palatino Linotype" w:hAnsi="Palatino Linotype"/>
          <w:sz w:val="20"/>
          <w:szCs w:val="20"/>
        </w:rPr>
        <w:t xml:space="preserve">the </w:t>
      </w:r>
      <w:r w:rsidR="00422766">
        <w:rPr>
          <w:rFonts w:ascii="Palatino Linotype" w:hAnsi="Palatino Linotype"/>
          <w:sz w:val="20"/>
          <w:szCs w:val="20"/>
        </w:rPr>
        <w:t>non-</w:t>
      </w:r>
      <w:proofErr w:type="spellStart"/>
      <w:r w:rsidR="00422766">
        <w:rPr>
          <w:rFonts w:ascii="Palatino Linotype" w:hAnsi="Palatino Linotype"/>
          <w:sz w:val="20"/>
          <w:szCs w:val="20"/>
        </w:rPr>
        <w:t>phosphorylati</w:t>
      </w:r>
      <w:r w:rsidR="00E11646">
        <w:rPr>
          <w:rFonts w:ascii="Palatino Linotype" w:hAnsi="Palatino Linotype"/>
          <w:sz w:val="20"/>
          <w:szCs w:val="20"/>
        </w:rPr>
        <w:t>ve</w:t>
      </w:r>
      <w:proofErr w:type="spellEnd"/>
      <w:r w:rsidR="00422766">
        <w:rPr>
          <w:rFonts w:ascii="Palatino Linotype" w:hAnsi="Palatino Linotype"/>
          <w:sz w:val="20"/>
          <w:szCs w:val="20"/>
        </w:rPr>
        <w:t xml:space="preserve"> pathway </w:t>
      </w:r>
      <w:r w:rsidR="00E11646">
        <w:rPr>
          <w:rFonts w:ascii="Palatino Linotype" w:hAnsi="Palatino Linotype"/>
          <w:sz w:val="20"/>
          <w:szCs w:val="20"/>
        </w:rPr>
        <w:t xml:space="preserve">should </w:t>
      </w:r>
      <w:r w:rsidR="00422766">
        <w:rPr>
          <w:rFonts w:ascii="Palatino Linotype" w:hAnsi="Palatino Linotype"/>
          <w:sz w:val="20"/>
          <w:szCs w:val="20"/>
        </w:rPr>
        <w:t xml:space="preserve">be used when </w:t>
      </w:r>
      <w:r w:rsidR="00E11646">
        <w:rPr>
          <w:rFonts w:ascii="Palatino Linotype" w:hAnsi="Palatino Linotype"/>
          <w:sz w:val="20"/>
          <w:szCs w:val="20"/>
        </w:rPr>
        <w:t xml:space="preserve">the </w:t>
      </w:r>
      <w:r w:rsidR="00E11646">
        <w:rPr>
          <w:rFonts w:ascii="Palatino Linotype" w:hAnsi="Palatino Linotype"/>
          <w:sz w:val="20"/>
          <w:szCs w:val="20"/>
        </w:rPr>
        <w:sym w:font="Symbol" w:char="F061"/>
      </w:r>
      <w:r w:rsidR="00E11646" w:rsidRPr="00A13A4A">
        <w:rPr>
          <w:rFonts w:ascii="Palatino Linotype" w:hAnsi="Palatino Linotype"/>
          <w:sz w:val="20"/>
          <w:szCs w:val="20"/>
          <w:vertAlign w:val="subscript"/>
        </w:rPr>
        <w:t>mRNA</w:t>
      </w:r>
      <w:r w:rsidR="00E11646" w:rsidRPr="00A13A4A">
        <w:rPr>
          <w:rFonts w:ascii="Palatino Linotype" w:hAnsi="Palatino Linotype"/>
          <w:sz w:val="20"/>
          <w:szCs w:val="20"/>
          <w:vertAlign w:val="subscript"/>
        </w:rPr>
        <w:sym w:font="Wingdings" w:char="F0E0"/>
      </w:r>
      <w:r w:rsidR="00E11646" w:rsidRPr="00A13A4A">
        <w:rPr>
          <w:rFonts w:ascii="Palatino Linotype" w:hAnsi="Palatino Linotype"/>
          <w:sz w:val="20"/>
          <w:szCs w:val="20"/>
          <w:vertAlign w:val="subscript"/>
        </w:rPr>
        <w:t>V</w:t>
      </w:r>
      <w:r w:rsidR="00E11646">
        <w:rPr>
          <w:rFonts w:ascii="Palatino Linotype" w:hAnsi="Palatino Linotype"/>
          <w:sz w:val="20"/>
          <w:szCs w:val="20"/>
        </w:rPr>
        <w:t xml:space="preserve">  factor </w:t>
      </w:r>
      <w:del w:id="1109" w:author="Yanfei Zhang" w:date="2022-04-06T10:58:00Z">
        <w:r w:rsidR="00E11646" w:rsidDel="008C35AD">
          <w:rPr>
            <w:rFonts w:ascii="Palatino Linotype" w:hAnsi="Palatino Linotype"/>
            <w:sz w:val="20"/>
            <w:szCs w:val="20"/>
          </w:rPr>
          <w:delText>exceeds</w:delText>
        </w:r>
        <w:r w:rsidR="00422766" w:rsidDel="008C35AD">
          <w:rPr>
            <w:rFonts w:ascii="Palatino Linotype" w:hAnsi="Palatino Linotype"/>
            <w:sz w:val="20"/>
            <w:szCs w:val="20"/>
          </w:rPr>
          <w:delText xml:space="preserve"> </w:delText>
        </w:r>
      </w:del>
      <w:ins w:id="1110" w:author="Yanfei Zhang" w:date="2022-04-06T10:58:00Z">
        <w:r w:rsidR="008C35AD">
          <w:rPr>
            <w:rFonts w:ascii="Palatino Linotype" w:hAnsi="Palatino Linotype"/>
            <w:sz w:val="20"/>
            <w:szCs w:val="20"/>
          </w:rPr>
          <w:t>smaller than</w:t>
        </w:r>
        <w:r w:rsidR="008C35AD">
          <w:rPr>
            <w:rFonts w:ascii="Palatino Linotype" w:hAnsi="Palatino Linotype"/>
            <w:sz w:val="20"/>
            <w:szCs w:val="20"/>
          </w:rPr>
          <w:t xml:space="preserve"> </w:t>
        </w:r>
        <w:r w:rsidR="008C35AD">
          <w:rPr>
            <w:rFonts w:ascii="Palatino Linotype" w:hAnsi="Palatino Linotype"/>
            <w:sz w:val="20"/>
            <w:szCs w:val="20"/>
          </w:rPr>
          <w:t>1/</w:t>
        </w:r>
        <w:r w:rsidR="008C35AD" w:rsidRPr="00B74FC6">
          <w:rPr>
            <w:rFonts w:ascii="Palatino Linotype" w:hAnsi="Palatino Linotype"/>
            <w:sz w:val="20"/>
            <w:szCs w:val="20"/>
          </w:rPr>
          <w:t>74500</w:t>
        </w:r>
      </w:ins>
      <w:del w:id="1111" w:author="Yanfei Zhang" w:date="2022-04-06T10:58:00Z">
        <w:r w:rsidR="00422766" w:rsidRPr="00F7022D" w:rsidDel="008C35AD">
          <w:rPr>
            <w:rFonts w:ascii="Palatino Linotype" w:hAnsi="Palatino Linotype"/>
            <w:sz w:val="20"/>
            <w:szCs w:val="20"/>
            <w:highlight w:val="yellow"/>
            <w:rPrChange w:id="1112" w:author="Yanfei Zhang" w:date="2022-04-05T14:32:00Z">
              <w:rPr>
                <w:rFonts w:ascii="Palatino Linotype" w:hAnsi="Palatino Linotype"/>
                <w:sz w:val="20"/>
                <w:szCs w:val="20"/>
              </w:rPr>
            </w:rPrChange>
          </w:rPr>
          <w:delText>100</w:delText>
        </w:r>
        <w:r w:rsidR="00E11646" w:rsidRPr="00F7022D" w:rsidDel="008C35AD">
          <w:rPr>
            <w:rFonts w:ascii="Palatino Linotype" w:hAnsi="Palatino Linotype"/>
            <w:sz w:val="20"/>
            <w:szCs w:val="20"/>
            <w:highlight w:val="yellow"/>
            <w:rPrChange w:id="1113" w:author="Yanfei Zhang" w:date="2022-04-05T14:32:00Z">
              <w:rPr>
                <w:rFonts w:ascii="Palatino Linotype" w:hAnsi="Palatino Linotype"/>
                <w:sz w:val="20"/>
                <w:szCs w:val="20"/>
              </w:rPr>
            </w:rPrChange>
          </w:rPr>
          <w:delText xml:space="preserve"> </w:delText>
        </w:r>
        <w:r w:rsidR="00422766" w:rsidRPr="00F7022D" w:rsidDel="008C35AD">
          <w:rPr>
            <w:rFonts w:ascii="Palatino Linotype" w:hAnsi="Palatino Linotype"/>
            <w:sz w:val="20"/>
            <w:szCs w:val="20"/>
            <w:highlight w:val="yellow"/>
            <w:rPrChange w:id="1114" w:author="Yanfei Zhang" w:date="2022-04-05T14:32:00Z">
              <w:rPr>
                <w:rFonts w:ascii="Palatino Linotype" w:hAnsi="Palatino Linotype"/>
                <w:sz w:val="20"/>
                <w:szCs w:val="20"/>
              </w:rPr>
            </w:rPrChange>
          </w:rPr>
          <w:delText>,000</w:delText>
        </w:r>
      </w:del>
      <w:r w:rsidR="00422766">
        <w:rPr>
          <w:rFonts w:ascii="Palatino Linotype" w:hAnsi="Palatino Linotype"/>
          <w:sz w:val="20"/>
          <w:szCs w:val="20"/>
        </w:rPr>
        <w:t xml:space="preserve">. </w:t>
      </w:r>
      <w:r w:rsidR="00EB67A9">
        <w:rPr>
          <w:rFonts w:ascii="Palatino Linotype" w:hAnsi="Palatino Linotype"/>
          <w:sz w:val="20"/>
          <w:szCs w:val="20"/>
        </w:rPr>
        <w:t xml:space="preserve">At </w:t>
      </w:r>
      <w:r w:rsidR="00E11646">
        <w:rPr>
          <w:rFonts w:ascii="Palatino Linotype" w:hAnsi="Palatino Linotype"/>
          <w:sz w:val="20"/>
          <w:szCs w:val="20"/>
        </w:rPr>
        <w:t xml:space="preserve">the </w:t>
      </w:r>
      <w:r w:rsidR="00EB67A9">
        <w:rPr>
          <w:rFonts w:ascii="Palatino Linotype" w:hAnsi="Palatino Linotype"/>
          <w:sz w:val="20"/>
          <w:szCs w:val="20"/>
        </w:rPr>
        <w:t>higher temperature there is no metabolic rewiring</w:t>
      </w:r>
      <w:r w:rsidR="00E11646">
        <w:rPr>
          <w:rFonts w:ascii="Palatino Linotype" w:hAnsi="Palatino Linotype"/>
          <w:sz w:val="20"/>
          <w:szCs w:val="20"/>
        </w:rPr>
        <w:t>,</w:t>
      </w:r>
      <w:r w:rsidR="00EB67A9">
        <w:rPr>
          <w:rFonts w:ascii="Palatino Linotype" w:hAnsi="Palatino Linotype"/>
          <w:sz w:val="20"/>
          <w:szCs w:val="20"/>
        </w:rPr>
        <w:t xml:space="preserve"> even </w:t>
      </w:r>
      <w:r w:rsidR="00E11646">
        <w:rPr>
          <w:rFonts w:ascii="Palatino Linotype" w:hAnsi="Palatino Linotype"/>
          <w:sz w:val="20"/>
          <w:szCs w:val="20"/>
        </w:rPr>
        <w:t xml:space="preserve">if a </w:t>
      </w:r>
      <w:r w:rsidR="00EB67A9">
        <w:rPr>
          <w:rFonts w:ascii="Palatino Linotype" w:hAnsi="Palatino Linotype"/>
          <w:sz w:val="20"/>
          <w:szCs w:val="20"/>
        </w:rPr>
        <w:t xml:space="preserve">different </w:t>
      </w:r>
      <w:r w:rsidR="00E11646">
        <w:rPr>
          <w:rFonts w:ascii="Palatino Linotype" w:hAnsi="Palatino Linotype"/>
          <w:sz w:val="20"/>
          <w:szCs w:val="20"/>
        </w:rPr>
        <w:sym w:font="Symbol" w:char="F061"/>
      </w:r>
      <w:r w:rsidR="00E11646" w:rsidRPr="00A13A4A">
        <w:rPr>
          <w:rFonts w:ascii="Palatino Linotype" w:hAnsi="Palatino Linotype"/>
          <w:sz w:val="20"/>
          <w:szCs w:val="20"/>
          <w:vertAlign w:val="subscript"/>
        </w:rPr>
        <w:t>mRNA</w:t>
      </w:r>
      <w:r w:rsidR="00E11646" w:rsidRPr="00A13A4A">
        <w:rPr>
          <w:rFonts w:ascii="Palatino Linotype" w:hAnsi="Palatino Linotype"/>
          <w:sz w:val="20"/>
          <w:szCs w:val="20"/>
          <w:vertAlign w:val="subscript"/>
        </w:rPr>
        <w:sym w:font="Wingdings" w:char="F0E0"/>
      </w:r>
      <w:r w:rsidR="00E11646" w:rsidRPr="00A13A4A">
        <w:rPr>
          <w:rFonts w:ascii="Palatino Linotype" w:hAnsi="Palatino Linotype"/>
          <w:sz w:val="20"/>
          <w:szCs w:val="20"/>
          <w:vertAlign w:val="subscript"/>
        </w:rPr>
        <w:t>V</w:t>
      </w:r>
      <w:r w:rsidR="00E11646">
        <w:rPr>
          <w:rFonts w:ascii="Palatino Linotype" w:hAnsi="Palatino Linotype"/>
          <w:sz w:val="20"/>
          <w:szCs w:val="20"/>
        </w:rPr>
        <w:t xml:space="preserve">  factor is</w:t>
      </w:r>
      <w:r w:rsidR="00EB67A9">
        <w:rPr>
          <w:rFonts w:ascii="Palatino Linotype" w:hAnsi="Palatino Linotype"/>
          <w:sz w:val="20"/>
          <w:szCs w:val="20"/>
        </w:rPr>
        <w:t xml:space="preserve"> used. </w:t>
      </w:r>
      <w:r w:rsidRPr="00780FC3">
        <w:rPr>
          <w:rFonts w:ascii="Palatino Linotype" w:hAnsi="Palatino Linotype"/>
          <w:sz w:val="20"/>
          <w:szCs w:val="20"/>
        </w:rPr>
        <w:t xml:space="preserve">All these </w:t>
      </w:r>
      <w:r w:rsidRPr="00780FC3">
        <w:rPr>
          <w:rFonts w:ascii="Palatino Linotype" w:hAnsi="Palatino Linotype"/>
          <w:sz w:val="20"/>
          <w:szCs w:val="20"/>
        </w:rPr>
        <w:lastRenderedPageBreak/>
        <w:t xml:space="preserve">results are shown </w:t>
      </w:r>
      <w:r w:rsidR="00780FC3" w:rsidRPr="00780FC3">
        <w:rPr>
          <w:rFonts w:ascii="Palatino Linotype" w:eastAsia="Palatino Linotype" w:hAnsi="Palatino Linotype" w:cs="Palatino Linotype"/>
          <w:sz w:val="20"/>
          <w:szCs w:val="20"/>
        </w:rPr>
        <w:t xml:space="preserve">in the Github repository in the file name </w:t>
      </w:r>
      <w:r w:rsidR="00780FC3" w:rsidRPr="00780FC3">
        <w:rPr>
          <w:rFonts w:ascii="Palatino Linotype" w:hAnsi="Palatino Linotype"/>
          <w:sz w:val="20"/>
          <w:szCs w:val="20"/>
        </w:rPr>
        <w:t>“</w:t>
      </w:r>
      <w:r w:rsidR="00780FC3" w:rsidRPr="00780FC3">
        <w:rPr>
          <w:rFonts w:ascii="Palatino Linotype" w:eastAsia="Palatino Linotype" w:hAnsi="Palatino Linotype" w:cs="Palatino Linotype"/>
          <w:sz w:val="20"/>
          <w:szCs w:val="20"/>
        </w:rPr>
        <w:t>Mapping RAS to the bounds of the reactions”</w:t>
      </w:r>
      <w:r w:rsidR="00E11646">
        <w:rPr>
          <w:rFonts w:ascii="Palatino Linotype" w:eastAsia="Palatino Linotype" w:hAnsi="Palatino Linotype" w:cs="Palatino Linotype"/>
          <w:sz w:val="20"/>
          <w:szCs w:val="20"/>
        </w:rPr>
        <w:t xml:space="preserve"> </w:t>
      </w:r>
      <w:r w:rsidR="00780FC3" w:rsidRPr="00780FC3">
        <w:rPr>
          <w:rFonts w:ascii="Palatino Linotype" w:eastAsia="Palatino Linotype" w:hAnsi="Palatino Linotype" w:cs="Palatino Linotype"/>
          <w:sz w:val="20"/>
          <w:szCs w:val="20"/>
        </w:rPr>
        <w:t>under the folder name “</w:t>
      </w:r>
      <w:r w:rsidR="003C0BF9">
        <w:rPr>
          <w:rFonts w:ascii="Palatino Linotype" w:eastAsia="Palatino Linotype" w:hAnsi="Palatino Linotype" w:cs="Palatino Linotype"/>
          <w:sz w:val="20"/>
          <w:szCs w:val="20"/>
        </w:rPr>
        <w:t>Codes</w:t>
      </w:r>
      <w:r w:rsidR="00780FC3" w:rsidRPr="00780FC3">
        <w:rPr>
          <w:rFonts w:ascii="Palatino Linotype" w:eastAsia="Palatino Linotype" w:hAnsi="Palatino Linotype" w:cs="Palatino Linotype"/>
          <w:sz w:val="20"/>
          <w:szCs w:val="20"/>
        </w:rPr>
        <w:t>”</w:t>
      </w:r>
      <w:r w:rsidRPr="00780FC3">
        <w:rPr>
          <w:rFonts w:ascii="Palatino Linotype" w:hAnsi="Palatino Linotype"/>
          <w:sz w:val="20"/>
          <w:szCs w:val="20"/>
        </w:rPr>
        <w:t>.</w:t>
      </w:r>
      <w:r w:rsidR="00780FC3" w:rsidRPr="00780FC3">
        <w:rPr>
          <w:rFonts w:ascii="Palatino Linotype" w:eastAsia="Palatino Linotype" w:hAnsi="Palatino Linotype" w:cs="Palatino Linotype"/>
          <w:sz w:val="20"/>
          <w:szCs w:val="20"/>
        </w:rPr>
        <w:t xml:space="preserve"> </w:t>
      </w:r>
    </w:p>
    <w:p w14:paraId="20799029" w14:textId="04FF784C" w:rsidR="00D27B9C" w:rsidRPr="00940966" w:rsidRDefault="008D3245" w:rsidP="00392847">
      <w:pPr>
        <w:spacing w:before="240" w:after="120" w:line="240" w:lineRule="auto"/>
        <w:rPr>
          <w:rFonts w:ascii="Palatino Linotype" w:hAnsi="Palatino Linotype"/>
          <w:i/>
          <w:sz w:val="20"/>
          <w:szCs w:val="20"/>
        </w:rPr>
      </w:pPr>
      <w:r>
        <w:rPr>
          <w:rFonts w:ascii="Palatino Linotype" w:hAnsi="Palatino Linotype"/>
          <w:i/>
          <w:sz w:val="20"/>
          <w:szCs w:val="20"/>
        </w:rPr>
        <w:t>3.</w:t>
      </w:r>
      <w:del w:id="1115" w:author="Yanfei Zhang" w:date="2022-03-28T20:42:00Z">
        <w:r w:rsidDel="00D17457">
          <w:rPr>
            <w:rFonts w:ascii="Palatino Linotype" w:hAnsi="Palatino Linotype"/>
            <w:i/>
            <w:sz w:val="20"/>
            <w:szCs w:val="20"/>
          </w:rPr>
          <w:delText>11</w:delText>
        </w:r>
      </w:del>
      <w:ins w:id="1116" w:author="Yanfei Zhang" w:date="2022-03-28T20:42:00Z">
        <w:r w:rsidR="00D17457">
          <w:rPr>
            <w:rFonts w:ascii="Palatino Linotype" w:hAnsi="Palatino Linotype"/>
            <w:i/>
            <w:sz w:val="20"/>
            <w:szCs w:val="20"/>
          </w:rPr>
          <w:t>5</w:t>
        </w:r>
      </w:ins>
      <w:r w:rsidR="00D27B9C" w:rsidRPr="00940966">
        <w:rPr>
          <w:rFonts w:ascii="Palatino Linotype" w:hAnsi="Palatino Linotype"/>
          <w:i/>
          <w:sz w:val="20"/>
          <w:szCs w:val="20"/>
        </w:rPr>
        <w:t>.</w:t>
      </w:r>
      <w:r w:rsidR="00D27B9C">
        <w:rPr>
          <w:rFonts w:ascii="Palatino Linotype" w:hAnsi="Palatino Linotype"/>
          <w:i/>
          <w:sz w:val="20"/>
          <w:szCs w:val="20"/>
        </w:rPr>
        <w:t>2</w:t>
      </w:r>
      <w:r w:rsidR="00D27B9C" w:rsidRPr="00940966">
        <w:rPr>
          <w:rFonts w:ascii="Palatino Linotype" w:hAnsi="Palatino Linotype"/>
          <w:i/>
          <w:sz w:val="20"/>
          <w:szCs w:val="20"/>
        </w:rPr>
        <w:t xml:space="preserve"> </w:t>
      </w:r>
      <w:r w:rsidR="00672322">
        <w:rPr>
          <w:rFonts w:ascii="Palatino Linotype" w:hAnsi="Palatino Linotype"/>
          <w:i/>
          <w:sz w:val="20"/>
          <w:szCs w:val="20"/>
        </w:rPr>
        <w:t xml:space="preserve">Gear shifting </w:t>
      </w:r>
      <w:r w:rsidR="00396DBA">
        <w:rPr>
          <w:rFonts w:ascii="Palatino Linotype" w:hAnsi="Palatino Linotype"/>
          <w:i/>
          <w:sz w:val="20"/>
          <w:szCs w:val="20"/>
        </w:rPr>
        <w:t>as inferred from</w:t>
      </w:r>
      <w:r w:rsidR="00D27B9C">
        <w:rPr>
          <w:rFonts w:ascii="Palatino Linotype" w:hAnsi="Palatino Linotype"/>
          <w:i/>
          <w:sz w:val="20"/>
          <w:szCs w:val="20"/>
        </w:rPr>
        <w:t xml:space="preserve"> </w:t>
      </w:r>
      <w:r>
        <w:rPr>
          <w:rFonts w:ascii="Palatino Linotype" w:hAnsi="Palatino Linotype"/>
          <w:i/>
          <w:sz w:val="20"/>
          <w:szCs w:val="20"/>
        </w:rPr>
        <w:t xml:space="preserve">altered </w:t>
      </w:r>
      <w:r w:rsidR="00396DBA">
        <w:rPr>
          <w:rFonts w:ascii="Palatino Linotype" w:hAnsi="Palatino Linotype"/>
          <w:i/>
          <w:sz w:val="20"/>
          <w:szCs w:val="20"/>
        </w:rPr>
        <w:t>V</w:t>
      </w:r>
      <w:r w:rsidR="00396DBA" w:rsidRPr="00DE0C4A">
        <w:rPr>
          <w:rFonts w:ascii="Palatino Linotype" w:hAnsi="Palatino Linotype"/>
          <w:i/>
          <w:sz w:val="20"/>
          <w:szCs w:val="20"/>
          <w:vertAlign w:val="subscript"/>
        </w:rPr>
        <w:t>max</w:t>
      </w:r>
      <w:r w:rsidR="00396DBA">
        <w:rPr>
          <w:rFonts w:ascii="Palatino Linotype" w:hAnsi="Palatino Linotype"/>
          <w:i/>
          <w:sz w:val="20"/>
          <w:szCs w:val="20"/>
        </w:rPr>
        <w:t>’s</w:t>
      </w:r>
    </w:p>
    <w:p w14:paraId="729C430B" w14:textId="0701316C" w:rsidR="003D55AB" w:rsidRDefault="003D55AB" w:rsidP="00746CE5">
      <w:pPr>
        <w:spacing w:line="240" w:lineRule="auto"/>
        <w:rPr>
          <w:rFonts w:ascii="Palatino Linotype" w:hAnsi="Palatino Linotype"/>
          <w:sz w:val="20"/>
          <w:szCs w:val="20"/>
          <w:lang w:eastAsia="zh-CN"/>
        </w:rPr>
      </w:pPr>
      <w:r>
        <w:rPr>
          <w:rFonts w:ascii="Palatino Linotype" w:hAnsi="Palatino Linotype"/>
          <w:sz w:val="20"/>
          <w:szCs w:val="20"/>
          <w:lang w:eastAsia="zh-CN"/>
        </w:rPr>
        <w:t xml:space="preserve">In the above simulations, we </w:t>
      </w:r>
      <w:r w:rsidR="00672C60">
        <w:rPr>
          <w:rFonts w:ascii="Palatino Linotype" w:hAnsi="Palatino Linotype"/>
          <w:sz w:val="20"/>
          <w:szCs w:val="20"/>
          <w:lang w:eastAsia="zh-CN"/>
        </w:rPr>
        <w:t xml:space="preserve">examined how the cells may have managed their FBA capabilities by adjusting the </w:t>
      </w:r>
      <w:r>
        <w:rPr>
          <w:rFonts w:ascii="Palatino Linotype" w:hAnsi="Palatino Linotype"/>
          <w:sz w:val="20"/>
          <w:szCs w:val="20"/>
          <w:lang w:eastAsia="zh-CN"/>
        </w:rPr>
        <w:t>mRNA level</w:t>
      </w:r>
      <w:r w:rsidR="00672C60">
        <w:rPr>
          <w:rFonts w:ascii="Palatino Linotype" w:hAnsi="Palatino Linotype"/>
          <w:sz w:val="20"/>
          <w:szCs w:val="20"/>
          <w:lang w:eastAsia="zh-CN"/>
        </w:rPr>
        <w:t>s.  It is always uncertain whether such adjustments perspire to the protein and V</w:t>
      </w:r>
      <w:r w:rsidR="00672C60" w:rsidRPr="00792735">
        <w:rPr>
          <w:rFonts w:ascii="Palatino Linotype" w:hAnsi="Palatino Linotype"/>
          <w:sz w:val="20"/>
          <w:szCs w:val="20"/>
          <w:vertAlign w:val="subscript"/>
          <w:lang w:eastAsia="zh-CN"/>
        </w:rPr>
        <w:t>max</w:t>
      </w:r>
      <w:r w:rsidR="00BD7C71">
        <w:rPr>
          <w:rFonts w:ascii="Palatino Linotype" w:hAnsi="Palatino Linotype"/>
          <w:sz w:val="20"/>
          <w:szCs w:val="20"/>
          <w:lang w:eastAsia="zh-CN"/>
        </w:rPr>
        <w:t xml:space="preserve"> level.</w:t>
      </w:r>
      <w:r>
        <w:rPr>
          <w:rFonts w:ascii="Palatino Linotype" w:hAnsi="Palatino Linotype"/>
          <w:sz w:val="20"/>
          <w:szCs w:val="20"/>
          <w:lang w:eastAsia="zh-CN"/>
        </w:rPr>
        <w:t xml:space="preserve"> </w:t>
      </w:r>
      <w:r w:rsidR="00355CB8">
        <w:rPr>
          <w:rFonts w:ascii="Palatino Linotype" w:hAnsi="Palatino Linotype"/>
          <w:sz w:val="20"/>
          <w:szCs w:val="20"/>
          <w:lang w:eastAsia="zh-CN"/>
        </w:rPr>
        <w:t>Accurate proteomic</w:t>
      </w:r>
      <w:r w:rsidR="004F4626">
        <w:rPr>
          <w:rFonts w:ascii="Palatino Linotype" w:hAnsi="Palatino Linotype"/>
          <w:sz w:val="20"/>
          <w:szCs w:val="20"/>
          <w:lang w:eastAsia="zh-CN"/>
        </w:rPr>
        <w:t>s</w:t>
      </w:r>
      <w:r w:rsidR="00355CB8">
        <w:rPr>
          <w:rFonts w:ascii="Palatino Linotype" w:hAnsi="Palatino Linotype"/>
          <w:sz w:val="20"/>
          <w:szCs w:val="20"/>
          <w:lang w:eastAsia="zh-CN"/>
        </w:rPr>
        <w:t xml:space="preserve"> </w:t>
      </w:r>
      <w:r w:rsidR="004F4626">
        <w:rPr>
          <w:rFonts w:ascii="Palatino Linotype" w:hAnsi="Palatino Linotype"/>
          <w:sz w:val="20"/>
          <w:szCs w:val="20"/>
          <w:lang w:eastAsia="zh-CN"/>
        </w:rPr>
        <w:t xml:space="preserve">and Vmax </w:t>
      </w:r>
      <w:r w:rsidR="00355CB8">
        <w:rPr>
          <w:rFonts w:ascii="Palatino Linotype" w:hAnsi="Palatino Linotype"/>
          <w:sz w:val="20"/>
          <w:szCs w:val="20"/>
          <w:lang w:eastAsia="zh-CN"/>
        </w:rPr>
        <w:t xml:space="preserve">data are scarce however: </w:t>
      </w:r>
      <w:r w:rsidR="00E11646">
        <w:rPr>
          <w:rFonts w:ascii="Palatino Linotype" w:hAnsi="Palatino Linotype"/>
          <w:sz w:val="20"/>
          <w:szCs w:val="20"/>
          <w:lang w:eastAsia="zh-CN"/>
        </w:rPr>
        <w:t>in view of this</w:t>
      </w:r>
      <w:r>
        <w:rPr>
          <w:rFonts w:ascii="Palatino Linotype" w:hAnsi="Palatino Linotype"/>
          <w:sz w:val="20"/>
          <w:szCs w:val="20"/>
          <w:lang w:eastAsia="zh-CN"/>
        </w:rPr>
        <w:t xml:space="preserve"> lack of information </w:t>
      </w:r>
      <w:r w:rsidR="00D04AA9">
        <w:rPr>
          <w:rFonts w:ascii="Palatino Linotype" w:hAnsi="Palatino Linotype"/>
          <w:sz w:val="20"/>
          <w:szCs w:val="20"/>
          <w:lang w:eastAsia="zh-CN"/>
        </w:rPr>
        <w:t xml:space="preserve">on </w:t>
      </w:r>
      <w:r>
        <w:rPr>
          <w:rFonts w:ascii="Palatino Linotype" w:hAnsi="Palatino Linotype"/>
          <w:sz w:val="20"/>
          <w:szCs w:val="20"/>
          <w:lang w:eastAsia="zh-CN"/>
        </w:rPr>
        <w:t xml:space="preserve">all the </w:t>
      </w:r>
      <w:r w:rsidR="00DA3EE7">
        <w:rPr>
          <w:rFonts w:ascii="Palatino Linotype" w:hAnsi="Palatino Linotype"/>
          <w:sz w:val="20"/>
          <w:szCs w:val="20"/>
          <w:lang w:eastAsia="zh-CN"/>
        </w:rPr>
        <w:t>enzyme activities</w:t>
      </w:r>
      <w:r>
        <w:rPr>
          <w:rFonts w:ascii="Palatino Linotype" w:hAnsi="Palatino Linotype"/>
          <w:sz w:val="20"/>
          <w:szCs w:val="20"/>
          <w:lang w:eastAsia="zh-CN"/>
        </w:rPr>
        <w:t xml:space="preserve">, we </w:t>
      </w:r>
      <w:r w:rsidR="008435C4">
        <w:rPr>
          <w:rFonts w:ascii="Palatino Linotype" w:hAnsi="Palatino Linotype"/>
          <w:sz w:val="20"/>
          <w:szCs w:val="20"/>
          <w:lang w:eastAsia="zh-CN"/>
        </w:rPr>
        <w:t>examined</w:t>
      </w:r>
      <w:r w:rsidR="006C2865">
        <w:rPr>
          <w:rFonts w:ascii="Palatino Linotype" w:hAnsi="Palatino Linotype"/>
          <w:sz w:val="20"/>
          <w:szCs w:val="20"/>
          <w:lang w:eastAsia="zh-CN"/>
        </w:rPr>
        <w:t xml:space="preserve"> a small</w:t>
      </w:r>
      <w:r w:rsidR="00D04AA9">
        <w:rPr>
          <w:rFonts w:ascii="Palatino Linotype" w:hAnsi="Palatino Linotype"/>
          <w:sz w:val="20"/>
          <w:szCs w:val="20"/>
          <w:lang w:eastAsia="zh-CN"/>
        </w:rPr>
        <w:t>e</w:t>
      </w:r>
      <w:r w:rsidR="004F4626">
        <w:rPr>
          <w:rFonts w:ascii="Palatino Linotype" w:hAnsi="Palatino Linotype"/>
          <w:sz w:val="20"/>
          <w:szCs w:val="20"/>
          <w:lang w:eastAsia="zh-CN"/>
        </w:rPr>
        <w:t>r</w:t>
      </w:r>
      <w:r w:rsidR="006C2865">
        <w:rPr>
          <w:rFonts w:ascii="Palatino Linotype" w:hAnsi="Palatino Linotype"/>
          <w:sz w:val="20"/>
          <w:szCs w:val="20"/>
          <w:lang w:eastAsia="zh-CN"/>
        </w:rPr>
        <w:t xml:space="preserve"> pathway (shown </w:t>
      </w:r>
      <w:r w:rsidR="006C2865" w:rsidRPr="0022764D">
        <w:rPr>
          <w:rFonts w:ascii="Palatino Linotype" w:hAnsi="Palatino Linotype"/>
          <w:sz w:val="20"/>
          <w:szCs w:val="20"/>
          <w:lang w:eastAsia="zh-CN"/>
        </w:rPr>
        <w:t xml:space="preserve">in </w:t>
      </w:r>
      <w:del w:id="1117" w:author="Yanfei Zhang" w:date="2022-04-05T14:33:00Z">
        <w:r w:rsidR="0076719B" w:rsidRPr="009A6693" w:rsidDel="00F7022D">
          <w:rPr>
            <w:rFonts w:ascii="Palatino Linotype" w:hAnsi="Palatino Linotype"/>
            <w:sz w:val="20"/>
            <w:szCs w:val="20"/>
            <w:lang w:eastAsia="zh-CN"/>
          </w:rPr>
          <w:delText>Figure</w:delText>
        </w:r>
        <w:r w:rsidR="009019CE" w:rsidRPr="009A6693" w:rsidDel="00F7022D">
          <w:rPr>
            <w:rFonts w:ascii="Palatino Linotype" w:hAnsi="Palatino Linotype"/>
            <w:sz w:val="20"/>
            <w:szCs w:val="20"/>
            <w:lang w:eastAsia="zh-CN"/>
          </w:rPr>
          <w:delText xml:space="preserve"> </w:delText>
        </w:r>
      </w:del>
      <w:ins w:id="1118" w:author="Yanfei Zhang" w:date="2022-04-05T21:56:00Z">
        <w:r w:rsidR="007B75FC">
          <w:rPr>
            <w:rFonts w:ascii="Palatino Linotype" w:hAnsi="Palatino Linotype"/>
            <w:sz w:val="20"/>
            <w:szCs w:val="20"/>
            <w:lang w:eastAsia="zh-CN"/>
          </w:rPr>
          <w:t xml:space="preserve">Figure </w:t>
        </w:r>
      </w:ins>
      <w:del w:id="1119" w:author="Yanfei Zhang" w:date="2022-04-05T14:33:00Z">
        <w:r w:rsidR="009019CE" w:rsidRPr="009A6693" w:rsidDel="00F7022D">
          <w:rPr>
            <w:rFonts w:ascii="Palatino Linotype" w:hAnsi="Palatino Linotype"/>
            <w:sz w:val="20"/>
            <w:szCs w:val="20"/>
            <w:lang w:eastAsia="zh-CN"/>
          </w:rPr>
          <w:delText>S12</w:delText>
        </w:r>
      </w:del>
      <w:ins w:id="1120" w:author="Yanfei Zhang" w:date="2022-04-05T14:33:00Z">
        <w:r w:rsidR="00F7022D" w:rsidRPr="009A6693">
          <w:rPr>
            <w:rFonts w:ascii="Palatino Linotype" w:hAnsi="Palatino Linotype"/>
            <w:sz w:val="20"/>
            <w:szCs w:val="20"/>
            <w:lang w:eastAsia="zh-CN"/>
          </w:rPr>
          <w:t>S</w:t>
        </w:r>
        <w:r w:rsidR="00F7022D">
          <w:rPr>
            <w:rFonts w:ascii="Palatino Linotype" w:hAnsi="Palatino Linotype"/>
            <w:sz w:val="20"/>
            <w:szCs w:val="20"/>
            <w:lang w:eastAsia="zh-CN"/>
          </w:rPr>
          <w:t>7</w:t>
        </w:r>
      </w:ins>
      <w:r>
        <w:rPr>
          <w:rFonts w:ascii="Palatino Linotype" w:hAnsi="Palatino Linotype"/>
          <w:sz w:val="20"/>
          <w:szCs w:val="20"/>
          <w:lang w:eastAsia="zh-CN"/>
        </w:rPr>
        <w:t xml:space="preserve">) between </w:t>
      </w:r>
      <w:r w:rsidR="00D04AA9">
        <w:rPr>
          <w:rFonts w:ascii="Palatino Linotype" w:hAnsi="Palatino Linotype"/>
          <w:sz w:val="20"/>
          <w:szCs w:val="20"/>
          <w:lang w:eastAsia="zh-CN"/>
        </w:rPr>
        <w:t xml:space="preserve">using </w:t>
      </w:r>
      <w:r>
        <w:rPr>
          <w:rFonts w:ascii="Palatino Linotype" w:hAnsi="Palatino Linotype"/>
          <w:sz w:val="20"/>
          <w:szCs w:val="20"/>
          <w:lang w:eastAsia="zh-CN"/>
        </w:rPr>
        <w:t xml:space="preserve">the mRNA </w:t>
      </w:r>
      <w:r w:rsidR="00D04AA9">
        <w:rPr>
          <w:rFonts w:ascii="Palatino Linotype" w:hAnsi="Palatino Linotype"/>
          <w:sz w:val="20"/>
          <w:szCs w:val="20"/>
          <w:lang w:eastAsia="zh-CN"/>
        </w:rPr>
        <w:t xml:space="preserve">or using the </w:t>
      </w:r>
      <w:r>
        <w:rPr>
          <w:rFonts w:ascii="Palatino Linotype" w:hAnsi="Palatino Linotype"/>
          <w:sz w:val="20"/>
          <w:szCs w:val="20"/>
          <w:lang w:eastAsia="zh-CN"/>
        </w:rPr>
        <w:t>V</w:t>
      </w:r>
      <w:r w:rsidRPr="00792735">
        <w:rPr>
          <w:rFonts w:ascii="Palatino Linotype" w:hAnsi="Palatino Linotype"/>
          <w:sz w:val="20"/>
          <w:szCs w:val="20"/>
          <w:vertAlign w:val="subscript"/>
          <w:lang w:eastAsia="zh-CN"/>
        </w:rPr>
        <w:t>max</w:t>
      </w:r>
      <w:r>
        <w:rPr>
          <w:rFonts w:ascii="Palatino Linotype" w:hAnsi="Palatino Linotype"/>
          <w:sz w:val="20"/>
          <w:szCs w:val="20"/>
          <w:lang w:eastAsia="zh-CN"/>
        </w:rPr>
        <w:t xml:space="preserve"> of the enzymes </w:t>
      </w:r>
      <w:r w:rsidR="00D04AA9">
        <w:rPr>
          <w:rFonts w:ascii="Palatino Linotype" w:hAnsi="Palatino Linotype"/>
          <w:sz w:val="20"/>
          <w:szCs w:val="20"/>
          <w:lang w:eastAsia="zh-CN"/>
        </w:rPr>
        <w:t xml:space="preserve">as determined in </w:t>
      </w:r>
      <w:r>
        <w:rPr>
          <w:rFonts w:ascii="Palatino Linotype" w:hAnsi="Palatino Linotype"/>
          <w:sz w:val="20"/>
          <w:szCs w:val="20"/>
          <w:lang w:eastAsia="zh-CN"/>
        </w:rPr>
        <w:t xml:space="preserve">the cell crude extract </w:t>
      </w:r>
      <w:r w:rsidR="00D04AA9">
        <w:rPr>
          <w:rFonts w:ascii="Palatino Linotype" w:hAnsi="Palatino Linotype"/>
          <w:sz w:val="20"/>
          <w:szCs w:val="20"/>
          <w:lang w:eastAsia="zh-CN"/>
        </w:rPr>
        <w:t xml:space="preserve">for setting </w:t>
      </w:r>
      <w:r>
        <w:rPr>
          <w:rFonts w:ascii="Palatino Linotype" w:hAnsi="Palatino Linotype"/>
          <w:sz w:val="20"/>
          <w:szCs w:val="20"/>
          <w:lang w:eastAsia="zh-CN"/>
        </w:rPr>
        <w:t>the bounds of the reactions</w:t>
      </w:r>
      <w:r w:rsidR="00D04AA9">
        <w:rPr>
          <w:rFonts w:ascii="Palatino Linotype" w:hAnsi="Palatino Linotype"/>
          <w:sz w:val="20"/>
          <w:szCs w:val="20"/>
          <w:lang w:eastAsia="zh-CN"/>
        </w:rPr>
        <w:t xml:space="preserve"> in FBA</w:t>
      </w:r>
      <w:r>
        <w:rPr>
          <w:rFonts w:ascii="Palatino Linotype" w:hAnsi="Palatino Linotype"/>
          <w:sz w:val="20"/>
          <w:szCs w:val="20"/>
          <w:lang w:eastAsia="zh-CN"/>
        </w:rPr>
        <w:t xml:space="preserve">. </w:t>
      </w:r>
    </w:p>
    <w:p w14:paraId="6FC4E824" w14:textId="3F021ACC" w:rsidR="007270AE" w:rsidRDefault="00700E72" w:rsidP="00746CE5">
      <w:pPr>
        <w:spacing w:line="240" w:lineRule="auto"/>
        <w:rPr>
          <w:rFonts w:ascii="Palatino Linotype" w:hAnsi="Palatino Linotype"/>
          <w:sz w:val="20"/>
          <w:szCs w:val="20"/>
          <w:lang w:eastAsia="zh-CN"/>
        </w:rPr>
      </w:pPr>
      <w:r>
        <w:rPr>
          <w:rFonts w:ascii="Palatino Linotype" w:hAnsi="Palatino Linotype"/>
          <w:sz w:val="20"/>
          <w:szCs w:val="20"/>
          <w:lang w:eastAsia="zh-CN"/>
        </w:rPr>
        <w:t xml:space="preserve">      </w:t>
      </w:r>
      <w:r w:rsidR="00DB09D0">
        <w:rPr>
          <w:rFonts w:ascii="Palatino Linotype" w:hAnsi="Palatino Linotype"/>
          <w:sz w:val="20"/>
          <w:szCs w:val="20"/>
          <w:lang w:eastAsia="zh-CN"/>
        </w:rPr>
        <w:t xml:space="preserve">  </w:t>
      </w:r>
      <w:r w:rsidR="003D55AB">
        <w:rPr>
          <w:rFonts w:ascii="Palatino Linotype" w:hAnsi="Palatino Linotype"/>
          <w:sz w:val="20"/>
          <w:szCs w:val="20"/>
          <w:lang w:eastAsia="zh-CN"/>
        </w:rPr>
        <w:t xml:space="preserve">We </w:t>
      </w:r>
      <w:r w:rsidR="00F745F1">
        <w:rPr>
          <w:rFonts w:ascii="Palatino Linotype" w:hAnsi="Palatino Linotype"/>
          <w:sz w:val="20"/>
          <w:szCs w:val="20"/>
          <w:lang w:eastAsia="zh-CN"/>
        </w:rPr>
        <w:t>us</w:t>
      </w:r>
      <w:r w:rsidR="004F4626">
        <w:rPr>
          <w:rFonts w:ascii="Palatino Linotype" w:hAnsi="Palatino Linotype"/>
          <w:sz w:val="20"/>
          <w:szCs w:val="20"/>
          <w:lang w:eastAsia="zh-CN"/>
        </w:rPr>
        <w:t xml:space="preserve">ed </w:t>
      </w:r>
      <w:r w:rsidR="003D55AB">
        <w:rPr>
          <w:rFonts w:ascii="Palatino Linotype" w:hAnsi="Palatino Linotype"/>
          <w:sz w:val="20"/>
          <w:szCs w:val="20"/>
          <w:lang w:eastAsia="zh-CN"/>
        </w:rPr>
        <w:t xml:space="preserve">enzyme activities </w:t>
      </w:r>
      <w:r w:rsidR="004F4626">
        <w:rPr>
          <w:rFonts w:ascii="Palatino Linotype" w:hAnsi="Palatino Linotype"/>
          <w:sz w:val="20"/>
          <w:szCs w:val="20"/>
          <w:lang w:eastAsia="zh-CN"/>
        </w:rPr>
        <w:t xml:space="preserve">determined experimentally in crude extracts </w:t>
      </w:r>
      <w:r w:rsidR="003D55AB">
        <w:rPr>
          <w:rFonts w:ascii="Palatino Linotype" w:hAnsi="Palatino Linotype"/>
          <w:sz w:val="20"/>
          <w:szCs w:val="20"/>
          <w:lang w:eastAsia="zh-CN"/>
        </w:rPr>
        <w:t>for some of the enzymes (</w:t>
      </w:r>
      <w:r w:rsidR="0080539B">
        <w:rPr>
          <w:rFonts w:ascii="Palatino Linotype" w:hAnsi="Palatino Linotype"/>
          <w:sz w:val="20"/>
          <w:szCs w:val="20"/>
          <w:lang w:eastAsia="zh-CN"/>
        </w:rPr>
        <w:t xml:space="preserve">Table </w:t>
      </w:r>
      <w:del w:id="1121" w:author="Yanfei Zhang" w:date="2022-03-28T20:43:00Z">
        <w:r w:rsidR="0080539B" w:rsidDel="00D17457">
          <w:rPr>
            <w:rFonts w:ascii="Palatino Linotype" w:hAnsi="Palatino Linotype"/>
            <w:sz w:val="20"/>
            <w:szCs w:val="20"/>
            <w:lang w:eastAsia="zh-CN"/>
          </w:rPr>
          <w:delText>6</w:delText>
        </w:r>
      </w:del>
      <w:ins w:id="1122" w:author="Yanfei Zhang" w:date="2022-03-28T20:43:00Z">
        <w:r w:rsidR="00D17457">
          <w:rPr>
            <w:rFonts w:ascii="Palatino Linotype" w:hAnsi="Palatino Linotype"/>
            <w:sz w:val="20"/>
            <w:szCs w:val="20"/>
            <w:lang w:eastAsia="zh-CN"/>
          </w:rPr>
          <w:t>5</w:t>
        </w:r>
      </w:ins>
      <w:r w:rsidR="003D55AB">
        <w:rPr>
          <w:rFonts w:ascii="Palatino Linotype" w:hAnsi="Palatino Linotype"/>
          <w:sz w:val="20"/>
          <w:szCs w:val="20"/>
          <w:lang w:eastAsia="zh-CN"/>
        </w:rPr>
        <w:t xml:space="preserve">) as the </w:t>
      </w:r>
      <w:r w:rsidR="00F745F1">
        <w:rPr>
          <w:rFonts w:ascii="Palatino Linotype" w:hAnsi="Palatino Linotype"/>
          <w:sz w:val="20"/>
          <w:szCs w:val="20"/>
          <w:lang w:eastAsia="zh-CN"/>
        </w:rPr>
        <w:t xml:space="preserve">upper </w:t>
      </w:r>
      <w:r w:rsidR="003D55AB">
        <w:rPr>
          <w:rFonts w:ascii="Palatino Linotype" w:hAnsi="Palatino Linotype"/>
          <w:sz w:val="20"/>
          <w:szCs w:val="20"/>
          <w:lang w:eastAsia="zh-CN"/>
        </w:rPr>
        <w:t>bounds for the</w:t>
      </w:r>
      <w:r w:rsidR="00F745F1">
        <w:rPr>
          <w:rFonts w:ascii="Palatino Linotype" w:hAnsi="Palatino Linotype"/>
          <w:sz w:val="20"/>
          <w:szCs w:val="20"/>
          <w:lang w:eastAsia="zh-CN"/>
        </w:rPr>
        <w:t xml:space="preserve"> corresponding</w:t>
      </w:r>
      <w:r w:rsidR="003D55AB">
        <w:rPr>
          <w:rFonts w:ascii="Palatino Linotype" w:hAnsi="Palatino Linotype"/>
          <w:sz w:val="20"/>
          <w:szCs w:val="20"/>
          <w:lang w:eastAsia="zh-CN"/>
        </w:rPr>
        <w:t xml:space="preserve"> reactions. </w:t>
      </w:r>
      <w:r w:rsidR="00E11646">
        <w:rPr>
          <w:rFonts w:ascii="Palatino Linotype" w:hAnsi="Palatino Linotype"/>
          <w:sz w:val="20"/>
          <w:szCs w:val="20"/>
          <w:lang w:eastAsia="zh-CN"/>
        </w:rPr>
        <w:t>We had no data on the V</w:t>
      </w:r>
      <w:r w:rsidR="00E11646" w:rsidRPr="00D17457">
        <w:rPr>
          <w:rFonts w:ascii="Palatino Linotype" w:hAnsi="Palatino Linotype"/>
          <w:sz w:val="20"/>
          <w:szCs w:val="20"/>
          <w:vertAlign w:val="subscript"/>
          <w:lang w:eastAsia="zh-CN"/>
        </w:rPr>
        <w:t>max</w:t>
      </w:r>
      <w:r w:rsidR="004137E1">
        <w:rPr>
          <w:rFonts w:ascii="Palatino Linotype" w:hAnsi="Palatino Linotype"/>
          <w:sz w:val="20"/>
          <w:szCs w:val="20"/>
          <w:lang w:eastAsia="zh-CN"/>
        </w:rPr>
        <w:t xml:space="preserve"> of the glucose transporter however, as this cannot be determined in the cell free extract.  </w:t>
      </w:r>
      <w:r w:rsidR="0080539B">
        <w:rPr>
          <w:rFonts w:ascii="Palatino Linotype" w:hAnsi="Palatino Linotype"/>
          <w:sz w:val="20"/>
          <w:szCs w:val="20"/>
          <w:lang w:eastAsia="zh-CN"/>
        </w:rPr>
        <w:t xml:space="preserve">As the upper bound of </w:t>
      </w:r>
      <w:r w:rsidR="00F745F1">
        <w:rPr>
          <w:rFonts w:ascii="Palatino Linotype" w:hAnsi="Palatino Linotype"/>
          <w:sz w:val="20"/>
          <w:szCs w:val="20"/>
          <w:lang w:eastAsia="zh-CN"/>
        </w:rPr>
        <w:t xml:space="preserve">the </w:t>
      </w:r>
      <w:r w:rsidR="0080539B">
        <w:rPr>
          <w:rFonts w:ascii="Palatino Linotype" w:hAnsi="Palatino Linotype"/>
          <w:sz w:val="20"/>
          <w:szCs w:val="20"/>
          <w:lang w:eastAsia="zh-CN"/>
        </w:rPr>
        <w:t xml:space="preserve">glucose import </w:t>
      </w:r>
      <w:r w:rsidR="0080539B" w:rsidRPr="0080539B">
        <w:rPr>
          <w:rFonts w:ascii="Palatino Linotype" w:hAnsi="Palatino Linotype"/>
          <w:sz w:val="20"/>
          <w:szCs w:val="20"/>
          <w:lang w:eastAsia="zh-CN"/>
        </w:rPr>
        <w:t>reaction was fixed at 1</w:t>
      </w:r>
      <w:r w:rsidR="0080539B" w:rsidRPr="0080539B">
        <w:rPr>
          <w:rFonts w:ascii="Palatino Linotype" w:eastAsia="Palatino Linotype" w:hAnsi="Palatino Linotype"/>
          <w:sz w:val="20"/>
          <w:szCs w:val="20"/>
        </w:rPr>
        <w:t xml:space="preserve"> mmol gDW</w:t>
      </w:r>
      <w:r w:rsidR="0080539B" w:rsidRPr="0080539B">
        <w:rPr>
          <w:rFonts w:ascii="Palatino Linotype" w:eastAsia="Palatino Linotype" w:hAnsi="Palatino Linotype"/>
          <w:sz w:val="20"/>
          <w:szCs w:val="20"/>
          <w:vertAlign w:val="superscript"/>
        </w:rPr>
        <w:t>-1</w:t>
      </w:r>
      <w:r w:rsidR="0080539B" w:rsidRPr="0080539B">
        <w:rPr>
          <w:rFonts w:ascii="Palatino Linotype" w:eastAsia="Palatino Linotype" w:hAnsi="Palatino Linotype"/>
          <w:sz w:val="20"/>
          <w:szCs w:val="20"/>
        </w:rPr>
        <w:t xml:space="preserve"> h</w:t>
      </w:r>
      <w:r w:rsidR="0080539B" w:rsidRPr="0080539B">
        <w:rPr>
          <w:rFonts w:ascii="Palatino Linotype" w:eastAsia="Palatino Linotype" w:hAnsi="Palatino Linotype"/>
          <w:sz w:val="20"/>
          <w:szCs w:val="20"/>
          <w:vertAlign w:val="superscript"/>
        </w:rPr>
        <w:t>-1</w:t>
      </w:r>
      <w:r w:rsidR="0080539B" w:rsidRPr="0080539B">
        <w:rPr>
          <w:rFonts w:ascii="Palatino Linotype" w:eastAsia="Palatino Linotype" w:hAnsi="Palatino Linotype"/>
          <w:sz w:val="20"/>
          <w:szCs w:val="20"/>
        </w:rPr>
        <w:t xml:space="preserve">, </w:t>
      </w:r>
      <w:r w:rsidR="00910998">
        <w:rPr>
          <w:rFonts w:ascii="Palatino Linotype" w:eastAsia="Palatino Linotype" w:hAnsi="Palatino Linotype"/>
          <w:sz w:val="20"/>
          <w:szCs w:val="20"/>
        </w:rPr>
        <w:t>before</w:t>
      </w:r>
      <w:r w:rsidR="0080539B" w:rsidRPr="0080539B">
        <w:rPr>
          <w:rFonts w:ascii="Palatino Linotype" w:eastAsia="Palatino Linotype" w:hAnsi="Palatino Linotype"/>
          <w:sz w:val="20"/>
          <w:szCs w:val="20"/>
        </w:rPr>
        <w:t xml:space="preserve"> </w:t>
      </w:r>
      <w:r w:rsidR="004F4626">
        <w:rPr>
          <w:rFonts w:ascii="Palatino Linotype" w:eastAsia="Palatino Linotype" w:hAnsi="Palatino Linotype"/>
          <w:sz w:val="20"/>
          <w:szCs w:val="20"/>
        </w:rPr>
        <w:t>equating</w:t>
      </w:r>
      <w:r w:rsidR="0080539B" w:rsidRPr="0080539B">
        <w:rPr>
          <w:rFonts w:ascii="Palatino Linotype" w:eastAsia="Palatino Linotype" w:hAnsi="Palatino Linotype"/>
          <w:sz w:val="20"/>
          <w:szCs w:val="20"/>
        </w:rPr>
        <w:t xml:space="preserve"> </w:t>
      </w:r>
      <w:r w:rsidR="00910998">
        <w:rPr>
          <w:rFonts w:ascii="Palatino Linotype" w:hAnsi="Palatino Linotype"/>
          <w:sz w:val="20"/>
          <w:szCs w:val="20"/>
          <w:lang w:eastAsia="zh-CN"/>
        </w:rPr>
        <w:t xml:space="preserve">the enzyme activities data </w:t>
      </w:r>
      <w:r w:rsidR="00F745F1">
        <w:rPr>
          <w:rFonts w:ascii="Palatino Linotype" w:hAnsi="Palatino Linotype"/>
          <w:sz w:val="20"/>
          <w:szCs w:val="20"/>
          <w:lang w:eastAsia="zh-CN"/>
        </w:rPr>
        <w:t xml:space="preserve">with </w:t>
      </w:r>
      <w:r w:rsidR="004F4626">
        <w:rPr>
          <w:rFonts w:ascii="Palatino Linotype" w:hAnsi="Palatino Linotype"/>
          <w:sz w:val="20"/>
          <w:szCs w:val="20"/>
          <w:lang w:eastAsia="zh-CN"/>
        </w:rPr>
        <w:t>the upper reaction bounds</w:t>
      </w:r>
      <w:r w:rsidR="00910998">
        <w:rPr>
          <w:rFonts w:ascii="Palatino Linotype" w:hAnsi="Palatino Linotype"/>
          <w:sz w:val="20"/>
          <w:szCs w:val="20"/>
          <w:lang w:eastAsia="zh-CN"/>
        </w:rPr>
        <w:t xml:space="preserve">, we </w:t>
      </w:r>
      <w:del w:id="1123" w:author="Yanfei Zhang" w:date="2022-04-06T17:09:00Z">
        <w:r w:rsidR="00910998" w:rsidDel="001A1EDB">
          <w:rPr>
            <w:rFonts w:ascii="Palatino Linotype" w:hAnsi="Palatino Linotype"/>
            <w:sz w:val="20"/>
            <w:szCs w:val="20"/>
            <w:lang w:eastAsia="zh-CN"/>
          </w:rPr>
          <w:delText xml:space="preserve">divided </w:delText>
        </w:r>
      </w:del>
      <w:proofErr w:type="spellStart"/>
      <w:ins w:id="1124" w:author="Yanfei Zhang" w:date="2022-04-06T17:09:00Z">
        <w:r w:rsidR="001A1EDB">
          <w:rPr>
            <w:rFonts w:ascii="Palatino Linotype" w:hAnsi="Palatino Linotype"/>
            <w:sz w:val="20"/>
            <w:szCs w:val="20"/>
            <w:lang w:eastAsia="zh-CN"/>
          </w:rPr>
          <w:t>multiplyed</w:t>
        </w:r>
        <w:proofErr w:type="spellEnd"/>
        <w:r w:rsidR="001A1EDB">
          <w:rPr>
            <w:rFonts w:ascii="Palatino Linotype" w:hAnsi="Palatino Linotype"/>
            <w:sz w:val="20"/>
            <w:szCs w:val="20"/>
            <w:lang w:eastAsia="zh-CN"/>
          </w:rPr>
          <w:t xml:space="preserve"> </w:t>
        </w:r>
      </w:ins>
      <w:r w:rsidR="00910998">
        <w:rPr>
          <w:rFonts w:ascii="Palatino Linotype" w:hAnsi="Palatino Linotype"/>
          <w:sz w:val="20"/>
          <w:szCs w:val="20"/>
          <w:lang w:eastAsia="zh-CN"/>
        </w:rPr>
        <w:t>the values by</w:t>
      </w:r>
      <w:r w:rsidR="00F745F1">
        <w:rPr>
          <w:rFonts w:ascii="Palatino Linotype" w:hAnsi="Palatino Linotype"/>
          <w:sz w:val="20"/>
          <w:szCs w:val="20"/>
          <w:lang w:eastAsia="zh-CN"/>
        </w:rPr>
        <w:t xml:space="preserve"> a</w:t>
      </w:r>
      <w:r w:rsidR="00910998">
        <w:rPr>
          <w:rFonts w:ascii="Palatino Linotype" w:hAnsi="Palatino Linotype"/>
          <w:sz w:val="20"/>
          <w:szCs w:val="20"/>
          <w:lang w:eastAsia="zh-CN"/>
        </w:rPr>
        <w:t xml:space="preserve"> </w:t>
      </w:r>
      <w:r w:rsidR="004137E1">
        <w:rPr>
          <w:rFonts w:ascii="Palatino Linotype" w:hAnsi="Palatino Linotype"/>
          <w:sz w:val="20"/>
          <w:szCs w:val="20"/>
          <w:lang w:eastAsia="zh-CN"/>
        </w:rPr>
        <w:t>crude-extract-activity-to-</w:t>
      </w:r>
      <w:proofErr w:type="spellStart"/>
      <w:r w:rsidR="004137E1">
        <w:rPr>
          <w:rFonts w:ascii="Palatino Linotype" w:hAnsi="Palatino Linotype"/>
          <w:sz w:val="20"/>
          <w:szCs w:val="20"/>
          <w:lang w:eastAsia="zh-CN"/>
        </w:rPr>
        <w:t>V</w:t>
      </w:r>
      <w:r w:rsidR="004137E1" w:rsidRPr="00D17457">
        <w:rPr>
          <w:rFonts w:ascii="Palatino Linotype" w:hAnsi="Palatino Linotype"/>
          <w:sz w:val="20"/>
          <w:szCs w:val="20"/>
          <w:vertAlign w:val="subscript"/>
          <w:lang w:eastAsia="zh-CN"/>
        </w:rPr>
        <w:t>max</w:t>
      </w:r>
      <w:proofErr w:type="spellEnd"/>
      <w:r w:rsidR="004137E1">
        <w:rPr>
          <w:rFonts w:ascii="Palatino Linotype" w:hAnsi="Palatino Linotype"/>
          <w:sz w:val="20"/>
          <w:szCs w:val="20"/>
          <w:lang w:eastAsia="zh-CN"/>
        </w:rPr>
        <w:t xml:space="preserve"> factor</w:t>
      </w:r>
      <w:r w:rsidR="00F745F1">
        <w:rPr>
          <w:rFonts w:ascii="Palatino Linotype" w:hAnsi="Palatino Linotype"/>
          <w:sz w:val="20"/>
          <w:szCs w:val="20"/>
          <w:lang w:eastAsia="zh-CN"/>
        </w:rPr>
        <w:t>, which we call</w:t>
      </w:r>
      <w:r w:rsidR="006969A6">
        <w:rPr>
          <w:rFonts w:ascii="Palatino Linotype" w:hAnsi="Palatino Linotype"/>
          <w:sz w:val="20"/>
          <w:szCs w:val="20"/>
          <w:lang w:eastAsia="zh-CN"/>
        </w:rPr>
        <w:t>ed</w:t>
      </w:r>
      <w:r w:rsidR="00F745F1">
        <w:rPr>
          <w:rFonts w:ascii="Palatino Linotype" w:hAnsi="Palatino Linotype"/>
          <w:sz w:val="20"/>
          <w:szCs w:val="20"/>
          <w:lang w:eastAsia="zh-CN"/>
        </w:rPr>
        <w:t xml:space="preserve"> </w:t>
      </w:r>
      <w:r w:rsidR="00F745F1">
        <w:rPr>
          <w:rFonts w:ascii="Palatino Linotype" w:hAnsi="Palatino Linotype"/>
          <w:sz w:val="20"/>
          <w:szCs w:val="20"/>
        </w:rPr>
        <w:sym w:font="Symbol" w:char="F061"/>
      </w:r>
      <w:ins w:id="1125" w:author="Microsoft account" w:date="2022-03-18T22:30:00Z">
        <w:r w:rsidR="004137E1" w:rsidRPr="004137E1">
          <w:rPr>
            <w:rFonts w:ascii="Palatino Linotype" w:hAnsi="Palatino Linotype"/>
            <w:sz w:val="20"/>
            <w:szCs w:val="20"/>
            <w:vertAlign w:val="subscript"/>
            <w:rPrChange w:id="1126" w:author="Microsoft account" w:date="2022-03-18T22:31:00Z">
              <w:rPr>
                <w:rFonts w:ascii="Palatino Linotype" w:hAnsi="Palatino Linotype"/>
                <w:sz w:val="20"/>
                <w:szCs w:val="20"/>
              </w:rPr>
            </w:rPrChange>
          </w:rPr>
          <w:t>cea</w:t>
        </w:r>
        <w:r w:rsidR="004137E1" w:rsidRPr="004137E1">
          <w:rPr>
            <w:rFonts w:ascii="Palatino Linotype" w:hAnsi="Palatino Linotype"/>
            <w:sz w:val="20"/>
            <w:szCs w:val="20"/>
            <w:vertAlign w:val="subscript"/>
            <w:rPrChange w:id="1127" w:author="Microsoft account" w:date="2022-03-18T22:31:00Z">
              <w:rPr>
                <w:rFonts w:ascii="Palatino Linotype" w:hAnsi="Palatino Linotype"/>
                <w:sz w:val="20"/>
                <w:szCs w:val="20"/>
              </w:rPr>
            </w:rPrChange>
          </w:rPr>
          <w:sym w:font="Wingdings" w:char="F0E0"/>
        </w:r>
        <w:r w:rsidR="004137E1" w:rsidRPr="004137E1">
          <w:rPr>
            <w:rFonts w:ascii="Palatino Linotype" w:hAnsi="Palatino Linotype"/>
            <w:sz w:val="20"/>
            <w:szCs w:val="20"/>
            <w:vertAlign w:val="subscript"/>
            <w:rPrChange w:id="1128" w:author="Microsoft account" w:date="2022-03-18T22:31:00Z">
              <w:rPr>
                <w:rFonts w:ascii="Palatino Linotype" w:hAnsi="Palatino Linotype"/>
                <w:sz w:val="20"/>
                <w:szCs w:val="20"/>
              </w:rPr>
            </w:rPrChange>
          </w:rPr>
          <w:t>V</w:t>
        </w:r>
      </w:ins>
      <w:r w:rsidR="00910998">
        <w:rPr>
          <w:rFonts w:ascii="Palatino Linotype" w:hAnsi="Palatino Linotype"/>
          <w:sz w:val="20"/>
          <w:szCs w:val="20"/>
          <w:lang w:eastAsia="zh-CN"/>
        </w:rPr>
        <w:t xml:space="preserve">. After </w:t>
      </w:r>
      <w:del w:id="1129" w:author="Yanfei Zhang" w:date="2022-04-06T11:12:00Z">
        <w:r w:rsidR="00910998" w:rsidDel="002C662E">
          <w:rPr>
            <w:rFonts w:ascii="Palatino Linotype" w:hAnsi="Palatino Linotype"/>
            <w:sz w:val="20"/>
            <w:szCs w:val="20"/>
            <w:lang w:eastAsia="zh-CN"/>
          </w:rPr>
          <w:delText xml:space="preserve">dividing </w:delText>
        </w:r>
      </w:del>
      <w:ins w:id="1130" w:author="Yanfei Zhang" w:date="2022-04-06T11:12:00Z">
        <w:r w:rsidR="002C662E">
          <w:rPr>
            <w:rFonts w:ascii="Palatino Linotype" w:hAnsi="Palatino Linotype"/>
            <w:sz w:val="20"/>
            <w:szCs w:val="20"/>
            <w:lang w:eastAsia="zh-CN"/>
          </w:rPr>
          <w:t>multiplying</w:t>
        </w:r>
        <w:r w:rsidR="002C662E">
          <w:rPr>
            <w:rFonts w:ascii="Palatino Linotype" w:hAnsi="Palatino Linotype"/>
            <w:sz w:val="20"/>
            <w:szCs w:val="20"/>
            <w:lang w:eastAsia="zh-CN"/>
          </w:rPr>
          <w:t xml:space="preserve"> </w:t>
        </w:r>
      </w:ins>
      <w:r w:rsidR="004F4626">
        <w:rPr>
          <w:rFonts w:ascii="Palatino Linotype" w:hAnsi="Palatino Linotype"/>
          <w:sz w:val="20"/>
          <w:szCs w:val="20"/>
          <w:lang w:eastAsia="zh-CN"/>
        </w:rPr>
        <w:t xml:space="preserve">by </w:t>
      </w:r>
      <w:r w:rsidR="00910998">
        <w:rPr>
          <w:rFonts w:ascii="Palatino Linotype" w:hAnsi="Palatino Linotype"/>
          <w:sz w:val="20"/>
          <w:szCs w:val="20"/>
          <w:lang w:eastAsia="zh-CN"/>
        </w:rPr>
        <w:t>this factor, most of the bounds of the reactions w</w:t>
      </w:r>
      <w:r w:rsidR="00F745F1">
        <w:rPr>
          <w:rFonts w:ascii="Palatino Linotype" w:hAnsi="Palatino Linotype"/>
          <w:sz w:val="20"/>
          <w:szCs w:val="20"/>
          <w:lang w:eastAsia="zh-CN"/>
        </w:rPr>
        <w:t>ere</w:t>
      </w:r>
      <w:r w:rsidR="00910998">
        <w:rPr>
          <w:rFonts w:ascii="Palatino Linotype" w:hAnsi="Palatino Linotype"/>
          <w:sz w:val="20"/>
          <w:szCs w:val="20"/>
          <w:lang w:eastAsia="zh-CN"/>
        </w:rPr>
        <w:t xml:space="preserve"> in </w:t>
      </w:r>
      <w:r w:rsidR="00F745F1">
        <w:rPr>
          <w:rFonts w:ascii="Palatino Linotype" w:hAnsi="Palatino Linotype"/>
          <w:sz w:val="20"/>
          <w:szCs w:val="20"/>
          <w:lang w:eastAsia="zh-CN"/>
        </w:rPr>
        <w:t xml:space="preserve">the </w:t>
      </w:r>
      <w:r w:rsidR="00B901A7">
        <w:rPr>
          <w:rFonts w:ascii="Palatino Linotype" w:hAnsi="Palatino Linotype"/>
          <w:sz w:val="20"/>
          <w:szCs w:val="20"/>
          <w:lang w:eastAsia="zh-CN"/>
        </w:rPr>
        <w:t>same</w:t>
      </w:r>
      <w:r w:rsidR="00B31806">
        <w:rPr>
          <w:rFonts w:ascii="Palatino Linotype" w:hAnsi="Palatino Linotype"/>
          <w:sz w:val="20"/>
          <w:szCs w:val="20"/>
          <w:lang w:eastAsia="zh-CN"/>
        </w:rPr>
        <w:t xml:space="preserve"> order of</w:t>
      </w:r>
      <w:r w:rsidR="00B901A7">
        <w:rPr>
          <w:rFonts w:ascii="Palatino Linotype" w:hAnsi="Palatino Linotype"/>
          <w:sz w:val="20"/>
          <w:szCs w:val="20"/>
          <w:lang w:eastAsia="zh-CN"/>
        </w:rPr>
        <w:t xml:space="preserve"> magnitude </w:t>
      </w:r>
      <w:r w:rsidR="00F745F1">
        <w:rPr>
          <w:rFonts w:ascii="Palatino Linotype" w:hAnsi="Palatino Linotype"/>
          <w:sz w:val="20"/>
          <w:szCs w:val="20"/>
          <w:lang w:eastAsia="zh-CN"/>
        </w:rPr>
        <w:t xml:space="preserve">as </w:t>
      </w:r>
      <w:r w:rsidR="00B901A7">
        <w:rPr>
          <w:rFonts w:ascii="Palatino Linotype" w:hAnsi="Palatino Linotype"/>
          <w:sz w:val="20"/>
          <w:szCs w:val="20"/>
          <w:lang w:eastAsia="zh-CN"/>
        </w:rPr>
        <w:t>the glucose import reaction</w:t>
      </w:r>
      <w:r w:rsidR="004137E1">
        <w:rPr>
          <w:rFonts w:ascii="Palatino Linotype" w:hAnsi="Palatino Linotype"/>
          <w:sz w:val="20"/>
          <w:szCs w:val="20"/>
          <w:lang w:eastAsia="zh-CN"/>
        </w:rPr>
        <w:t xml:space="preserve">, if this factor was taken equal to </w:t>
      </w:r>
      <w:del w:id="1131" w:author="Yanfei Zhang" w:date="2022-04-06T11:13:00Z">
        <w:r w:rsidR="004137E1" w:rsidDel="00C62275">
          <w:rPr>
            <w:rFonts w:ascii="Palatino Linotype" w:hAnsi="Palatino Linotype"/>
            <w:sz w:val="20"/>
            <w:szCs w:val="20"/>
            <w:lang w:eastAsia="zh-CN"/>
          </w:rPr>
          <w:delText>100</w:delText>
        </w:r>
      </w:del>
      <w:ins w:id="1132" w:author="Yanfei Zhang" w:date="2022-04-06T11:13:00Z">
        <w:r w:rsidR="00C62275">
          <w:rPr>
            <w:rFonts w:ascii="Palatino Linotype" w:hAnsi="Palatino Linotype"/>
            <w:sz w:val="20"/>
            <w:szCs w:val="20"/>
            <w:lang w:eastAsia="zh-CN"/>
          </w:rPr>
          <w:t>0.01</w:t>
        </w:r>
      </w:ins>
      <w:r w:rsidR="00B901A7">
        <w:rPr>
          <w:rFonts w:ascii="Palatino Linotype" w:hAnsi="Palatino Linotype"/>
          <w:sz w:val="20"/>
          <w:szCs w:val="20"/>
          <w:lang w:eastAsia="zh-CN"/>
        </w:rPr>
        <w:t xml:space="preserve">. </w:t>
      </w:r>
      <w:r w:rsidR="004137E1">
        <w:rPr>
          <w:rFonts w:ascii="Palatino Linotype" w:hAnsi="Palatino Linotype"/>
          <w:sz w:val="20"/>
          <w:szCs w:val="20"/>
          <w:lang w:eastAsia="zh-CN"/>
        </w:rPr>
        <w:t>W</w:t>
      </w:r>
      <w:r w:rsidR="003D55AB">
        <w:rPr>
          <w:rFonts w:ascii="Palatino Linotype" w:hAnsi="Palatino Linotype"/>
          <w:sz w:val="20"/>
          <w:szCs w:val="20"/>
          <w:lang w:eastAsia="zh-CN"/>
        </w:rPr>
        <w:t xml:space="preserve">hen </w:t>
      </w:r>
      <w:r w:rsidR="0054328B">
        <w:rPr>
          <w:rFonts w:ascii="Palatino Linotype" w:hAnsi="Palatino Linotype"/>
          <w:sz w:val="20"/>
          <w:szCs w:val="20"/>
          <w:lang w:eastAsia="zh-CN"/>
        </w:rPr>
        <w:t xml:space="preserve">we </w:t>
      </w:r>
      <w:r w:rsidR="004137E1">
        <w:rPr>
          <w:rFonts w:ascii="Palatino Linotype" w:hAnsi="Palatino Linotype"/>
          <w:sz w:val="20"/>
          <w:szCs w:val="20"/>
          <w:lang w:eastAsia="zh-CN"/>
        </w:rPr>
        <w:t xml:space="preserve">thereby </w:t>
      </w:r>
      <w:r w:rsidR="003D55AB">
        <w:rPr>
          <w:rFonts w:ascii="Palatino Linotype" w:hAnsi="Palatino Linotype"/>
          <w:sz w:val="20"/>
          <w:szCs w:val="20"/>
          <w:lang w:eastAsia="zh-CN"/>
        </w:rPr>
        <w:t xml:space="preserve">used the enzymes activities of the cell crude extract </w:t>
      </w:r>
      <w:r w:rsidR="00DA01A4">
        <w:rPr>
          <w:rFonts w:ascii="Palatino Linotype" w:hAnsi="Palatino Linotype"/>
          <w:sz w:val="20"/>
          <w:szCs w:val="20"/>
          <w:lang w:eastAsia="zh-CN"/>
        </w:rPr>
        <w:t>growing at</w:t>
      </w:r>
      <w:r w:rsidR="00767470">
        <w:rPr>
          <w:rFonts w:ascii="Palatino Linotype" w:hAnsi="Palatino Linotype"/>
          <w:sz w:val="20"/>
          <w:szCs w:val="20"/>
          <w:lang w:eastAsia="zh-CN"/>
        </w:rPr>
        <w:t xml:space="preserve"> low</w:t>
      </w:r>
      <w:r w:rsidR="0054328B">
        <w:rPr>
          <w:rFonts w:ascii="Palatino Linotype" w:hAnsi="Palatino Linotype"/>
          <w:sz w:val="20"/>
          <w:szCs w:val="20"/>
          <w:lang w:eastAsia="zh-CN"/>
        </w:rPr>
        <w:t>er</w:t>
      </w:r>
      <w:r w:rsidR="00767470">
        <w:rPr>
          <w:rFonts w:ascii="Palatino Linotype" w:hAnsi="Palatino Linotype"/>
          <w:sz w:val="20"/>
          <w:szCs w:val="20"/>
          <w:lang w:eastAsia="zh-CN"/>
        </w:rPr>
        <w:t xml:space="preserve"> temperature (70 </w:t>
      </w:r>
      <w:r w:rsidR="00767470" w:rsidRPr="005F2218">
        <w:rPr>
          <w:sz w:val="20"/>
          <w:szCs w:val="20"/>
          <w:lang w:eastAsia="zh-CN"/>
        </w:rPr>
        <w:t>℃</w:t>
      </w:r>
      <w:r w:rsidR="00767470">
        <w:rPr>
          <w:rFonts w:ascii="Palatino Linotype" w:hAnsi="Palatino Linotype"/>
          <w:sz w:val="20"/>
          <w:szCs w:val="20"/>
          <w:lang w:eastAsia="zh-CN"/>
        </w:rPr>
        <w:t xml:space="preserve">) </w:t>
      </w:r>
      <w:r w:rsidR="003D55AB">
        <w:rPr>
          <w:rFonts w:ascii="Palatino Linotype" w:hAnsi="Palatino Linotype"/>
          <w:sz w:val="20"/>
          <w:szCs w:val="20"/>
          <w:lang w:eastAsia="zh-CN"/>
        </w:rPr>
        <w:t xml:space="preserve">as the bounds for the reactions, we saw a shifting between </w:t>
      </w:r>
      <w:r w:rsidR="0054328B">
        <w:rPr>
          <w:rFonts w:ascii="Palatino Linotype" w:hAnsi="Palatino Linotype"/>
          <w:sz w:val="20"/>
          <w:szCs w:val="20"/>
          <w:lang w:eastAsia="zh-CN"/>
        </w:rPr>
        <w:t xml:space="preserve">the </w:t>
      </w:r>
      <w:r w:rsidR="003D55AB">
        <w:rPr>
          <w:rFonts w:ascii="Palatino Linotype" w:hAnsi="Palatino Linotype"/>
          <w:sz w:val="20"/>
          <w:szCs w:val="20"/>
          <w:lang w:eastAsia="zh-CN"/>
        </w:rPr>
        <w:t>GAPDH</w:t>
      </w:r>
      <w:r w:rsidR="0054328B">
        <w:rPr>
          <w:rFonts w:ascii="Palatino Linotype" w:hAnsi="Palatino Linotype"/>
          <w:sz w:val="20"/>
          <w:szCs w:val="20"/>
          <w:lang w:eastAsia="zh-CN"/>
        </w:rPr>
        <w:t>-</w:t>
      </w:r>
      <w:r w:rsidR="003D55AB">
        <w:rPr>
          <w:rFonts w:ascii="Palatino Linotype" w:hAnsi="Palatino Linotype"/>
          <w:sz w:val="20"/>
          <w:szCs w:val="20"/>
          <w:lang w:eastAsia="zh-CN"/>
        </w:rPr>
        <w:t xml:space="preserve">PGK pathway and </w:t>
      </w:r>
      <w:r w:rsidR="0054328B">
        <w:rPr>
          <w:rFonts w:ascii="Palatino Linotype" w:hAnsi="Palatino Linotype"/>
          <w:sz w:val="20"/>
          <w:szCs w:val="20"/>
          <w:lang w:eastAsia="zh-CN"/>
        </w:rPr>
        <w:t xml:space="preserve">the </w:t>
      </w:r>
      <w:r w:rsidR="003D55AB">
        <w:rPr>
          <w:rFonts w:ascii="Palatino Linotype" w:hAnsi="Palatino Linotype"/>
          <w:sz w:val="20"/>
          <w:szCs w:val="20"/>
          <w:lang w:eastAsia="zh-CN"/>
        </w:rPr>
        <w:t>GAPN pathway</w:t>
      </w:r>
      <w:r w:rsidR="0023310E">
        <w:rPr>
          <w:rFonts w:ascii="Palatino Linotype" w:hAnsi="Palatino Linotype"/>
          <w:sz w:val="20"/>
          <w:szCs w:val="20"/>
          <w:lang w:eastAsia="zh-CN"/>
        </w:rPr>
        <w:t xml:space="preserve">. </w:t>
      </w:r>
      <w:r w:rsidR="006969A6">
        <w:rPr>
          <w:rFonts w:ascii="Palatino Linotype" w:hAnsi="Palatino Linotype"/>
          <w:sz w:val="20"/>
          <w:szCs w:val="20"/>
          <w:lang w:eastAsia="zh-CN"/>
        </w:rPr>
        <w:t>T</w:t>
      </w:r>
      <w:r w:rsidR="00746FD6">
        <w:rPr>
          <w:rFonts w:ascii="Palatino Linotype" w:hAnsi="Palatino Linotype"/>
          <w:sz w:val="20"/>
          <w:szCs w:val="20"/>
          <w:lang w:eastAsia="zh-CN"/>
        </w:rPr>
        <w:t>his shifting depend</w:t>
      </w:r>
      <w:r w:rsidR="0054328B">
        <w:rPr>
          <w:rFonts w:ascii="Palatino Linotype" w:hAnsi="Palatino Linotype"/>
          <w:sz w:val="20"/>
          <w:szCs w:val="20"/>
          <w:lang w:eastAsia="zh-CN"/>
        </w:rPr>
        <w:t>ed</w:t>
      </w:r>
      <w:r w:rsidR="00746FD6">
        <w:rPr>
          <w:rFonts w:ascii="Palatino Linotype" w:hAnsi="Palatino Linotype"/>
          <w:sz w:val="20"/>
          <w:szCs w:val="20"/>
          <w:lang w:eastAsia="zh-CN"/>
        </w:rPr>
        <w:t xml:space="preserve"> on the </w:t>
      </w:r>
      <w:r w:rsidR="004137E1">
        <w:rPr>
          <w:rFonts w:ascii="Palatino Linotype" w:hAnsi="Palatino Linotype"/>
          <w:sz w:val="20"/>
          <w:szCs w:val="20"/>
          <w:lang w:eastAsia="zh-CN"/>
        </w:rPr>
        <w:t xml:space="preserve">bound set for the </w:t>
      </w:r>
      <w:r w:rsidR="00746FD6">
        <w:rPr>
          <w:rFonts w:ascii="Palatino Linotype" w:hAnsi="Palatino Linotype"/>
          <w:sz w:val="20"/>
          <w:szCs w:val="20"/>
          <w:lang w:eastAsia="zh-CN"/>
        </w:rPr>
        <w:t>glucose</w:t>
      </w:r>
      <w:r w:rsidR="004137E1">
        <w:rPr>
          <w:rFonts w:ascii="Palatino Linotype" w:hAnsi="Palatino Linotype"/>
          <w:sz w:val="20"/>
          <w:szCs w:val="20"/>
          <w:lang w:eastAsia="zh-CN"/>
        </w:rPr>
        <w:t xml:space="preserve"> import</w:t>
      </w:r>
      <w:r w:rsidR="00B21D85">
        <w:rPr>
          <w:rFonts w:ascii="Palatino Linotype" w:hAnsi="Palatino Linotype"/>
          <w:sz w:val="20"/>
          <w:szCs w:val="20"/>
          <w:lang w:eastAsia="zh-CN"/>
        </w:rPr>
        <w:t>:</w:t>
      </w:r>
      <w:del w:id="1133" w:author="Yanfei Zhang" w:date="2022-04-05T14:35:00Z">
        <w:r w:rsidR="00B21D85" w:rsidDel="00F7022D">
          <w:rPr>
            <w:rFonts w:ascii="Palatino Linotype" w:hAnsi="Palatino Linotype"/>
            <w:sz w:val="20"/>
            <w:szCs w:val="20"/>
            <w:lang w:eastAsia="zh-CN"/>
          </w:rPr>
          <w:delText xml:space="preserve"> </w:delText>
        </w:r>
      </w:del>
      <w:r w:rsidR="00B21D85">
        <w:rPr>
          <w:rFonts w:ascii="Palatino Linotype" w:hAnsi="Palatino Linotype"/>
          <w:sz w:val="20"/>
          <w:szCs w:val="20"/>
          <w:lang w:eastAsia="zh-CN"/>
        </w:rPr>
        <w:t xml:space="preserve"> w</w:t>
      </w:r>
      <w:r w:rsidR="00746FD6">
        <w:rPr>
          <w:rFonts w:ascii="Palatino Linotype" w:hAnsi="Palatino Linotype"/>
          <w:sz w:val="20"/>
          <w:szCs w:val="20"/>
          <w:lang w:eastAsia="zh-CN"/>
        </w:rPr>
        <w:t xml:space="preserve">hen the flux of the glucose import reaction </w:t>
      </w:r>
      <w:r w:rsidR="0054328B">
        <w:rPr>
          <w:rFonts w:ascii="Palatino Linotype" w:hAnsi="Palatino Linotype"/>
          <w:sz w:val="20"/>
          <w:szCs w:val="20"/>
          <w:lang w:eastAsia="zh-CN"/>
        </w:rPr>
        <w:t>exceeded</w:t>
      </w:r>
      <w:r w:rsidR="00746FD6">
        <w:rPr>
          <w:rFonts w:ascii="Palatino Linotype" w:hAnsi="Palatino Linotype"/>
          <w:sz w:val="20"/>
          <w:szCs w:val="20"/>
          <w:lang w:eastAsia="zh-CN"/>
        </w:rPr>
        <w:t xml:space="preserve"> 0.3, the shifting among these two pathways appear</w:t>
      </w:r>
      <w:r w:rsidR="0054328B">
        <w:rPr>
          <w:rFonts w:ascii="Palatino Linotype" w:hAnsi="Palatino Linotype"/>
          <w:sz w:val="20"/>
          <w:szCs w:val="20"/>
          <w:lang w:eastAsia="zh-CN"/>
        </w:rPr>
        <w:t>ed</w:t>
      </w:r>
      <w:r w:rsidR="00746FD6">
        <w:rPr>
          <w:rFonts w:ascii="Palatino Linotype" w:hAnsi="Palatino Linotype"/>
          <w:sz w:val="20"/>
          <w:szCs w:val="20"/>
          <w:lang w:eastAsia="zh-CN"/>
        </w:rPr>
        <w:t xml:space="preserve">. The reason for this shifting </w:t>
      </w:r>
      <w:r w:rsidR="005E0D0C">
        <w:rPr>
          <w:rFonts w:ascii="Palatino Linotype" w:hAnsi="Palatino Linotype"/>
          <w:sz w:val="20"/>
          <w:szCs w:val="20"/>
          <w:lang w:eastAsia="zh-CN"/>
        </w:rPr>
        <w:t>wa</w:t>
      </w:r>
      <w:r w:rsidR="00746FD6">
        <w:rPr>
          <w:rFonts w:ascii="Palatino Linotype" w:hAnsi="Palatino Linotype"/>
          <w:sz w:val="20"/>
          <w:szCs w:val="20"/>
          <w:lang w:eastAsia="zh-CN"/>
        </w:rPr>
        <w:t>s that the upper bound of the PGK reaction is 0.3</w:t>
      </w:r>
      <w:r w:rsidR="005E0D0C">
        <w:rPr>
          <w:rFonts w:ascii="Palatino Linotype" w:hAnsi="Palatino Linotype"/>
          <w:sz w:val="20"/>
          <w:szCs w:val="20"/>
          <w:lang w:eastAsia="zh-CN"/>
        </w:rPr>
        <w:t>. Consequently</w:t>
      </w:r>
      <w:r w:rsidR="00746FD6">
        <w:rPr>
          <w:rFonts w:ascii="Palatino Linotype" w:hAnsi="Palatino Linotype"/>
          <w:sz w:val="20"/>
          <w:szCs w:val="20"/>
          <w:lang w:eastAsia="zh-CN"/>
        </w:rPr>
        <w:t xml:space="preserve">, when the bound of glucose importing reaction </w:t>
      </w:r>
      <w:r w:rsidR="005E0D0C">
        <w:rPr>
          <w:rFonts w:ascii="Palatino Linotype" w:hAnsi="Palatino Linotype"/>
          <w:sz w:val="20"/>
          <w:szCs w:val="20"/>
          <w:lang w:eastAsia="zh-CN"/>
        </w:rPr>
        <w:t xml:space="preserve">exceeds </w:t>
      </w:r>
      <w:r w:rsidR="00746FD6">
        <w:rPr>
          <w:rFonts w:ascii="Palatino Linotype" w:hAnsi="Palatino Linotype"/>
          <w:sz w:val="20"/>
          <w:szCs w:val="20"/>
          <w:lang w:eastAsia="zh-CN"/>
        </w:rPr>
        <w:t xml:space="preserve">0.3, in order to produce more pyruvate, the </w:t>
      </w:r>
      <w:r w:rsidR="0023310E">
        <w:rPr>
          <w:rFonts w:ascii="Palatino Linotype" w:hAnsi="Palatino Linotype"/>
          <w:sz w:val="20"/>
          <w:szCs w:val="20"/>
          <w:lang w:eastAsia="zh-CN"/>
        </w:rPr>
        <w:t xml:space="preserve">map </w:t>
      </w:r>
      <w:r w:rsidR="00746FD6">
        <w:rPr>
          <w:rFonts w:ascii="Palatino Linotype" w:hAnsi="Palatino Linotype"/>
          <w:sz w:val="20"/>
          <w:szCs w:val="20"/>
          <w:lang w:eastAsia="zh-CN"/>
        </w:rPr>
        <w:t xml:space="preserve">will </w:t>
      </w:r>
      <w:r w:rsidR="005E0D0C">
        <w:rPr>
          <w:rFonts w:ascii="Palatino Linotype" w:hAnsi="Palatino Linotype"/>
          <w:sz w:val="20"/>
          <w:szCs w:val="20"/>
          <w:lang w:eastAsia="zh-CN"/>
        </w:rPr>
        <w:t xml:space="preserve">resort </w:t>
      </w:r>
      <w:r w:rsidR="00746FD6">
        <w:rPr>
          <w:rFonts w:ascii="Palatino Linotype" w:hAnsi="Palatino Linotype"/>
          <w:sz w:val="20"/>
          <w:szCs w:val="20"/>
          <w:lang w:eastAsia="zh-CN"/>
        </w:rPr>
        <w:t xml:space="preserve">to </w:t>
      </w:r>
      <w:r w:rsidR="005E0D0C">
        <w:rPr>
          <w:rFonts w:ascii="Palatino Linotype" w:hAnsi="Palatino Linotype"/>
          <w:sz w:val="20"/>
          <w:szCs w:val="20"/>
          <w:lang w:eastAsia="zh-CN"/>
        </w:rPr>
        <w:t xml:space="preserve">the </w:t>
      </w:r>
      <w:r w:rsidR="00746FD6">
        <w:rPr>
          <w:rFonts w:ascii="Palatino Linotype" w:hAnsi="Palatino Linotype"/>
          <w:sz w:val="20"/>
          <w:szCs w:val="20"/>
          <w:lang w:eastAsia="zh-CN"/>
        </w:rPr>
        <w:t>G</w:t>
      </w:r>
      <w:r w:rsidR="00815497">
        <w:rPr>
          <w:rFonts w:ascii="Palatino Linotype" w:hAnsi="Palatino Linotype"/>
          <w:sz w:val="20"/>
          <w:szCs w:val="20"/>
          <w:lang w:eastAsia="zh-CN"/>
        </w:rPr>
        <w:t>AP</w:t>
      </w:r>
      <w:r w:rsidR="00746FD6">
        <w:rPr>
          <w:rFonts w:ascii="Palatino Linotype" w:hAnsi="Palatino Linotype"/>
          <w:sz w:val="20"/>
          <w:szCs w:val="20"/>
          <w:lang w:eastAsia="zh-CN"/>
        </w:rPr>
        <w:t xml:space="preserve">N pathway to bypass the PGK </w:t>
      </w:r>
      <w:r w:rsidR="005E0D0C">
        <w:rPr>
          <w:rFonts w:ascii="Palatino Linotype" w:hAnsi="Palatino Linotype"/>
          <w:sz w:val="20"/>
          <w:szCs w:val="20"/>
          <w:lang w:eastAsia="zh-CN"/>
        </w:rPr>
        <w:t xml:space="preserve">capacity ceiling </w:t>
      </w:r>
      <w:r w:rsidR="007270AE">
        <w:rPr>
          <w:rFonts w:ascii="Palatino Linotype" w:hAnsi="Palatino Linotype"/>
          <w:sz w:val="20"/>
          <w:szCs w:val="20"/>
          <w:lang w:eastAsia="zh-CN"/>
        </w:rPr>
        <w:t xml:space="preserve">and </w:t>
      </w:r>
      <w:r w:rsidR="00746FD6">
        <w:rPr>
          <w:rFonts w:ascii="Palatino Linotype" w:hAnsi="Palatino Linotype"/>
          <w:sz w:val="20"/>
          <w:szCs w:val="20"/>
          <w:lang w:eastAsia="zh-CN"/>
        </w:rPr>
        <w:t>produce more 3PG</w:t>
      </w:r>
      <w:r w:rsidR="007270AE">
        <w:rPr>
          <w:rFonts w:ascii="Palatino Linotype" w:hAnsi="Palatino Linotype"/>
          <w:sz w:val="20"/>
          <w:szCs w:val="20"/>
          <w:lang w:eastAsia="zh-CN"/>
        </w:rPr>
        <w:t xml:space="preserve">. </w:t>
      </w:r>
      <w:r w:rsidR="000E4B80">
        <w:rPr>
          <w:rFonts w:ascii="Palatino Linotype" w:hAnsi="Palatino Linotype"/>
          <w:sz w:val="20"/>
          <w:szCs w:val="20"/>
          <w:lang w:eastAsia="zh-CN"/>
        </w:rPr>
        <w:t>All the simulations are shown in the file named “mapping Vmax to</w:t>
      </w:r>
      <w:r w:rsidR="000E4B80" w:rsidRPr="000E4B80">
        <w:rPr>
          <w:rFonts w:ascii="Palatino Linotype" w:hAnsi="Palatino Linotype"/>
          <w:sz w:val="20"/>
          <w:szCs w:val="20"/>
          <w:lang w:eastAsia="zh-CN"/>
        </w:rPr>
        <w:t xml:space="preserve"> the small pathway</w:t>
      </w:r>
      <w:r w:rsidR="000E4B80">
        <w:rPr>
          <w:rFonts w:ascii="Palatino Linotype" w:hAnsi="Palatino Linotype"/>
          <w:sz w:val="20"/>
          <w:szCs w:val="20"/>
          <w:lang w:eastAsia="zh-CN"/>
        </w:rPr>
        <w:t>”</w:t>
      </w:r>
      <w:r w:rsidR="000E4B80" w:rsidRPr="000E4B80">
        <w:rPr>
          <w:rFonts w:ascii="Palatino Linotype" w:hAnsi="Palatino Linotype"/>
          <w:sz w:val="20"/>
          <w:szCs w:val="20"/>
          <w:lang w:eastAsia="zh-CN"/>
        </w:rPr>
        <w:t xml:space="preserve"> </w:t>
      </w:r>
      <w:r w:rsidR="000E4B80">
        <w:rPr>
          <w:rFonts w:ascii="Palatino Linotype" w:hAnsi="Palatino Linotype"/>
          <w:sz w:val="20"/>
          <w:szCs w:val="20"/>
          <w:lang w:eastAsia="zh-CN"/>
        </w:rPr>
        <w:t>under the folder name “</w:t>
      </w:r>
      <w:r w:rsidR="003C0BF9">
        <w:rPr>
          <w:rFonts w:ascii="Palatino Linotype" w:hAnsi="Palatino Linotype"/>
          <w:sz w:val="20"/>
          <w:szCs w:val="20"/>
          <w:lang w:eastAsia="zh-CN"/>
        </w:rPr>
        <w:t>Codes</w:t>
      </w:r>
      <w:r w:rsidR="000E4B80">
        <w:rPr>
          <w:rFonts w:ascii="Palatino Linotype" w:hAnsi="Palatino Linotype"/>
          <w:sz w:val="20"/>
          <w:szCs w:val="20"/>
          <w:lang w:eastAsia="zh-CN"/>
        </w:rPr>
        <w:t>”</w:t>
      </w:r>
      <w:r w:rsidR="000E4B80" w:rsidRPr="00780FC3">
        <w:rPr>
          <w:rFonts w:ascii="Palatino Linotype" w:hAnsi="Palatino Linotype"/>
          <w:sz w:val="20"/>
          <w:szCs w:val="20"/>
        </w:rPr>
        <w:t xml:space="preserve"> </w:t>
      </w:r>
      <w:r w:rsidR="000E4B80">
        <w:rPr>
          <w:rFonts w:ascii="Palatino Linotype" w:eastAsia="Palatino Linotype" w:hAnsi="Palatino Linotype" w:cs="Palatino Linotype"/>
          <w:sz w:val="20"/>
          <w:szCs w:val="20"/>
        </w:rPr>
        <w:t>in the Github repository.</w:t>
      </w:r>
    </w:p>
    <w:p w14:paraId="700AA3B0" w14:textId="77777777" w:rsidR="00DA3EE7" w:rsidRDefault="00DA3EE7" w:rsidP="00746CE5">
      <w:pPr>
        <w:spacing w:line="240" w:lineRule="auto"/>
        <w:ind w:firstLine="720"/>
        <w:rPr>
          <w:rFonts w:ascii="Palatino Linotype" w:hAnsi="Palatino Linotype"/>
          <w:sz w:val="20"/>
          <w:szCs w:val="20"/>
          <w:lang w:eastAsia="zh-CN"/>
        </w:rPr>
      </w:pPr>
    </w:p>
    <w:p w14:paraId="63368574" w14:textId="77777777" w:rsidR="00662FEF" w:rsidRDefault="00A116FA" w:rsidP="00662FEF">
      <w:pPr>
        <w:ind w:firstLine="720"/>
        <w:rPr>
          <w:rFonts w:ascii="Palatino Linotype" w:hAnsi="Palatino Linotype"/>
          <w:sz w:val="20"/>
          <w:szCs w:val="20"/>
          <w:lang w:eastAsia="zh-CN"/>
        </w:rPr>
      </w:pPr>
      <w:r>
        <w:rPr>
          <w:rFonts w:ascii="Palatino Linotype" w:hAnsi="Palatino Linotype"/>
          <w:noProof/>
          <w:sz w:val="20"/>
          <w:szCs w:val="20"/>
          <w:lang w:eastAsia="zh-CN"/>
        </w:rPr>
        <w:lastRenderedPageBreak/>
        <w:drawing>
          <wp:inline distT="0" distB="0" distL="0" distR="0" wp14:anchorId="114B96AF" wp14:editId="45D20BA4">
            <wp:extent cx="4323283" cy="44092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 S1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23283" cy="4409200"/>
                    </a:xfrm>
                    <a:prstGeom prst="rect">
                      <a:avLst/>
                    </a:prstGeom>
                  </pic:spPr>
                </pic:pic>
              </a:graphicData>
            </a:graphic>
          </wp:inline>
        </w:drawing>
      </w:r>
    </w:p>
    <w:p w14:paraId="3DAAB059" w14:textId="36D81B31" w:rsidR="00662FEF" w:rsidRPr="006C2865" w:rsidRDefault="009019CE" w:rsidP="006C2865">
      <w:pPr>
        <w:spacing w:before="120" w:after="240" w:line="240" w:lineRule="auto"/>
        <w:ind w:left="432" w:right="432"/>
        <w:rPr>
          <w:rFonts w:ascii="Palatino Linotype" w:eastAsia="Palatino Linotype" w:hAnsi="Palatino Linotype" w:cs="Palatino Linotype"/>
          <w:sz w:val="18"/>
          <w:szCs w:val="18"/>
        </w:rPr>
      </w:pPr>
      <w:r>
        <w:rPr>
          <w:rFonts w:ascii="Palatino Linotype" w:eastAsia="Palatino Linotype" w:hAnsi="Palatino Linotype" w:cs="Palatino Linotype"/>
          <w:b/>
          <w:sz w:val="18"/>
          <w:szCs w:val="18"/>
        </w:rPr>
        <w:t>Figure S</w:t>
      </w:r>
      <w:ins w:id="1134" w:author="Yanfei Zhang" w:date="2022-04-05T14:35:00Z">
        <w:r w:rsidR="00F7022D">
          <w:rPr>
            <w:rFonts w:ascii="Palatino Linotype" w:eastAsia="Palatino Linotype" w:hAnsi="Palatino Linotype" w:cs="Palatino Linotype"/>
            <w:b/>
            <w:sz w:val="18"/>
            <w:szCs w:val="18"/>
          </w:rPr>
          <w:t>7</w:t>
        </w:r>
      </w:ins>
      <w:del w:id="1135" w:author="Yanfei Zhang" w:date="2022-04-05T14:35:00Z">
        <w:r w:rsidDel="00F7022D">
          <w:rPr>
            <w:rFonts w:ascii="Palatino Linotype" w:eastAsia="Palatino Linotype" w:hAnsi="Palatino Linotype" w:cs="Palatino Linotype"/>
            <w:b/>
            <w:sz w:val="18"/>
            <w:szCs w:val="18"/>
          </w:rPr>
          <w:delText>12</w:delText>
        </w:r>
      </w:del>
      <w:r w:rsidR="00662FEF">
        <w:rPr>
          <w:rFonts w:ascii="Palatino Linotype" w:eastAsia="Palatino Linotype" w:hAnsi="Palatino Linotype" w:cs="Palatino Linotype"/>
          <w:b/>
          <w:sz w:val="18"/>
          <w:szCs w:val="18"/>
        </w:rPr>
        <w:t>.</w:t>
      </w:r>
      <w:r w:rsidR="00662FEF">
        <w:rPr>
          <w:rFonts w:ascii="Palatino Linotype" w:eastAsia="Palatino Linotype" w:hAnsi="Palatino Linotype" w:cs="Palatino Linotype"/>
          <w:sz w:val="18"/>
          <w:szCs w:val="18"/>
        </w:rPr>
        <w:t xml:space="preserve"> </w:t>
      </w:r>
      <w:r w:rsidR="006C2865">
        <w:rPr>
          <w:rFonts w:ascii="Palatino Linotype" w:eastAsia="Palatino Linotype" w:hAnsi="Palatino Linotype" w:cs="Palatino Linotype"/>
          <w:sz w:val="18"/>
          <w:szCs w:val="18"/>
        </w:rPr>
        <w:t xml:space="preserve">The </w:t>
      </w:r>
      <w:r w:rsidR="003154C0">
        <w:rPr>
          <w:rFonts w:ascii="Palatino Linotype" w:eastAsia="Palatino Linotype" w:hAnsi="Palatino Linotype" w:cs="Palatino Linotype"/>
          <w:sz w:val="18"/>
          <w:szCs w:val="18"/>
        </w:rPr>
        <w:t xml:space="preserve">reduced set of </w:t>
      </w:r>
      <w:r w:rsidR="006C2865">
        <w:rPr>
          <w:rFonts w:ascii="Palatino Linotype" w:eastAsia="Palatino Linotype" w:hAnsi="Palatino Linotype" w:cs="Palatino Linotype"/>
          <w:sz w:val="18"/>
          <w:szCs w:val="18"/>
        </w:rPr>
        <w:t xml:space="preserve">pathways </w:t>
      </w:r>
      <w:r w:rsidR="003154C0">
        <w:rPr>
          <w:rFonts w:ascii="Palatino Linotype" w:eastAsia="Palatino Linotype" w:hAnsi="Palatino Linotype" w:cs="Palatino Linotype"/>
          <w:sz w:val="18"/>
          <w:szCs w:val="18"/>
        </w:rPr>
        <w:t xml:space="preserve">used </w:t>
      </w:r>
      <w:r w:rsidR="006C2865">
        <w:rPr>
          <w:rFonts w:ascii="Palatino Linotype" w:eastAsia="Palatino Linotype" w:hAnsi="Palatino Linotype" w:cs="Palatino Linotype"/>
          <w:sz w:val="18"/>
          <w:szCs w:val="18"/>
        </w:rPr>
        <w:t>for investigating the difference between mRNA and maximum enzyme activities after mapping them to the genome</w:t>
      </w:r>
      <w:r w:rsidR="008435C4">
        <w:rPr>
          <w:rFonts w:ascii="Palatino Linotype" w:eastAsia="Palatino Linotype" w:hAnsi="Palatino Linotype" w:cs="Palatino Linotype"/>
          <w:sz w:val="18"/>
          <w:szCs w:val="18"/>
        </w:rPr>
        <w:t>-</w:t>
      </w:r>
      <w:r w:rsidR="006C2865">
        <w:rPr>
          <w:rFonts w:ascii="Palatino Linotype" w:eastAsia="Palatino Linotype" w:hAnsi="Palatino Linotype" w:cs="Palatino Linotype"/>
          <w:sz w:val="18"/>
          <w:szCs w:val="18"/>
        </w:rPr>
        <w:t>wide metabolic map.</w:t>
      </w:r>
    </w:p>
    <w:p w14:paraId="583C0DD0" w14:textId="2F2EE0B4" w:rsidR="00662FEF" w:rsidRDefault="00662FEF" w:rsidP="0080539B">
      <w:pPr>
        <w:spacing w:after="120" w:line="240" w:lineRule="auto"/>
        <w:ind w:left="432" w:right="432"/>
        <w:rPr>
          <w:rFonts w:ascii="Palatino Linotype" w:hAnsi="Palatino Linotype"/>
          <w:sz w:val="20"/>
          <w:szCs w:val="20"/>
          <w:lang w:eastAsia="zh-CN"/>
        </w:rPr>
      </w:pPr>
      <w:r>
        <w:rPr>
          <w:rFonts w:ascii="Palatino Linotype" w:eastAsia="Palatino Linotype" w:hAnsi="Palatino Linotype" w:cs="Palatino Linotype"/>
          <w:b/>
          <w:sz w:val="18"/>
          <w:szCs w:val="18"/>
        </w:rPr>
        <w:t>Table</w:t>
      </w:r>
      <w:r w:rsidR="00B83B62">
        <w:rPr>
          <w:rFonts w:ascii="Palatino Linotype" w:eastAsia="Palatino Linotype" w:hAnsi="Palatino Linotype" w:cs="Palatino Linotype"/>
          <w:b/>
          <w:sz w:val="18"/>
          <w:szCs w:val="18"/>
        </w:rPr>
        <w:t xml:space="preserve"> </w:t>
      </w:r>
      <w:ins w:id="1136" w:author="Yanfei Zhang" w:date="2022-03-28T20:29:00Z">
        <w:r w:rsidR="00B23194">
          <w:rPr>
            <w:rFonts w:ascii="Palatino Linotype" w:eastAsia="Palatino Linotype" w:hAnsi="Palatino Linotype" w:cs="Palatino Linotype"/>
            <w:b/>
            <w:sz w:val="18"/>
            <w:szCs w:val="18"/>
          </w:rPr>
          <w:t>5</w:t>
        </w:r>
      </w:ins>
      <w:del w:id="1137" w:author="Yanfei Zhang" w:date="2022-03-28T20:29:00Z">
        <w:r w:rsidR="00B83B62" w:rsidDel="00B23194">
          <w:rPr>
            <w:rFonts w:ascii="Palatino Linotype" w:eastAsia="Palatino Linotype" w:hAnsi="Palatino Linotype" w:cs="Palatino Linotype"/>
            <w:b/>
            <w:sz w:val="18"/>
            <w:szCs w:val="18"/>
          </w:rPr>
          <w:delText>6</w:delText>
        </w:r>
      </w:del>
      <w:r>
        <w:rPr>
          <w:rFonts w:ascii="Palatino Linotype" w:eastAsia="Palatino Linotype" w:hAnsi="Palatino Linotype" w:cs="Palatino Linotype"/>
          <w:b/>
          <w:sz w:val="18"/>
          <w:szCs w:val="18"/>
        </w:rPr>
        <w:t>.</w:t>
      </w:r>
      <w:r w:rsidR="00B83B62">
        <w:rPr>
          <w:rFonts w:ascii="Palatino Linotype" w:eastAsia="Palatino Linotype" w:hAnsi="Palatino Linotype" w:cs="Palatino Linotype"/>
          <w:sz w:val="18"/>
          <w:szCs w:val="18"/>
        </w:rPr>
        <w:t xml:space="preserve"> </w:t>
      </w:r>
      <w:r w:rsidR="006B58B5">
        <w:rPr>
          <w:rFonts w:ascii="Palatino Linotype" w:eastAsia="Palatino Linotype" w:hAnsi="Palatino Linotype" w:cs="Palatino Linotype"/>
          <w:sz w:val="18"/>
          <w:szCs w:val="18"/>
        </w:rPr>
        <w:t>E</w:t>
      </w:r>
      <w:r w:rsidR="00B83B62">
        <w:rPr>
          <w:rFonts w:ascii="Palatino Linotype" w:eastAsia="Palatino Linotype" w:hAnsi="Palatino Linotype" w:cs="Palatino Linotype"/>
          <w:sz w:val="18"/>
          <w:szCs w:val="18"/>
        </w:rPr>
        <w:t xml:space="preserve">nzyme activities </w:t>
      </w:r>
      <w:r w:rsidR="006B58B5">
        <w:rPr>
          <w:rFonts w:ascii="Palatino Linotype" w:eastAsia="Palatino Linotype" w:hAnsi="Palatino Linotype" w:cs="Palatino Linotype"/>
          <w:sz w:val="18"/>
          <w:szCs w:val="18"/>
        </w:rPr>
        <w:t xml:space="preserve">of pathways of </w:t>
      </w:r>
      <w:del w:id="1138" w:author="Yanfei Zhang" w:date="2022-04-05T21:56:00Z">
        <w:r w:rsidR="006B58B5" w:rsidRPr="00F7022D" w:rsidDel="007B75FC">
          <w:rPr>
            <w:rFonts w:ascii="Palatino Linotype" w:eastAsia="Palatino Linotype" w:hAnsi="Palatino Linotype" w:cs="Palatino Linotype"/>
            <w:sz w:val="18"/>
            <w:szCs w:val="18"/>
          </w:rPr>
          <w:delText xml:space="preserve">Fig </w:delText>
        </w:r>
      </w:del>
      <w:ins w:id="1139" w:author="Yanfei Zhang" w:date="2022-04-05T21:56:00Z">
        <w:r w:rsidR="007B75FC">
          <w:rPr>
            <w:rFonts w:ascii="Palatino Linotype" w:eastAsia="Palatino Linotype" w:hAnsi="Palatino Linotype" w:cs="Palatino Linotype"/>
            <w:sz w:val="18"/>
            <w:szCs w:val="18"/>
          </w:rPr>
          <w:t xml:space="preserve">Figure </w:t>
        </w:r>
      </w:ins>
      <w:del w:id="1140" w:author="Yanfei Zhang" w:date="2022-04-05T14:35:00Z">
        <w:r w:rsidR="006B58B5" w:rsidRPr="00F7022D" w:rsidDel="00F7022D">
          <w:rPr>
            <w:rFonts w:ascii="Palatino Linotype" w:eastAsia="Palatino Linotype" w:hAnsi="Palatino Linotype" w:cs="Palatino Linotype"/>
            <w:sz w:val="18"/>
            <w:szCs w:val="18"/>
          </w:rPr>
          <w:delText>S12</w:delText>
        </w:r>
        <w:r w:rsidR="006B58B5" w:rsidDel="00F7022D">
          <w:rPr>
            <w:rFonts w:ascii="Palatino Linotype" w:eastAsia="Palatino Linotype" w:hAnsi="Palatino Linotype" w:cs="Palatino Linotype"/>
            <w:sz w:val="18"/>
            <w:szCs w:val="18"/>
          </w:rPr>
          <w:delText xml:space="preserve"> </w:delText>
        </w:r>
      </w:del>
      <w:ins w:id="1141" w:author="Yanfei Zhang" w:date="2022-04-05T14:35:00Z">
        <w:r w:rsidR="00F7022D" w:rsidRPr="00F7022D">
          <w:rPr>
            <w:rFonts w:ascii="Palatino Linotype" w:eastAsia="Palatino Linotype" w:hAnsi="Palatino Linotype" w:cs="Palatino Linotype"/>
            <w:sz w:val="18"/>
            <w:szCs w:val="18"/>
          </w:rPr>
          <w:t>S</w:t>
        </w:r>
        <w:r w:rsidR="00F7022D">
          <w:rPr>
            <w:rFonts w:ascii="Palatino Linotype" w:eastAsia="Palatino Linotype" w:hAnsi="Palatino Linotype" w:cs="Palatino Linotype"/>
            <w:sz w:val="18"/>
            <w:szCs w:val="18"/>
          </w:rPr>
          <w:t xml:space="preserve">7 </w:t>
        </w:r>
      </w:ins>
      <w:r w:rsidR="0093565D">
        <w:rPr>
          <w:rFonts w:ascii="Palatino Linotype" w:eastAsia="Palatino Linotype" w:hAnsi="Palatino Linotype" w:cs="Palatino Linotype"/>
          <w:sz w:val="18"/>
          <w:szCs w:val="18"/>
        </w:rPr>
        <w:t>in the cell</w:t>
      </w:r>
      <w:r w:rsidR="006B58B5">
        <w:rPr>
          <w:rFonts w:ascii="Palatino Linotype" w:eastAsia="Palatino Linotype" w:hAnsi="Palatino Linotype" w:cs="Palatino Linotype"/>
          <w:sz w:val="18"/>
          <w:szCs w:val="18"/>
        </w:rPr>
        <w:t>s’</w:t>
      </w:r>
      <w:r w:rsidR="0093565D">
        <w:rPr>
          <w:rFonts w:ascii="Palatino Linotype" w:eastAsia="Palatino Linotype" w:hAnsi="Palatino Linotype" w:cs="Palatino Linotype"/>
          <w:sz w:val="18"/>
          <w:szCs w:val="18"/>
        </w:rPr>
        <w:t xml:space="preserve"> crude extract </w:t>
      </w:r>
      <w:r w:rsidR="00B83B62">
        <w:rPr>
          <w:rFonts w:ascii="Palatino Linotype" w:eastAsia="Palatino Linotype" w:hAnsi="Palatino Linotype" w:cs="Palatino Linotype"/>
          <w:sz w:val="18"/>
          <w:szCs w:val="18"/>
        </w:rPr>
        <w:t xml:space="preserve">and </w:t>
      </w:r>
      <w:r w:rsidR="0093565D">
        <w:rPr>
          <w:rFonts w:ascii="Palatino Linotype" w:eastAsia="Palatino Linotype" w:hAnsi="Palatino Linotype" w:cs="Palatino Linotype"/>
          <w:sz w:val="18"/>
          <w:szCs w:val="18"/>
        </w:rPr>
        <w:t xml:space="preserve">absolute values of </w:t>
      </w:r>
      <w:r w:rsidR="00B83B62">
        <w:rPr>
          <w:rFonts w:ascii="Palatino Linotype" w:eastAsia="Palatino Linotype" w:hAnsi="Palatino Linotype" w:cs="Palatino Linotype"/>
          <w:sz w:val="18"/>
          <w:szCs w:val="18"/>
        </w:rPr>
        <w:t xml:space="preserve">mRNA </w:t>
      </w:r>
      <w:r w:rsidR="005E40A3">
        <w:rPr>
          <w:rFonts w:ascii="Palatino Linotype" w:eastAsia="Palatino Linotype" w:hAnsi="Palatino Linotype" w:cs="Palatino Linotype"/>
          <w:sz w:val="18"/>
          <w:szCs w:val="18"/>
        </w:rPr>
        <w:t xml:space="preserve">encoding </w:t>
      </w:r>
      <w:r w:rsidR="006B58B5">
        <w:rPr>
          <w:rFonts w:ascii="Palatino Linotype" w:eastAsia="Palatino Linotype" w:hAnsi="Palatino Linotype" w:cs="Palatino Linotype"/>
          <w:sz w:val="18"/>
          <w:szCs w:val="18"/>
        </w:rPr>
        <w:t xml:space="preserve">the </w:t>
      </w:r>
      <w:r w:rsidR="005E40A3">
        <w:rPr>
          <w:rFonts w:ascii="Palatino Linotype" w:eastAsia="Palatino Linotype" w:hAnsi="Palatino Linotype" w:cs="Palatino Linotype"/>
          <w:sz w:val="18"/>
          <w:szCs w:val="18"/>
        </w:rPr>
        <w:t>enzymes</w:t>
      </w:r>
      <w:r>
        <w:rPr>
          <w:rFonts w:ascii="Palatino Linotype" w:eastAsia="Palatino Linotype" w:hAnsi="Palatino Linotype" w:cs="Palatino Linotype"/>
          <w:sz w:val="18"/>
          <w:szCs w:val="18"/>
        </w:rPr>
        <w:t xml:space="preserve">. </w:t>
      </w:r>
    </w:p>
    <w:tbl>
      <w:tblPr>
        <w:tblStyle w:val="TableGrid"/>
        <w:tblW w:w="800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1142" w:author="Yanfei Zhang" w:date="2022-04-04T20:25:00Z">
          <w:tblPr>
            <w:tblStyle w:val="TableGrid"/>
            <w:tblW w:w="8005" w:type="dxa"/>
            <w:jc w:val="center"/>
            <w:tblLayout w:type="fixed"/>
            <w:tblLook w:val="04A0" w:firstRow="1" w:lastRow="0" w:firstColumn="1" w:lastColumn="0" w:noHBand="0" w:noVBand="1"/>
          </w:tblPr>
        </w:tblPrChange>
      </w:tblPr>
      <w:tblGrid>
        <w:gridCol w:w="3325"/>
        <w:gridCol w:w="1260"/>
        <w:gridCol w:w="900"/>
        <w:gridCol w:w="720"/>
        <w:gridCol w:w="900"/>
        <w:gridCol w:w="900"/>
        <w:tblGridChange w:id="1143">
          <w:tblGrid>
            <w:gridCol w:w="3325"/>
            <w:gridCol w:w="1260"/>
            <w:gridCol w:w="900"/>
            <w:gridCol w:w="720"/>
            <w:gridCol w:w="900"/>
            <w:gridCol w:w="900"/>
          </w:tblGrid>
        </w:tblGridChange>
      </w:tblGrid>
      <w:tr w:rsidR="00BE6210" w:rsidRPr="00072E4E" w14:paraId="1FDBC672" w14:textId="77777777" w:rsidTr="00A45EF6">
        <w:trPr>
          <w:trHeight w:val="940"/>
          <w:jc w:val="center"/>
          <w:trPrChange w:id="1144" w:author="Yanfei Zhang" w:date="2022-04-04T20:25:00Z">
            <w:trPr>
              <w:trHeight w:val="940"/>
              <w:jc w:val="center"/>
            </w:trPr>
          </w:trPrChange>
        </w:trPr>
        <w:tc>
          <w:tcPr>
            <w:tcW w:w="3325" w:type="dxa"/>
            <w:vMerge w:val="restart"/>
            <w:tcBorders>
              <w:top w:val="single" w:sz="4" w:space="0" w:color="auto"/>
            </w:tcBorders>
            <w:tcPrChange w:id="1145" w:author="Yanfei Zhang" w:date="2022-04-04T20:25:00Z">
              <w:tcPr>
                <w:tcW w:w="3325" w:type="dxa"/>
                <w:vMerge w:val="restart"/>
              </w:tcPr>
            </w:tcPrChange>
          </w:tcPr>
          <w:p w14:paraId="12EAC958" w14:textId="77777777"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rPr>
              <w:t>Reaction id</w:t>
            </w:r>
          </w:p>
        </w:tc>
        <w:tc>
          <w:tcPr>
            <w:tcW w:w="1260" w:type="dxa"/>
            <w:vMerge w:val="restart"/>
            <w:tcBorders>
              <w:top w:val="single" w:sz="4" w:space="0" w:color="auto"/>
            </w:tcBorders>
            <w:noWrap/>
            <w:hideMark/>
            <w:tcPrChange w:id="1146" w:author="Yanfei Zhang" w:date="2022-04-04T20:25:00Z">
              <w:tcPr>
                <w:tcW w:w="1260" w:type="dxa"/>
                <w:vMerge w:val="restart"/>
                <w:noWrap/>
                <w:hideMark/>
              </w:tcPr>
            </w:tcPrChange>
          </w:tcPr>
          <w:p w14:paraId="543AF435" w14:textId="77777777"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Enzyme name</w:t>
            </w:r>
          </w:p>
        </w:tc>
        <w:tc>
          <w:tcPr>
            <w:tcW w:w="1620" w:type="dxa"/>
            <w:gridSpan w:val="2"/>
            <w:tcBorders>
              <w:top w:val="single" w:sz="4" w:space="0" w:color="auto"/>
              <w:bottom w:val="single" w:sz="4" w:space="0" w:color="auto"/>
            </w:tcBorders>
            <w:noWrap/>
            <w:hideMark/>
            <w:tcPrChange w:id="1147" w:author="Yanfei Zhang" w:date="2022-04-04T20:25:00Z">
              <w:tcPr>
                <w:tcW w:w="1620" w:type="dxa"/>
                <w:gridSpan w:val="2"/>
                <w:noWrap/>
                <w:hideMark/>
              </w:tcPr>
            </w:tcPrChange>
          </w:tcPr>
          <w:p w14:paraId="74B77AC7" w14:textId="77777777"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Enzyme activities in cell crude extract (µmol min</w:t>
            </w:r>
            <w:r w:rsidRPr="00072E4E">
              <w:rPr>
                <w:rFonts w:ascii="Palatino Linotype" w:hAnsi="Palatino Linotype"/>
                <w:sz w:val="16"/>
                <w:szCs w:val="16"/>
                <w:vertAlign w:val="superscript"/>
                <w:lang w:eastAsia="zh-CN"/>
              </w:rPr>
              <w:t xml:space="preserve">-1 </w:t>
            </w:r>
            <w:r w:rsidRPr="00072E4E">
              <w:rPr>
                <w:rFonts w:ascii="Palatino Linotype" w:hAnsi="Palatino Linotype"/>
                <w:sz w:val="16"/>
                <w:szCs w:val="16"/>
                <w:lang w:eastAsia="zh-CN"/>
              </w:rPr>
              <w:t>g</w:t>
            </w:r>
            <w:r w:rsidRPr="00072E4E">
              <w:rPr>
                <w:rFonts w:ascii="Palatino Linotype" w:hAnsi="Palatino Linotype"/>
                <w:sz w:val="16"/>
                <w:szCs w:val="16"/>
                <w:vertAlign w:val="subscript"/>
                <w:lang w:eastAsia="zh-CN"/>
              </w:rPr>
              <w:t>CE</w:t>
            </w:r>
            <w:r w:rsidRPr="00072E4E">
              <w:rPr>
                <w:rFonts w:ascii="Palatino Linotype" w:hAnsi="Palatino Linotype"/>
                <w:sz w:val="16"/>
                <w:szCs w:val="16"/>
                <w:vertAlign w:val="superscript"/>
                <w:lang w:eastAsia="zh-CN"/>
              </w:rPr>
              <w:t>-1</w:t>
            </w:r>
            <w:r w:rsidRPr="00072E4E">
              <w:rPr>
                <w:rFonts w:ascii="Palatino Linotype" w:hAnsi="Palatino Linotype"/>
                <w:sz w:val="16"/>
                <w:szCs w:val="16"/>
                <w:lang w:eastAsia="zh-CN"/>
              </w:rPr>
              <w:t>)</w:t>
            </w:r>
          </w:p>
        </w:tc>
        <w:tc>
          <w:tcPr>
            <w:tcW w:w="900" w:type="dxa"/>
            <w:tcBorders>
              <w:top w:val="single" w:sz="4" w:space="0" w:color="auto"/>
              <w:bottom w:val="single" w:sz="4" w:space="0" w:color="auto"/>
            </w:tcBorders>
            <w:noWrap/>
            <w:hideMark/>
            <w:tcPrChange w:id="1148" w:author="Yanfei Zhang" w:date="2022-04-04T20:25:00Z">
              <w:tcPr>
                <w:tcW w:w="900" w:type="dxa"/>
                <w:noWrap/>
                <w:hideMark/>
              </w:tcPr>
            </w:tcPrChange>
          </w:tcPr>
          <w:p w14:paraId="3DEE2937" w14:textId="77777777" w:rsidR="00BE6210" w:rsidRPr="00223A22" w:rsidRDefault="00BE6210" w:rsidP="00C33CDD">
            <w:pPr>
              <w:rPr>
                <w:rFonts w:ascii="Palatino Linotype" w:hAnsi="Palatino Linotype"/>
                <w:sz w:val="16"/>
                <w:szCs w:val="16"/>
                <w:lang w:eastAsia="zh-CN"/>
              </w:rPr>
            </w:pPr>
            <w:r w:rsidRPr="00223A22">
              <w:rPr>
                <w:rFonts w:ascii="Palatino Linotype" w:hAnsi="Palatino Linotype"/>
                <w:sz w:val="16"/>
                <w:szCs w:val="16"/>
                <w:lang w:eastAsia="zh-CN"/>
              </w:rPr>
              <w:t>m</w:t>
            </w:r>
            <w:r w:rsidRPr="00223A22">
              <w:rPr>
                <w:rFonts w:ascii="Palatino Linotype" w:hAnsi="Palatino Linotype"/>
                <w:sz w:val="16"/>
                <w:szCs w:val="16"/>
              </w:rPr>
              <w:t>RNA (80</w:t>
            </w:r>
            <w:r w:rsidR="00C33CDD">
              <w:rPr>
                <w:rFonts w:ascii="Palatino Linotype" w:hAnsi="Palatino Linotype"/>
                <w:sz w:val="16"/>
                <w:szCs w:val="16"/>
              </w:rPr>
              <w:t xml:space="preserve"> </w:t>
            </w:r>
            <w:r w:rsidR="00C33CDD" w:rsidRPr="00072E4E">
              <w:rPr>
                <w:sz w:val="16"/>
                <w:szCs w:val="16"/>
                <w:lang w:eastAsia="zh-CN"/>
              </w:rPr>
              <w:t>℃</w:t>
            </w:r>
            <w:r w:rsidRPr="00223A22">
              <w:rPr>
                <w:rFonts w:ascii="Palatino Linotype" w:hAnsi="Palatino Linotype"/>
                <w:sz w:val="16"/>
                <w:szCs w:val="16"/>
                <w:lang w:eastAsia="zh-CN"/>
              </w:rPr>
              <w:t>)</w:t>
            </w:r>
          </w:p>
        </w:tc>
        <w:tc>
          <w:tcPr>
            <w:tcW w:w="900" w:type="dxa"/>
            <w:tcBorders>
              <w:top w:val="single" w:sz="4" w:space="0" w:color="auto"/>
              <w:bottom w:val="single" w:sz="4" w:space="0" w:color="auto"/>
            </w:tcBorders>
            <w:tcPrChange w:id="1149" w:author="Yanfei Zhang" w:date="2022-04-04T20:25:00Z">
              <w:tcPr>
                <w:tcW w:w="900" w:type="dxa"/>
              </w:tcPr>
            </w:tcPrChange>
          </w:tcPr>
          <w:p w14:paraId="74B005CF" w14:textId="77777777" w:rsidR="00BE6210" w:rsidRPr="00223A22" w:rsidRDefault="00BE6210" w:rsidP="00C33CDD">
            <w:pPr>
              <w:rPr>
                <w:rFonts w:ascii="Palatino Linotype" w:hAnsi="Palatino Linotype"/>
                <w:sz w:val="16"/>
                <w:szCs w:val="16"/>
                <w:lang w:eastAsia="zh-CN"/>
              </w:rPr>
            </w:pPr>
            <w:r w:rsidRPr="00223A22">
              <w:rPr>
                <w:rFonts w:ascii="Palatino Linotype" w:hAnsi="Palatino Linotype"/>
                <w:sz w:val="16"/>
                <w:szCs w:val="16"/>
                <w:lang w:eastAsia="zh-CN"/>
              </w:rPr>
              <w:t>m</w:t>
            </w:r>
            <w:r w:rsidRPr="00223A22">
              <w:rPr>
                <w:rFonts w:ascii="Palatino Linotype" w:hAnsi="Palatino Linotype"/>
                <w:sz w:val="16"/>
                <w:szCs w:val="16"/>
              </w:rPr>
              <w:t>RNA (70</w:t>
            </w:r>
            <w:r w:rsidR="00C33CDD">
              <w:rPr>
                <w:rFonts w:ascii="Palatino Linotype" w:hAnsi="Palatino Linotype"/>
                <w:sz w:val="16"/>
                <w:szCs w:val="16"/>
              </w:rPr>
              <w:t xml:space="preserve"> </w:t>
            </w:r>
            <w:r w:rsidR="00C33CDD" w:rsidRPr="00072E4E">
              <w:rPr>
                <w:sz w:val="16"/>
                <w:szCs w:val="16"/>
                <w:lang w:eastAsia="zh-CN"/>
              </w:rPr>
              <w:t>℃</w:t>
            </w:r>
            <w:r w:rsidRPr="00223A22">
              <w:rPr>
                <w:rFonts w:ascii="Palatino Linotype" w:hAnsi="Palatino Linotype"/>
                <w:sz w:val="16"/>
                <w:szCs w:val="16"/>
                <w:lang w:eastAsia="zh-CN"/>
              </w:rPr>
              <w:t>)</w:t>
            </w:r>
          </w:p>
        </w:tc>
      </w:tr>
      <w:tr w:rsidR="00BE6210" w:rsidRPr="00072E4E" w14:paraId="02C12CB2" w14:textId="77777777" w:rsidTr="00A45EF6">
        <w:trPr>
          <w:trHeight w:val="337"/>
          <w:jc w:val="center"/>
          <w:trPrChange w:id="1150" w:author="Yanfei Zhang" w:date="2022-04-04T20:25:00Z">
            <w:trPr>
              <w:trHeight w:val="337"/>
              <w:jc w:val="center"/>
            </w:trPr>
          </w:trPrChange>
        </w:trPr>
        <w:tc>
          <w:tcPr>
            <w:tcW w:w="3325" w:type="dxa"/>
            <w:vMerge/>
            <w:tcBorders>
              <w:bottom w:val="single" w:sz="4" w:space="0" w:color="auto"/>
            </w:tcBorders>
            <w:tcPrChange w:id="1151" w:author="Yanfei Zhang" w:date="2022-04-04T20:25:00Z">
              <w:tcPr>
                <w:tcW w:w="3325" w:type="dxa"/>
                <w:vMerge/>
              </w:tcPr>
            </w:tcPrChange>
          </w:tcPr>
          <w:p w14:paraId="4D58BAC9" w14:textId="77777777" w:rsidR="00BE6210" w:rsidRPr="00072E4E" w:rsidRDefault="00BE6210" w:rsidP="00BE6210">
            <w:pPr>
              <w:rPr>
                <w:rFonts w:ascii="Palatino Linotype" w:hAnsi="Palatino Linotype"/>
                <w:sz w:val="16"/>
                <w:szCs w:val="16"/>
              </w:rPr>
            </w:pPr>
          </w:p>
        </w:tc>
        <w:tc>
          <w:tcPr>
            <w:tcW w:w="1260" w:type="dxa"/>
            <w:vMerge/>
            <w:tcBorders>
              <w:bottom w:val="single" w:sz="4" w:space="0" w:color="auto"/>
            </w:tcBorders>
            <w:noWrap/>
            <w:tcPrChange w:id="1152" w:author="Yanfei Zhang" w:date="2022-04-04T20:25:00Z">
              <w:tcPr>
                <w:tcW w:w="1260" w:type="dxa"/>
                <w:vMerge/>
                <w:noWrap/>
              </w:tcPr>
            </w:tcPrChange>
          </w:tcPr>
          <w:p w14:paraId="600293C6" w14:textId="77777777" w:rsidR="00BE6210" w:rsidRPr="00072E4E" w:rsidRDefault="00BE6210" w:rsidP="00BE6210">
            <w:pPr>
              <w:rPr>
                <w:rFonts w:ascii="Palatino Linotype" w:hAnsi="Palatino Linotype"/>
                <w:sz w:val="16"/>
                <w:szCs w:val="16"/>
                <w:lang w:eastAsia="zh-CN"/>
              </w:rPr>
            </w:pPr>
          </w:p>
        </w:tc>
        <w:tc>
          <w:tcPr>
            <w:tcW w:w="900" w:type="dxa"/>
            <w:tcBorders>
              <w:top w:val="single" w:sz="4" w:space="0" w:color="auto"/>
              <w:bottom w:val="single" w:sz="4" w:space="0" w:color="auto"/>
            </w:tcBorders>
            <w:noWrap/>
            <w:tcPrChange w:id="1153" w:author="Yanfei Zhang" w:date="2022-04-04T20:25:00Z">
              <w:tcPr>
                <w:tcW w:w="900" w:type="dxa"/>
                <w:noWrap/>
              </w:tcPr>
            </w:tcPrChange>
          </w:tcPr>
          <w:p w14:paraId="5DEBFC34" w14:textId="77777777"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 xml:space="preserve">80 </w:t>
            </w:r>
            <w:r w:rsidRPr="00072E4E">
              <w:rPr>
                <w:sz w:val="16"/>
                <w:szCs w:val="16"/>
                <w:lang w:eastAsia="zh-CN"/>
              </w:rPr>
              <w:t>℃</w:t>
            </w:r>
          </w:p>
        </w:tc>
        <w:tc>
          <w:tcPr>
            <w:tcW w:w="720" w:type="dxa"/>
            <w:tcBorders>
              <w:top w:val="single" w:sz="4" w:space="0" w:color="auto"/>
              <w:bottom w:val="single" w:sz="4" w:space="0" w:color="auto"/>
            </w:tcBorders>
            <w:tcPrChange w:id="1154" w:author="Yanfei Zhang" w:date="2022-04-04T20:25:00Z">
              <w:tcPr>
                <w:tcW w:w="720" w:type="dxa"/>
              </w:tcPr>
            </w:tcPrChange>
          </w:tcPr>
          <w:p w14:paraId="41373899" w14:textId="77777777"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rPr>
              <w:t xml:space="preserve">70 </w:t>
            </w:r>
            <w:r w:rsidRPr="00072E4E">
              <w:rPr>
                <w:sz w:val="16"/>
                <w:szCs w:val="16"/>
                <w:lang w:eastAsia="zh-CN"/>
              </w:rPr>
              <w:t>℃</w:t>
            </w:r>
          </w:p>
        </w:tc>
        <w:tc>
          <w:tcPr>
            <w:tcW w:w="900" w:type="dxa"/>
            <w:tcBorders>
              <w:top w:val="single" w:sz="4" w:space="0" w:color="auto"/>
              <w:bottom w:val="single" w:sz="4" w:space="0" w:color="auto"/>
            </w:tcBorders>
            <w:tcPrChange w:id="1155" w:author="Yanfei Zhang" w:date="2022-04-04T20:25:00Z">
              <w:tcPr>
                <w:tcW w:w="900" w:type="dxa"/>
              </w:tcPr>
            </w:tcPrChange>
          </w:tcPr>
          <w:p w14:paraId="7E831A06" w14:textId="77777777" w:rsidR="00BE6210" w:rsidRPr="00072E4E" w:rsidRDefault="00BE6210" w:rsidP="00BE6210">
            <w:pPr>
              <w:rPr>
                <w:rFonts w:ascii="Palatino Linotype" w:hAnsi="Palatino Linotype"/>
                <w:sz w:val="16"/>
                <w:szCs w:val="16"/>
                <w:lang w:eastAsia="zh-CN"/>
              </w:rPr>
            </w:pPr>
          </w:p>
        </w:tc>
        <w:tc>
          <w:tcPr>
            <w:tcW w:w="900" w:type="dxa"/>
            <w:tcBorders>
              <w:top w:val="single" w:sz="4" w:space="0" w:color="auto"/>
              <w:bottom w:val="single" w:sz="4" w:space="0" w:color="auto"/>
            </w:tcBorders>
            <w:noWrap/>
            <w:tcPrChange w:id="1156" w:author="Yanfei Zhang" w:date="2022-04-04T20:25:00Z">
              <w:tcPr>
                <w:tcW w:w="900" w:type="dxa"/>
                <w:noWrap/>
              </w:tcPr>
            </w:tcPrChange>
          </w:tcPr>
          <w:p w14:paraId="068A4D39" w14:textId="77777777" w:rsidR="00BE6210" w:rsidRPr="00072E4E" w:rsidRDefault="00BE6210" w:rsidP="00BE6210">
            <w:pPr>
              <w:rPr>
                <w:rFonts w:ascii="Palatino Linotype" w:hAnsi="Palatino Linotype"/>
                <w:sz w:val="16"/>
                <w:szCs w:val="16"/>
                <w:lang w:eastAsia="zh-CN"/>
              </w:rPr>
            </w:pPr>
          </w:p>
        </w:tc>
      </w:tr>
      <w:tr w:rsidR="00BE6210" w:rsidRPr="00072E4E" w14:paraId="3BED3A83" w14:textId="77777777" w:rsidTr="00A45EF6">
        <w:trPr>
          <w:trHeight w:val="300"/>
          <w:jc w:val="center"/>
          <w:trPrChange w:id="1157" w:author="Yanfei Zhang" w:date="2022-04-04T20:24:00Z">
            <w:trPr>
              <w:trHeight w:val="300"/>
              <w:jc w:val="center"/>
            </w:trPr>
          </w:trPrChange>
        </w:trPr>
        <w:tc>
          <w:tcPr>
            <w:tcW w:w="3325" w:type="dxa"/>
            <w:tcBorders>
              <w:top w:val="single" w:sz="4" w:space="0" w:color="auto"/>
            </w:tcBorders>
            <w:tcPrChange w:id="1158" w:author="Yanfei Zhang" w:date="2022-04-04T20:24:00Z">
              <w:tcPr>
                <w:tcW w:w="3325" w:type="dxa"/>
              </w:tcPr>
            </w:tcPrChange>
          </w:tcPr>
          <w:p w14:paraId="47DC69DA" w14:textId="77777777"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rPr>
              <w:t>T_ABC__transporter_beta__D__glucose</w:t>
            </w:r>
          </w:p>
        </w:tc>
        <w:tc>
          <w:tcPr>
            <w:tcW w:w="1260" w:type="dxa"/>
            <w:tcBorders>
              <w:top w:val="single" w:sz="4" w:space="0" w:color="auto"/>
            </w:tcBorders>
            <w:noWrap/>
            <w:hideMark/>
            <w:tcPrChange w:id="1159" w:author="Yanfei Zhang" w:date="2022-04-04T20:24:00Z">
              <w:tcPr>
                <w:tcW w:w="1260" w:type="dxa"/>
                <w:noWrap/>
                <w:hideMark/>
              </w:tcPr>
            </w:tcPrChange>
          </w:tcPr>
          <w:p w14:paraId="6DD5AB15" w14:textId="77777777"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ABC transport</w:t>
            </w:r>
          </w:p>
        </w:tc>
        <w:tc>
          <w:tcPr>
            <w:tcW w:w="900" w:type="dxa"/>
            <w:tcBorders>
              <w:top w:val="single" w:sz="4" w:space="0" w:color="auto"/>
            </w:tcBorders>
            <w:tcPrChange w:id="1160" w:author="Yanfei Zhang" w:date="2022-04-04T20:24:00Z">
              <w:tcPr>
                <w:tcW w:w="900" w:type="dxa"/>
              </w:tcPr>
            </w:tcPrChange>
          </w:tcPr>
          <w:p w14:paraId="39114222" w14:textId="77777777"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 ¹</w:t>
            </w:r>
          </w:p>
        </w:tc>
        <w:tc>
          <w:tcPr>
            <w:tcW w:w="720" w:type="dxa"/>
            <w:tcBorders>
              <w:top w:val="single" w:sz="4" w:space="0" w:color="auto"/>
            </w:tcBorders>
            <w:noWrap/>
            <w:hideMark/>
            <w:tcPrChange w:id="1161" w:author="Yanfei Zhang" w:date="2022-04-04T20:24:00Z">
              <w:tcPr>
                <w:tcW w:w="720" w:type="dxa"/>
                <w:noWrap/>
                <w:hideMark/>
              </w:tcPr>
            </w:tcPrChange>
          </w:tcPr>
          <w:p w14:paraId="6622F5C8" w14:textId="77777777"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w:t>
            </w:r>
          </w:p>
        </w:tc>
        <w:tc>
          <w:tcPr>
            <w:tcW w:w="900" w:type="dxa"/>
            <w:tcBorders>
              <w:top w:val="single" w:sz="4" w:space="0" w:color="auto"/>
            </w:tcBorders>
            <w:tcPrChange w:id="1162" w:author="Yanfei Zhang" w:date="2022-04-04T20:24:00Z">
              <w:tcPr>
                <w:tcW w:w="900" w:type="dxa"/>
              </w:tcPr>
            </w:tcPrChange>
          </w:tcPr>
          <w:p w14:paraId="663BD4EB" w14:textId="77777777"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18445</w:t>
            </w:r>
            <w:r>
              <w:rPr>
                <w:rFonts w:ascii="Palatino Linotype" w:hAnsi="Palatino Linotype"/>
                <w:sz w:val="16"/>
                <w:szCs w:val="16"/>
                <w:lang w:eastAsia="zh-CN"/>
              </w:rPr>
              <w:t>7</w:t>
            </w:r>
          </w:p>
        </w:tc>
        <w:tc>
          <w:tcPr>
            <w:tcW w:w="900" w:type="dxa"/>
            <w:tcBorders>
              <w:top w:val="single" w:sz="4" w:space="0" w:color="auto"/>
            </w:tcBorders>
            <w:noWrap/>
            <w:hideMark/>
            <w:tcPrChange w:id="1163" w:author="Yanfei Zhang" w:date="2022-04-04T20:24:00Z">
              <w:tcPr>
                <w:tcW w:w="900" w:type="dxa"/>
                <w:noWrap/>
                <w:hideMark/>
              </w:tcPr>
            </w:tcPrChange>
          </w:tcPr>
          <w:p w14:paraId="20641E5B" w14:textId="77777777"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101448</w:t>
            </w:r>
          </w:p>
        </w:tc>
      </w:tr>
      <w:tr w:rsidR="00BE6210" w:rsidRPr="00072E4E" w14:paraId="44F00E97" w14:textId="77777777" w:rsidTr="00A45EF6">
        <w:trPr>
          <w:trHeight w:val="300"/>
          <w:jc w:val="center"/>
          <w:trPrChange w:id="1164" w:author="Yanfei Zhang" w:date="2022-04-04T20:24:00Z">
            <w:trPr>
              <w:trHeight w:val="300"/>
              <w:jc w:val="center"/>
            </w:trPr>
          </w:trPrChange>
        </w:trPr>
        <w:tc>
          <w:tcPr>
            <w:tcW w:w="3325" w:type="dxa"/>
            <w:tcPrChange w:id="1165" w:author="Yanfei Zhang" w:date="2022-04-04T20:24:00Z">
              <w:tcPr>
                <w:tcW w:w="3325" w:type="dxa"/>
              </w:tcPr>
            </w:tcPrChange>
          </w:tcPr>
          <w:p w14:paraId="16EA88F0" w14:textId="77777777"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rPr>
              <w:t>carb_entner_1.1.1.359_GLUCOSE__1__DEHYDROGENASE__NAD+__RXN</w:t>
            </w:r>
          </w:p>
        </w:tc>
        <w:tc>
          <w:tcPr>
            <w:tcW w:w="1260" w:type="dxa"/>
            <w:noWrap/>
            <w:hideMark/>
            <w:tcPrChange w:id="1166" w:author="Yanfei Zhang" w:date="2022-04-04T20:24:00Z">
              <w:tcPr>
                <w:tcW w:w="1260" w:type="dxa"/>
                <w:noWrap/>
                <w:hideMark/>
              </w:tcPr>
            </w:tcPrChange>
          </w:tcPr>
          <w:p w14:paraId="3E940E65" w14:textId="77777777"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 xml:space="preserve">GDH </w:t>
            </w:r>
            <w:r w:rsidRPr="00072E4E">
              <w:rPr>
                <w:rFonts w:ascii="Palatino Linotype" w:hAnsi="Palatino Linotype"/>
                <w:b/>
                <w:sz w:val="16"/>
                <w:szCs w:val="16"/>
                <w:lang w:eastAsia="zh-CN"/>
              </w:rPr>
              <w:t>²</w:t>
            </w:r>
          </w:p>
        </w:tc>
        <w:tc>
          <w:tcPr>
            <w:tcW w:w="900" w:type="dxa"/>
            <w:noWrap/>
            <w:hideMark/>
            <w:tcPrChange w:id="1167" w:author="Yanfei Zhang" w:date="2022-04-04T20:24:00Z">
              <w:tcPr>
                <w:tcW w:w="900" w:type="dxa"/>
                <w:noWrap/>
                <w:hideMark/>
              </w:tcPr>
            </w:tcPrChange>
          </w:tcPr>
          <w:p w14:paraId="50F8FCCD" w14:textId="77777777"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1170</w:t>
            </w:r>
          </w:p>
        </w:tc>
        <w:tc>
          <w:tcPr>
            <w:tcW w:w="720" w:type="dxa"/>
            <w:noWrap/>
            <w:hideMark/>
            <w:tcPrChange w:id="1168" w:author="Yanfei Zhang" w:date="2022-04-04T20:24:00Z">
              <w:tcPr>
                <w:tcW w:w="720" w:type="dxa"/>
                <w:noWrap/>
                <w:hideMark/>
              </w:tcPr>
            </w:tcPrChange>
          </w:tcPr>
          <w:p w14:paraId="7B072294" w14:textId="77777777"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270</w:t>
            </w:r>
          </w:p>
        </w:tc>
        <w:tc>
          <w:tcPr>
            <w:tcW w:w="900" w:type="dxa"/>
            <w:tcPrChange w:id="1169" w:author="Yanfei Zhang" w:date="2022-04-04T20:24:00Z">
              <w:tcPr>
                <w:tcW w:w="900" w:type="dxa"/>
              </w:tcPr>
            </w:tcPrChange>
          </w:tcPr>
          <w:p w14:paraId="5BC68D5D" w14:textId="77777777"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131251</w:t>
            </w:r>
          </w:p>
        </w:tc>
        <w:tc>
          <w:tcPr>
            <w:tcW w:w="900" w:type="dxa"/>
            <w:noWrap/>
            <w:hideMark/>
            <w:tcPrChange w:id="1170" w:author="Yanfei Zhang" w:date="2022-04-04T20:24:00Z">
              <w:tcPr>
                <w:tcW w:w="900" w:type="dxa"/>
                <w:noWrap/>
                <w:hideMark/>
              </w:tcPr>
            </w:tcPrChange>
          </w:tcPr>
          <w:p w14:paraId="6B29FD87" w14:textId="77777777"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116348</w:t>
            </w:r>
          </w:p>
        </w:tc>
      </w:tr>
      <w:tr w:rsidR="00BE6210" w:rsidRPr="00072E4E" w14:paraId="0CC9E142" w14:textId="77777777" w:rsidTr="00A45EF6">
        <w:trPr>
          <w:trHeight w:val="300"/>
          <w:jc w:val="center"/>
          <w:trPrChange w:id="1171" w:author="Yanfei Zhang" w:date="2022-04-04T20:24:00Z">
            <w:trPr>
              <w:trHeight w:val="300"/>
              <w:jc w:val="center"/>
            </w:trPr>
          </w:trPrChange>
        </w:trPr>
        <w:tc>
          <w:tcPr>
            <w:tcW w:w="3325" w:type="dxa"/>
            <w:tcPrChange w:id="1172" w:author="Yanfei Zhang" w:date="2022-04-04T20:24:00Z">
              <w:tcPr>
                <w:tcW w:w="3325" w:type="dxa"/>
              </w:tcPr>
            </w:tcPrChange>
          </w:tcPr>
          <w:p w14:paraId="486C9C15" w14:textId="77777777"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rPr>
              <w:t>carb_entner_1.1.1.47_GLUCOSE__1__DEHYDROGENASE__NAD+__RXN</w:t>
            </w:r>
          </w:p>
        </w:tc>
        <w:tc>
          <w:tcPr>
            <w:tcW w:w="1260" w:type="dxa"/>
            <w:noWrap/>
            <w:hideMark/>
            <w:tcPrChange w:id="1173" w:author="Yanfei Zhang" w:date="2022-04-04T20:24:00Z">
              <w:tcPr>
                <w:tcW w:w="1260" w:type="dxa"/>
                <w:noWrap/>
                <w:hideMark/>
              </w:tcPr>
            </w:tcPrChange>
          </w:tcPr>
          <w:p w14:paraId="09ACBAAF" w14:textId="77777777"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 xml:space="preserve">GDH </w:t>
            </w:r>
            <w:r w:rsidRPr="00072E4E">
              <w:rPr>
                <w:rFonts w:ascii="Palatino Linotype" w:hAnsi="Palatino Linotype"/>
                <w:b/>
                <w:sz w:val="16"/>
                <w:szCs w:val="16"/>
                <w:lang w:eastAsia="zh-CN"/>
              </w:rPr>
              <w:t>²</w:t>
            </w:r>
          </w:p>
        </w:tc>
        <w:tc>
          <w:tcPr>
            <w:tcW w:w="900" w:type="dxa"/>
            <w:noWrap/>
            <w:hideMark/>
            <w:tcPrChange w:id="1174" w:author="Yanfei Zhang" w:date="2022-04-04T20:24:00Z">
              <w:tcPr>
                <w:tcW w:w="900" w:type="dxa"/>
                <w:noWrap/>
                <w:hideMark/>
              </w:tcPr>
            </w:tcPrChange>
          </w:tcPr>
          <w:p w14:paraId="42827203" w14:textId="77777777"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1170</w:t>
            </w:r>
          </w:p>
        </w:tc>
        <w:tc>
          <w:tcPr>
            <w:tcW w:w="720" w:type="dxa"/>
            <w:noWrap/>
            <w:hideMark/>
            <w:tcPrChange w:id="1175" w:author="Yanfei Zhang" w:date="2022-04-04T20:24:00Z">
              <w:tcPr>
                <w:tcW w:w="720" w:type="dxa"/>
                <w:noWrap/>
                <w:hideMark/>
              </w:tcPr>
            </w:tcPrChange>
          </w:tcPr>
          <w:p w14:paraId="215CBDE6" w14:textId="77777777"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270</w:t>
            </w:r>
          </w:p>
        </w:tc>
        <w:tc>
          <w:tcPr>
            <w:tcW w:w="900" w:type="dxa"/>
            <w:tcPrChange w:id="1176" w:author="Yanfei Zhang" w:date="2022-04-04T20:24:00Z">
              <w:tcPr>
                <w:tcW w:w="900" w:type="dxa"/>
              </w:tcPr>
            </w:tcPrChange>
          </w:tcPr>
          <w:p w14:paraId="7DEDEE1A" w14:textId="77777777"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131251</w:t>
            </w:r>
          </w:p>
        </w:tc>
        <w:tc>
          <w:tcPr>
            <w:tcW w:w="900" w:type="dxa"/>
            <w:noWrap/>
            <w:hideMark/>
            <w:tcPrChange w:id="1177" w:author="Yanfei Zhang" w:date="2022-04-04T20:24:00Z">
              <w:tcPr>
                <w:tcW w:w="900" w:type="dxa"/>
                <w:noWrap/>
                <w:hideMark/>
              </w:tcPr>
            </w:tcPrChange>
          </w:tcPr>
          <w:p w14:paraId="2BD45B93" w14:textId="77777777"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116348</w:t>
            </w:r>
          </w:p>
        </w:tc>
      </w:tr>
      <w:tr w:rsidR="00BE6210" w:rsidRPr="00072E4E" w14:paraId="2064EBF3" w14:textId="77777777" w:rsidTr="00A45EF6">
        <w:trPr>
          <w:trHeight w:val="300"/>
          <w:jc w:val="center"/>
          <w:trPrChange w:id="1178" w:author="Yanfei Zhang" w:date="2022-04-04T20:24:00Z">
            <w:trPr>
              <w:trHeight w:val="300"/>
              <w:jc w:val="center"/>
            </w:trPr>
          </w:trPrChange>
        </w:trPr>
        <w:tc>
          <w:tcPr>
            <w:tcW w:w="3325" w:type="dxa"/>
            <w:tcPrChange w:id="1179" w:author="Yanfei Zhang" w:date="2022-04-04T20:24:00Z">
              <w:tcPr>
                <w:tcW w:w="3325" w:type="dxa"/>
              </w:tcPr>
            </w:tcPrChange>
          </w:tcPr>
          <w:p w14:paraId="37D36610" w14:textId="77777777"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rPr>
              <w:t>carb_entner_1.1.1.360_GLUCOSE__1__DEHYDROGENASE__NADP+__RXN</w:t>
            </w:r>
          </w:p>
        </w:tc>
        <w:tc>
          <w:tcPr>
            <w:tcW w:w="1260" w:type="dxa"/>
            <w:noWrap/>
            <w:hideMark/>
            <w:tcPrChange w:id="1180" w:author="Yanfei Zhang" w:date="2022-04-04T20:24:00Z">
              <w:tcPr>
                <w:tcW w:w="1260" w:type="dxa"/>
                <w:noWrap/>
                <w:hideMark/>
              </w:tcPr>
            </w:tcPrChange>
          </w:tcPr>
          <w:p w14:paraId="43FF396C" w14:textId="77777777"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 xml:space="preserve">GDH </w:t>
            </w:r>
            <w:r w:rsidRPr="00072E4E">
              <w:rPr>
                <w:rFonts w:ascii="Palatino Linotype" w:hAnsi="Palatino Linotype"/>
                <w:b/>
                <w:sz w:val="16"/>
                <w:szCs w:val="16"/>
                <w:lang w:eastAsia="zh-CN"/>
              </w:rPr>
              <w:t>²</w:t>
            </w:r>
          </w:p>
        </w:tc>
        <w:tc>
          <w:tcPr>
            <w:tcW w:w="900" w:type="dxa"/>
            <w:noWrap/>
            <w:hideMark/>
            <w:tcPrChange w:id="1181" w:author="Yanfei Zhang" w:date="2022-04-04T20:24:00Z">
              <w:tcPr>
                <w:tcW w:w="900" w:type="dxa"/>
                <w:noWrap/>
                <w:hideMark/>
              </w:tcPr>
            </w:tcPrChange>
          </w:tcPr>
          <w:p w14:paraId="314AB442" w14:textId="77777777"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250</w:t>
            </w:r>
          </w:p>
        </w:tc>
        <w:tc>
          <w:tcPr>
            <w:tcW w:w="720" w:type="dxa"/>
            <w:noWrap/>
            <w:hideMark/>
            <w:tcPrChange w:id="1182" w:author="Yanfei Zhang" w:date="2022-04-04T20:24:00Z">
              <w:tcPr>
                <w:tcW w:w="720" w:type="dxa"/>
                <w:noWrap/>
                <w:hideMark/>
              </w:tcPr>
            </w:tcPrChange>
          </w:tcPr>
          <w:p w14:paraId="19F22185" w14:textId="77777777"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96</w:t>
            </w:r>
          </w:p>
        </w:tc>
        <w:tc>
          <w:tcPr>
            <w:tcW w:w="900" w:type="dxa"/>
            <w:tcPrChange w:id="1183" w:author="Yanfei Zhang" w:date="2022-04-04T20:24:00Z">
              <w:tcPr>
                <w:tcW w:w="900" w:type="dxa"/>
              </w:tcPr>
            </w:tcPrChange>
          </w:tcPr>
          <w:p w14:paraId="78FCA11D" w14:textId="77777777"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131251</w:t>
            </w:r>
          </w:p>
        </w:tc>
        <w:tc>
          <w:tcPr>
            <w:tcW w:w="900" w:type="dxa"/>
            <w:noWrap/>
            <w:hideMark/>
            <w:tcPrChange w:id="1184" w:author="Yanfei Zhang" w:date="2022-04-04T20:24:00Z">
              <w:tcPr>
                <w:tcW w:w="900" w:type="dxa"/>
                <w:noWrap/>
                <w:hideMark/>
              </w:tcPr>
            </w:tcPrChange>
          </w:tcPr>
          <w:p w14:paraId="0EBDBF6A" w14:textId="77777777"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116348</w:t>
            </w:r>
          </w:p>
        </w:tc>
      </w:tr>
      <w:tr w:rsidR="00BE6210" w:rsidRPr="00072E4E" w14:paraId="0066D576" w14:textId="77777777" w:rsidTr="00A45EF6">
        <w:trPr>
          <w:trHeight w:val="300"/>
          <w:jc w:val="center"/>
          <w:trPrChange w:id="1185" w:author="Yanfei Zhang" w:date="2022-04-04T20:24:00Z">
            <w:trPr>
              <w:trHeight w:val="300"/>
              <w:jc w:val="center"/>
            </w:trPr>
          </w:trPrChange>
        </w:trPr>
        <w:tc>
          <w:tcPr>
            <w:tcW w:w="3325" w:type="dxa"/>
            <w:tcPrChange w:id="1186" w:author="Yanfei Zhang" w:date="2022-04-04T20:24:00Z">
              <w:tcPr>
                <w:tcW w:w="3325" w:type="dxa"/>
              </w:tcPr>
            </w:tcPrChange>
          </w:tcPr>
          <w:p w14:paraId="5ABC83B8" w14:textId="77777777"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rPr>
              <w:t>carb_entner_3.1.1.17_GLUCONOLACT__RXN</w:t>
            </w:r>
          </w:p>
        </w:tc>
        <w:tc>
          <w:tcPr>
            <w:tcW w:w="1260" w:type="dxa"/>
            <w:noWrap/>
            <w:hideMark/>
            <w:tcPrChange w:id="1187" w:author="Yanfei Zhang" w:date="2022-04-04T20:24:00Z">
              <w:tcPr>
                <w:tcW w:w="1260" w:type="dxa"/>
                <w:noWrap/>
                <w:hideMark/>
              </w:tcPr>
            </w:tcPrChange>
          </w:tcPr>
          <w:p w14:paraId="0D161DC3" w14:textId="77777777"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GL</w:t>
            </w:r>
          </w:p>
        </w:tc>
        <w:tc>
          <w:tcPr>
            <w:tcW w:w="900" w:type="dxa"/>
            <w:tcPrChange w:id="1188" w:author="Yanfei Zhang" w:date="2022-04-04T20:24:00Z">
              <w:tcPr>
                <w:tcW w:w="900" w:type="dxa"/>
              </w:tcPr>
            </w:tcPrChange>
          </w:tcPr>
          <w:p w14:paraId="2480753E" w14:textId="77777777"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 xml:space="preserve"> -----</w:t>
            </w:r>
          </w:p>
        </w:tc>
        <w:tc>
          <w:tcPr>
            <w:tcW w:w="720" w:type="dxa"/>
            <w:noWrap/>
            <w:hideMark/>
            <w:tcPrChange w:id="1189" w:author="Yanfei Zhang" w:date="2022-04-04T20:24:00Z">
              <w:tcPr>
                <w:tcW w:w="720" w:type="dxa"/>
                <w:noWrap/>
                <w:hideMark/>
              </w:tcPr>
            </w:tcPrChange>
          </w:tcPr>
          <w:p w14:paraId="6F1E9639" w14:textId="77777777"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w:t>
            </w:r>
          </w:p>
        </w:tc>
        <w:tc>
          <w:tcPr>
            <w:tcW w:w="900" w:type="dxa"/>
            <w:tcPrChange w:id="1190" w:author="Yanfei Zhang" w:date="2022-04-04T20:24:00Z">
              <w:tcPr>
                <w:tcW w:w="900" w:type="dxa"/>
              </w:tcPr>
            </w:tcPrChange>
          </w:tcPr>
          <w:p w14:paraId="03760C96" w14:textId="77777777"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1000000</w:t>
            </w:r>
            <w:r w:rsidR="00524967">
              <w:rPr>
                <w:rFonts w:ascii="Palatino Linotype" w:hAnsi="Palatino Linotype"/>
                <w:sz w:val="16"/>
                <w:szCs w:val="16"/>
                <w:lang w:eastAsia="zh-CN"/>
              </w:rPr>
              <w:t xml:space="preserve"> ⁵</w:t>
            </w:r>
          </w:p>
        </w:tc>
        <w:tc>
          <w:tcPr>
            <w:tcW w:w="900" w:type="dxa"/>
            <w:noWrap/>
            <w:hideMark/>
            <w:tcPrChange w:id="1191" w:author="Yanfei Zhang" w:date="2022-04-04T20:24:00Z">
              <w:tcPr>
                <w:tcW w:w="900" w:type="dxa"/>
                <w:noWrap/>
                <w:hideMark/>
              </w:tcPr>
            </w:tcPrChange>
          </w:tcPr>
          <w:p w14:paraId="62CD7DFA" w14:textId="77777777" w:rsidR="00BE6210" w:rsidRPr="00072E4E" w:rsidRDefault="00BE6210" w:rsidP="00524967">
            <w:pPr>
              <w:rPr>
                <w:rFonts w:ascii="Palatino Linotype" w:hAnsi="Palatino Linotype"/>
                <w:sz w:val="16"/>
                <w:szCs w:val="16"/>
                <w:lang w:eastAsia="zh-CN"/>
              </w:rPr>
            </w:pPr>
            <w:r w:rsidRPr="00072E4E">
              <w:rPr>
                <w:rFonts w:ascii="Palatino Linotype" w:hAnsi="Palatino Linotype"/>
                <w:sz w:val="16"/>
                <w:szCs w:val="16"/>
                <w:lang w:eastAsia="zh-CN"/>
              </w:rPr>
              <w:t>1000000</w:t>
            </w:r>
            <w:r>
              <w:rPr>
                <w:rFonts w:ascii="Palatino Linotype" w:hAnsi="Palatino Linotype"/>
                <w:sz w:val="16"/>
                <w:szCs w:val="16"/>
                <w:lang w:eastAsia="zh-CN"/>
              </w:rPr>
              <w:t xml:space="preserve"> </w:t>
            </w:r>
          </w:p>
        </w:tc>
      </w:tr>
      <w:tr w:rsidR="00BE6210" w:rsidRPr="00072E4E" w14:paraId="7931F823" w14:textId="77777777" w:rsidTr="00A45EF6">
        <w:trPr>
          <w:trHeight w:val="300"/>
          <w:jc w:val="center"/>
          <w:trPrChange w:id="1192" w:author="Yanfei Zhang" w:date="2022-04-04T20:24:00Z">
            <w:trPr>
              <w:trHeight w:val="300"/>
              <w:jc w:val="center"/>
            </w:trPr>
          </w:trPrChange>
        </w:trPr>
        <w:tc>
          <w:tcPr>
            <w:tcW w:w="3325" w:type="dxa"/>
            <w:tcPrChange w:id="1193" w:author="Yanfei Zhang" w:date="2022-04-04T20:24:00Z">
              <w:tcPr>
                <w:tcW w:w="3325" w:type="dxa"/>
              </w:tcPr>
            </w:tcPrChange>
          </w:tcPr>
          <w:p w14:paraId="0417CA17" w14:textId="77777777"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rPr>
              <w:t>carb_entner_4.2.1.140_GLUCONATE__DEHYDRATASE__RXN</w:t>
            </w:r>
          </w:p>
        </w:tc>
        <w:tc>
          <w:tcPr>
            <w:tcW w:w="1260" w:type="dxa"/>
            <w:noWrap/>
            <w:hideMark/>
            <w:tcPrChange w:id="1194" w:author="Yanfei Zhang" w:date="2022-04-04T20:24:00Z">
              <w:tcPr>
                <w:tcW w:w="1260" w:type="dxa"/>
                <w:noWrap/>
                <w:hideMark/>
              </w:tcPr>
            </w:tcPrChange>
          </w:tcPr>
          <w:p w14:paraId="1FB08D01" w14:textId="77777777"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GAD ³</w:t>
            </w:r>
            <w:r w:rsidRPr="00072E4E">
              <w:rPr>
                <w:rFonts w:ascii="Palatino Linotype" w:hAnsi="Palatino Linotype"/>
                <w:b/>
                <w:color w:val="0D0D0D" w:themeColor="text1" w:themeTint="F2"/>
                <w:sz w:val="16"/>
                <w:szCs w:val="16"/>
                <w:vertAlign w:val="superscript"/>
                <w:lang w:eastAsia="zh-CN"/>
              </w:rPr>
              <w:t xml:space="preserve"> </w:t>
            </w:r>
          </w:p>
        </w:tc>
        <w:tc>
          <w:tcPr>
            <w:tcW w:w="900" w:type="dxa"/>
            <w:noWrap/>
            <w:hideMark/>
            <w:tcPrChange w:id="1195" w:author="Yanfei Zhang" w:date="2022-04-04T20:24:00Z">
              <w:tcPr>
                <w:tcW w:w="900" w:type="dxa"/>
                <w:noWrap/>
                <w:hideMark/>
              </w:tcPr>
            </w:tcPrChange>
          </w:tcPr>
          <w:p w14:paraId="531E2D80" w14:textId="77777777"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170</w:t>
            </w:r>
          </w:p>
        </w:tc>
        <w:tc>
          <w:tcPr>
            <w:tcW w:w="720" w:type="dxa"/>
            <w:noWrap/>
            <w:hideMark/>
            <w:tcPrChange w:id="1196" w:author="Yanfei Zhang" w:date="2022-04-04T20:24:00Z">
              <w:tcPr>
                <w:tcW w:w="720" w:type="dxa"/>
                <w:noWrap/>
                <w:hideMark/>
              </w:tcPr>
            </w:tcPrChange>
          </w:tcPr>
          <w:p w14:paraId="47C45BC2" w14:textId="77777777"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92</w:t>
            </w:r>
          </w:p>
        </w:tc>
        <w:tc>
          <w:tcPr>
            <w:tcW w:w="900" w:type="dxa"/>
            <w:tcPrChange w:id="1197" w:author="Yanfei Zhang" w:date="2022-04-04T20:24:00Z">
              <w:tcPr>
                <w:tcW w:w="900" w:type="dxa"/>
              </w:tcPr>
            </w:tcPrChange>
          </w:tcPr>
          <w:p w14:paraId="5300F1F3" w14:textId="77777777"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836571.5</w:t>
            </w:r>
          </w:p>
        </w:tc>
        <w:tc>
          <w:tcPr>
            <w:tcW w:w="900" w:type="dxa"/>
            <w:noWrap/>
            <w:hideMark/>
            <w:tcPrChange w:id="1198" w:author="Yanfei Zhang" w:date="2022-04-04T20:24:00Z">
              <w:tcPr>
                <w:tcW w:w="900" w:type="dxa"/>
                <w:noWrap/>
                <w:hideMark/>
              </w:tcPr>
            </w:tcPrChange>
          </w:tcPr>
          <w:p w14:paraId="664ED443" w14:textId="77777777"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356251</w:t>
            </w:r>
          </w:p>
        </w:tc>
      </w:tr>
      <w:tr w:rsidR="00BE6210" w:rsidRPr="00072E4E" w14:paraId="5165F899" w14:textId="77777777" w:rsidTr="00A45EF6">
        <w:trPr>
          <w:trHeight w:val="300"/>
          <w:jc w:val="center"/>
          <w:trPrChange w:id="1199" w:author="Yanfei Zhang" w:date="2022-04-04T20:24:00Z">
            <w:trPr>
              <w:trHeight w:val="300"/>
              <w:jc w:val="center"/>
            </w:trPr>
          </w:trPrChange>
        </w:trPr>
        <w:tc>
          <w:tcPr>
            <w:tcW w:w="3325" w:type="dxa"/>
            <w:tcPrChange w:id="1200" w:author="Yanfei Zhang" w:date="2022-04-04T20:24:00Z">
              <w:tcPr>
                <w:tcW w:w="3325" w:type="dxa"/>
              </w:tcPr>
            </w:tcPrChange>
          </w:tcPr>
          <w:p w14:paraId="0D0942D7" w14:textId="77777777"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rPr>
              <w:lastRenderedPageBreak/>
              <w:t>carb_degra__glucose_4.2.1.9_GLUCONATE__DEHYDRATASE__RXN</w:t>
            </w:r>
          </w:p>
        </w:tc>
        <w:tc>
          <w:tcPr>
            <w:tcW w:w="1260" w:type="dxa"/>
            <w:noWrap/>
            <w:hideMark/>
            <w:tcPrChange w:id="1201" w:author="Yanfei Zhang" w:date="2022-04-04T20:24:00Z">
              <w:tcPr>
                <w:tcW w:w="1260" w:type="dxa"/>
                <w:noWrap/>
                <w:hideMark/>
              </w:tcPr>
            </w:tcPrChange>
          </w:tcPr>
          <w:p w14:paraId="3755E9C7" w14:textId="77777777"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 xml:space="preserve">GAD </w:t>
            </w:r>
            <w:r w:rsidRPr="00072E4E">
              <w:rPr>
                <w:rFonts w:ascii="Palatino Linotype" w:hAnsi="Palatino Linotype"/>
                <w:b/>
                <w:color w:val="0D0D0D" w:themeColor="text1" w:themeTint="F2"/>
                <w:sz w:val="16"/>
                <w:szCs w:val="16"/>
                <w:lang w:eastAsia="zh-CN"/>
              </w:rPr>
              <w:t>³</w:t>
            </w:r>
          </w:p>
        </w:tc>
        <w:tc>
          <w:tcPr>
            <w:tcW w:w="900" w:type="dxa"/>
            <w:noWrap/>
            <w:hideMark/>
            <w:tcPrChange w:id="1202" w:author="Yanfei Zhang" w:date="2022-04-04T20:24:00Z">
              <w:tcPr>
                <w:tcW w:w="900" w:type="dxa"/>
                <w:noWrap/>
                <w:hideMark/>
              </w:tcPr>
            </w:tcPrChange>
          </w:tcPr>
          <w:p w14:paraId="75F64F8E" w14:textId="77777777"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170</w:t>
            </w:r>
          </w:p>
        </w:tc>
        <w:tc>
          <w:tcPr>
            <w:tcW w:w="720" w:type="dxa"/>
            <w:noWrap/>
            <w:hideMark/>
            <w:tcPrChange w:id="1203" w:author="Yanfei Zhang" w:date="2022-04-04T20:24:00Z">
              <w:tcPr>
                <w:tcW w:w="720" w:type="dxa"/>
                <w:noWrap/>
                <w:hideMark/>
              </w:tcPr>
            </w:tcPrChange>
          </w:tcPr>
          <w:p w14:paraId="0556F9BE" w14:textId="77777777"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92</w:t>
            </w:r>
          </w:p>
        </w:tc>
        <w:tc>
          <w:tcPr>
            <w:tcW w:w="900" w:type="dxa"/>
            <w:tcPrChange w:id="1204" w:author="Yanfei Zhang" w:date="2022-04-04T20:24:00Z">
              <w:tcPr>
                <w:tcW w:w="900" w:type="dxa"/>
              </w:tcPr>
            </w:tcPrChange>
          </w:tcPr>
          <w:p w14:paraId="74B7AAF0" w14:textId="77777777" w:rsidR="00BE6210" w:rsidRPr="006E3717" w:rsidRDefault="00BE6210" w:rsidP="00BE6210">
            <w:pPr>
              <w:rPr>
                <w:rFonts w:ascii="Palatino Linotype" w:hAnsi="Palatino Linotype"/>
                <w:sz w:val="16"/>
                <w:szCs w:val="16"/>
                <w:lang w:eastAsia="zh-CN"/>
              </w:rPr>
            </w:pPr>
            <w:r w:rsidRPr="006E3717">
              <w:rPr>
                <w:rFonts w:ascii="Palatino Linotype" w:hAnsi="Palatino Linotype"/>
                <w:sz w:val="16"/>
                <w:szCs w:val="16"/>
                <w:lang w:eastAsia="zh-CN"/>
              </w:rPr>
              <w:t>836571.5</w:t>
            </w:r>
          </w:p>
        </w:tc>
        <w:tc>
          <w:tcPr>
            <w:tcW w:w="900" w:type="dxa"/>
            <w:noWrap/>
            <w:hideMark/>
            <w:tcPrChange w:id="1205" w:author="Yanfei Zhang" w:date="2022-04-04T20:24:00Z">
              <w:tcPr>
                <w:tcW w:w="900" w:type="dxa"/>
                <w:noWrap/>
                <w:hideMark/>
              </w:tcPr>
            </w:tcPrChange>
          </w:tcPr>
          <w:p w14:paraId="4525ACE0" w14:textId="77777777" w:rsidR="00BE6210" w:rsidRPr="006E3717" w:rsidRDefault="00C33CDD" w:rsidP="00C33CDD">
            <w:pPr>
              <w:rPr>
                <w:rFonts w:ascii="Palatino Linotype" w:hAnsi="Palatino Linotype"/>
                <w:sz w:val="16"/>
                <w:szCs w:val="16"/>
                <w:lang w:eastAsia="zh-CN"/>
              </w:rPr>
            </w:pPr>
            <w:r w:rsidRPr="006E3717">
              <w:rPr>
                <w:rFonts w:ascii="Palatino Linotype" w:hAnsi="Palatino Linotype"/>
                <w:sz w:val="16"/>
                <w:szCs w:val="16"/>
                <w:lang w:eastAsia="zh-CN"/>
              </w:rPr>
              <w:t>356251</w:t>
            </w:r>
          </w:p>
        </w:tc>
      </w:tr>
      <w:tr w:rsidR="00BE6210" w:rsidRPr="00072E4E" w14:paraId="6A5AD413" w14:textId="77777777" w:rsidTr="00A45EF6">
        <w:trPr>
          <w:trHeight w:val="300"/>
          <w:jc w:val="center"/>
          <w:trPrChange w:id="1206" w:author="Yanfei Zhang" w:date="2022-04-04T20:24:00Z">
            <w:trPr>
              <w:trHeight w:val="300"/>
              <w:jc w:val="center"/>
            </w:trPr>
          </w:trPrChange>
        </w:trPr>
        <w:tc>
          <w:tcPr>
            <w:tcW w:w="3325" w:type="dxa"/>
            <w:tcPrChange w:id="1207" w:author="Yanfei Zhang" w:date="2022-04-04T20:24:00Z">
              <w:tcPr>
                <w:tcW w:w="3325" w:type="dxa"/>
              </w:tcPr>
            </w:tcPrChange>
          </w:tcPr>
          <w:p w14:paraId="4FFEDCA6" w14:textId="77777777"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rPr>
              <w:t>carb_entner_2.7.1.178_DEOXYGLUCONOKIN__RXN</w:t>
            </w:r>
          </w:p>
        </w:tc>
        <w:tc>
          <w:tcPr>
            <w:tcW w:w="1260" w:type="dxa"/>
            <w:noWrap/>
            <w:hideMark/>
            <w:tcPrChange w:id="1208" w:author="Yanfei Zhang" w:date="2022-04-04T20:24:00Z">
              <w:tcPr>
                <w:tcW w:w="1260" w:type="dxa"/>
                <w:noWrap/>
                <w:hideMark/>
              </w:tcPr>
            </w:tcPrChange>
          </w:tcPr>
          <w:p w14:paraId="7F63A8B0" w14:textId="77777777"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 xml:space="preserve">KDGK </w:t>
            </w:r>
            <w:r w:rsidRPr="00072E4E">
              <w:rPr>
                <w:rFonts w:ascii="Palatino Linotype" w:hAnsi="Palatino Linotype"/>
                <w:b/>
                <w:color w:val="0D0D0D" w:themeColor="text1" w:themeTint="F2"/>
                <w:sz w:val="16"/>
                <w:szCs w:val="16"/>
                <w:lang w:eastAsia="zh-CN"/>
              </w:rPr>
              <w:t>³</w:t>
            </w:r>
          </w:p>
        </w:tc>
        <w:tc>
          <w:tcPr>
            <w:tcW w:w="900" w:type="dxa"/>
            <w:noWrap/>
            <w:hideMark/>
            <w:tcPrChange w:id="1209" w:author="Yanfei Zhang" w:date="2022-04-04T20:24:00Z">
              <w:tcPr>
                <w:tcW w:w="900" w:type="dxa"/>
                <w:noWrap/>
                <w:hideMark/>
              </w:tcPr>
            </w:tcPrChange>
          </w:tcPr>
          <w:p w14:paraId="2D4B66B8" w14:textId="77777777"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w:t>
            </w:r>
          </w:p>
        </w:tc>
        <w:tc>
          <w:tcPr>
            <w:tcW w:w="720" w:type="dxa"/>
            <w:noWrap/>
            <w:hideMark/>
            <w:tcPrChange w:id="1210" w:author="Yanfei Zhang" w:date="2022-04-04T20:24:00Z">
              <w:tcPr>
                <w:tcW w:w="720" w:type="dxa"/>
                <w:noWrap/>
                <w:hideMark/>
              </w:tcPr>
            </w:tcPrChange>
          </w:tcPr>
          <w:p w14:paraId="40B06135" w14:textId="77777777"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w:t>
            </w:r>
          </w:p>
        </w:tc>
        <w:tc>
          <w:tcPr>
            <w:tcW w:w="900" w:type="dxa"/>
            <w:tcPrChange w:id="1211" w:author="Yanfei Zhang" w:date="2022-04-04T20:24:00Z">
              <w:tcPr>
                <w:tcW w:w="900" w:type="dxa"/>
              </w:tcPr>
            </w:tcPrChange>
          </w:tcPr>
          <w:p w14:paraId="498E0937" w14:textId="77777777"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291272.8</w:t>
            </w:r>
          </w:p>
        </w:tc>
        <w:tc>
          <w:tcPr>
            <w:tcW w:w="900" w:type="dxa"/>
            <w:noWrap/>
            <w:hideMark/>
            <w:tcPrChange w:id="1212" w:author="Yanfei Zhang" w:date="2022-04-04T20:24:00Z">
              <w:tcPr>
                <w:tcW w:w="900" w:type="dxa"/>
                <w:noWrap/>
                <w:hideMark/>
              </w:tcPr>
            </w:tcPrChange>
          </w:tcPr>
          <w:p w14:paraId="69047073" w14:textId="77777777"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253355.8</w:t>
            </w:r>
          </w:p>
        </w:tc>
      </w:tr>
      <w:tr w:rsidR="00BE6210" w:rsidRPr="00072E4E" w14:paraId="4A2F8387" w14:textId="77777777" w:rsidTr="00A45EF6">
        <w:trPr>
          <w:trHeight w:val="300"/>
          <w:jc w:val="center"/>
          <w:trPrChange w:id="1213" w:author="Yanfei Zhang" w:date="2022-04-04T20:24:00Z">
            <w:trPr>
              <w:trHeight w:val="300"/>
              <w:jc w:val="center"/>
            </w:trPr>
          </w:trPrChange>
        </w:trPr>
        <w:tc>
          <w:tcPr>
            <w:tcW w:w="3325" w:type="dxa"/>
            <w:tcPrChange w:id="1214" w:author="Yanfei Zhang" w:date="2022-04-04T20:24:00Z">
              <w:tcPr>
                <w:tcW w:w="3325" w:type="dxa"/>
              </w:tcPr>
            </w:tcPrChange>
          </w:tcPr>
          <w:p w14:paraId="3986D71C" w14:textId="77777777"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rPr>
              <w:t>carb_entner_4.1.2.55_KDPGALDOL__RXN</w:t>
            </w:r>
          </w:p>
        </w:tc>
        <w:tc>
          <w:tcPr>
            <w:tcW w:w="1260" w:type="dxa"/>
            <w:noWrap/>
            <w:hideMark/>
            <w:tcPrChange w:id="1215" w:author="Yanfei Zhang" w:date="2022-04-04T20:24:00Z">
              <w:tcPr>
                <w:tcW w:w="1260" w:type="dxa"/>
                <w:noWrap/>
                <w:hideMark/>
              </w:tcPr>
            </w:tcPrChange>
          </w:tcPr>
          <w:p w14:paraId="04F730D5" w14:textId="77777777"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 xml:space="preserve">KDPGA </w:t>
            </w:r>
            <w:r w:rsidRPr="00072E4E">
              <w:rPr>
                <w:rFonts w:ascii="Palatino Linotype" w:hAnsi="Palatino Linotype"/>
                <w:b/>
                <w:color w:val="0D0D0D" w:themeColor="text1" w:themeTint="F2"/>
                <w:sz w:val="16"/>
                <w:szCs w:val="16"/>
                <w:lang w:eastAsia="zh-CN"/>
              </w:rPr>
              <w:t>³</w:t>
            </w:r>
          </w:p>
        </w:tc>
        <w:tc>
          <w:tcPr>
            <w:tcW w:w="900" w:type="dxa"/>
            <w:noWrap/>
            <w:hideMark/>
            <w:tcPrChange w:id="1216" w:author="Yanfei Zhang" w:date="2022-04-04T20:24:00Z">
              <w:tcPr>
                <w:tcW w:w="900" w:type="dxa"/>
                <w:noWrap/>
                <w:hideMark/>
              </w:tcPr>
            </w:tcPrChange>
          </w:tcPr>
          <w:p w14:paraId="1A18FED3" w14:textId="77777777"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120</w:t>
            </w:r>
          </w:p>
        </w:tc>
        <w:tc>
          <w:tcPr>
            <w:tcW w:w="720" w:type="dxa"/>
            <w:noWrap/>
            <w:hideMark/>
            <w:tcPrChange w:id="1217" w:author="Yanfei Zhang" w:date="2022-04-04T20:24:00Z">
              <w:tcPr>
                <w:tcW w:w="720" w:type="dxa"/>
                <w:noWrap/>
                <w:hideMark/>
              </w:tcPr>
            </w:tcPrChange>
          </w:tcPr>
          <w:p w14:paraId="4BF494E8" w14:textId="77777777"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55</w:t>
            </w:r>
          </w:p>
        </w:tc>
        <w:tc>
          <w:tcPr>
            <w:tcW w:w="900" w:type="dxa"/>
            <w:tcPrChange w:id="1218" w:author="Yanfei Zhang" w:date="2022-04-04T20:24:00Z">
              <w:tcPr>
                <w:tcW w:w="900" w:type="dxa"/>
              </w:tcPr>
            </w:tcPrChange>
          </w:tcPr>
          <w:p w14:paraId="0101613A" w14:textId="77777777"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597318.7</w:t>
            </w:r>
          </w:p>
        </w:tc>
        <w:tc>
          <w:tcPr>
            <w:tcW w:w="900" w:type="dxa"/>
            <w:noWrap/>
            <w:hideMark/>
            <w:tcPrChange w:id="1219" w:author="Yanfei Zhang" w:date="2022-04-04T20:24:00Z">
              <w:tcPr>
                <w:tcW w:w="900" w:type="dxa"/>
                <w:noWrap/>
                <w:hideMark/>
              </w:tcPr>
            </w:tcPrChange>
          </w:tcPr>
          <w:p w14:paraId="2CFB927D" w14:textId="77777777"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346968</w:t>
            </w:r>
          </w:p>
        </w:tc>
      </w:tr>
      <w:tr w:rsidR="00BE6210" w:rsidRPr="00072E4E" w14:paraId="315F7691" w14:textId="77777777" w:rsidTr="00A45EF6">
        <w:trPr>
          <w:trHeight w:val="300"/>
          <w:jc w:val="center"/>
          <w:trPrChange w:id="1220" w:author="Yanfei Zhang" w:date="2022-04-04T20:24:00Z">
            <w:trPr>
              <w:trHeight w:val="300"/>
              <w:jc w:val="center"/>
            </w:trPr>
          </w:trPrChange>
        </w:trPr>
        <w:tc>
          <w:tcPr>
            <w:tcW w:w="3325" w:type="dxa"/>
            <w:tcPrChange w:id="1221" w:author="Yanfei Zhang" w:date="2022-04-04T20:24:00Z">
              <w:tcPr>
                <w:tcW w:w="3325" w:type="dxa"/>
              </w:tcPr>
            </w:tcPrChange>
          </w:tcPr>
          <w:p w14:paraId="1BD5A747" w14:textId="77777777"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rPr>
              <w:t>carb_glucneo_1.2.1.13_GAPDHSYNEC__RXN_NAD</w:t>
            </w:r>
          </w:p>
        </w:tc>
        <w:tc>
          <w:tcPr>
            <w:tcW w:w="1260" w:type="dxa"/>
            <w:noWrap/>
            <w:hideMark/>
            <w:tcPrChange w:id="1222" w:author="Yanfei Zhang" w:date="2022-04-04T20:24:00Z">
              <w:tcPr>
                <w:tcW w:w="1260" w:type="dxa"/>
                <w:noWrap/>
                <w:hideMark/>
              </w:tcPr>
            </w:tcPrChange>
          </w:tcPr>
          <w:p w14:paraId="6E7F06B0" w14:textId="77777777"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 xml:space="preserve">GAPDH </w:t>
            </w:r>
            <w:r w:rsidRPr="00072E4E">
              <w:rPr>
                <w:rFonts w:ascii="Palatino Linotype" w:hAnsi="Palatino Linotype"/>
                <w:b/>
                <w:color w:val="0D0D0D" w:themeColor="text1" w:themeTint="F2"/>
                <w:sz w:val="16"/>
                <w:szCs w:val="16"/>
                <w:lang w:eastAsia="zh-CN"/>
              </w:rPr>
              <w:t>³</w:t>
            </w:r>
          </w:p>
        </w:tc>
        <w:tc>
          <w:tcPr>
            <w:tcW w:w="900" w:type="dxa"/>
            <w:noWrap/>
            <w:hideMark/>
            <w:tcPrChange w:id="1223" w:author="Yanfei Zhang" w:date="2022-04-04T20:24:00Z">
              <w:tcPr>
                <w:tcW w:w="900" w:type="dxa"/>
                <w:noWrap/>
                <w:hideMark/>
              </w:tcPr>
            </w:tcPrChange>
          </w:tcPr>
          <w:p w14:paraId="1A307B1C" w14:textId="77777777"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87</w:t>
            </w:r>
          </w:p>
        </w:tc>
        <w:tc>
          <w:tcPr>
            <w:tcW w:w="720" w:type="dxa"/>
            <w:noWrap/>
            <w:hideMark/>
            <w:tcPrChange w:id="1224" w:author="Yanfei Zhang" w:date="2022-04-04T20:24:00Z">
              <w:tcPr>
                <w:tcW w:w="720" w:type="dxa"/>
                <w:noWrap/>
                <w:hideMark/>
              </w:tcPr>
            </w:tcPrChange>
          </w:tcPr>
          <w:p w14:paraId="50EFADAC" w14:textId="77777777"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43</w:t>
            </w:r>
          </w:p>
        </w:tc>
        <w:tc>
          <w:tcPr>
            <w:tcW w:w="900" w:type="dxa"/>
            <w:tcPrChange w:id="1225" w:author="Yanfei Zhang" w:date="2022-04-04T20:24:00Z">
              <w:tcPr>
                <w:tcW w:w="900" w:type="dxa"/>
              </w:tcPr>
            </w:tcPrChange>
          </w:tcPr>
          <w:p w14:paraId="15E68AC9" w14:textId="77777777"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653018.3</w:t>
            </w:r>
          </w:p>
        </w:tc>
        <w:tc>
          <w:tcPr>
            <w:tcW w:w="900" w:type="dxa"/>
            <w:noWrap/>
            <w:hideMark/>
            <w:tcPrChange w:id="1226" w:author="Yanfei Zhang" w:date="2022-04-04T20:24:00Z">
              <w:tcPr>
                <w:tcW w:w="900" w:type="dxa"/>
                <w:noWrap/>
                <w:hideMark/>
              </w:tcPr>
            </w:tcPrChange>
          </w:tcPr>
          <w:p w14:paraId="4866F8B1" w14:textId="77777777"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675898.5</w:t>
            </w:r>
          </w:p>
        </w:tc>
      </w:tr>
      <w:tr w:rsidR="00BE6210" w:rsidRPr="00072E4E" w14:paraId="0A8EF4FA" w14:textId="77777777" w:rsidTr="00A45EF6">
        <w:trPr>
          <w:trHeight w:val="300"/>
          <w:jc w:val="center"/>
          <w:trPrChange w:id="1227" w:author="Yanfei Zhang" w:date="2022-04-04T20:24:00Z">
            <w:trPr>
              <w:trHeight w:val="300"/>
              <w:jc w:val="center"/>
            </w:trPr>
          </w:trPrChange>
        </w:trPr>
        <w:tc>
          <w:tcPr>
            <w:tcW w:w="3325" w:type="dxa"/>
            <w:tcPrChange w:id="1228" w:author="Yanfei Zhang" w:date="2022-04-04T20:24:00Z">
              <w:tcPr>
                <w:tcW w:w="3325" w:type="dxa"/>
              </w:tcPr>
            </w:tcPrChange>
          </w:tcPr>
          <w:p w14:paraId="36547177" w14:textId="77777777" w:rsidR="00BE6210" w:rsidRPr="00C33CDD" w:rsidRDefault="00BE6210" w:rsidP="00BE6210">
            <w:pPr>
              <w:rPr>
                <w:rFonts w:ascii="Palatino Linotype" w:hAnsi="Palatino Linotype"/>
                <w:sz w:val="16"/>
                <w:szCs w:val="16"/>
                <w:lang w:eastAsia="zh-CN"/>
              </w:rPr>
            </w:pPr>
            <w:r w:rsidRPr="00C33CDD">
              <w:rPr>
                <w:rFonts w:ascii="Palatino Linotype" w:hAnsi="Palatino Linotype"/>
                <w:sz w:val="16"/>
                <w:szCs w:val="16"/>
              </w:rPr>
              <w:t>carb_glucneo_1.2.1.13_GAPDHSYNEC__RXN_NADP</w:t>
            </w:r>
          </w:p>
        </w:tc>
        <w:tc>
          <w:tcPr>
            <w:tcW w:w="1260" w:type="dxa"/>
            <w:noWrap/>
            <w:hideMark/>
            <w:tcPrChange w:id="1229" w:author="Yanfei Zhang" w:date="2022-04-04T20:24:00Z">
              <w:tcPr>
                <w:tcW w:w="1260" w:type="dxa"/>
                <w:noWrap/>
                <w:hideMark/>
              </w:tcPr>
            </w:tcPrChange>
          </w:tcPr>
          <w:p w14:paraId="6091C56F" w14:textId="77777777" w:rsidR="00BE6210" w:rsidRPr="00C33CDD" w:rsidRDefault="00BE6210" w:rsidP="00BE6210">
            <w:pPr>
              <w:rPr>
                <w:rFonts w:ascii="Palatino Linotype" w:hAnsi="Palatino Linotype"/>
                <w:sz w:val="16"/>
                <w:szCs w:val="16"/>
                <w:lang w:eastAsia="zh-CN"/>
              </w:rPr>
            </w:pPr>
            <w:r w:rsidRPr="00C33CDD">
              <w:rPr>
                <w:rFonts w:ascii="Palatino Linotype" w:hAnsi="Palatino Linotype"/>
                <w:sz w:val="16"/>
                <w:szCs w:val="16"/>
                <w:lang w:eastAsia="zh-CN"/>
              </w:rPr>
              <w:t xml:space="preserve">GAPDH </w:t>
            </w:r>
            <w:r w:rsidRPr="00C33CDD">
              <w:rPr>
                <w:rFonts w:ascii="Palatino Linotype" w:hAnsi="Palatino Linotype"/>
                <w:b/>
                <w:color w:val="0D0D0D" w:themeColor="text1" w:themeTint="F2"/>
                <w:sz w:val="16"/>
                <w:szCs w:val="16"/>
                <w:lang w:eastAsia="zh-CN"/>
              </w:rPr>
              <w:t>³</w:t>
            </w:r>
          </w:p>
        </w:tc>
        <w:tc>
          <w:tcPr>
            <w:tcW w:w="900" w:type="dxa"/>
            <w:noWrap/>
            <w:hideMark/>
            <w:tcPrChange w:id="1230" w:author="Yanfei Zhang" w:date="2022-04-04T20:24:00Z">
              <w:tcPr>
                <w:tcW w:w="900" w:type="dxa"/>
                <w:noWrap/>
                <w:hideMark/>
              </w:tcPr>
            </w:tcPrChange>
          </w:tcPr>
          <w:p w14:paraId="5350200B" w14:textId="77777777" w:rsidR="00BE6210" w:rsidRPr="00C33CDD" w:rsidRDefault="00BE6210" w:rsidP="00BE6210">
            <w:pPr>
              <w:rPr>
                <w:rFonts w:ascii="Palatino Linotype" w:hAnsi="Palatino Linotype"/>
                <w:sz w:val="16"/>
                <w:szCs w:val="16"/>
                <w:lang w:eastAsia="zh-CN"/>
              </w:rPr>
            </w:pPr>
            <w:r w:rsidRPr="00C33CDD">
              <w:rPr>
                <w:rFonts w:ascii="Palatino Linotype" w:hAnsi="Palatino Linotype"/>
                <w:sz w:val="16"/>
                <w:szCs w:val="16"/>
                <w:lang w:eastAsia="zh-CN"/>
              </w:rPr>
              <w:t>87</w:t>
            </w:r>
          </w:p>
        </w:tc>
        <w:tc>
          <w:tcPr>
            <w:tcW w:w="720" w:type="dxa"/>
            <w:noWrap/>
            <w:hideMark/>
            <w:tcPrChange w:id="1231" w:author="Yanfei Zhang" w:date="2022-04-04T20:24:00Z">
              <w:tcPr>
                <w:tcW w:w="720" w:type="dxa"/>
                <w:noWrap/>
                <w:hideMark/>
              </w:tcPr>
            </w:tcPrChange>
          </w:tcPr>
          <w:p w14:paraId="43EA3557" w14:textId="77777777" w:rsidR="00BE6210" w:rsidRPr="00C33CDD" w:rsidRDefault="00BE6210" w:rsidP="00BE6210">
            <w:pPr>
              <w:rPr>
                <w:rFonts w:ascii="Palatino Linotype" w:hAnsi="Palatino Linotype"/>
                <w:sz w:val="16"/>
                <w:szCs w:val="16"/>
                <w:lang w:eastAsia="zh-CN"/>
              </w:rPr>
            </w:pPr>
            <w:r w:rsidRPr="00C33CDD">
              <w:rPr>
                <w:rFonts w:ascii="Palatino Linotype" w:hAnsi="Palatino Linotype"/>
                <w:sz w:val="16"/>
                <w:szCs w:val="16"/>
                <w:lang w:eastAsia="zh-CN"/>
              </w:rPr>
              <w:t>43</w:t>
            </w:r>
          </w:p>
        </w:tc>
        <w:tc>
          <w:tcPr>
            <w:tcW w:w="900" w:type="dxa"/>
            <w:tcPrChange w:id="1232" w:author="Yanfei Zhang" w:date="2022-04-04T20:24:00Z">
              <w:tcPr>
                <w:tcW w:w="900" w:type="dxa"/>
              </w:tcPr>
            </w:tcPrChange>
          </w:tcPr>
          <w:p w14:paraId="0B0D214D" w14:textId="77777777" w:rsidR="00BE6210" w:rsidRPr="00BE6210" w:rsidRDefault="00C33CDD" w:rsidP="00BE6210">
            <w:pPr>
              <w:rPr>
                <w:rFonts w:ascii="Palatino Linotype" w:hAnsi="Palatino Linotype"/>
                <w:strike/>
                <w:sz w:val="16"/>
                <w:szCs w:val="16"/>
                <w:lang w:eastAsia="zh-CN"/>
              </w:rPr>
            </w:pPr>
            <w:r w:rsidRPr="00072E4E">
              <w:rPr>
                <w:rFonts w:ascii="Palatino Linotype" w:hAnsi="Palatino Linotype"/>
                <w:sz w:val="16"/>
                <w:szCs w:val="16"/>
                <w:lang w:eastAsia="zh-CN"/>
              </w:rPr>
              <w:t>653018.3</w:t>
            </w:r>
          </w:p>
        </w:tc>
        <w:tc>
          <w:tcPr>
            <w:tcW w:w="900" w:type="dxa"/>
            <w:noWrap/>
            <w:hideMark/>
            <w:tcPrChange w:id="1233" w:author="Yanfei Zhang" w:date="2022-04-04T20:24:00Z">
              <w:tcPr>
                <w:tcW w:w="900" w:type="dxa"/>
                <w:noWrap/>
                <w:hideMark/>
              </w:tcPr>
            </w:tcPrChange>
          </w:tcPr>
          <w:p w14:paraId="11C34085" w14:textId="77777777" w:rsidR="00BE6210" w:rsidRPr="00C33CDD" w:rsidRDefault="00BE6210" w:rsidP="00BE6210">
            <w:pPr>
              <w:rPr>
                <w:rFonts w:ascii="Palatino Linotype" w:hAnsi="Palatino Linotype"/>
                <w:sz w:val="16"/>
                <w:szCs w:val="16"/>
                <w:lang w:eastAsia="zh-CN"/>
              </w:rPr>
            </w:pPr>
            <w:r w:rsidRPr="00C33CDD">
              <w:rPr>
                <w:rFonts w:ascii="Palatino Linotype" w:hAnsi="Palatino Linotype"/>
                <w:sz w:val="16"/>
                <w:szCs w:val="16"/>
                <w:lang w:eastAsia="zh-CN"/>
              </w:rPr>
              <w:t>675898.5</w:t>
            </w:r>
          </w:p>
        </w:tc>
      </w:tr>
      <w:tr w:rsidR="00BE6210" w:rsidRPr="00072E4E" w14:paraId="47834473" w14:textId="77777777" w:rsidTr="00A45EF6">
        <w:trPr>
          <w:trHeight w:val="300"/>
          <w:jc w:val="center"/>
          <w:trPrChange w:id="1234" w:author="Yanfei Zhang" w:date="2022-04-04T20:24:00Z">
            <w:trPr>
              <w:trHeight w:val="300"/>
              <w:jc w:val="center"/>
            </w:trPr>
          </w:trPrChange>
        </w:trPr>
        <w:tc>
          <w:tcPr>
            <w:tcW w:w="3325" w:type="dxa"/>
            <w:tcPrChange w:id="1235" w:author="Yanfei Zhang" w:date="2022-04-04T20:24:00Z">
              <w:tcPr>
                <w:tcW w:w="3325" w:type="dxa"/>
              </w:tcPr>
            </w:tcPrChange>
          </w:tcPr>
          <w:p w14:paraId="2958D950" w14:textId="77777777"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rPr>
              <w:t>carb_enter_glucneo_2.7.2.3_PHOSGLYPHOS__RXN</w:t>
            </w:r>
          </w:p>
        </w:tc>
        <w:tc>
          <w:tcPr>
            <w:tcW w:w="1260" w:type="dxa"/>
            <w:noWrap/>
            <w:hideMark/>
            <w:tcPrChange w:id="1236" w:author="Yanfei Zhang" w:date="2022-04-04T20:24:00Z">
              <w:tcPr>
                <w:tcW w:w="1260" w:type="dxa"/>
                <w:noWrap/>
                <w:hideMark/>
              </w:tcPr>
            </w:tcPrChange>
          </w:tcPr>
          <w:p w14:paraId="50959845" w14:textId="77777777"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 xml:space="preserve">PGK </w:t>
            </w:r>
            <w:r w:rsidRPr="00072E4E">
              <w:rPr>
                <w:rFonts w:ascii="Palatino Linotype" w:hAnsi="Palatino Linotype"/>
                <w:b/>
                <w:sz w:val="16"/>
                <w:szCs w:val="16"/>
                <w:lang w:eastAsia="zh-CN"/>
              </w:rPr>
              <w:t>²</w:t>
            </w:r>
          </w:p>
        </w:tc>
        <w:tc>
          <w:tcPr>
            <w:tcW w:w="900" w:type="dxa"/>
            <w:noWrap/>
            <w:hideMark/>
            <w:tcPrChange w:id="1237" w:author="Yanfei Zhang" w:date="2022-04-04T20:24:00Z">
              <w:tcPr>
                <w:tcW w:w="900" w:type="dxa"/>
                <w:noWrap/>
                <w:hideMark/>
              </w:tcPr>
            </w:tcPrChange>
          </w:tcPr>
          <w:p w14:paraId="15FF707A" w14:textId="77777777"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110</w:t>
            </w:r>
          </w:p>
        </w:tc>
        <w:tc>
          <w:tcPr>
            <w:tcW w:w="720" w:type="dxa"/>
            <w:noWrap/>
            <w:hideMark/>
            <w:tcPrChange w:id="1238" w:author="Yanfei Zhang" w:date="2022-04-04T20:24:00Z">
              <w:tcPr>
                <w:tcW w:w="720" w:type="dxa"/>
                <w:noWrap/>
                <w:hideMark/>
              </w:tcPr>
            </w:tcPrChange>
          </w:tcPr>
          <w:p w14:paraId="038AB0E5" w14:textId="77777777"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30</w:t>
            </w:r>
          </w:p>
        </w:tc>
        <w:tc>
          <w:tcPr>
            <w:tcW w:w="900" w:type="dxa"/>
            <w:tcPrChange w:id="1239" w:author="Yanfei Zhang" w:date="2022-04-04T20:24:00Z">
              <w:tcPr>
                <w:tcW w:w="900" w:type="dxa"/>
              </w:tcPr>
            </w:tcPrChange>
          </w:tcPr>
          <w:p w14:paraId="7AB0F9FC" w14:textId="77777777"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599572.8</w:t>
            </w:r>
          </w:p>
        </w:tc>
        <w:tc>
          <w:tcPr>
            <w:tcW w:w="900" w:type="dxa"/>
            <w:noWrap/>
            <w:hideMark/>
            <w:tcPrChange w:id="1240" w:author="Yanfei Zhang" w:date="2022-04-04T20:24:00Z">
              <w:tcPr>
                <w:tcW w:w="900" w:type="dxa"/>
                <w:noWrap/>
                <w:hideMark/>
              </w:tcPr>
            </w:tcPrChange>
          </w:tcPr>
          <w:p w14:paraId="72732C9C" w14:textId="77777777"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492960.8</w:t>
            </w:r>
          </w:p>
        </w:tc>
      </w:tr>
      <w:tr w:rsidR="00BE6210" w:rsidRPr="00072E4E" w14:paraId="768156DF" w14:textId="77777777" w:rsidTr="00A45EF6">
        <w:trPr>
          <w:trHeight w:val="300"/>
          <w:jc w:val="center"/>
          <w:trPrChange w:id="1241" w:author="Yanfei Zhang" w:date="2022-04-04T20:24:00Z">
            <w:trPr>
              <w:trHeight w:val="300"/>
              <w:jc w:val="center"/>
            </w:trPr>
          </w:trPrChange>
        </w:trPr>
        <w:tc>
          <w:tcPr>
            <w:tcW w:w="3325" w:type="dxa"/>
            <w:tcPrChange w:id="1242" w:author="Yanfei Zhang" w:date="2022-04-04T20:24:00Z">
              <w:tcPr>
                <w:tcW w:w="3325" w:type="dxa"/>
              </w:tcPr>
            </w:tcPrChange>
          </w:tcPr>
          <w:p w14:paraId="11E5B949" w14:textId="77777777"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rPr>
              <w:t>carb_enter_glucneo_1.2.1.9_1.2.1.9__RXN</w:t>
            </w:r>
          </w:p>
        </w:tc>
        <w:tc>
          <w:tcPr>
            <w:tcW w:w="1260" w:type="dxa"/>
            <w:noWrap/>
            <w:hideMark/>
            <w:tcPrChange w:id="1243" w:author="Yanfei Zhang" w:date="2022-04-04T20:24:00Z">
              <w:tcPr>
                <w:tcW w:w="1260" w:type="dxa"/>
                <w:noWrap/>
                <w:hideMark/>
              </w:tcPr>
            </w:tcPrChange>
          </w:tcPr>
          <w:p w14:paraId="3501E044" w14:textId="77777777" w:rsidR="00BE6210" w:rsidRPr="00C33CDD" w:rsidRDefault="00BE6210" w:rsidP="00BE6210">
            <w:pPr>
              <w:rPr>
                <w:rFonts w:ascii="Palatino Linotype" w:hAnsi="Palatino Linotype"/>
                <w:sz w:val="16"/>
                <w:szCs w:val="16"/>
                <w:lang w:eastAsia="zh-CN"/>
              </w:rPr>
            </w:pPr>
            <w:r w:rsidRPr="00C33CDD">
              <w:rPr>
                <w:rFonts w:ascii="Palatino Linotype" w:hAnsi="Palatino Linotype"/>
                <w:sz w:val="16"/>
                <w:szCs w:val="16"/>
                <w:lang w:eastAsia="zh-CN"/>
              </w:rPr>
              <w:t xml:space="preserve">GAPN </w:t>
            </w:r>
            <w:r w:rsidRPr="00C33CDD">
              <w:rPr>
                <w:rFonts w:ascii="Palatino Linotype" w:hAnsi="Palatino Linotype"/>
                <w:b/>
                <w:color w:val="0D0D0D" w:themeColor="text1" w:themeTint="F2"/>
                <w:sz w:val="16"/>
                <w:szCs w:val="16"/>
                <w:lang w:eastAsia="zh-CN"/>
              </w:rPr>
              <w:t>³</w:t>
            </w:r>
          </w:p>
        </w:tc>
        <w:tc>
          <w:tcPr>
            <w:tcW w:w="900" w:type="dxa"/>
            <w:noWrap/>
            <w:hideMark/>
            <w:tcPrChange w:id="1244" w:author="Yanfei Zhang" w:date="2022-04-04T20:24:00Z">
              <w:tcPr>
                <w:tcW w:w="900" w:type="dxa"/>
                <w:noWrap/>
                <w:hideMark/>
              </w:tcPr>
            </w:tcPrChange>
          </w:tcPr>
          <w:p w14:paraId="240553C4" w14:textId="77777777" w:rsidR="00BE6210" w:rsidRPr="00C33CDD" w:rsidRDefault="00BE6210" w:rsidP="00BE6210">
            <w:pPr>
              <w:rPr>
                <w:rFonts w:ascii="Palatino Linotype" w:hAnsi="Palatino Linotype"/>
                <w:sz w:val="16"/>
                <w:szCs w:val="16"/>
                <w:lang w:eastAsia="zh-CN"/>
              </w:rPr>
            </w:pPr>
            <w:r w:rsidRPr="00C33CDD">
              <w:rPr>
                <w:rFonts w:ascii="Palatino Linotype" w:hAnsi="Palatino Linotype"/>
                <w:sz w:val="16"/>
                <w:szCs w:val="16"/>
                <w:lang w:eastAsia="zh-CN"/>
              </w:rPr>
              <w:t>36</w:t>
            </w:r>
          </w:p>
        </w:tc>
        <w:tc>
          <w:tcPr>
            <w:tcW w:w="720" w:type="dxa"/>
            <w:noWrap/>
            <w:hideMark/>
            <w:tcPrChange w:id="1245" w:author="Yanfei Zhang" w:date="2022-04-04T20:24:00Z">
              <w:tcPr>
                <w:tcW w:w="720" w:type="dxa"/>
                <w:noWrap/>
                <w:hideMark/>
              </w:tcPr>
            </w:tcPrChange>
          </w:tcPr>
          <w:p w14:paraId="7B6B4F7B" w14:textId="77777777" w:rsidR="00BE6210" w:rsidRPr="00C33CDD" w:rsidRDefault="00BE6210" w:rsidP="00BE6210">
            <w:pPr>
              <w:rPr>
                <w:rFonts w:ascii="Palatino Linotype" w:hAnsi="Palatino Linotype"/>
                <w:sz w:val="16"/>
                <w:szCs w:val="16"/>
                <w:lang w:eastAsia="zh-CN"/>
              </w:rPr>
            </w:pPr>
            <w:r w:rsidRPr="00C33CDD">
              <w:rPr>
                <w:rFonts w:ascii="Palatino Linotype" w:hAnsi="Palatino Linotype"/>
                <w:sz w:val="16"/>
                <w:szCs w:val="16"/>
                <w:lang w:eastAsia="zh-CN"/>
              </w:rPr>
              <w:t>21</w:t>
            </w:r>
          </w:p>
        </w:tc>
        <w:tc>
          <w:tcPr>
            <w:tcW w:w="900" w:type="dxa"/>
            <w:tcPrChange w:id="1246" w:author="Yanfei Zhang" w:date="2022-04-04T20:24:00Z">
              <w:tcPr>
                <w:tcW w:w="900" w:type="dxa"/>
              </w:tcPr>
            </w:tcPrChange>
          </w:tcPr>
          <w:p w14:paraId="5ED5143F" w14:textId="77777777" w:rsidR="00BE6210" w:rsidRPr="00C33CDD" w:rsidRDefault="00BE6210" w:rsidP="00BE6210">
            <w:pPr>
              <w:rPr>
                <w:rFonts w:ascii="Palatino Linotype" w:hAnsi="Palatino Linotype"/>
                <w:sz w:val="16"/>
                <w:szCs w:val="16"/>
                <w:lang w:eastAsia="zh-CN"/>
              </w:rPr>
            </w:pPr>
            <w:r w:rsidRPr="00C33CDD">
              <w:rPr>
                <w:rFonts w:ascii="Palatino Linotype" w:hAnsi="Palatino Linotype"/>
                <w:sz w:val="16"/>
                <w:szCs w:val="16"/>
                <w:lang w:eastAsia="zh-CN"/>
              </w:rPr>
              <w:t>648866.8</w:t>
            </w:r>
          </w:p>
        </w:tc>
        <w:tc>
          <w:tcPr>
            <w:tcW w:w="900" w:type="dxa"/>
            <w:noWrap/>
            <w:hideMark/>
            <w:tcPrChange w:id="1247" w:author="Yanfei Zhang" w:date="2022-04-04T20:24:00Z">
              <w:tcPr>
                <w:tcW w:w="900" w:type="dxa"/>
                <w:noWrap/>
                <w:hideMark/>
              </w:tcPr>
            </w:tcPrChange>
          </w:tcPr>
          <w:p w14:paraId="2F76AAC0" w14:textId="77777777" w:rsidR="00BE6210" w:rsidRPr="00C33CDD" w:rsidRDefault="00BE6210" w:rsidP="00BE6210">
            <w:pPr>
              <w:rPr>
                <w:rFonts w:ascii="Palatino Linotype" w:hAnsi="Palatino Linotype"/>
                <w:sz w:val="16"/>
                <w:szCs w:val="16"/>
                <w:lang w:eastAsia="zh-CN"/>
              </w:rPr>
            </w:pPr>
            <w:r w:rsidRPr="00C33CDD">
              <w:rPr>
                <w:rFonts w:ascii="Palatino Linotype" w:hAnsi="Palatino Linotype"/>
                <w:sz w:val="16"/>
                <w:szCs w:val="16"/>
                <w:lang w:eastAsia="zh-CN"/>
              </w:rPr>
              <w:t>295347</w:t>
            </w:r>
          </w:p>
        </w:tc>
      </w:tr>
      <w:tr w:rsidR="00BE6210" w:rsidRPr="00072E4E" w14:paraId="54CF72B2" w14:textId="77777777" w:rsidTr="00A45EF6">
        <w:trPr>
          <w:trHeight w:val="300"/>
          <w:jc w:val="center"/>
          <w:trPrChange w:id="1248" w:author="Yanfei Zhang" w:date="2022-04-04T20:24:00Z">
            <w:trPr>
              <w:trHeight w:val="300"/>
              <w:jc w:val="center"/>
            </w:trPr>
          </w:trPrChange>
        </w:trPr>
        <w:tc>
          <w:tcPr>
            <w:tcW w:w="3325" w:type="dxa"/>
            <w:tcPrChange w:id="1249" w:author="Yanfei Zhang" w:date="2022-04-04T20:24:00Z">
              <w:tcPr>
                <w:tcW w:w="3325" w:type="dxa"/>
              </w:tcPr>
            </w:tcPrChange>
          </w:tcPr>
          <w:p w14:paraId="5AEEA205" w14:textId="77777777"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rPr>
              <w:t>carb_enter_glucneo_5.4.2.1_3PGAREARR__RXN</w:t>
            </w:r>
          </w:p>
        </w:tc>
        <w:tc>
          <w:tcPr>
            <w:tcW w:w="1260" w:type="dxa"/>
            <w:noWrap/>
            <w:hideMark/>
            <w:tcPrChange w:id="1250" w:author="Yanfei Zhang" w:date="2022-04-04T20:24:00Z">
              <w:tcPr>
                <w:tcW w:w="1260" w:type="dxa"/>
                <w:noWrap/>
                <w:hideMark/>
              </w:tcPr>
            </w:tcPrChange>
          </w:tcPr>
          <w:p w14:paraId="0FCA8125" w14:textId="77777777"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 xml:space="preserve">PGM </w:t>
            </w:r>
            <w:r w:rsidRPr="00072E4E">
              <w:rPr>
                <w:rFonts w:ascii="Palatino Linotype" w:hAnsi="Palatino Linotype"/>
                <w:b/>
                <w:sz w:val="16"/>
                <w:szCs w:val="16"/>
                <w:lang w:eastAsia="zh-CN"/>
              </w:rPr>
              <w:t>²</w:t>
            </w:r>
          </w:p>
        </w:tc>
        <w:tc>
          <w:tcPr>
            <w:tcW w:w="900" w:type="dxa"/>
            <w:noWrap/>
            <w:hideMark/>
            <w:tcPrChange w:id="1251" w:author="Yanfei Zhang" w:date="2022-04-04T20:24:00Z">
              <w:tcPr>
                <w:tcW w:w="900" w:type="dxa"/>
                <w:noWrap/>
                <w:hideMark/>
              </w:tcPr>
            </w:tcPrChange>
          </w:tcPr>
          <w:p w14:paraId="66C92E6C" w14:textId="77777777"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75</w:t>
            </w:r>
          </w:p>
        </w:tc>
        <w:tc>
          <w:tcPr>
            <w:tcW w:w="720" w:type="dxa"/>
            <w:noWrap/>
            <w:hideMark/>
            <w:tcPrChange w:id="1252" w:author="Yanfei Zhang" w:date="2022-04-04T20:24:00Z">
              <w:tcPr>
                <w:tcW w:w="720" w:type="dxa"/>
                <w:noWrap/>
                <w:hideMark/>
              </w:tcPr>
            </w:tcPrChange>
          </w:tcPr>
          <w:p w14:paraId="4F06D819" w14:textId="77777777"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93</w:t>
            </w:r>
          </w:p>
        </w:tc>
        <w:tc>
          <w:tcPr>
            <w:tcW w:w="900" w:type="dxa"/>
            <w:tcPrChange w:id="1253" w:author="Yanfei Zhang" w:date="2022-04-04T20:24:00Z">
              <w:tcPr>
                <w:tcW w:w="900" w:type="dxa"/>
              </w:tcPr>
            </w:tcPrChange>
          </w:tcPr>
          <w:p w14:paraId="549D2261" w14:textId="77777777"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74533</w:t>
            </w:r>
          </w:p>
        </w:tc>
        <w:tc>
          <w:tcPr>
            <w:tcW w:w="900" w:type="dxa"/>
            <w:noWrap/>
            <w:hideMark/>
            <w:tcPrChange w:id="1254" w:author="Yanfei Zhang" w:date="2022-04-04T20:24:00Z">
              <w:tcPr>
                <w:tcW w:w="900" w:type="dxa"/>
                <w:noWrap/>
                <w:hideMark/>
              </w:tcPr>
            </w:tcPrChange>
          </w:tcPr>
          <w:p w14:paraId="2B3CC146" w14:textId="77777777"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100476.5</w:t>
            </w:r>
          </w:p>
        </w:tc>
      </w:tr>
      <w:tr w:rsidR="00BE6210" w:rsidRPr="00072E4E" w14:paraId="5B0FB28D" w14:textId="77777777" w:rsidTr="00A45EF6">
        <w:trPr>
          <w:trHeight w:val="300"/>
          <w:jc w:val="center"/>
          <w:trPrChange w:id="1255" w:author="Yanfei Zhang" w:date="2022-04-04T20:25:00Z">
            <w:trPr>
              <w:trHeight w:val="300"/>
              <w:jc w:val="center"/>
            </w:trPr>
          </w:trPrChange>
        </w:trPr>
        <w:tc>
          <w:tcPr>
            <w:tcW w:w="3325" w:type="dxa"/>
            <w:tcPrChange w:id="1256" w:author="Yanfei Zhang" w:date="2022-04-04T20:25:00Z">
              <w:tcPr>
                <w:tcW w:w="3325" w:type="dxa"/>
              </w:tcPr>
            </w:tcPrChange>
          </w:tcPr>
          <w:p w14:paraId="356FEF74" w14:textId="77777777"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rPr>
              <w:t>carb_enter_glucneo_4.2.1.11_2PGADEHYDRAT__RXN</w:t>
            </w:r>
          </w:p>
        </w:tc>
        <w:tc>
          <w:tcPr>
            <w:tcW w:w="1260" w:type="dxa"/>
            <w:noWrap/>
            <w:hideMark/>
            <w:tcPrChange w:id="1257" w:author="Yanfei Zhang" w:date="2022-04-04T20:25:00Z">
              <w:tcPr>
                <w:tcW w:w="1260" w:type="dxa"/>
                <w:noWrap/>
                <w:hideMark/>
              </w:tcPr>
            </w:tcPrChange>
          </w:tcPr>
          <w:p w14:paraId="22421859" w14:textId="77777777"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 xml:space="preserve">ENO </w:t>
            </w:r>
            <w:r w:rsidRPr="00072E4E">
              <w:rPr>
                <w:rFonts w:ascii="Palatino Linotype" w:hAnsi="Palatino Linotype"/>
                <w:b/>
                <w:color w:val="0D0D0D" w:themeColor="text1" w:themeTint="F2"/>
                <w:sz w:val="16"/>
                <w:szCs w:val="16"/>
                <w:lang w:eastAsia="zh-CN"/>
              </w:rPr>
              <w:t>³</w:t>
            </w:r>
          </w:p>
        </w:tc>
        <w:tc>
          <w:tcPr>
            <w:tcW w:w="900" w:type="dxa"/>
            <w:noWrap/>
            <w:hideMark/>
            <w:tcPrChange w:id="1258" w:author="Yanfei Zhang" w:date="2022-04-04T20:25:00Z">
              <w:tcPr>
                <w:tcW w:w="900" w:type="dxa"/>
                <w:noWrap/>
                <w:hideMark/>
              </w:tcPr>
            </w:tcPrChange>
          </w:tcPr>
          <w:p w14:paraId="5CACD4B0" w14:textId="77777777"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w:t>
            </w:r>
          </w:p>
        </w:tc>
        <w:tc>
          <w:tcPr>
            <w:tcW w:w="720" w:type="dxa"/>
            <w:noWrap/>
            <w:hideMark/>
            <w:tcPrChange w:id="1259" w:author="Yanfei Zhang" w:date="2022-04-04T20:25:00Z">
              <w:tcPr>
                <w:tcW w:w="720" w:type="dxa"/>
                <w:noWrap/>
                <w:hideMark/>
              </w:tcPr>
            </w:tcPrChange>
          </w:tcPr>
          <w:p w14:paraId="6D685347" w14:textId="77777777"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w:t>
            </w:r>
          </w:p>
        </w:tc>
        <w:tc>
          <w:tcPr>
            <w:tcW w:w="900" w:type="dxa"/>
            <w:tcPrChange w:id="1260" w:author="Yanfei Zhang" w:date="2022-04-04T20:25:00Z">
              <w:tcPr>
                <w:tcW w:w="900" w:type="dxa"/>
              </w:tcPr>
            </w:tcPrChange>
          </w:tcPr>
          <w:p w14:paraId="564FC7D9" w14:textId="77777777"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410775.3</w:t>
            </w:r>
          </w:p>
        </w:tc>
        <w:tc>
          <w:tcPr>
            <w:tcW w:w="900" w:type="dxa"/>
            <w:noWrap/>
            <w:hideMark/>
            <w:tcPrChange w:id="1261" w:author="Yanfei Zhang" w:date="2022-04-04T20:25:00Z">
              <w:tcPr>
                <w:tcW w:w="900" w:type="dxa"/>
                <w:noWrap/>
                <w:hideMark/>
              </w:tcPr>
            </w:tcPrChange>
          </w:tcPr>
          <w:p w14:paraId="4DB2AFD1" w14:textId="77777777"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425307.3</w:t>
            </w:r>
          </w:p>
        </w:tc>
      </w:tr>
      <w:tr w:rsidR="00BE6210" w:rsidRPr="00072E4E" w14:paraId="291E3505" w14:textId="77777777" w:rsidTr="00A45EF6">
        <w:trPr>
          <w:trHeight w:val="300"/>
          <w:jc w:val="center"/>
          <w:trPrChange w:id="1262" w:author="Yanfei Zhang" w:date="2022-04-04T20:25:00Z">
            <w:trPr>
              <w:trHeight w:val="300"/>
              <w:jc w:val="center"/>
            </w:trPr>
          </w:trPrChange>
        </w:trPr>
        <w:tc>
          <w:tcPr>
            <w:tcW w:w="3325" w:type="dxa"/>
            <w:tcBorders>
              <w:bottom w:val="single" w:sz="4" w:space="0" w:color="auto"/>
            </w:tcBorders>
            <w:tcPrChange w:id="1263" w:author="Yanfei Zhang" w:date="2022-04-04T20:25:00Z">
              <w:tcPr>
                <w:tcW w:w="3325" w:type="dxa"/>
              </w:tcPr>
            </w:tcPrChange>
          </w:tcPr>
          <w:p w14:paraId="0441ABF6" w14:textId="77777777"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rPr>
              <w:t>carb_enter_2.7.1.40_PEPDEPHOS__RXN</w:t>
            </w:r>
          </w:p>
        </w:tc>
        <w:tc>
          <w:tcPr>
            <w:tcW w:w="1260" w:type="dxa"/>
            <w:tcBorders>
              <w:bottom w:val="single" w:sz="4" w:space="0" w:color="auto"/>
            </w:tcBorders>
            <w:noWrap/>
            <w:hideMark/>
            <w:tcPrChange w:id="1264" w:author="Yanfei Zhang" w:date="2022-04-04T20:25:00Z">
              <w:tcPr>
                <w:tcW w:w="1260" w:type="dxa"/>
                <w:noWrap/>
                <w:hideMark/>
              </w:tcPr>
            </w:tcPrChange>
          </w:tcPr>
          <w:p w14:paraId="666E9C96" w14:textId="77777777"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 xml:space="preserve">PK </w:t>
            </w:r>
            <w:r w:rsidRPr="00072E4E">
              <w:rPr>
                <w:rFonts w:ascii="Palatino Linotype" w:hAnsi="Palatino Linotype"/>
                <w:b/>
                <w:sz w:val="16"/>
                <w:szCs w:val="16"/>
                <w:lang w:eastAsia="zh-CN"/>
              </w:rPr>
              <w:t>²</w:t>
            </w:r>
          </w:p>
        </w:tc>
        <w:tc>
          <w:tcPr>
            <w:tcW w:w="900" w:type="dxa"/>
            <w:tcBorders>
              <w:bottom w:val="single" w:sz="4" w:space="0" w:color="auto"/>
            </w:tcBorders>
            <w:noWrap/>
            <w:hideMark/>
            <w:tcPrChange w:id="1265" w:author="Yanfei Zhang" w:date="2022-04-04T20:25:00Z">
              <w:tcPr>
                <w:tcW w:w="900" w:type="dxa"/>
                <w:noWrap/>
                <w:hideMark/>
              </w:tcPr>
            </w:tcPrChange>
          </w:tcPr>
          <w:p w14:paraId="3C7A0461" w14:textId="77777777"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 xml:space="preserve">76 </w:t>
            </w:r>
            <w:r w:rsidRPr="00EC6AF5">
              <w:rPr>
                <w:rFonts w:ascii="Palatino Linotype" w:hAnsi="Palatino Linotype"/>
                <w:sz w:val="16"/>
                <w:szCs w:val="16"/>
                <w:lang w:eastAsia="zh-CN"/>
              </w:rPr>
              <w:t>⁴</w:t>
            </w:r>
          </w:p>
        </w:tc>
        <w:tc>
          <w:tcPr>
            <w:tcW w:w="720" w:type="dxa"/>
            <w:tcBorders>
              <w:bottom w:val="single" w:sz="4" w:space="0" w:color="auto"/>
            </w:tcBorders>
            <w:noWrap/>
            <w:hideMark/>
            <w:tcPrChange w:id="1266" w:author="Yanfei Zhang" w:date="2022-04-04T20:25:00Z">
              <w:tcPr>
                <w:tcW w:w="720" w:type="dxa"/>
                <w:noWrap/>
                <w:hideMark/>
              </w:tcPr>
            </w:tcPrChange>
          </w:tcPr>
          <w:p w14:paraId="3006C792" w14:textId="77777777"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70</w:t>
            </w:r>
          </w:p>
        </w:tc>
        <w:tc>
          <w:tcPr>
            <w:tcW w:w="900" w:type="dxa"/>
            <w:tcBorders>
              <w:bottom w:val="single" w:sz="4" w:space="0" w:color="auto"/>
            </w:tcBorders>
            <w:tcPrChange w:id="1267" w:author="Yanfei Zhang" w:date="2022-04-04T20:25:00Z">
              <w:tcPr>
                <w:tcW w:w="900" w:type="dxa"/>
              </w:tcPr>
            </w:tcPrChange>
          </w:tcPr>
          <w:p w14:paraId="0F22E6B6" w14:textId="77777777"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192121</w:t>
            </w:r>
          </w:p>
        </w:tc>
        <w:tc>
          <w:tcPr>
            <w:tcW w:w="900" w:type="dxa"/>
            <w:tcBorders>
              <w:bottom w:val="single" w:sz="4" w:space="0" w:color="auto"/>
            </w:tcBorders>
            <w:noWrap/>
            <w:hideMark/>
            <w:tcPrChange w:id="1268" w:author="Yanfei Zhang" w:date="2022-04-04T20:25:00Z">
              <w:tcPr>
                <w:tcW w:w="900" w:type="dxa"/>
                <w:noWrap/>
                <w:hideMark/>
              </w:tcPr>
            </w:tcPrChange>
          </w:tcPr>
          <w:p w14:paraId="48F99036" w14:textId="77777777" w:rsidR="00BE6210" w:rsidRPr="00072E4E" w:rsidRDefault="00BE6210" w:rsidP="00BE6210">
            <w:pPr>
              <w:rPr>
                <w:rFonts w:ascii="Palatino Linotype" w:hAnsi="Palatino Linotype"/>
                <w:sz w:val="16"/>
                <w:szCs w:val="16"/>
                <w:lang w:eastAsia="zh-CN"/>
              </w:rPr>
            </w:pPr>
            <w:r w:rsidRPr="00072E4E">
              <w:rPr>
                <w:rFonts w:ascii="Palatino Linotype" w:hAnsi="Palatino Linotype"/>
                <w:sz w:val="16"/>
                <w:szCs w:val="16"/>
                <w:lang w:eastAsia="zh-CN"/>
              </w:rPr>
              <w:t>307618</w:t>
            </w:r>
          </w:p>
        </w:tc>
      </w:tr>
    </w:tbl>
    <w:p w14:paraId="06E4CCA6" w14:textId="34AAE3AF" w:rsidR="005C0F3B" w:rsidRDefault="00042636" w:rsidP="00E071D0">
      <w:pPr>
        <w:spacing w:before="120" w:line="240" w:lineRule="auto"/>
        <w:ind w:left="432" w:right="432"/>
        <w:rPr>
          <w:rFonts w:ascii="Palatino Linotype" w:hAnsi="Palatino Linotype"/>
          <w:color w:val="000000" w:themeColor="text1"/>
          <w:sz w:val="20"/>
          <w:szCs w:val="20"/>
        </w:rPr>
      </w:pPr>
      <w:r>
        <w:rPr>
          <w:rFonts w:ascii="Palatino Linotype" w:hAnsi="Palatino Linotype"/>
          <w:sz w:val="18"/>
          <w:szCs w:val="18"/>
          <w:lang w:eastAsia="zh-CN"/>
        </w:rPr>
        <w:t xml:space="preserve">¹ </w:t>
      </w:r>
      <w:r w:rsidR="0093565D">
        <w:rPr>
          <w:rFonts w:ascii="Palatino Linotype" w:hAnsi="Palatino Linotype"/>
          <w:sz w:val="18"/>
          <w:szCs w:val="18"/>
          <w:lang w:eastAsia="zh-CN"/>
        </w:rPr>
        <w:t>Th</w:t>
      </w:r>
      <w:r w:rsidR="00E126CF">
        <w:rPr>
          <w:rFonts w:ascii="Palatino Linotype" w:hAnsi="Palatino Linotype"/>
          <w:sz w:val="18"/>
          <w:szCs w:val="18"/>
          <w:lang w:eastAsia="zh-CN"/>
        </w:rPr>
        <w:t xml:space="preserve">e symbol “ </w:t>
      </w:r>
      <w:r w:rsidR="0093565D">
        <w:rPr>
          <w:rFonts w:ascii="Palatino Linotype" w:hAnsi="Palatino Linotype"/>
          <w:sz w:val="18"/>
          <w:szCs w:val="18"/>
          <w:lang w:eastAsia="zh-CN"/>
        </w:rPr>
        <w:t>----</w:t>
      </w:r>
      <w:r w:rsidR="00B901A7">
        <w:rPr>
          <w:rFonts w:ascii="Palatino Linotype" w:hAnsi="Palatino Linotype"/>
          <w:color w:val="FF0000"/>
          <w:sz w:val="20"/>
          <w:szCs w:val="20"/>
        </w:rPr>
        <w:t xml:space="preserve"> </w:t>
      </w:r>
      <w:r w:rsidR="0093565D" w:rsidRPr="0093565D">
        <w:rPr>
          <w:rFonts w:ascii="Palatino Linotype" w:hAnsi="Palatino Linotype"/>
          <w:color w:val="000000" w:themeColor="text1"/>
          <w:sz w:val="20"/>
          <w:szCs w:val="20"/>
        </w:rPr>
        <w:t>“</w:t>
      </w:r>
      <w:r w:rsidR="00DC2888">
        <w:rPr>
          <w:rFonts w:ascii="Palatino Linotype" w:hAnsi="Palatino Linotype"/>
          <w:color w:val="000000" w:themeColor="text1"/>
          <w:sz w:val="20"/>
          <w:szCs w:val="20"/>
        </w:rPr>
        <w:t xml:space="preserve"> mean</w:t>
      </w:r>
      <w:r w:rsidR="003E28A3">
        <w:rPr>
          <w:rFonts w:ascii="Palatino Linotype" w:hAnsi="Palatino Linotype"/>
          <w:color w:val="000000" w:themeColor="text1"/>
          <w:sz w:val="20"/>
          <w:szCs w:val="20"/>
        </w:rPr>
        <w:t>s</w:t>
      </w:r>
      <w:r w:rsidR="00DC2888">
        <w:rPr>
          <w:rFonts w:ascii="Palatino Linotype" w:hAnsi="Palatino Linotype"/>
          <w:color w:val="000000" w:themeColor="text1"/>
          <w:sz w:val="20"/>
          <w:szCs w:val="20"/>
        </w:rPr>
        <w:t xml:space="preserve"> that t</w:t>
      </w:r>
      <w:r w:rsidR="0093565D" w:rsidRPr="0093565D">
        <w:rPr>
          <w:rFonts w:ascii="Palatino Linotype" w:hAnsi="Palatino Linotype"/>
          <w:color w:val="000000" w:themeColor="text1"/>
          <w:sz w:val="20"/>
          <w:szCs w:val="20"/>
        </w:rPr>
        <w:t>h</w:t>
      </w:r>
      <w:r w:rsidR="009B5425">
        <w:rPr>
          <w:rFonts w:ascii="Palatino Linotype" w:hAnsi="Palatino Linotype"/>
          <w:color w:val="000000" w:themeColor="text1"/>
          <w:sz w:val="20"/>
          <w:szCs w:val="20"/>
        </w:rPr>
        <w:t xml:space="preserve">e activities of these enzymes have not been measured. </w:t>
      </w:r>
    </w:p>
    <w:p w14:paraId="128BA8E4" w14:textId="4F2D9E24" w:rsidR="005C0F3B" w:rsidRPr="005C0F3B" w:rsidRDefault="005C0F3B" w:rsidP="00746CE5">
      <w:pPr>
        <w:spacing w:line="240" w:lineRule="auto"/>
        <w:ind w:left="432" w:right="432"/>
        <w:rPr>
          <w:rFonts w:ascii="Palatino Linotype" w:hAnsi="Palatino Linotype"/>
          <w:color w:val="000000" w:themeColor="text1"/>
          <w:sz w:val="20"/>
          <w:szCs w:val="20"/>
        </w:rPr>
      </w:pPr>
      <w:r>
        <w:rPr>
          <w:rFonts w:ascii="Palatino Linotype" w:hAnsi="Palatino Linotype"/>
          <w:b/>
          <w:sz w:val="18"/>
          <w:szCs w:val="18"/>
          <w:lang w:eastAsia="zh-CN"/>
        </w:rPr>
        <w:t>²</w:t>
      </w:r>
      <w:r w:rsidR="00E312E4">
        <w:rPr>
          <w:rFonts w:ascii="Palatino Linotype" w:hAnsi="Palatino Linotype"/>
          <w:sz w:val="18"/>
          <w:szCs w:val="18"/>
          <w:lang w:eastAsia="zh-CN"/>
        </w:rPr>
        <w:t xml:space="preserve"> </w:t>
      </w:r>
      <w:r w:rsidR="00791743">
        <w:rPr>
          <w:rFonts w:ascii="Palatino Linotype" w:hAnsi="Palatino Linotype"/>
          <w:sz w:val="18"/>
          <w:szCs w:val="18"/>
          <w:lang w:eastAsia="zh-CN"/>
        </w:rPr>
        <w:t>E</w:t>
      </w:r>
      <w:r>
        <w:rPr>
          <w:rFonts w:ascii="Palatino Linotype" w:hAnsi="Palatino Linotype"/>
          <w:sz w:val="18"/>
          <w:szCs w:val="18"/>
          <w:lang w:eastAsia="zh-CN"/>
        </w:rPr>
        <w:t xml:space="preserve">nzyme activities measured by </w:t>
      </w:r>
      <w:proofErr w:type="spellStart"/>
      <w:r>
        <w:rPr>
          <w:rFonts w:ascii="Palatino Linotype" w:hAnsi="Palatino Linotype"/>
          <w:sz w:val="18"/>
          <w:szCs w:val="18"/>
          <w:lang w:eastAsia="zh-CN"/>
        </w:rPr>
        <w:t>Haferkamp</w:t>
      </w:r>
      <w:proofErr w:type="spellEnd"/>
      <w:r>
        <w:rPr>
          <w:rFonts w:ascii="Palatino Linotype" w:hAnsi="Palatino Linotype"/>
          <w:sz w:val="18"/>
          <w:szCs w:val="18"/>
          <w:lang w:eastAsia="zh-CN"/>
        </w:rPr>
        <w:t xml:space="preserve"> (</w:t>
      </w:r>
      <w:proofErr w:type="spellStart"/>
      <w:r>
        <w:rPr>
          <w:rFonts w:ascii="Palatino Linotype" w:hAnsi="Palatino Linotype"/>
          <w:sz w:val="18"/>
          <w:szCs w:val="18"/>
          <w:lang w:eastAsia="zh-CN"/>
        </w:rPr>
        <w:t>Haferkamp</w:t>
      </w:r>
      <w:proofErr w:type="spellEnd"/>
      <w:r>
        <w:rPr>
          <w:rFonts w:ascii="Palatino Linotype" w:hAnsi="Palatino Linotype"/>
          <w:sz w:val="18"/>
          <w:szCs w:val="18"/>
          <w:lang w:eastAsia="zh-CN"/>
        </w:rPr>
        <w:t>, 2011).</w:t>
      </w:r>
    </w:p>
    <w:p w14:paraId="12DAE93B" w14:textId="0C56F461" w:rsidR="005C0F3B" w:rsidRDefault="005C0F3B" w:rsidP="00746CE5">
      <w:pPr>
        <w:spacing w:line="240" w:lineRule="auto"/>
        <w:ind w:left="432" w:right="432"/>
        <w:rPr>
          <w:rFonts w:ascii="Palatino Linotype" w:hAnsi="Palatino Linotype"/>
          <w:sz w:val="18"/>
          <w:szCs w:val="18"/>
          <w:lang w:eastAsia="zh-CN"/>
        </w:rPr>
      </w:pPr>
      <w:r w:rsidRPr="005C0F3B">
        <w:rPr>
          <w:rFonts w:ascii="Palatino Linotype" w:hAnsi="Palatino Linotype"/>
          <w:b/>
          <w:color w:val="0D0D0D" w:themeColor="text1" w:themeTint="F2"/>
          <w:sz w:val="18"/>
          <w:szCs w:val="18"/>
          <w:lang w:eastAsia="zh-CN"/>
        </w:rPr>
        <w:t xml:space="preserve">³ </w:t>
      </w:r>
      <w:r w:rsidR="00791743">
        <w:rPr>
          <w:rFonts w:ascii="Palatino Linotype" w:hAnsi="Palatino Linotype"/>
          <w:sz w:val="18"/>
          <w:szCs w:val="18"/>
          <w:lang w:eastAsia="zh-CN"/>
        </w:rPr>
        <w:t>E</w:t>
      </w:r>
      <w:r>
        <w:rPr>
          <w:rFonts w:ascii="Palatino Linotype" w:hAnsi="Palatino Linotype"/>
          <w:sz w:val="18"/>
          <w:szCs w:val="18"/>
          <w:lang w:eastAsia="zh-CN"/>
        </w:rPr>
        <w:t xml:space="preserve">nzyme activities measured by </w:t>
      </w:r>
      <w:proofErr w:type="spellStart"/>
      <w:r>
        <w:rPr>
          <w:rFonts w:ascii="Palatino Linotype" w:hAnsi="Palatino Linotype"/>
          <w:sz w:val="18"/>
          <w:szCs w:val="18"/>
          <w:lang w:eastAsia="zh-CN"/>
        </w:rPr>
        <w:t>Kouril</w:t>
      </w:r>
      <w:proofErr w:type="spellEnd"/>
      <w:r>
        <w:rPr>
          <w:rFonts w:ascii="Palatino Linotype" w:hAnsi="Palatino Linotype"/>
          <w:sz w:val="18"/>
          <w:szCs w:val="18"/>
          <w:lang w:eastAsia="zh-CN"/>
        </w:rPr>
        <w:t xml:space="preserve"> (</w:t>
      </w:r>
      <w:proofErr w:type="spellStart"/>
      <w:r>
        <w:rPr>
          <w:rFonts w:ascii="Palatino Linotype" w:hAnsi="Palatino Linotype"/>
          <w:sz w:val="18"/>
          <w:szCs w:val="18"/>
          <w:lang w:eastAsia="zh-CN"/>
        </w:rPr>
        <w:t>Kouril</w:t>
      </w:r>
      <w:proofErr w:type="spellEnd"/>
      <w:r>
        <w:rPr>
          <w:rFonts w:ascii="Palatino Linotype" w:hAnsi="Palatino Linotype"/>
          <w:sz w:val="18"/>
          <w:szCs w:val="18"/>
          <w:lang w:eastAsia="zh-CN"/>
        </w:rPr>
        <w:t xml:space="preserve">, 2012). </w:t>
      </w:r>
    </w:p>
    <w:p w14:paraId="73322AF6" w14:textId="77777777" w:rsidR="0093565D" w:rsidRDefault="005C0F3B" w:rsidP="00746CE5">
      <w:pPr>
        <w:spacing w:line="240" w:lineRule="auto"/>
        <w:ind w:left="432" w:right="432"/>
        <w:rPr>
          <w:rFonts w:ascii="Palatino Linotype" w:hAnsi="Palatino Linotype"/>
          <w:sz w:val="18"/>
          <w:szCs w:val="18"/>
          <w:lang w:eastAsia="zh-CN"/>
        </w:rPr>
      </w:pPr>
      <w:r w:rsidRPr="00EC6AF5">
        <w:rPr>
          <w:rFonts w:ascii="Palatino Linotype" w:hAnsi="Palatino Linotype"/>
          <w:sz w:val="18"/>
          <w:szCs w:val="18"/>
          <w:lang w:eastAsia="zh-CN"/>
        </w:rPr>
        <w:t>⁴</w:t>
      </w:r>
      <w:r>
        <w:rPr>
          <w:rFonts w:ascii="Palatino Linotype" w:hAnsi="Palatino Linotype"/>
          <w:b/>
          <w:sz w:val="18"/>
          <w:szCs w:val="18"/>
          <w:lang w:eastAsia="zh-CN"/>
        </w:rPr>
        <w:t xml:space="preserve"> </w:t>
      </w:r>
      <w:r w:rsidR="00E312E4">
        <w:rPr>
          <w:rFonts w:ascii="Palatino Linotype" w:hAnsi="Palatino Linotype"/>
          <w:sz w:val="18"/>
          <w:szCs w:val="18"/>
          <w:lang w:eastAsia="zh-CN"/>
        </w:rPr>
        <w:t>D</w:t>
      </w:r>
      <w:r w:rsidR="00E312E4" w:rsidRPr="00E312E4">
        <w:rPr>
          <w:rFonts w:ascii="Palatino Linotype" w:hAnsi="Palatino Linotype"/>
          <w:sz w:val="18"/>
          <w:szCs w:val="18"/>
          <w:lang w:eastAsia="zh-CN"/>
        </w:rPr>
        <w:t xml:space="preserve">ue to heat instability of PEP, </w:t>
      </w:r>
      <w:r w:rsidR="00791743">
        <w:rPr>
          <w:rFonts w:ascii="Palatino Linotype" w:hAnsi="Palatino Linotype"/>
          <w:sz w:val="18"/>
          <w:szCs w:val="18"/>
          <w:lang w:eastAsia="zh-CN"/>
        </w:rPr>
        <w:t xml:space="preserve">the </w:t>
      </w:r>
      <w:r w:rsidR="00E312E4" w:rsidRPr="00E312E4">
        <w:rPr>
          <w:rFonts w:ascii="Palatino Linotype" w:hAnsi="Palatino Linotype"/>
          <w:sz w:val="18"/>
          <w:szCs w:val="18"/>
          <w:lang w:eastAsia="zh-CN"/>
        </w:rPr>
        <w:t>PK activity could only be determined at 70</w:t>
      </w:r>
      <w:r w:rsidR="00E312E4">
        <w:rPr>
          <w:rFonts w:ascii="Palatino Linotype" w:hAnsi="Palatino Linotype"/>
          <w:sz w:val="18"/>
          <w:szCs w:val="18"/>
          <w:lang w:eastAsia="zh-CN"/>
        </w:rPr>
        <w:t xml:space="preserve"> </w:t>
      </w:r>
      <w:r w:rsidR="00E312E4" w:rsidRPr="00E312E4">
        <w:rPr>
          <w:rFonts w:ascii="Palatino Linotype" w:hAnsi="Palatino Linotype"/>
          <w:sz w:val="18"/>
          <w:szCs w:val="18"/>
          <w:lang w:eastAsia="zh-CN"/>
        </w:rPr>
        <w:t>°C</w:t>
      </w:r>
      <w:r w:rsidR="00E312E4">
        <w:rPr>
          <w:rFonts w:ascii="Palatino Linotype" w:hAnsi="Palatino Linotype"/>
          <w:sz w:val="18"/>
          <w:szCs w:val="18"/>
          <w:lang w:eastAsia="zh-CN"/>
        </w:rPr>
        <w:t>, so here the number is the enzyme activity measur</w:t>
      </w:r>
      <w:r w:rsidR="00791743">
        <w:rPr>
          <w:rFonts w:ascii="Palatino Linotype" w:hAnsi="Palatino Linotype"/>
          <w:sz w:val="18"/>
          <w:szCs w:val="18"/>
          <w:lang w:eastAsia="zh-CN"/>
        </w:rPr>
        <w:t>ed</w:t>
      </w:r>
      <w:r w:rsidR="00E312E4">
        <w:rPr>
          <w:rFonts w:ascii="Palatino Linotype" w:hAnsi="Palatino Linotype"/>
          <w:sz w:val="18"/>
          <w:szCs w:val="18"/>
          <w:lang w:eastAsia="zh-CN"/>
        </w:rPr>
        <w:t xml:space="preserve"> at 70 </w:t>
      </w:r>
      <w:r w:rsidR="00E312E4" w:rsidRPr="00E312E4">
        <w:rPr>
          <w:rFonts w:ascii="Palatino Linotype" w:hAnsi="Palatino Linotype"/>
          <w:sz w:val="18"/>
          <w:szCs w:val="18"/>
          <w:lang w:eastAsia="zh-CN"/>
        </w:rPr>
        <w:t>°C</w:t>
      </w:r>
      <w:r w:rsidR="00E312E4">
        <w:rPr>
          <w:rFonts w:ascii="Palatino Linotype" w:hAnsi="Palatino Linotype"/>
          <w:sz w:val="18"/>
          <w:szCs w:val="18"/>
          <w:lang w:eastAsia="zh-CN"/>
        </w:rPr>
        <w:t xml:space="preserve"> </w:t>
      </w:r>
      <w:r w:rsidR="00791743">
        <w:rPr>
          <w:rFonts w:ascii="Palatino Linotype" w:hAnsi="Palatino Linotype"/>
          <w:sz w:val="18"/>
          <w:szCs w:val="18"/>
          <w:lang w:eastAsia="zh-CN"/>
        </w:rPr>
        <w:t xml:space="preserve">in </w:t>
      </w:r>
      <w:r w:rsidR="00E312E4">
        <w:rPr>
          <w:rFonts w:ascii="Palatino Linotype" w:hAnsi="Palatino Linotype"/>
          <w:sz w:val="18"/>
          <w:szCs w:val="18"/>
          <w:lang w:eastAsia="zh-CN"/>
        </w:rPr>
        <w:t xml:space="preserve">crude extract </w:t>
      </w:r>
      <w:r w:rsidR="00791743">
        <w:rPr>
          <w:rFonts w:ascii="Palatino Linotype" w:hAnsi="Palatino Linotype"/>
          <w:sz w:val="18"/>
          <w:szCs w:val="18"/>
          <w:lang w:eastAsia="zh-CN"/>
        </w:rPr>
        <w:t>of</w:t>
      </w:r>
      <w:r w:rsidR="00E312E4">
        <w:rPr>
          <w:rFonts w:ascii="Palatino Linotype" w:hAnsi="Palatino Linotype"/>
          <w:sz w:val="18"/>
          <w:szCs w:val="18"/>
          <w:lang w:eastAsia="zh-CN"/>
        </w:rPr>
        <w:t xml:space="preserve"> cells growing at 80 </w:t>
      </w:r>
      <w:r w:rsidR="00E312E4" w:rsidRPr="00E312E4">
        <w:rPr>
          <w:rFonts w:ascii="Palatino Linotype" w:hAnsi="Palatino Linotype"/>
          <w:sz w:val="18"/>
          <w:szCs w:val="18"/>
          <w:lang w:eastAsia="zh-CN"/>
        </w:rPr>
        <w:t>°C</w:t>
      </w:r>
      <w:r w:rsidR="009B5425">
        <w:rPr>
          <w:rFonts w:ascii="Palatino Linotype" w:hAnsi="Palatino Linotype"/>
          <w:sz w:val="18"/>
          <w:szCs w:val="18"/>
          <w:lang w:eastAsia="zh-CN"/>
        </w:rPr>
        <w:t>.</w:t>
      </w:r>
    </w:p>
    <w:p w14:paraId="66A717DA" w14:textId="77777777" w:rsidR="00524967" w:rsidRPr="005C0F3B" w:rsidRDefault="00524967" w:rsidP="00746CE5">
      <w:pPr>
        <w:spacing w:line="240" w:lineRule="auto"/>
        <w:ind w:left="432" w:right="432"/>
        <w:rPr>
          <w:rFonts w:ascii="Palatino Linotype" w:hAnsi="Palatino Linotype"/>
          <w:sz w:val="18"/>
          <w:szCs w:val="18"/>
          <w:lang w:eastAsia="zh-CN"/>
        </w:rPr>
      </w:pPr>
      <w:r>
        <w:rPr>
          <w:rFonts w:ascii="Palatino Linotype" w:hAnsi="Palatino Linotype"/>
          <w:sz w:val="18"/>
          <w:szCs w:val="18"/>
          <w:lang w:eastAsia="zh-CN"/>
        </w:rPr>
        <w:t>⁵ This reaction happens spontaneously,</w:t>
      </w:r>
      <w:r w:rsidR="009B5425">
        <w:rPr>
          <w:rFonts w:ascii="Palatino Linotype" w:hAnsi="Palatino Linotype"/>
          <w:sz w:val="18"/>
          <w:szCs w:val="18"/>
          <w:lang w:eastAsia="zh-CN"/>
        </w:rPr>
        <w:t xml:space="preserve"> so we just </w:t>
      </w:r>
      <w:r w:rsidR="00DC2888">
        <w:rPr>
          <w:rFonts w:ascii="Palatino Linotype" w:hAnsi="Palatino Linotype"/>
          <w:sz w:val="18"/>
          <w:szCs w:val="18"/>
          <w:lang w:eastAsia="zh-CN"/>
        </w:rPr>
        <w:t xml:space="preserve">used </w:t>
      </w:r>
      <w:r w:rsidR="009B5425">
        <w:rPr>
          <w:rFonts w:ascii="Palatino Linotype" w:hAnsi="Palatino Linotype"/>
          <w:sz w:val="18"/>
          <w:szCs w:val="18"/>
          <w:lang w:eastAsia="zh-CN"/>
        </w:rPr>
        <w:t xml:space="preserve">a high number </w:t>
      </w:r>
      <w:r w:rsidR="00F745F1">
        <w:rPr>
          <w:rFonts w:ascii="Palatino Linotype" w:hAnsi="Palatino Linotype"/>
          <w:sz w:val="18"/>
          <w:szCs w:val="18"/>
          <w:lang w:eastAsia="zh-CN"/>
        </w:rPr>
        <w:t xml:space="preserve">for </w:t>
      </w:r>
      <w:r w:rsidR="009B5425">
        <w:rPr>
          <w:rFonts w:ascii="Palatino Linotype" w:hAnsi="Palatino Linotype"/>
          <w:sz w:val="18"/>
          <w:szCs w:val="18"/>
          <w:lang w:eastAsia="zh-CN"/>
        </w:rPr>
        <w:t>this reaction.</w:t>
      </w:r>
    </w:p>
    <w:p w14:paraId="334AE308" w14:textId="7098EE40" w:rsidR="007270AE" w:rsidRPr="005F2218" w:rsidRDefault="00665005" w:rsidP="001D12EF">
      <w:pPr>
        <w:spacing w:before="120" w:line="240" w:lineRule="auto"/>
        <w:ind w:firstLine="432"/>
        <w:rPr>
          <w:rFonts w:ascii="Palatino Linotype" w:hAnsi="Palatino Linotype"/>
          <w:sz w:val="20"/>
          <w:szCs w:val="20"/>
          <w:lang w:eastAsia="zh-CN"/>
        </w:rPr>
      </w:pPr>
      <w:r w:rsidRPr="009B5425">
        <w:rPr>
          <w:rFonts w:ascii="Palatino Linotype" w:hAnsi="Palatino Linotype"/>
          <w:color w:val="auto"/>
          <w:sz w:val="20"/>
          <w:szCs w:val="20"/>
        </w:rPr>
        <w:t>The</w:t>
      </w:r>
      <w:r w:rsidR="00B2125B" w:rsidRPr="009B5425">
        <w:rPr>
          <w:rFonts w:ascii="Palatino Linotype" w:hAnsi="Palatino Linotype"/>
          <w:color w:val="auto"/>
          <w:sz w:val="20"/>
          <w:szCs w:val="20"/>
          <w:lang w:eastAsia="zh-CN"/>
        </w:rPr>
        <w:t xml:space="preserve"> </w:t>
      </w:r>
      <w:r w:rsidR="00B2125B" w:rsidRPr="00B2125B">
        <w:rPr>
          <w:rFonts w:ascii="Palatino Linotype" w:hAnsi="Palatino Linotype"/>
          <w:sz w:val="20"/>
          <w:szCs w:val="20"/>
          <w:lang w:eastAsia="zh-CN"/>
        </w:rPr>
        <w:t xml:space="preserve">file named “reaction_id_RAS” </w:t>
      </w:r>
      <w:r w:rsidR="009C0DDA" w:rsidRPr="00780FC3">
        <w:rPr>
          <w:rFonts w:ascii="Palatino Linotype" w:hAnsi="Palatino Linotype"/>
          <w:sz w:val="20"/>
          <w:szCs w:val="20"/>
        </w:rPr>
        <w:t xml:space="preserve">shown </w:t>
      </w:r>
      <w:r w:rsidR="009C0DDA" w:rsidRPr="00780FC3">
        <w:rPr>
          <w:rFonts w:ascii="Palatino Linotype" w:eastAsia="Palatino Linotype" w:hAnsi="Palatino Linotype" w:cs="Palatino Linotype"/>
          <w:sz w:val="20"/>
          <w:szCs w:val="20"/>
        </w:rPr>
        <w:t xml:space="preserve">in the Github repository </w:t>
      </w:r>
      <w:r w:rsidR="009C0DDA">
        <w:rPr>
          <w:rFonts w:ascii="Palatino Linotype" w:eastAsia="Palatino Linotype" w:hAnsi="Palatino Linotype" w:cs="Palatino Linotype"/>
          <w:sz w:val="20"/>
          <w:szCs w:val="20"/>
        </w:rPr>
        <w:t>under the folder name “data”</w:t>
      </w:r>
      <w:r w:rsidR="009C0DDA">
        <w:rPr>
          <w:rFonts w:ascii="Palatino Linotype" w:hAnsi="Palatino Linotype"/>
          <w:sz w:val="20"/>
          <w:szCs w:val="20"/>
          <w:lang w:eastAsia="zh-CN"/>
        </w:rPr>
        <w:t xml:space="preserve"> </w:t>
      </w:r>
      <w:r w:rsidR="003F650D">
        <w:rPr>
          <w:rFonts w:ascii="Palatino Linotype" w:hAnsi="Palatino Linotype"/>
          <w:sz w:val="20"/>
          <w:szCs w:val="20"/>
          <w:lang w:eastAsia="zh-CN"/>
        </w:rPr>
        <w:t>shows</w:t>
      </w:r>
      <w:r w:rsidR="00DA01A4">
        <w:rPr>
          <w:rFonts w:ascii="Palatino Linotype" w:hAnsi="Palatino Linotype"/>
          <w:sz w:val="20"/>
          <w:szCs w:val="20"/>
          <w:lang w:eastAsia="zh-CN"/>
        </w:rPr>
        <w:t xml:space="preserve"> that the RNA level </w:t>
      </w:r>
      <w:r w:rsidR="00DA01A4" w:rsidRPr="0094731A">
        <w:rPr>
          <w:rFonts w:ascii="Palatino Linotype" w:hAnsi="Palatino Linotype"/>
          <w:sz w:val="20"/>
          <w:szCs w:val="20"/>
          <w:lang w:eastAsia="zh-CN"/>
        </w:rPr>
        <w:t>of GAPN at</w:t>
      </w:r>
      <w:r w:rsidR="003F650D" w:rsidRPr="0094731A">
        <w:rPr>
          <w:rFonts w:ascii="Palatino Linotype" w:hAnsi="Palatino Linotype"/>
          <w:sz w:val="20"/>
          <w:szCs w:val="20"/>
          <w:lang w:eastAsia="zh-CN"/>
        </w:rPr>
        <w:t xml:space="preserve"> lower </w:t>
      </w:r>
      <w:r w:rsidR="00B2125B" w:rsidRPr="0094731A">
        <w:rPr>
          <w:rFonts w:ascii="Palatino Linotype" w:hAnsi="Palatino Linotype"/>
          <w:sz w:val="20"/>
          <w:szCs w:val="20"/>
          <w:lang w:eastAsia="zh-CN"/>
        </w:rPr>
        <w:t xml:space="preserve">temperature </w:t>
      </w:r>
      <w:r w:rsidR="003F650D" w:rsidRPr="0094731A">
        <w:rPr>
          <w:rFonts w:ascii="Palatino Linotype" w:hAnsi="Palatino Linotype"/>
          <w:sz w:val="20"/>
          <w:szCs w:val="20"/>
          <w:lang w:eastAsia="zh-CN"/>
        </w:rPr>
        <w:t>(</w:t>
      </w:r>
      <w:r w:rsidR="006E3717" w:rsidRPr="0094731A">
        <w:rPr>
          <w:rFonts w:ascii="Palatino Linotype" w:hAnsi="Palatino Linotype"/>
          <w:sz w:val="20"/>
          <w:szCs w:val="20"/>
          <w:lang w:eastAsia="zh-CN"/>
        </w:rPr>
        <w:t>648866</w:t>
      </w:r>
      <w:r w:rsidR="003F650D" w:rsidRPr="0094731A">
        <w:rPr>
          <w:rFonts w:ascii="Palatino Linotype" w:hAnsi="Palatino Linotype"/>
          <w:sz w:val="20"/>
          <w:szCs w:val="20"/>
          <w:lang w:eastAsia="zh-CN"/>
        </w:rPr>
        <w:t xml:space="preserve">) </w:t>
      </w:r>
      <w:r w:rsidR="00B2125B" w:rsidRPr="0094731A">
        <w:rPr>
          <w:rFonts w:ascii="Palatino Linotype" w:hAnsi="Palatino Linotype"/>
          <w:sz w:val="20"/>
          <w:szCs w:val="20"/>
          <w:lang w:eastAsia="zh-CN"/>
        </w:rPr>
        <w:t>is around tw</w:t>
      </w:r>
      <w:r w:rsidRPr="0094731A">
        <w:rPr>
          <w:rFonts w:ascii="Palatino Linotype" w:hAnsi="Palatino Linotype"/>
          <w:sz w:val="20"/>
          <w:szCs w:val="20"/>
          <w:lang w:eastAsia="zh-CN"/>
        </w:rPr>
        <w:t>ice</w:t>
      </w:r>
      <w:r w:rsidR="00B2125B" w:rsidRPr="0094731A">
        <w:rPr>
          <w:rFonts w:ascii="Palatino Linotype" w:hAnsi="Palatino Linotype"/>
          <w:sz w:val="20"/>
          <w:szCs w:val="20"/>
          <w:lang w:eastAsia="zh-CN"/>
        </w:rPr>
        <w:t xml:space="preserve"> that at high temperature</w:t>
      </w:r>
      <w:r w:rsidR="003F650D" w:rsidRPr="0094731A">
        <w:rPr>
          <w:rFonts w:ascii="Palatino Linotype" w:hAnsi="Palatino Linotype"/>
          <w:sz w:val="20"/>
          <w:szCs w:val="20"/>
          <w:lang w:eastAsia="zh-CN"/>
        </w:rPr>
        <w:t xml:space="preserve"> (295347; see also Table </w:t>
      </w:r>
      <w:del w:id="1269" w:author="Yanfei Zhang" w:date="2022-04-05T14:44:00Z">
        <w:r w:rsidR="003F650D" w:rsidRPr="0094731A" w:rsidDel="0094731A">
          <w:rPr>
            <w:rFonts w:ascii="Palatino Linotype" w:hAnsi="Palatino Linotype"/>
            <w:sz w:val="20"/>
            <w:szCs w:val="20"/>
            <w:lang w:eastAsia="zh-CN"/>
          </w:rPr>
          <w:delText>6</w:delText>
        </w:r>
      </w:del>
      <w:ins w:id="1270" w:author="Yanfei Zhang" w:date="2022-04-05T14:44:00Z">
        <w:r w:rsidR="0094731A" w:rsidRPr="0094731A">
          <w:rPr>
            <w:rFonts w:ascii="Palatino Linotype" w:hAnsi="Palatino Linotype"/>
            <w:sz w:val="20"/>
            <w:szCs w:val="20"/>
            <w:lang w:eastAsia="zh-CN"/>
            <w:rPrChange w:id="1271" w:author="Yanfei Zhang" w:date="2022-04-05T14:44:00Z">
              <w:rPr>
                <w:rFonts w:ascii="Palatino Linotype" w:hAnsi="Palatino Linotype"/>
                <w:sz w:val="20"/>
                <w:szCs w:val="20"/>
                <w:highlight w:val="yellow"/>
                <w:lang w:eastAsia="zh-CN"/>
              </w:rPr>
            </w:rPrChange>
          </w:rPr>
          <w:t>5</w:t>
        </w:r>
      </w:ins>
      <w:r w:rsidR="003F650D" w:rsidRPr="0094731A">
        <w:rPr>
          <w:rFonts w:ascii="Palatino Linotype" w:hAnsi="Palatino Linotype"/>
          <w:sz w:val="20"/>
          <w:szCs w:val="20"/>
          <w:lang w:eastAsia="zh-CN"/>
        </w:rPr>
        <w:t>)</w:t>
      </w:r>
      <w:r w:rsidRPr="0094731A">
        <w:rPr>
          <w:rFonts w:ascii="Palatino Linotype" w:hAnsi="Palatino Linotype"/>
          <w:sz w:val="20"/>
          <w:szCs w:val="20"/>
          <w:lang w:eastAsia="zh-CN"/>
        </w:rPr>
        <w:t xml:space="preserve">. </w:t>
      </w:r>
      <w:r w:rsidR="003F650D" w:rsidRPr="0094731A">
        <w:rPr>
          <w:rFonts w:ascii="Palatino Linotype" w:hAnsi="Palatino Linotype"/>
          <w:sz w:val="20"/>
          <w:szCs w:val="20"/>
          <w:lang w:eastAsia="zh-CN"/>
        </w:rPr>
        <w:t>One might</w:t>
      </w:r>
      <w:r w:rsidR="003F650D">
        <w:rPr>
          <w:rFonts w:ascii="Palatino Linotype" w:hAnsi="Palatino Linotype"/>
          <w:sz w:val="20"/>
          <w:szCs w:val="20"/>
          <w:lang w:eastAsia="zh-CN"/>
        </w:rPr>
        <w:t xml:space="preserve"> expect this to lead to a reduced GAPN flux at high temperature</w:t>
      </w:r>
      <w:r w:rsidR="00E126CF">
        <w:rPr>
          <w:rFonts w:ascii="Palatino Linotype" w:hAnsi="Palatino Linotype"/>
          <w:sz w:val="20"/>
          <w:szCs w:val="20"/>
          <w:lang w:eastAsia="zh-CN"/>
        </w:rPr>
        <w:t>.</w:t>
      </w:r>
      <w:r w:rsidR="006616E1">
        <w:rPr>
          <w:rFonts w:ascii="Palatino Linotype" w:hAnsi="Palatino Linotype"/>
          <w:sz w:val="20"/>
          <w:szCs w:val="20"/>
          <w:lang w:eastAsia="zh-CN"/>
        </w:rPr>
        <w:t xml:space="preserve"> The same app</w:t>
      </w:r>
      <w:r w:rsidR="006969A6">
        <w:rPr>
          <w:rFonts w:ascii="Palatino Linotype" w:hAnsi="Palatino Linotype"/>
          <w:sz w:val="20"/>
          <w:szCs w:val="20"/>
          <w:lang w:eastAsia="zh-CN"/>
        </w:rPr>
        <w:t>lies</w:t>
      </w:r>
      <w:r w:rsidR="006616E1">
        <w:rPr>
          <w:rFonts w:ascii="Palatino Linotype" w:hAnsi="Palatino Linotype"/>
          <w:sz w:val="20"/>
          <w:szCs w:val="20"/>
          <w:lang w:eastAsia="zh-CN"/>
        </w:rPr>
        <w:t xml:space="preserve"> to the Vmax levels.</w:t>
      </w:r>
      <w:r w:rsidR="003F650D">
        <w:rPr>
          <w:rFonts w:ascii="Palatino Linotype" w:hAnsi="Palatino Linotype"/>
          <w:sz w:val="20"/>
          <w:szCs w:val="20"/>
          <w:lang w:eastAsia="zh-CN"/>
        </w:rPr>
        <w:t xml:space="preserve"> </w:t>
      </w:r>
      <w:r>
        <w:rPr>
          <w:rFonts w:ascii="Palatino Linotype" w:hAnsi="Palatino Linotype"/>
          <w:sz w:val="20"/>
          <w:szCs w:val="20"/>
          <w:lang w:eastAsia="zh-CN"/>
        </w:rPr>
        <w:t>H</w:t>
      </w:r>
      <w:r w:rsidR="00B2125B" w:rsidRPr="00B2125B">
        <w:rPr>
          <w:rFonts w:ascii="Palatino Linotype" w:hAnsi="Palatino Linotype"/>
          <w:sz w:val="20"/>
          <w:szCs w:val="20"/>
          <w:lang w:eastAsia="zh-CN"/>
        </w:rPr>
        <w:t xml:space="preserve">owever, </w:t>
      </w:r>
      <w:r>
        <w:rPr>
          <w:rFonts w:ascii="Palatino Linotype" w:hAnsi="Palatino Linotype"/>
          <w:sz w:val="20"/>
          <w:szCs w:val="20"/>
          <w:lang w:eastAsia="zh-CN"/>
        </w:rPr>
        <w:t xml:space="preserve">in the flux balance analysis described above </w:t>
      </w:r>
      <w:r w:rsidR="006616E1">
        <w:rPr>
          <w:rFonts w:ascii="Palatino Linotype" w:hAnsi="Palatino Linotype"/>
          <w:sz w:val="20"/>
          <w:szCs w:val="20"/>
          <w:lang w:eastAsia="zh-CN"/>
        </w:rPr>
        <w:t xml:space="preserve">for the mRNA results </w:t>
      </w:r>
      <w:r w:rsidR="00B2125B" w:rsidRPr="00B2125B">
        <w:rPr>
          <w:rFonts w:ascii="Palatino Linotype" w:hAnsi="Palatino Linotype"/>
          <w:sz w:val="20"/>
          <w:szCs w:val="20"/>
          <w:lang w:eastAsia="zh-CN"/>
        </w:rPr>
        <w:t xml:space="preserve">we did not see </w:t>
      </w:r>
      <w:r w:rsidR="008E7488">
        <w:rPr>
          <w:rFonts w:ascii="Palatino Linotype" w:hAnsi="Palatino Linotype"/>
          <w:sz w:val="20"/>
          <w:szCs w:val="20"/>
          <w:lang w:eastAsia="zh-CN"/>
        </w:rPr>
        <w:t xml:space="preserve">any predicted </w:t>
      </w:r>
      <w:r w:rsidR="00B2125B" w:rsidRPr="00B2125B">
        <w:rPr>
          <w:rFonts w:ascii="Palatino Linotype" w:hAnsi="Palatino Linotype"/>
          <w:sz w:val="20"/>
          <w:szCs w:val="20"/>
          <w:lang w:eastAsia="zh-CN"/>
        </w:rPr>
        <w:t>use of GAPN at all</w:t>
      </w:r>
      <w:r w:rsidR="00674DB3">
        <w:rPr>
          <w:rFonts w:ascii="Palatino Linotype" w:hAnsi="Palatino Linotype"/>
          <w:sz w:val="20"/>
          <w:szCs w:val="20"/>
          <w:lang w:eastAsia="zh-CN"/>
        </w:rPr>
        <w:t>.</w:t>
      </w:r>
      <w:r w:rsidR="00B2125B">
        <w:rPr>
          <w:rFonts w:ascii="Palatino Linotype" w:hAnsi="Palatino Linotype"/>
          <w:sz w:val="20"/>
          <w:szCs w:val="20"/>
          <w:lang w:eastAsia="zh-CN"/>
        </w:rPr>
        <w:t xml:space="preserve"> </w:t>
      </w:r>
      <w:r w:rsidR="00674DB3">
        <w:rPr>
          <w:rFonts w:ascii="Palatino Linotype" w:hAnsi="Palatino Linotype"/>
          <w:sz w:val="20"/>
          <w:szCs w:val="20"/>
          <w:lang w:eastAsia="zh-CN"/>
        </w:rPr>
        <w:t>This was caused by the fact that the RNA level of the PGAM</w:t>
      </w:r>
      <w:r w:rsidR="006969A6">
        <w:rPr>
          <w:rFonts w:ascii="Palatino Linotype" w:hAnsi="Palatino Linotype"/>
          <w:sz w:val="20"/>
          <w:szCs w:val="20"/>
          <w:lang w:eastAsia="zh-CN"/>
        </w:rPr>
        <w:t xml:space="preserve"> </w:t>
      </w:r>
      <w:r w:rsidR="00674DB3">
        <w:rPr>
          <w:rFonts w:ascii="Palatino Linotype" w:hAnsi="Palatino Linotype"/>
          <w:sz w:val="20"/>
          <w:szCs w:val="20"/>
          <w:lang w:eastAsia="zh-CN"/>
        </w:rPr>
        <w:t xml:space="preserve">is limiting. </w:t>
      </w:r>
      <w:r w:rsidR="009A0835">
        <w:rPr>
          <w:rFonts w:ascii="Palatino Linotype" w:hAnsi="Palatino Linotype"/>
          <w:sz w:val="20"/>
          <w:szCs w:val="20"/>
          <w:lang w:eastAsia="zh-CN"/>
        </w:rPr>
        <w:t>W</w:t>
      </w:r>
      <w:r w:rsidR="00B2125B">
        <w:rPr>
          <w:rFonts w:ascii="Palatino Linotype" w:hAnsi="Palatino Linotype"/>
          <w:sz w:val="20"/>
          <w:szCs w:val="20"/>
          <w:lang w:eastAsia="zh-CN"/>
        </w:rPr>
        <w:t xml:space="preserve">hen mapping two different datasets (mRNA </w:t>
      </w:r>
      <w:r w:rsidR="00AA17D5">
        <w:rPr>
          <w:rFonts w:ascii="Palatino Linotype" w:hAnsi="Palatino Linotype"/>
          <w:sz w:val="20"/>
          <w:szCs w:val="20"/>
          <w:lang w:eastAsia="zh-CN"/>
        </w:rPr>
        <w:t xml:space="preserve">and </w:t>
      </w:r>
      <w:r w:rsidR="00B2125B">
        <w:rPr>
          <w:rFonts w:ascii="Palatino Linotype" w:hAnsi="Palatino Linotype"/>
          <w:sz w:val="20"/>
          <w:szCs w:val="20"/>
          <w:lang w:eastAsia="zh-CN"/>
        </w:rPr>
        <w:t xml:space="preserve">enzyme activities) to the bounds of the reactions, we </w:t>
      </w:r>
      <w:r w:rsidR="008E7488">
        <w:rPr>
          <w:rFonts w:ascii="Palatino Linotype" w:hAnsi="Palatino Linotype"/>
          <w:sz w:val="20"/>
          <w:szCs w:val="20"/>
          <w:lang w:eastAsia="zh-CN"/>
        </w:rPr>
        <w:t xml:space="preserve">obtained </w:t>
      </w:r>
      <w:r w:rsidR="00B2125B">
        <w:rPr>
          <w:rFonts w:ascii="Palatino Linotype" w:hAnsi="Palatino Linotype"/>
          <w:sz w:val="20"/>
          <w:szCs w:val="20"/>
          <w:lang w:eastAsia="zh-CN"/>
        </w:rPr>
        <w:t xml:space="preserve">different results. </w:t>
      </w:r>
      <w:r w:rsidR="00847643">
        <w:rPr>
          <w:rFonts w:ascii="Palatino Linotype" w:hAnsi="Palatino Linotype"/>
          <w:sz w:val="20"/>
          <w:szCs w:val="20"/>
          <w:lang w:eastAsia="zh-CN"/>
        </w:rPr>
        <w:t>Th</w:t>
      </w:r>
      <w:r w:rsidR="00AA17D5">
        <w:rPr>
          <w:rFonts w:ascii="Palatino Linotype" w:hAnsi="Palatino Linotype"/>
          <w:sz w:val="20"/>
          <w:szCs w:val="20"/>
          <w:lang w:eastAsia="zh-CN"/>
        </w:rPr>
        <w:t>is may</w:t>
      </w:r>
      <w:r w:rsidR="00B2125B">
        <w:rPr>
          <w:rFonts w:ascii="Palatino Linotype" w:hAnsi="Palatino Linotype"/>
          <w:sz w:val="20"/>
          <w:szCs w:val="20"/>
          <w:lang w:eastAsia="zh-CN"/>
        </w:rPr>
        <w:t xml:space="preserve"> be caused by the fact that the genome wide metabolic map does not consider the regulation of the enzyme</w:t>
      </w:r>
      <w:r w:rsidR="009A0835">
        <w:rPr>
          <w:rFonts w:ascii="Palatino Linotype" w:hAnsi="Palatino Linotype"/>
          <w:sz w:val="20"/>
          <w:szCs w:val="20"/>
          <w:lang w:eastAsia="zh-CN"/>
        </w:rPr>
        <w:t xml:space="preserve"> V</w:t>
      </w:r>
      <w:r w:rsidR="009A0835" w:rsidRPr="00D17457">
        <w:rPr>
          <w:rFonts w:ascii="Palatino Linotype" w:hAnsi="Palatino Linotype"/>
          <w:sz w:val="20"/>
          <w:szCs w:val="20"/>
          <w:vertAlign w:val="subscript"/>
          <w:lang w:eastAsia="zh-CN"/>
        </w:rPr>
        <w:t>max</w:t>
      </w:r>
      <w:r w:rsidR="008D457B">
        <w:rPr>
          <w:rFonts w:ascii="Palatino Linotype" w:hAnsi="Palatino Linotype"/>
          <w:sz w:val="20"/>
          <w:szCs w:val="20"/>
          <w:lang w:eastAsia="zh-CN"/>
        </w:rPr>
        <w:t>’</w:t>
      </w:r>
      <w:r w:rsidR="00B2125B">
        <w:rPr>
          <w:rFonts w:ascii="Palatino Linotype" w:hAnsi="Palatino Linotype"/>
          <w:sz w:val="20"/>
          <w:szCs w:val="20"/>
          <w:lang w:eastAsia="zh-CN"/>
        </w:rPr>
        <w:t xml:space="preserve">s such as </w:t>
      </w:r>
      <w:r w:rsidR="009A0835">
        <w:rPr>
          <w:rFonts w:ascii="Palatino Linotype" w:hAnsi="Palatino Linotype"/>
          <w:sz w:val="20"/>
          <w:szCs w:val="20"/>
          <w:lang w:eastAsia="zh-CN"/>
        </w:rPr>
        <w:t xml:space="preserve">through </w:t>
      </w:r>
      <w:r w:rsidR="00B2125B">
        <w:rPr>
          <w:rFonts w:ascii="Palatino Linotype" w:hAnsi="Palatino Linotype"/>
          <w:sz w:val="20"/>
          <w:szCs w:val="20"/>
          <w:lang w:eastAsia="zh-CN"/>
        </w:rPr>
        <w:t>inhibit</w:t>
      </w:r>
      <w:r w:rsidR="009A0835">
        <w:rPr>
          <w:rFonts w:ascii="Palatino Linotype" w:hAnsi="Palatino Linotype"/>
          <w:sz w:val="20"/>
          <w:szCs w:val="20"/>
          <w:lang w:eastAsia="zh-CN"/>
        </w:rPr>
        <w:t>ory post translational modifications</w:t>
      </w:r>
      <w:r w:rsidR="00B2125B">
        <w:rPr>
          <w:rFonts w:ascii="Palatino Linotype" w:hAnsi="Palatino Linotype"/>
          <w:sz w:val="20"/>
          <w:szCs w:val="20"/>
          <w:lang w:eastAsia="zh-CN"/>
        </w:rPr>
        <w:t xml:space="preserve">. </w:t>
      </w:r>
    </w:p>
    <w:p w14:paraId="5AF485C4" w14:textId="3626FCFD" w:rsidR="00BE675E" w:rsidRPr="005F2218" w:rsidRDefault="006F7E3D" w:rsidP="00746CE5">
      <w:pPr>
        <w:spacing w:line="240" w:lineRule="auto"/>
        <w:rPr>
          <w:rFonts w:ascii="Palatino Linotype" w:hAnsi="Palatino Linotype"/>
          <w:sz w:val="20"/>
          <w:szCs w:val="20"/>
          <w:lang w:eastAsia="zh-CN"/>
        </w:rPr>
      </w:pPr>
      <w:r>
        <w:rPr>
          <w:rFonts w:ascii="Palatino Linotype" w:hAnsi="Palatino Linotype"/>
          <w:color w:val="000000" w:themeColor="text1"/>
          <w:sz w:val="20"/>
          <w:szCs w:val="20"/>
        </w:rPr>
        <w:t xml:space="preserve">      </w:t>
      </w:r>
      <w:r w:rsidR="00B901A7">
        <w:rPr>
          <w:rFonts w:ascii="Palatino Linotype" w:hAnsi="Palatino Linotype"/>
          <w:color w:val="000000" w:themeColor="text1"/>
          <w:sz w:val="20"/>
          <w:szCs w:val="20"/>
        </w:rPr>
        <w:t xml:space="preserve">  </w:t>
      </w:r>
      <w:r w:rsidR="00EC1446" w:rsidRPr="005F22F2">
        <w:rPr>
          <w:rFonts w:ascii="Palatino Linotype" w:hAnsi="Palatino Linotype"/>
          <w:color w:val="000000" w:themeColor="text1"/>
          <w:sz w:val="20"/>
          <w:szCs w:val="20"/>
        </w:rPr>
        <w:t xml:space="preserve">In order to check this, </w:t>
      </w:r>
      <w:r w:rsidR="00A61A26" w:rsidRPr="005F22F2">
        <w:rPr>
          <w:rFonts w:ascii="Palatino Linotype" w:hAnsi="Palatino Linotype"/>
          <w:color w:val="000000" w:themeColor="text1"/>
          <w:sz w:val="20"/>
          <w:szCs w:val="20"/>
        </w:rPr>
        <w:t xml:space="preserve">we </w:t>
      </w:r>
      <w:r w:rsidR="00B901A7">
        <w:rPr>
          <w:rFonts w:ascii="Palatino Linotype" w:hAnsi="Palatino Linotype"/>
          <w:color w:val="000000" w:themeColor="text1"/>
          <w:sz w:val="20"/>
          <w:szCs w:val="20"/>
        </w:rPr>
        <w:t>referred</w:t>
      </w:r>
      <w:r w:rsidR="00847643">
        <w:rPr>
          <w:rFonts w:ascii="Palatino Linotype" w:hAnsi="Palatino Linotype"/>
          <w:color w:val="000000" w:themeColor="text1"/>
          <w:sz w:val="20"/>
          <w:szCs w:val="20"/>
        </w:rPr>
        <w:t xml:space="preserve"> to </w:t>
      </w:r>
      <w:r w:rsidR="00A61A26" w:rsidRPr="005F22F2">
        <w:rPr>
          <w:rFonts w:ascii="Palatino Linotype" w:hAnsi="Palatino Linotype"/>
          <w:color w:val="000000" w:themeColor="text1"/>
          <w:sz w:val="20"/>
          <w:szCs w:val="20"/>
        </w:rPr>
        <w:t xml:space="preserve">the </w:t>
      </w:r>
      <w:r w:rsidR="008F1481" w:rsidRPr="005F22F2">
        <w:rPr>
          <w:rFonts w:ascii="Palatino Linotype" w:hAnsi="Palatino Linotype"/>
          <w:color w:val="000000" w:themeColor="text1"/>
          <w:sz w:val="20"/>
          <w:szCs w:val="20"/>
        </w:rPr>
        <w:t xml:space="preserve">kinetic </w:t>
      </w:r>
      <w:r w:rsidR="00A61A26" w:rsidRPr="005F22F2">
        <w:rPr>
          <w:rFonts w:ascii="Palatino Linotype" w:hAnsi="Palatino Linotype"/>
          <w:color w:val="000000" w:themeColor="text1"/>
          <w:sz w:val="20"/>
          <w:szCs w:val="20"/>
        </w:rPr>
        <w:t xml:space="preserve">models </w:t>
      </w:r>
      <w:r w:rsidR="007270AE" w:rsidRPr="005F22F2">
        <w:rPr>
          <w:rFonts w:ascii="Palatino Linotype" w:hAnsi="Palatino Linotype"/>
          <w:color w:val="000000" w:themeColor="text1"/>
          <w:sz w:val="20"/>
          <w:szCs w:val="20"/>
        </w:rPr>
        <w:t xml:space="preserve">which contain the pathway from GAP to pyruvate </w:t>
      </w:r>
      <w:r w:rsidR="00B901A7">
        <w:rPr>
          <w:rFonts w:ascii="Palatino Linotype" w:hAnsi="Palatino Linotype"/>
          <w:color w:val="000000" w:themeColor="text1"/>
          <w:sz w:val="20"/>
          <w:szCs w:val="20"/>
        </w:rPr>
        <w:t>(</w:t>
      </w:r>
      <w:del w:id="1272" w:author="Yanfei Zhang" w:date="2022-04-05T14:46:00Z">
        <w:r w:rsidR="0076719B" w:rsidRPr="0094731A" w:rsidDel="0094731A">
          <w:rPr>
            <w:rFonts w:ascii="Palatino Linotype" w:hAnsi="Palatino Linotype"/>
            <w:color w:val="000000" w:themeColor="text1"/>
            <w:sz w:val="20"/>
            <w:szCs w:val="20"/>
          </w:rPr>
          <w:delText>Figure</w:delText>
        </w:r>
        <w:r w:rsidR="00B901A7" w:rsidRPr="0094731A" w:rsidDel="0094731A">
          <w:rPr>
            <w:rFonts w:ascii="Palatino Linotype" w:hAnsi="Palatino Linotype"/>
            <w:color w:val="000000" w:themeColor="text1"/>
            <w:sz w:val="20"/>
            <w:szCs w:val="20"/>
          </w:rPr>
          <w:delText xml:space="preserve"> </w:delText>
        </w:r>
      </w:del>
      <w:ins w:id="1273" w:author="Yanfei Zhang" w:date="2022-04-05T21:56:00Z">
        <w:r w:rsidR="007B75FC">
          <w:rPr>
            <w:rFonts w:ascii="Palatino Linotype" w:hAnsi="Palatino Linotype"/>
            <w:color w:val="000000" w:themeColor="text1"/>
            <w:sz w:val="20"/>
            <w:szCs w:val="20"/>
          </w:rPr>
          <w:t xml:space="preserve">Figure </w:t>
        </w:r>
      </w:ins>
      <w:del w:id="1274" w:author="Yanfei Zhang" w:date="2022-04-05T14:45:00Z">
        <w:r w:rsidR="00B901A7" w:rsidRPr="0094731A" w:rsidDel="0094731A">
          <w:rPr>
            <w:rFonts w:ascii="Palatino Linotype" w:hAnsi="Palatino Linotype"/>
            <w:color w:val="000000" w:themeColor="text1"/>
            <w:sz w:val="20"/>
            <w:szCs w:val="20"/>
          </w:rPr>
          <w:delText>2A</w:delText>
        </w:r>
      </w:del>
      <w:ins w:id="1275" w:author="Yanfei Zhang" w:date="2022-04-05T14:45:00Z">
        <w:r w:rsidR="0094731A" w:rsidRPr="0094731A">
          <w:rPr>
            <w:rFonts w:ascii="Palatino Linotype" w:hAnsi="Palatino Linotype"/>
            <w:color w:val="000000" w:themeColor="text1"/>
            <w:sz w:val="20"/>
            <w:szCs w:val="20"/>
          </w:rPr>
          <w:t>3A</w:t>
        </w:r>
      </w:ins>
      <w:r w:rsidR="00B901A7">
        <w:rPr>
          <w:rFonts w:ascii="Palatino Linotype" w:hAnsi="Palatino Linotype"/>
          <w:color w:val="000000" w:themeColor="text1"/>
          <w:sz w:val="20"/>
          <w:szCs w:val="20"/>
        </w:rPr>
        <w:t xml:space="preserve">) </w:t>
      </w:r>
      <w:r w:rsidR="00A61A26" w:rsidRPr="005F22F2">
        <w:rPr>
          <w:rFonts w:ascii="Palatino Linotype" w:hAnsi="Palatino Linotype"/>
          <w:color w:val="000000" w:themeColor="text1"/>
          <w:sz w:val="20"/>
          <w:szCs w:val="20"/>
        </w:rPr>
        <w:fldChar w:fldCharType="begin" w:fldLock="1"/>
      </w:r>
      <w:r w:rsidR="00BD30FF" w:rsidRPr="005F22F2">
        <w:rPr>
          <w:rFonts w:ascii="Palatino Linotype" w:hAnsi="Palatino Linotype"/>
          <w:color w:val="000000" w:themeColor="text1"/>
          <w:sz w:val="20"/>
          <w:szCs w:val="20"/>
        </w:rPr>
        <w:instrText>ADDIN CSL_CITATION {"citationItems":[{"id":"ITEM-1","itemData":{"DOI":"10.3390/ijms18040876","ISSN":"14220067","abstract":"Mathematical models are key to systems biology where they typically describe the topology and dynamics of biological networks, listing biochemical entities and their relationships with one another. Some (hyper)thermophilic Archaea contain an enzyme, called non-phosphorylating glyceraldehyde-3-phosphate dehydrogenase (GAPN), which catalyzes the direct oxidation of glyceraldehyde-3-phosphate to 3-phosphoglycerate omitting adenosine 5′-triphosphate (ATP) formation by substrate-level-phosphorylation via phosphoglycerate kinase. In this study we formulate three hypotheses that could explain functionally why GAPN exists in these Archaea, and then construct and use mathematical models to test these three hypotheses. We used kinetic parameters of enzymes of Sulfolobus solfataricus (S. solfataricus) which is a thermo-acidophilic archaeon that grows optimally between 60 and 90 °C and between pH 2 and 4. For comparison, we used a model of Saccharomyces cerevisiae (S. cerevisiae), an organism that can live at moderate temperatures. We find that both the first hypothesis, i.e., that the glyceraldehyde-3-phosphate dehydrogenase (GAPDH) plus phosphoglycerate kinase (PGK) route (the alternative to GAPN) is thermodynamically too much uphill and the third hypothesis, i.e., that GAPDH plus PGK are required to carry the flux in the gluconeogenic direction, are correct. The second hypothesis, i.e., that the GAPDH plus PGK route delivers less than the 1 ATP per pyruvate that is delivered by the GAPN route, is only correct when GAPDH reaction has a high rate and 1,3-bis-phosphoglycerate (BPG) spontaneously degrades to 3PG at a high rate.","author":[{"dropping-particle":"","family":"Zhang","given":"Yanfei","non-dropping-particle":"","parse-names":false,"suffix":""},{"dropping-particle":"","family":"Kouril","given":"Theresa","non-dropping-particle":"","parse-names":false,"suffix":""},{"dropping-particle":"","family":"Snoep","given":"Jacky L.","non-dropping-particle":"","parse-names":false,"suffix":""},{"dropping-particle":"","family":"Siebers","given":"Bettina","non-dropping-particle":"","parse-names":false,"suffix":""},{"dropping-particle":"","family":"Barberis","given":"Matteo","non-dropping-particle":"","parse-names":false,"suffix":""},{"dropping-particle":"V.","family":"Westerhoff","given":"Hans","non-dropping-particle":"","parse-names":false,"suffix":""}],"container-title":"International Journal of Molecular Sciences","id":"ITEM-1","issue":"4","issued":{"date-parts":[["2017"]]},"title":"The peculiar glycolytic pathway in hyperthermophylic archaea: Understanding its whims by experimentation in silico","type":"article-journal","volume":"18"},"uris":["http://www.mendeley.com/documents/?uuid=ce79c8ef-3780-4bbe-951f-5e8361c98e9c"]}],"mendeley":{"formattedCitation":"(Zhang et al., 2017)","plainTextFormattedCitation":"(Zhang et al., 2017)","previouslyFormattedCitation":"(Zhang et al., 2017)"},"properties":{"noteIndex":0},"schema":"https://github.com/citation-style-language/schema/raw/master/csl-citation.json"}</w:instrText>
      </w:r>
      <w:r w:rsidR="00A61A26" w:rsidRPr="005F22F2">
        <w:rPr>
          <w:rFonts w:ascii="Palatino Linotype" w:hAnsi="Palatino Linotype"/>
          <w:color w:val="000000" w:themeColor="text1"/>
          <w:sz w:val="20"/>
          <w:szCs w:val="20"/>
        </w:rPr>
        <w:fldChar w:fldCharType="separate"/>
      </w:r>
      <w:r w:rsidR="00A61A26" w:rsidRPr="005F22F2">
        <w:rPr>
          <w:rFonts w:ascii="Palatino Linotype" w:hAnsi="Palatino Linotype"/>
          <w:noProof/>
          <w:color w:val="000000" w:themeColor="text1"/>
          <w:sz w:val="20"/>
          <w:szCs w:val="20"/>
        </w:rPr>
        <w:t>(Zhang et al., 2017)</w:t>
      </w:r>
      <w:r w:rsidR="00A61A26" w:rsidRPr="005F22F2">
        <w:rPr>
          <w:rFonts w:ascii="Palatino Linotype" w:hAnsi="Palatino Linotype"/>
          <w:color w:val="000000" w:themeColor="text1"/>
          <w:sz w:val="20"/>
          <w:szCs w:val="20"/>
        </w:rPr>
        <w:fldChar w:fldCharType="end"/>
      </w:r>
      <w:r w:rsidR="00A61A26" w:rsidRPr="005F22F2">
        <w:rPr>
          <w:rFonts w:ascii="Palatino Linotype" w:hAnsi="Palatino Linotype"/>
          <w:color w:val="000000" w:themeColor="text1"/>
          <w:sz w:val="20"/>
          <w:szCs w:val="20"/>
        </w:rPr>
        <w:t xml:space="preserve">. These models </w:t>
      </w:r>
      <w:r w:rsidR="00044E9B">
        <w:rPr>
          <w:rFonts w:ascii="Palatino Linotype" w:hAnsi="Palatino Linotype"/>
          <w:color w:val="000000" w:themeColor="text1"/>
          <w:sz w:val="20"/>
          <w:szCs w:val="20"/>
        </w:rPr>
        <w:t xml:space="preserve">had been </w:t>
      </w:r>
      <w:r w:rsidR="00A61A26" w:rsidRPr="005F22F2">
        <w:rPr>
          <w:rFonts w:ascii="Palatino Linotype" w:hAnsi="Palatino Linotype"/>
          <w:color w:val="000000" w:themeColor="text1"/>
          <w:sz w:val="20"/>
          <w:szCs w:val="20"/>
        </w:rPr>
        <w:t xml:space="preserve">built based on the kinetic parameters measured </w:t>
      </w:r>
      <w:r w:rsidR="00A61A26" w:rsidRPr="00386A34">
        <w:rPr>
          <w:rFonts w:ascii="Palatino Linotype" w:hAnsi="Palatino Linotype"/>
          <w:i/>
          <w:color w:val="000000" w:themeColor="text1"/>
          <w:sz w:val="20"/>
          <w:szCs w:val="20"/>
        </w:rPr>
        <w:t>in vitro</w:t>
      </w:r>
      <w:r w:rsidR="00A61A26" w:rsidRPr="005F22F2">
        <w:rPr>
          <w:rFonts w:ascii="Palatino Linotype" w:hAnsi="Palatino Linotype"/>
          <w:color w:val="000000" w:themeColor="text1"/>
          <w:sz w:val="20"/>
          <w:szCs w:val="20"/>
        </w:rPr>
        <w:t>.</w:t>
      </w:r>
      <w:r w:rsidR="00883546">
        <w:rPr>
          <w:rFonts w:ascii="Palatino Linotype" w:hAnsi="Palatino Linotype"/>
          <w:color w:val="000000" w:themeColor="text1"/>
          <w:sz w:val="20"/>
          <w:szCs w:val="20"/>
        </w:rPr>
        <w:t xml:space="preserve"> For the present study </w:t>
      </w:r>
      <w:r w:rsidR="001E01F7">
        <w:rPr>
          <w:rFonts w:ascii="Palatino Linotype" w:hAnsi="Palatino Linotype"/>
          <w:color w:val="000000" w:themeColor="text1"/>
          <w:sz w:val="20"/>
          <w:szCs w:val="20"/>
        </w:rPr>
        <w:t>we replaced the</w:t>
      </w:r>
      <w:r w:rsidR="00883546">
        <w:rPr>
          <w:rFonts w:ascii="Palatino Linotype" w:hAnsi="Palatino Linotype"/>
          <w:color w:val="000000" w:themeColor="text1"/>
          <w:sz w:val="20"/>
          <w:szCs w:val="20"/>
        </w:rPr>
        <w:t xml:space="preserve"> enzyme</w:t>
      </w:r>
      <w:r w:rsidR="001E01F7">
        <w:rPr>
          <w:rFonts w:ascii="Palatino Linotype" w:hAnsi="Palatino Linotype"/>
          <w:color w:val="000000" w:themeColor="text1"/>
          <w:sz w:val="20"/>
          <w:szCs w:val="20"/>
        </w:rPr>
        <w:t xml:space="preserve"> </w:t>
      </w:r>
      <w:r w:rsidR="00707B41" w:rsidRPr="005F22F2">
        <w:rPr>
          <w:rFonts w:ascii="Palatino Linotype" w:hAnsi="Palatino Linotype"/>
          <w:sz w:val="20"/>
          <w:szCs w:val="20"/>
        </w:rPr>
        <w:t>V</w:t>
      </w:r>
      <w:r w:rsidR="00707B41" w:rsidRPr="00386A34">
        <w:rPr>
          <w:rFonts w:ascii="Palatino Linotype" w:hAnsi="Palatino Linotype"/>
          <w:sz w:val="20"/>
          <w:szCs w:val="20"/>
          <w:vertAlign w:val="subscript"/>
        </w:rPr>
        <w:t>max</w:t>
      </w:r>
      <w:r w:rsidR="00707B41" w:rsidRPr="005F22F2">
        <w:rPr>
          <w:rFonts w:ascii="Palatino Linotype" w:hAnsi="Palatino Linotype"/>
          <w:sz w:val="20"/>
          <w:szCs w:val="20"/>
        </w:rPr>
        <w:t xml:space="preserve"> </w:t>
      </w:r>
      <w:r w:rsidR="008C1A33" w:rsidRPr="005F22F2">
        <w:rPr>
          <w:rFonts w:ascii="Palatino Linotype" w:hAnsi="Palatino Linotype"/>
          <w:sz w:val="20"/>
          <w:szCs w:val="20"/>
        </w:rPr>
        <w:t xml:space="preserve">for different reactions </w:t>
      </w:r>
      <w:r w:rsidR="001E01F7">
        <w:rPr>
          <w:rFonts w:ascii="Palatino Linotype" w:hAnsi="Palatino Linotype"/>
          <w:sz w:val="20"/>
          <w:szCs w:val="20"/>
        </w:rPr>
        <w:t>in the published model with</w:t>
      </w:r>
      <w:r w:rsidR="00707B41" w:rsidRPr="005F22F2">
        <w:rPr>
          <w:rFonts w:ascii="Palatino Linotype" w:hAnsi="Palatino Linotype"/>
          <w:sz w:val="20"/>
          <w:szCs w:val="20"/>
        </w:rPr>
        <w:t xml:space="preserve"> the </w:t>
      </w:r>
      <w:r w:rsidR="00883546">
        <w:rPr>
          <w:rFonts w:ascii="Palatino Linotype" w:hAnsi="Palatino Linotype"/>
          <w:sz w:val="20"/>
          <w:szCs w:val="20"/>
        </w:rPr>
        <w:t xml:space="preserve">corresponding </w:t>
      </w:r>
      <w:r w:rsidR="00707B41" w:rsidRPr="005F22F2">
        <w:rPr>
          <w:rFonts w:ascii="Palatino Linotype" w:hAnsi="Palatino Linotype"/>
          <w:sz w:val="20"/>
          <w:szCs w:val="20"/>
        </w:rPr>
        <w:t>specific activity</w:t>
      </w:r>
      <w:r w:rsidR="008C1A33" w:rsidRPr="005F22F2">
        <w:rPr>
          <w:rFonts w:ascii="Palatino Linotype" w:hAnsi="Palatino Linotype"/>
          <w:sz w:val="20"/>
          <w:szCs w:val="20"/>
        </w:rPr>
        <w:t xml:space="preserve"> </w:t>
      </w:r>
      <w:r w:rsidR="00883546">
        <w:rPr>
          <w:rFonts w:ascii="Palatino Linotype" w:hAnsi="Palatino Linotype"/>
          <w:sz w:val="20"/>
          <w:szCs w:val="20"/>
        </w:rPr>
        <w:t>measured in</w:t>
      </w:r>
      <w:r w:rsidR="008C1A33" w:rsidRPr="005F22F2">
        <w:rPr>
          <w:rFonts w:ascii="Palatino Linotype" w:hAnsi="Palatino Linotype"/>
          <w:sz w:val="20"/>
          <w:szCs w:val="20"/>
        </w:rPr>
        <w:t xml:space="preserve"> the crude extract</w:t>
      </w:r>
      <w:r w:rsidR="00707B41" w:rsidRPr="005F22F2">
        <w:rPr>
          <w:rFonts w:ascii="Palatino Linotype" w:hAnsi="Palatino Linotype"/>
          <w:sz w:val="20"/>
          <w:szCs w:val="20"/>
        </w:rPr>
        <w:t xml:space="preserve"> </w:t>
      </w:r>
      <w:r w:rsidR="00662FEF" w:rsidRPr="005F22F2">
        <w:rPr>
          <w:rFonts w:ascii="Palatino Linotype" w:hAnsi="Palatino Linotype"/>
          <w:sz w:val="20"/>
          <w:szCs w:val="20"/>
        </w:rPr>
        <w:t xml:space="preserve">of the cell growing at </w:t>
      </w:r>
      <w:r w:rsidR="001E01F7">
        <w:rPr>
          <w:rFonts w:ascii="Palatino Linotype" w:hAnsi="Palatino Linotype"/>
          <w:sz w:val="20"/>
          <w:szCs w:val="20"/>
        </w:rPr>
        <w:t>8</w:t>
      </w:r>
      <w:r w:rsidR="008C1A33" w:rsidRPr="005F22F2">
        <w:rPr>
          <w:rFonts w:ascii="Palatino Linotype" w:hAnsi="Palatino Linotype"/>
          <w:sz w:val="20"/>
          <w:szCs w:val="20"/>
        </w:rPr>
        <w:t xml:space="preserve">0 </w:t>
      </w:r>
      <w:r w:rsidR="008C1A33" w:rsidRPr="005F22F2">
        <w:rPr>
          <w:sz w:val="20"/>
          <w:szCs w:val="20"/>
          <w:lang w:eastAsia="zh-CN"/>
        </w:rPr>
        <w:t>℃</w:t>
      </w:r>
      <w:r w:rsidR="008C1A33" w:rsidRPr="005F22F2">
        <w:rPr>
          <w:rFonts w:ascii="Palatino Linotype" w:hAnsi="Palatino Linotype"/>
          <w:sz w:val="20"/>
          <w:szCs w:val="20"/>
          <w:lang w:eastAsia="zh-CN"/>
        </w:rPr>
        <w:t xml:space="preserve"> </w:t>
      </w:r>
      <w:r w:rsidR="00707B41" w:rsidRPr="005F22F2">
        <w:rPr>
          <w:rFonts w:ascii="Palatino Linotype" w:hAnsi="Palatino Linotype"/>
          <w:sz w:val="20"/>
          <w:szCs w:val="20"/>
        </w:rPr>
        <w:t>which</w:t>
      </w:r>
      <w:r w:rsidR="007270AE" w:rsidRPr="005F22F2">
        <w:rPr>
          <w:rFonts w:ascii="Palatino Linotype" w:hAnsi="Palatino Linotype"/>
          <w:sz w:val="20"/>
          <w:szCs w:val="20"/>
        </w:rPr>
        <w:t xml:space="preserve"> </w:t>
      </w:r>
      <w:r w:rsidR="00883546">
        <w:rPr>
          <w:rFonts w:ascii="Palatino Linotype" w:hAnsi="Palatino Linotype"/>
          <w:sz w:val="20"/>
          <w:szCs w:val="20"/>
        </w:rPr>
        <w:t>was also</w:t>
      </w:r>
      <w:r w:rsidR="007270AE" w:rsidRPr="005F22F2">
        <w:rPr>
          <w:rFonts w:ascii="Palatino Linotype" w:hAnsi="Palatino Linotype"/>
          <w:sz w:val="20"/>
          <w:szCs w:val="20"/>
        </w:rPr>
        <w:t xml:space="preserve"> mea</w:t>
      </w:r>
      <w:r w:rsidR="008C1A33" w:rsidRPr="005F22F2">
        <w:rPr>
          <w:rFonts w:ascii="Palatino Linotype" w:hAnsi="Palatino Linotype"/>
          <w:sz w:val="20"/>
          <w:szCs w:val="20"/>
        </w:rPr>
        <w:t>sured</w:t>
      </w:r>
      <w:r w:rsidR="00662FEF" w:rsidRPr="005F22F2">
        <w:rPr>
          <w:rFonts w:ascii="Palatino Linotype" w:hAnsi="Palatino Linotype"/>
          <w:sz w:val="20"/>
          <w:szCs w:val="20"/>
        </w:rPr>
        <w:t xml:space="preserve"> at </w:t>
      </w:r>
      <w:r w:rsidR="001E01F7">
        <w:rPr>
          <w:rFonts w:ascii="Palatino Linotype" w:hAnsi="Palatino Linotype"/>
          <w:sz w:val="20"/>
          <w:szCs w:val="20"/>
        </w:rPr>
        <w:t>8</w:t>
      </w:r>
      <w:r w:rsidR="00662FEF" w:rsidRPr="005F22F2">
        <w:rPr>
          <w:rFonts w:ascii="Palatino Linotype" w:hAnsi="Palatino Linotype"/>
          <w:sz w:val="20"/>
          <w:szCs w:val="20"/>
        </w:rPr>
        <w:t>0</w:t>
      </w:r>
      <w:r w:rsidR="008C1A33" w:rsidRPr="005F22F2">
        <w:rPr>
          <w:rFonts w:ascii="Palatino Linotype" w:hAnsi="Palatino Linotype"/>
          <w:sz w:val="20"/>
          <w:szCs w:val="20"/>
        </w:rPr>
        <w:t xml:space="preserve"> </w:t>
      </w:r>
      <w:r w:rsidR="00662FEF" w:rsidRPr="005F22F2">
        <w:rPr>
          <w:sz w:val="20"/>
          <w:szCs w:val="20"/>
          <w:lang w:eastAsia="zh-CN"/>
        </w:rPr>
        <w:t>℃</w:t>
      </w:r>
      <w:r w:rsidR="00662FEF" w:rsidRPr="005F22F2">
        <w:rPr>
          <w:rFonts w:ascii="Palatino Linotype" w:hAnsi="Palatino Linotype"/>
          <w:sz w:val="20"/>
          <w:szCs w:val="20"/>
          <w:lang w:eastAsia="zh-CN"/>
        </w:rPr>
        <w:t xml:space="preserve"> </w:t>
      </w:r>
      <w:r w:rsidR="00662FEF" w:rsidRPr="00386A34">
        <w:rPr>
          <w:rFonts w:ascii="Palatino Linotype" w:hAnsi="Palatino Linotype"/>
          <w:i/>
          <w:sz w:val="20"/>
          <w:szCs w:val="20"/>
          <w:lang w:eastAsia="zh-CN"/>
        </w:rPr>
        <w:t>in vitro</w:t>
      </w:r>
      <w:r w:rsidR="00662FEF" w:rsidRPr="005F22F2">
        <w:rPr>
          <w:rFonts w:ascii="Palatino Linotype" w:hAnsi="Palatino Linotype"/>
          <w:sz w:val="20"/>
          <w:szCs w:val="20"/>
          <w:lang w:eastAsia="zh-CN"/>
        </w:rPr>
        <w:t xml:space="preserve"> </w:t>
      </w:r>
      <w:r w:rsidR="00BC3E88">
        <w:rPr>
          <w:rFonts w:ascii="Palatino Linotype" w:hAnsi="Palatino Linotype"/>
          <w:sz w:val="20"/>
          <w:szCs w:val="20"/>
        </w:rPr>
        <w:t>by Kour</w:t>
      </w:r>
      <w:r w:rsidR="001E01F7">
        <w:rPr>
          <w:rFonts w:ascii="Palatino Linotype" w:hAnsi="Palatino Linotype"/>
          <w:sz w:val="20"/>
          <w:szCs w:val="20"/>
        </w:rPr>
        <w:t>i</w:t>
      </w:r>
      <w:r w:rsidR="00883546">
        <w:rPr>
          <w:rFonts w:ascii="Palatino Linotype" w:hAnsi="Palatino Linotype"/>
          <w:sz w:val="20"/>
          <w:szCs w:val="20"/>
        </w:rPr>
        <w:t>l</w:t>
      </w:r>
      <w:r w:rsidR="00EE191D">
        <w:rPr>
          <w:rFonts w:ascii="Palatino Linotype" w:hAnsi="Palatino Linotype"/>
          <w:sz w:val="20"/>
          <w:szCs w:val="20"/>
        </w:rPr>
        <w:t>. T</w:t>
      </w:r>
      <w:r w:rsidR="00662FEF" w:rsidRPr="005F22F2">
        <w:rPr>
          <w:rFonts w:ascii="Palatino Linotype" w:hAnsi="Palatino Linotype"/>
          <w:sz w:val="20"/>
          <w:szCs w:val="20"/>
        </w:rPr>
        <w:t>he V</w:t>
      </w:r>
      <w:r w:rsidR="00662FEF" w:rsidRPr="00386A34">
        <w:rPr>
          <w:rFonts w:ascii="Palatino Linotype" w:hAnsi="Palatino Linotype"/>
          <w:sz w:val="20"/>
          <w:szCs w:val="20"/>
          <w:vertAlign w:val="subscript"/>
        </w:rPr>
        <w:t>max</w:t>
      </w:r>
      <w:r w:rsidR="00EE191D">
        <w:rPr>
          <w:rFonts w:ascii="Palatino Linotype" w:hAnsi="Palatino Linotype"/>
          <w:sz w:val="20"/>
          <w:szCs w:val="20"/>
        </w:rPr>
        <w:t xml:space="preserve">‘s </w:t>
      </w:r>
      <w:r w:rsidR="00662FEF" w:rsidRPr="005F22F2">
        <w:rPr>
          <w:rFonts w:ascii="Palatino Linotype" w:hAnsi="Palatino Linotype"/>
          <w:sz w:val="20"/>
          <w:szCs w:val="20"/>
        </w:rPr>
        <w:t xml:space="preserve">for the crude </w:t>
      </w:r>
      <w:r w:rsidR="001E01F7">
        <w:rPr>
          <w:rFonts w:ascii="Palatino Linotype" w:hAnsi="Palatino Linotype"/>
          <w:sz w:val="20"/>
          <w:szCs w:val="20"/>
        </w:rPr>
        <w:t>extract of the cell growing at 7</w:t>
      </w:r>
      <w:r w:rsidR="00662FEF" w:rsidRPr="005F22F2">
        <w:rPr>
          <w:rFonts w:ascii="Palatino Linotype" w:hAnsi="Palatino Linotype"/>
          <w:sz w:val="20"/>
          <w:szCs w:val="20"/>
        </w:rPr>
        <w:t xml:space="preserve">0 </w:t>
      </w:r>
      <w:r w:rsidR="00662FEF" w:rsidRPr="00C931C6">
        <w:rPr>
          <w:sz w:val="20"/>
          <w:szCs w:val="20"/>
          <w:lang w:eastAsia="zh-CN"/>
        </w:rPr>
        <w:t>℃</w:t>
      </w:r>
      <w:r w:rsidR="001E01F7">
        <w:rPr>
          <w:sz w:val="20"/>
          <w:szCs w:val="20"/>
          <w:lang w:eastAsia="zh-CN"/>
        </w:rPr>
        <w:t xml:space="preserve"> </w:t>
      </w:r>
      <w:r w:rsidR="001E01F7" w:rsidRPr="001E01F7">
        <w:rPr>
          <w:rFonts w:ascii="Palatino Linotype" w:hAnsi="Palatino Linotype"/>
          <w:sz w:val="20"/>
          <w:szCs w:val="20"/>
          <w:lang w:eastAsia="zh-CN"/>
        </w:rPr>
        <w:t>as measured at 7</w:t>
      </w:r>
      <w:r w:rsidR="00847643" w:rsidRPr="001E01F7">
        <w:rPr>
          <w:rFonts w:ascii="Palatino Linotype" w:hAnsi="Palatino Linotype"/>
          <w:sz w:val="20"/>
          <w:szCs w:val="20"/>
          <w:lang w:eastAsia="zh-CN"/>
        </w:rPr>
        <w:t xml:space="preserve">0 </w:t>
      </w:r>
      <w:r w:rsidR="00847643" w:rsidRPr="001E01F7">
        <w:rPr>
          <w:sz w:val="20"/>
          <w:szCs w:val="20"/>
          <w:lang w:eastAsia="zh-CN"/>
        </w:rPr>
        <w:t>℃</w:t>
      </w:r>
      <w:r w:rsidR="00EE191D">
        <w:rPr>
          <w:sz w:val="20"/>
          <w:szCs w:val="20"/>
          <w:lang w:eastAsia="zh-CN"/>
        </w:rPr>
        <w:t>,</w:t>
      </w:r>
      <w:r w:rsidR="00BC3E88">
        <w:rPr>
          <w:sz w:val="20"/>
          <w:szCs w:val="20"/>
          <w:lang w:eastAsia="zh-CN"/>
        </w:rPr>
        <w:t xml:space="preserve"> </w:t>
      </w:r>
      <w:r w:rsidR="001E01F7">
        <w:rPr>
          <w:sz w:val="20"/>
          <w:szCs w:val="20"/>
          <w:lang w:eastAsia="zh-CN"/>
        </w:rPr>
        <w:t xml:space="preserve"> </w:t>
      </w:r>
      <w:r w:rsidR="001E01F7" w:rsidRPr="001E01F7">
        <w:rPr>
          <w:rFonts w:ascii="Palatino Linotype" w:hAnsi="Palatino Linotype"/>
          <w:sz w:val="20"/>
          <w:szCs w:val="20"/>
          <w:lang w:eastAsia="zh-CN"/>
        </w:rPr>
        <w:t xml:space="preserve">were used </w:t>
      </w:r>
      <w:r w:rsidR="00EE191D">
        <w:rPr>
          <w:rFonts w:ascii="Palatino Linotype" w:hAnsi="Palatino Linotype"/>
          <w:sz w:val="20"/>
          <w:szCs w:val="20"/>
          <w:lang w:eastAsia="zh-CN"/>
        </w:rPr>
        <w:t>for</w:t>
      </w:r>
      <w:r w:rsidR="001E01F7" w:rsidRPr="001E01F7">
        <w:rPr>
          <w:rFonts w:ascii="Palatino Linotype" w:hAnsi="Palatino Linotype"/>
          <w:sz w:val="20"/>
          <w:szCs w:val="20"/>
          <w:lang w:eastAsia="zh-CN"/>
        </w:rPr>
        <w:t xml:space="preserve"> comparison with those at 80 </w:t>
      </w:r>
      <w:r w:rsidR="001E01F7" w:rsidRPr="001E01F7">
        <w:rPr>
          <w:sz w:val="20"/>
          <w:szCs w:val="20"/>
          <w:lang w:eastAsia="zh-CN"/>
        </w:rPr>
        <w:t>℃</w:t>
      </w:r>
      <w:r w:rsidR="001E01F7">
        <w:rPr>
          <w:sz w:val="20"/>
          <w:szCs w:val="20"/>
          <w:lang w:eastAsia="zh-CN"/>
        </w:rPr>
        <w:t xml:space="preserve"> </w:t>
      </w:r>
      <w:r w:rsidR="00BC3E88" w:rsidRPr="005F22F2">
        <w:rPr>
          <w:rFonts w:ascii="Palatino Linotype" w:hAnsi="Palatino Linotype"/>
          <w:sz w:val="20"/>
          <w:szCs w:val="20"/>
        </w:rPr>
        <w:fldChar w:fldCharType="begin" w:fldLock="1"/>
      </w:r>
      <w:r w:rsidR="00393F92">
        <w:rPr>
          <w:rFonts w:ascii="Palatino Linotype" w:hAnsi="Palatino Linotype"/>
          <w:sz w:val="20"/>
          <w:szCs w:val="20"/>
        </w:rPr>
        <w:instrText>ADDIN CSL_CITATION {"citationItems":[{"id":"ITEM-1","itemData":{"author":[{"dropping-particle":"","family":"Kouri","given":"Teresa","non-dropping-particle":"","parse-names":false,"suffix":""}],"container-title":"Thesis","id":"ITEM-1","issued":{"date-parts":[["2012"]]},"title":"Challenging metabolic networks at high temperature : The central carbohydrate metabolism of Sulfolobus solfataricus","type":"article-journal"},"uris":["http://www.mendeley.com/documents/?uuid=a79f11a6-9a3d-4266-a7a3-a72108b110bd"]}],"mendeley":{"formattedCitation":"(Kouri, 2012)","manualFormatting":"(Kouril, 2012)","plainTextFormattedCitation":"(Kouri, 2012)","previouslyFormattedCitation":"(Kouri, 2012)"},"properties":{"noteIndex":0},"schema":"https://github.com/citation-style-language/schema/raw/master/csl-citation.json"}</w:instrText>
      </w:r>
      <w:r w:rsidR="00BC3E88" w:rsidRPr="005F22F2">
        <w:rPr>
          <w:rFonts w:ascii="Palatino Linotype" w:hAnsi="Palatino Linotype"/>
          <w:sz w:val="20"/>
          <w:szCs w:val="20"/>
        </w:rPr>
        <w:fldChar w:fldCharType="separate"/>
      </w:r>
      <w:r w:rsidR="00BC3E88" w:rsidRPr="005F22F2">
        <w:rPr>
          <w:rFonts w:ascii="Palatino Linotype" w:hAnsi="Palatino Linotype"/>
          <w:noProof/>
          <w:sz w:val="20"/>
          <w:szCs w:val="20"/>
        </w:rPr>
        <w:t>(Kouri</w:t>
      </w:r>
      <w:r w:rsidR="00EE191D">
        <w:rPr>
          <w:rFonts w:ascii="Palatino Linotype" w:hAnsi="Palatino Linotype"/>
          <w:noProof/>
          <w:sz w:val="20"/>
          <w:szCs w:val="20"/>
        </w:rPr>
        <w:t>l</w:t>
      </w:r>
      <w:r w:rsidR="00BC3E88" w:rsidRPr="005F22F2">
        <w:rPr>
          <w:rFonts w:ascii="Palatino Linotype" w:hAnsi="Palatino Linotype"/>
          <w:noProof/>
          <w:sz w:val="20"/>
          <w:szCs w:val="20"/>
        </w:rPr>
        <w:t>, 2012)</w:t>
      </w:r>
      <w:r w:rsidR="00BC3E88" w:rsidRPr="005F22F2">
        <w:rPr>
          <w:rFonts w:ascii="Palatino Linotype" w:hAnsi="Palatino Linotype"/>
          <w:sz w:val="20"/>
          <w:szCs w:val="20"/>
        </w:rPr>
        <w:fldChar w:fldCharType="end"/>
      </w:r>
      <w:r w:rsidR="00BB07E4" w:rsidRPr="005F22F2">
        <w:rPr>
          <w:rFonts w:ascii="Palatino Linotype" w:hAnsi="Palatino Linotype"/>
          <w:sz w:val="20"/>
          <w:szCs w:val="20"/>
        </w:rPr>
        <w:t>.</w:t>
      </w:r>
      <w:r w:rsidR="00BC3E88">
        <w:rPr>
          <w:rFonts w:ascii="Palatino Linotype" w:hAnsi="Palatino Linotype"/>
          <w:sz w:val="20"/>
          <w:szCs w:val="20"/>
        </w:rPr>
        <w:t xml:space="preserve"> The </w:t>
      </w:r>
      <w:r w:rsidR="004054AF">
        <w:rPr>
          <w:rFonts w:ascii="Palatino Linotype" w:hAnsi="Palatino Linotype"/>
          <w:sz w:val="20"/>
          <w:szCs w:val="20"/>
        </w:rPr>
        <w:t>computed</w:t>
      </w:r>
      <w:r w:rsidR="00BB07E4" w:rsidRPr="005F22F2">
        <w:rPr>
          <w:rFonts w:ascii="Palatino Linotype" w:hAnsi="Palatino Linotype"/>
          <w:sz w:val="20"/>
          <w:szCs w:val="20"/>
        </w:rPr>
        <w:t xml:space="preserve"> flux</w:t>
      </w:r>
      <w:r w:rsidR="00BC3E88">
        <w:rPr>
          <w:rFonts w:ascii="Palatino Linotype" w:hAnsi="Palatino Linotype"/>
          <w:sz w:val="20"/>
          <w:szCs w:val="20"/>
        </w:rPr>
        <w:t>es</w:t>
      </w:r>
      <w:r w:rsidR="00BB07E4" w:rsidRPr="005F22F2">
        <w:rPr>
          <w:rFonts w:ascii="Palatino Linotype" w:hAnsi="Palatino Linotype"/>
          <w:sz w:val="20"/>
          <w:szCs w:val="20"/>
        </w:rPr>
        <w:t xml:space="preserve"> through</w:t>
      </w:r>
      <w:r w:rsidR="00707B41" w:rsidRPr="005F22F2">
        <w:rPr>
          <w:rFonts w:ascii="Palatino Linotype" w:hAnsi="Palatino Linotype"/>
          <w:sz w:val="20"/>
          <w:szCs w:val="20"/>
        </w:rPr>
        <w:t xml:space="preserve"> GAPDH, PGK and GAPN are shown in </w:t>
      </w:r>
      <w:r w:rsidR="00EE191D">
        <w:rPr>
          <w:rFonts w:ascii="Palatino Linotype" w:hAnsi="Palatino Linotype"/>
          <w:sz w:val="20"/>
          <w:szCs w:val="20"/>
        </w:rPr>
        <w:t>T</w:t>
      </w:r>
      <w:r w:rsidR="00707B41" w:rsidRPr="005F22F2">
        <w:rPr>
          <w:rFonts w:ascii="Palatino Linotype" w:hAnsi="Palatino Linotype"/>
          <w:sz w:val="20"/>
          <w:szCs w:val="20"/>
        </w:rPr>
        <w:t>able</w:t>
      </w:r>
      <w:r w:rsidR="005F2218" w:rsidRPr="005F22F2">
        <w:rPr>
          <w:rFonts w:ascii="Palatino Linotype" w:hAnsi="Palatino Linotype"/>
          <w:sz w:val="20"/>
          <w:szCs w:val="20"/>
        </w:rPr>
        <w:t xml:space="preserve"> </w:t>
      </w:r>
      <w:del w:id="1276" w:author="Yanfei Zhang" w:date="2022-04-05T14:46:00Z">
        <w:r w:rsidR="001E01F7" w:rsidDel="00B000A1">
          <w:rPr>
            <w:rFonts w:ascii="Palatino Linotype" w:hAnsi="Palatino Linotype"/>
            <w:sz w:val="20"/>
            <w:szCs w:val="20"/>
          </w:rPr>
          <w:delText>7</w:delText>
        </w:r>
      </w:del>
      <w:ins w:id="1277" w:author="Yanfei Zhang" w:date="2022-04-05T14:46:00Z">
        <w:r w:rsidR="00B000A1">
          <w:rPr>
            <w:rFonts w:ascii="Palatino Linotype" w:hAnsi="Palatino Linotype"/>
            <w:sz w:val="20"/>
            <w:szCs w:val="20"/>
          </w:rPr>
          <w:t>6</w:t>
        </w:r>
      </w:ins>
      <w:r w:rsidR="00707B41" w:rsidRPr="005F22F2">
        <w:rPr>
          <w:rFonts w:ascii="Palatino Linotype" w:hAnsi="Palatino Linotype"/>
          <w:sz w:val="20"/>
          <w:szCs w:val="20"/>
        </w:rPr>
        <w:t>.</w:t>
      </w:r>
      <w:r w:rsidR="00707B41" w:rsidRPr="005F2218">
        <w:rPr>
          <w:rFonts w:ascii="Palatino Linotype" w:hAnsi="Palatino Linotype"/>
          <w:sz w:val="20"/>
          <w:szCs w:val="20"/>
        </w:rPr>
        <w:t xml:space="preserve"> </w:t>
      </w:r>
      <w:r w:rsidR="00BB07E4" w:rsidRPr="005F2218">
        <w:rPr>
          <w:rFonts w:ascii="Palatino Linotype" w:hAnsi="Palatino Linotype"/>
          <w:sz w:val="20"/>
          <w:szCs w:val="20"/>
        </w:rPr>
        <w:t xml:space="preserve">From </w:t>
      </w:r>
      <w:del w:id="1278" w:author="Yanfei Zhang" w:date="2022-04-06T11:23:00Z">
        <w:r w:rsidR="00BB07E4" w:rsidRPr="005F2218" w:rsidDel="003969E2">
          <w:rPr>
            <w:rFonts w:ascii="Palatino Linotype" w:hAnsi="Palatino Linotype"/>
            <w:sz w:val="20"/>
            <w:szCs w:val="20"/>
          </w:rPr>
          <w:delText>th</w:delText>
        </w:r>
        <w:r w:rsidR="000B2CB6" w:rsidDel="003969E2">
          <w:rPr>
            <w:rFonts w:ascii="Palatino Linotype" w:hAnsi="Palatino Linotype"/>
            <w:sz w:val="20"/>
            <w:szCs w:val="20"/>
          </w:rPr>
          <w:delText>is</w:delText>
        </w:r>
        <w:r w:rsidR="00BB07E4" w:rsidRPr="005F2218" w:rsidDel="003969E2">
          <w:rPr>
            <w:rFonts w:ascii="Palatino Linotype" w:hAnsi="Palatino Linotype"/>
            <w:sz w:val="20"/>
            <w:szCs w:val="20"/>
          </w:rPr>
          <w:delText xml:space="preserve"> </w:delText>
        </w:r>
      </w:del>
      <w:ins w:id="1279" w:author="Yanfei Zhang" w:date="2022-04-06T11:23:00Z">
        <w:r w:rsidR="00084CCB">
          <w:rPr>
            <w:rFonts w:ascii="Palatino Linotype" w:hAnsi="Palatino Linotype"/>
            <w:sz w:val="20"/>
            <w:szCs w:val="20"/>
          </w:rPr>
          <w:t>T</w:t>
        </w:r>
      </w:ins>
      <w:del w:id="1280" w:author="Yanfei Zhang" w:date="2022-04-06T11:23:00Z">
        <w:r w:rsidR="00BB07E4" w:rsidRPr="005F2218" w:rsidDel="00084CCB">
          <w:rPr>
            <w:rFonts w:ascii="Palatino Linotype" w:hAnsi="Palatino Linotype"/>
            <w:sz w:val="20"/>
            <w:szCs w:val="20"/>
          </w:rPr>
          <w:delText>t</w:delText>
        </w:r>
      </w:del>
      <w:r w:rsidR="00BB07E4" w:rsidRPr="005F2218">
        <w:rPr>
          <w:rFonts w:ascii="Palatino Linotype" w:hAnsi="Palatino Linotype"/>
          <w:sz w:val="20"/>
          <w:szCs w:val="20"/>
        </w:rPr>
        <w:t>able</w:t>
      </w:r>
      <w:r w:rsidR="001E01F7">
        <w:rPr>
          <w:rFonts w:ascii="Palatino Linotype" w:hAnsi="Palatino Linotype"/>
          <w:sz w:val="20"/>
          <w:szCs w:val="20"/>
        </w:rPr>
        <w:t xml:space="preserve"> </w:t>
      </w:r>
      <w:del w:id="1281" w:author="Yanfei Zhang" w:date="2022-04-05T14:46:00Z">
        <w:r w:rsidR="001E01F7" w:rsidDel="00B000A1">
          <w:rPr>
            <w:rFonts w:ascii="Palatino Linotype" w:hAnsi="Palatino Linotype"/>
            <w:sz w:val="20"/>
            <w:szCs w:val="20"/>
          </w:rPr>
          <w:delText>7</w:delText>
        </w:r>
      </w:del>
      <w:ins w:id="1282" w:author="Yanfei Zhang" w:date="2022-04-05T14:46:00Z">
        <w:r w:rsidR="00B000A1">
          <w:rPr>
            <w:rFonts w:ascii="Palatino Linotype" w:hAnsi="Palatino Linotype"/>
            <w:sz w:val="20"/>
            <w:szCs w:val="20"/>
          </w:rPr>
          <w:t>6</w:t>
        </w:r>
      </w:ins>
      <w:r w:rsidR="00BB07E4" w:rsidRPr="005F2218">
        <w:rPr>
          <w:rFonts w:ascii="Palatino Linotype" w:hAnsi="Palatino Linotype"/>
          <w:sz w:val="20"/>
          <w:szCs w:val="20"/>
        </w:rPr>
        <w:t xml:space="preserve">, we </w:t>
      </w:r>
      <w:r w:rsidR="00EE191D">
        <w:rPr>
          <w:rFonts w:ascii="Palatino Linotype" w:hAnsi="Palatino Linotype"/>
          <w:sz w:val="20"/>
          <w:szCs w:val="20"/>
        </w:rPr>
        <w:t>infer</w:t>
      </w:r>
      <w:r w:rsidR="00EE191D" w:rsidRPr="005F2218">
        <w:rPr>
          <w:rFonts w:ascii="Palatino Linotype" w:hAnsi="Palatino Linotype"/>
          <w:sz w:val="20"/>
          <w:szCs w:val="20"/>
        </w:rPr>
        <w:t xml:space="preserve"> </w:t>
      </w:r>
      <w:r w:rsidR="00BB07E4" w:rsidRPr="005F2218">
        <w:rPr>
          <w:rFonts w:ascii="Palatino Linotype" w:hAnsi="Palatino Linotype"/>
          <w:sz w:val="20"/>
          <w:szCs w:val="20"/>
        </w:rPr>
        <w:t>that</w:t>
      </w:r>
      <w:r w:rsidR="002E1B3D">
        <w:rPr>
          <w:rFonts w:ascii="Palatino Linotype" w:hAnsi="Palatino Linotype"/>
          <w:sz w:val="20"/>
          <w:szCs w:val="20"/>
        </w:rPr>
        <w:t xml:space="preserve"> </w:t>
      </w:r>
      <w:r w:rsidR="00BC3E88">
        <w:rPr>
          <w:rFonts w:ascii="Palatino Linotype" w:hAnsi="Palatino Linotype"/>
          <w:sz w:val="20"/>
          <w:szCs w:val="20"/>
        </w:rPr>
        <w:t xml:space="preserve">for this small pathway </w:t>
      </w:r>
      <w:r w:rsidR="002E1B3D">
        <w:rPr>
          <w:rFonts w:ascii="Palatino Linotype" w:hAnsi="Palatino Linotype"/>
          <w:sz w:val="20"/>
          <w:szCs w:val="20"/>
        </w:rPr>
        <w:t xml:space="preserve">the </w:t>
      </w:r>
      <w:r w:rsidR="00C931C6">
        <w:rPr>
          <w:rFonts w:ascii="Palatino Linotype" w:hAnsi="Palatino Linotype"/>
          <w:sz w:val="20"/>
          <w:szCs w:val="20"/>
        </w:rPr>
        <w:t xml:space="preserve">overall flux from GAP to pyruvate is higher </w:t>
      </w:r>
      <w:r w:rsidR="004054AF">
        <w:rPr>
          <w:rFonts w:ascii="Palatino Linotype" w:hAnsi="Palatino Linotype"/>
          <w:sz w:val="20"/>
          <w:szCs w:val="20"/>
        </w:rPr>
        <w:t xml:space="preserve">at high temperature </w:t>
      </w:r>
      <w:r w:rsidR="00C931C6">
        <w:rPr>
          <w:rFonts w:ascii="Palatino Linotype" w:hAnsi="Palatino Linotype"/>
          <w:sz w:val="20"/>
          <w:szCs w:val="20"/>
        </w:rPr>
        <w:t>than at low temperature</w:t>
      </w:r>
      <w:r w:rsidR="00EE191D">
        <w:rPr>
          <w:rFonts w:ascii="Palatino Linotype" w:hAnsi="Palatino Linotype"/>
          <w:sz w:val="20"/>
          <w:szCs w:val="20"/>
        </w:rPr>
        <w:t>,</w:t>
      </w:r>
      <w:r w:rsidR="00C931C6">
        <w:rPr>
          <w:rFonts w:ascii="Palatino Linotype" w:hAnsi="Palatino Linotype"/>
          <w:sz w:val="20"/>
          <w:szCs w:val="20"/>
        </w:rPr>
        <w:t xml:space="preserve"> which is in good agreement with the fact that </w:t>
      </w:r>
      <w:r w:rsidR="00C931C6" w:rsidRPr="00C931C6">
        <w:rPr>
          <w:rFonts w:ascii="Palatino Linotype" w:hAnsi="Palatino Linotype"/>
          <w:i/>
          <w:sz w:val="20"/>
          <w:szCs w:val="20"/>
        </w:rPr>
        <w:t xml:space="preserve">S. solfataricus </w:t>
      </w:r>
      <w:r w:rsidR="00C931C6">
        <w:rPr>
          <w:rFonts w:ascii="Palatino Linotype" w:hAnsi="Palatino Linotype"/>
          <w:sz w:val="20"/>
          <w:szCs w:val="20"/>
        </w:rPr>
        <w:t xml:space="preserve">grows optimally at 80 </w:t>
      </w:r>
      <w:r w:rsidR="00C931C6" w:rsidRPr="005F22F2">
        <w:rPr>
          <w:sz w:val="20"/>
          <w:szCs w:val="20"/>
          <w:lang w:eastAsia="zh-CN"/>
        </w:rPr>
        <w:t>℃</w:t>
      </w:r>
      <w:r w:rsidR="00C931C6">
        <w:rPr>
          <w:sz w:val="20"/>
          <w:szCs w:val="20"/>
          <w:lang w:eastAsia="zh-CN"/>
        </w:rPr>
        <w:t xml:space="preserve"> </w:t>
      </w:r>
      <w:r w:rsidR="00C931C6">
        <w:rPr>
          <w:sz w:val="20"/>
          <w:szCs w:val="20"/>
          <w:lang w:eastAsia="zh-CN"/>
        </w:rPr>
        <w:fldChar w:fldCharType="begin" w:fldLock="1"/>
      </w:r>
      <w:r w:rsidR="000B3575">
        <w:rPr>
          <w:sz w:val="20"/>
          <w:szCs w:val="20"/>
          <w:lang w:eastAsia="zh-CN"/>
        </w:rPr>
        <w:instrText>ADDIN CSL_CITATION {"citationItems":[{"id":"ITEM-1","itemData":{"author":[{"dropping-particle":"","family":"Kouri","given":"Teresa","non-dropping-particle":"","parse-names":false,"suffix":""}],"container-title":"Thesis","id":"ITEM-1","issued":{"date-parts":[["2012"]]},"title":"Challenging metabolic networks at high temperature : The central carbohydrate metabolism of Sulfolobus solfataricus","type":"article-journal"},"uris":["http://www.mendeley.com/documents/?uuid=a79f11a6-9a3d-4266-a7a3-a72108b110bd"]}],"mendeley":{"formattedCitation":"(Kouri, 2012)","plainTextFormattedCitation":"(Kouri, 2012)","previouslyFormattedCitation":"(Kouri, 2012)"},"properties":{"noteIndex":0},"schema":"https://github.com/citation-style-language/schema/raw/master/csl-citation.json"}</w:instrText>
      </w:r>
      <w:r w:rsidR="00C931C6">
        <w:rPr>
          <w:sz w:val="20"/>
          <w:szCs w:val="20"/>
          <w:lang w:eastAsia="zh-CN"/>
        </w:rPr>
        <w:fldChar w:fldCharType="separate"/>
      </w:r>
      <w:r w:rsidR="001B3936" w:rsidRPr="001B3936">
        <w:rPr>
          <w:noProof/>
          <w:sz w:val="20"/>
          <w:szCs w:val="20"/>
          <w:lang w:eastAsia="zh-CN"/>
        </w:rPr>
        <w:t>(Kouri, 2012)</w:t>
      </w:r>
      <w:r w:rsidR="00C931C6">
        <w:rPr>
          <w:sz w:val="20"/>
          <w:szCs w:val="20"/>
          <w:lang w:eastAsia="zh-CN"/>
        </w:rPr>
        <w:fldChar w:fldCharType="end"/>
      </w:r>
      <w:r w:rsidR="00C931C6">
        <w:rPr>
          <w:rFonts w:ascii="Palatino Linotype" w:hAnsi="Palatino Linotype"/>
          <w:sz w:val="20"/>
          <w:szCs w:val="20"/>
          <w:lang w:eastAsia="zh-CN"/>
        </w:rPr>
        <w:t>.</w:t>
      </w:r>
      <w:r w:rsidR="008F4DA2">
        <w:rPr>
          <w:rFonts w:ascii="Palatino Linotype" w:hAnsi="Palatino Linotype"/>
          <w:sz w:val="20"/>
          <w:szCs w:val="20"/>
          <w:lang w:eastAsia="zh-CN"/>
        </w:rPr>
        <w:t xml:space="preserve"> Apart from </w:t>
      </w:r>
      <w:r w:rsidR="004054AF">
        <w:rPr>
          <w:rFonts w:ascii="Palatino Linotype" w:hAnsi="Palatino Linotype"/>
          <w:sz w:val="20"/>
          <w:szCs w:val="20"/>
          <w:lang w:eastAsia="zh-CN"/>
        </w:rPr>
        <w:t xml:space="preserve">this </w:t>
      </w:r>
      <w:r w:rsidR="008F4DA2">
        <w:rPr>
          <w:rFonts w:ascii="Palatino Linotype" w:hAnsi="Palatino Linotype"/>
          <w:sz w:val="20"/>
          <w:szCs w:val="20"/>
          <w:lang w:eastAsia="zh-CN"/>
        </w:rPr>
        <w:t xml:space="preserve">difference in the overall flux </w:t>
      </w:r>
      <w:r w:rsidR="000B2CB6">
        <w:rPr>
          <w:rFonts w:ascii="Palatino Linotype" w:hAnsi="Palatino Linotype"/>
          <w:sz w:val="20"/>
          <w:szCs w:val="20"/>
          <w:lang w:eastAsia="zh-CN"/>
        </w:rPr>
        <w:t xml:space="preserve">between </w:t>
      </w:r>
      <w:r w:rsidR="008F4DA2">
        <w:rPr>
          <w:rFonts w:ascii="Palatino Linotype" w:hAnsi="Palatino Linotype"/>
          <w:sz w:val="20"/>
          <w:szCs w:val="20"/>
          <w:lang w:eastAsia="zh-CN"/>
        </w:rPr>
        <w:t xml:space="preserve">these two temperatures, </w:t>
      </w:r>
      <w:r w:rsidR="001A16E4">
        <w:rPr>
          <w:rFonts w:ascii="Palatino Linotype" w:hAnsi="Palatino Linotype"/>
          <w:sz w:val="20"/>
          <w:szCs w:val="20"/>
          <w:lang w:eastAsia="zh-CN"/>
        </w:rPr>
        <w:t>there is also a large difference in the fluxes through GAPDH and PGK and GAPN. A</w:t>
      </w:r>
      <w:r w:rsidR="001A16E4">
        <w:rPr>
          <w:rFonts w:ascii="Palatino Linotype" w:hAnsi="Palatino Linotype" w:hint="eastAsia"/>
          <w:sz w:val="20"/>
          <w:szCs w:val="20"/>
          <w:lang w:eastAsia="zh-CN"/>
        </w:rPr>
        <w:t>t</w:t>
      </w:r>
      <w:r w:rsidR="001A16E4">
        <w:rPr>
          <w:rFonts w:ascii="Palatino Linotype" w:hAnsi="Palatino Linotype"/>
          <w:sz w:val="20"/>
          <w:szCs w:val="20"/>
          <w:lang w:eastAsia="zh-CN"/>
        </w:rPr>
        <w:t xml:space="preserve"> low temperature the fluxes </w:t>
      </w:r>
      <w:r w:rsidR="00CF7F01">
        <w:rPr>
          <w:rFonts w:ascii="Palatino Linotype" w:hAnsi="Palatino Linotype"/>
          <w:sz w:val="20"/>
          <w:szCs w:val="20"/>
          <w:lang w:eastAsia="zh-CN"/>
        </w:rPr>
        <w:t xml:space="preserve">through </w:t>
      </w:r>
      <w:r w:rsidR="001A16E4">
        <w:rPr>
          <w:rFonts w:ascii="Palatino Linotype" w:hAnsi="Palatino Linotype"/>
          <w:sz w:val="20"/>
          <w:szCs w:val="20"/>
          <w:lang w:eastAsia="zh-CN"/>
        </w:rPr>
        <w:t>GAPDH and PGK</w:t>
      </w:r>
      <w:r w:rsidR="004054AF">
        <w:rPr>
          <w:rFonts w:ascii="Palatino Linotype" w:hAnsi="Palatino Linotype"/>
          <w:sz w:val="20"/>
          <w:szCs w:val="20"/>
          <w:lang w:eastAsia="zh-CN"/>
        </w:rPr>
        <w:t xml:space="preserve">, which run in </w:t>
      </w:r>
      <w:proofErr w:type="gramStart"/>
      <w:r w:rsidR="004054AF">
        <w:rPr>
          <w:rFonts w:ascii="Palatino Linotype" w:hAnsi="Palatino Linotype"/>
          <w:sz w:val="20"/>
          <w:szCs w:val="20"/>
          <w:lang w:eastAsia="zh-CN"/>
        </w:rPr>
        <w:t xml:space="preserve">the </w:t>
      </w:r>
      <w:r w:rsidR="001A16E4">
        <w:rPr>
          <w:rFonts w:ascii="Palatino Linotype" w:hAnsi="Palatino Linotype"/>
          <w:sz w:val="20"/>
          <w:szCs w:val="20"/>
          <w:lang w:eastAsia="zh-CN"/>
        </w:rPr>
        <w:t xml:space="preserve"> </w:t>
      </w:r>
      <w:r w:rsidR="00EE191D">
        <w:rPr>
          <w:rFonts w:ascii="Palatino Linotype" w:hAnsi="Palatino Linotype"/>
          <w:sz w:val="20"/>
          <w:szCs w:val="20"/>
          <w:lang w:eastAsia="zh-CN"/>
        </w:rPr>
        <w:t>in</w:t>
      </w:r>
      <w:proofErr w:type="gramEnd"/>
      <w:r w:rsidR="00EE191D">
        <w:rPr>
          <w:rFonts w:ascii="Palatino Linotype" w:hAnsi="Palatino Linotype"/>
          <w:sz w:val="20"/>
          <w:szCs w:val="20"/>
          <w:lang w:eastAsia="zh-CN"/>
        </w:rPr>
        <w:t xml:space="preserve"> </w:t>
      </w:r>
      <w:r w:rsidR="001A16E4">
        <w:rPr>
          <w:rFonts w:ascii="Palatino Linotype" w:hAnsi="Palatino Linotype"/>
          <w:sz w:val="20"/>
          <w:szCs w:val="20"/>
          <w:lang w:eastAsia="zh-CN"/>
        </w:rPr>
        <w:t xml:space="preserve">the </w:t>
      </w:r>
      <w:r w:rsidR="001A16E4" w:rsidRPr="001A16E4">
        <w:rPr>
          <w:rFonts w:ascii="Palatino Linotype" w:hAnsi="Palatino Linotype"/>
          <w:sz w:val="20"/>
          <w:szCs w:val="20"/>
          <w:lang w:eastAsia="zh-CN"/>
        </w:rPr>
        <w:t xml:space="preserve">gluconeogenic </w:t>
      </w:r>
      <w:r w:rsidR="001A16E4">
        <w:rPr>
          <w:rFonts w:ascii="Palatino Linotype" w:hAnsi="Palatino Linotype"/>
          <w:sz w:val="20"/>
          <w:szCs w:val="20"/>
          <w:lang w:eastAsia="zh-CN"/>
        </w:rPr>
        <w:t>direction</w:t>
      </w:r>
      <w:r w:rsidR="004054AF">
        <w:rPr>
          <w:rFonts w:ascii="Palatino Linotype" w:hAnsi="Palatino Linotype"/>
          <w:sz w:val="20"/>
          <w:szCs w:val="20"/>
          <w:lang w:eastAsia="zh-CN"/>
        </w:rPr>
        <w:t>,</w:t>
      </w:r>
      <w:r w:rsidR="001A16E4">
        <w:rPr>
          <w:rFonts w:ascii="Palatino Linotype" w:hAnsi="Palatino Linotype"/>
          <w:sz w:val="20"/>
          <w:szCs w:val="20"/>
          <w:lang w:eastAsia="zh-CN"/>
        </w:rPr>
        <w:t xml:space="preserve"> </w:t>
      </w:r>
      <w:r w:rsidR="000B2CB6">
        <w:rPr>
          <w:rFonts w:ascii="Palatino Linotype" w:hAnsi="Palatino Linotype"/>
          <w:sz w:val="20"/>
          <w:szCs w:val="20"/>
          <w:lang w:eastAsia="zh-CN"/>
        </w:rPr>
        <w:t>we</w:t>
      </w:r>
      <w:r w:rsidR="001A16E4">
        <w:rPr>
          <w:rFonts w:ascii="Palatino Linotype" w:hAnsi="Palatino Linotype"/>
          <w:sz w:val="20"/>
          <w:szCs w:val="20"/>
          <w:lang w:eastAsia="zh-CN"/>
        </w:rPr>
        <w:t>re only</w:t>
      </w:r>
      <w:r w:rsidR="00674DB3">
        <w:rPr>
          <w:rFonts w:ascii="Palatino Linotype" w:hAnsi="Palatino Linotype"/>
          <w:sz w:val="20"/>
          <w:szCs w:val="20"/>
          <w:lang w:eastAsia="zh-CN"/>
        </w:rPr>
        <w:t xml:space="preserve"> 0.12 </w:t>
      </w:r>
      <w:r w:rsidR="001A16E4">
        <w:rPr>
          <w:rFonts w:ascii="Palatino Linotype" w:hAnsi="Palatino Linotype"/>
          <w:sz w:val="20"/>
          <w:szCs w:val="20"/>
          <w:lang w:eastAsia="zh-CN"/>
        </w:rPr>
        <w:t xml:space="preserve">mM/min, while at the high temperature </w:t>
      </w:r>
      <w:r w:rsidR="00EE191D">
        <w:rPr>
          <w:rFonts w:ascii="Palatino Linotype" w:hAnsi="Palatino Linotype"/>
          <w:sz w:val="20"/>
          <w:szCs w:val="20"/>
          <w:lang w:eastAsia="zh-CN"/>
        </w:rPr>
        <w:t xml:space="preserve">they </w:t>
      </w:r>
      <w:r w:rsidR="001A16E4">
        <w:rPr>
          <w:rFonts w:ascii="Palatino Linotype" w:hAnsi="Palatino Linotype"/>
          <w:sz w:val="20"/>
          <w:szCs w:val="20"/>
          <w:lang w:eastAsia="zh-CN"/>
        </w:rPr>
        <w:t xml:space="preserve">are more than 70 times higher. </w:t>
      </w:r>
    </w:p>
    <w:p w14:paraId="71BCA490" w14:textId="1862858E" w:rsidR="00103052" w:rsidRPr="00D17457" w:rsidRDefault="000A586C" w:rsidP="00662FEF">
      <w:pPr>
        <w:pStyle w:val="MDPI41tablecaption"/>
        <w:rPr>
          <w:color w:val="auto"/>
          <w:highlight w:val="yellow"/>
        </w:rPr>
      </w:pPr>
      <w:r w:rsidRPr="005F2218">
        <w:rPr>
          <w:b/>
        </w:rPr>
        <w:lastRenderedPageBreak/>
        <w:t>Table</w:t>
      </w:r>
      <w:r w:rsidR="001E01F7">
        <w:rPr>
          <w:b/>
        </w:rPr>
        <w:t xml:space="preserve"> </w:t>
      </w:r>
      <w:del w:id="1283" w:author="Yanfei Zhang" w:date="2022-04-05T14:46:00Z">
        <w:r w:rsidR="001E01F7" w:rsidDel="00B000A1">
          <w:rPr>
            <w:b/>
          </w:rPr>
          <w:delText>7</w:delText>
        </w:r>
      </w:del>
      <w:ins w:id="1284" w:author="Yanfei Zhang" w:date="2022-04-05T14:46:00Z">
        <w:r w:rsidR="00B000A1">
          <w:rPr>
            <w:b/>
          </w:rPr>
          <w:t>6</w:t>
        </w:r>
      </w:ins>
      <w:r w:rsidRPr="005F2218">
        <w:t xml:space="preserve">. </w:t>
      </w:r>
      <w:r w:rsidR="0072797A">
        <w:rPr>
          <w:color w:val="auto"/>
        </w:rPr>
        <w:t xml:space="preserve">Modelled fluxes (mM/min) </w:t>
      </w:r>
      <w:r w:rsidRPr="005F2218">
        <w:rPr>
          <w:color w:val="auto"/>
        </w:rPr>
        <w:t xml:space="preserve">at steady state for </w:t>
      </w:r>
      <w:r w:rsidRPr="005F2218">
        <w:rPr>
          <w:i/>
          <w:color w:val="auto"/>
        </w:rPr>
        <w:t>S. solfataricus</w:t>
      </w:r>
      <w:r w:rsidRPr="005F2218">
        <w:rPr>
          <w:color w:val="auto"/>
        </w:rPr>
        <w:t xml:space="preserve">. Pathways </w:t>
      </w:r>
      <w:r w:rsidR="004E7A76">
        <w:rPr>
          <w:color w:val="auto"/>
        </w:rPr>
        <w:t>a</w:t>
      </w:r>
      <w:r w:rsidRPr="005F2218">
        <w:rPr>
          <w:color w:val="auto"/>
        </w:rPr>
        <w:t xml:space="preserve">re </w:t>
      </w:r>
      <w:r w:rsidR="001E01F7">
        <w:rPr>
          <w:color w:val="auto"/>
        </w:rPr>
        <w:t>shown</w:t>
      </w:r>
      <w:r w:rsidRPr="005F2218">
        <w:rPr>
          <w:color w:val="auto"/>
        </w:rPr>
        <w:t xml:space="preserve"> in </w:t>
      </w:r>
      <w:del w:id="1285" w:author="Yanfei Zhang" w:date="2022-04-06T11:16:00Z">
        <w:r w:rsidRPr="0022764D" w:rsidDel="00740D49">
          <w:rPr>
            <w:color w:val="auto"/>
          </w:rPr>
          <w:delText>Fig</w:delText>
        </w:r>
      </w:del>
      <w:del w:id="1286" w:author="Yanfei Zhang" w:date="2022-04-05T14:46:00Z">
        <w:r w:rsidRPr="0022764D" w:rsidDel="00B000A1">
          <w:rPr>
            <w:color w:val="auto"/>
          </w:rPr>
          <w:delText>ure</w:delText>
        </w:r>
      </w:del>
      <w:del w:id="1287" w:author="Yanfei Zhang" w:date="2022-04-06T11:16:00Z">
        <w:r w:rsidR="001E01F7" w:rsidRPr="009A6693" w:rsidDel="00740D49">
          <w:rPr>
            <w:color w:val="auto"/>
          </w:rPr>
          <w:delText>.</w:delText>
        </w:r>
      </w:del>
      <w:ins w:id="1288" w:author="Yanfei Zhang" w:date="2022-04-06T11:16:00Z">
        <w:r w:rsidR="00740D49">
          <w:rPr>
            <w:color w:val="auto"/>
          </w:rPr>
          <w:t>Figure</w:t>
        </w:r>
      </w:ins>
      <w:r w:rsidRPr="009A6693">
        <w:rPr>
          <w:color w:val="auto"/>
        </w:rPr>
        <w:t xml:space="preserve"> </w:t>
      </w:r>
      <w:del w:id="1289" w:author="Yanfei Zhang" w:date="2022-04-05T14:46:00Z">
        <w:r w:rsidRPr="009A6693" w:rsidDel="00B000A1">
          <w:rPr>
            <w:color w:val="auto"/>
          </w:rPr>
          <w:delText>2A</w:delText>
        </w:r>
      </w:del>
      <w:ins w:id="1290" w:author="Yanfei Zhang" w:date="2022-04-05T14:46:00Z">
        <w:r w:rsidR="00B000A1" w:rsidRPr="00553543">
          <w:rPr>
            <w:color w:val="auto"/>
            <w:rPrChange w:id="1291" w:author="Yanfei Zhang" w:date="2022-04-05T21:05:00Z">
              <w:rPr>
                <w:color w:val="auto"/>
                <w:highlight w:val="yellow"/>
              </w:rPr>
            </w:rPrChange>
          </w:rPr>
          <w:t>3</w:t>
        </w:r>
        <w:r w:rsidR="00B000A1" w:rsidRPr="0022764D">
          <w:rPr>
            <w:color w:val="auto"/>
          </w:rPr>
          <w:t>A</w:t>
        </w:r>
      </w:ins>
      <w:r w:rsidRPr="0022764D">
        <w:rPr>
          <w:color w:val="auto"/>
        </w:rPr>
        <w:t>.</w:t>
      </w:r>
      <w:r w:rsidRPr="00D17457">
        <w:rPr>
          <w:color w:val="auto"/>
          <w:highlight w:val="yellow"/>
          <w:rPrChange w:id="1292" w:author="Yanfei Zhang" w:date="2022-03-28T20:46:00Z">
            <w:rPr>
              <w:color w:val="auto"/>
            </w:rPr>
          </w:rPrChange>
        </w:rPr>
        <w:t xml:space="preserve"> </w:t>
      </w:r>
    </w:p>
    <w:tbl>
      <w:tblPr>
        <w:tblStyle w:val="Mdeck5tablebodythreelines"/>
        <w:tblW w:w="5760" w:type="dxa"/>
        <w:tblBorders>
          <w:top w:val="single" w:sz="4" w:space="0" w:color="auto"/>
          <w:bottom w:val="single" w:sz="4" w:space="0" w:color="auto"/>
        </w:tblBorders>
        <w:tblLook w:val="04A0" w:firstRow="1" w:lastRow="0" w:firstColumn="1" w:lastColumn="0" w:noHBand="0" w:noVBand="1"/>
        <w:tblPrChange w:id="1293" w:author="Yanfei Zhang" w:date="2022-04-04T20:26:00Z">
          <w:tblPr>
            <w:tblStyle w:val="Mdeck5tablebodythreelines"/>
            <w:tblW w:w="63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2609"/>
        <w:gridCol w:w="1856"/>
        <w:gridCol w:w="1295"/>
        <w:tblGridChange w:id="1294">
          <w:tblGrid>
            <w:gridCol w:w="2609"/>
            <w:gridCol w:w="1856"/>
            <w:gridCol w:w="1928"/>
          </w:tblGrid>
        </w:tblGridChange>
      </w:tblGrid>
      <w:tr w:rsidR="00D6199F" w:rsidRPr="00072E4E" w14:paraId="50181F2C" w14:textId="77777777" w:rsidTr="00A45EF6">
        <w:trPr>
          <w:cnfStyle w:val="100000000000" w:firstRow="1" w:lastRow="0" w:firstColumn="0" w:lastColumn="0" w:oddVBand="0" w:evenVBand="0" w:oddHBand="0" w:evenHBand="0" w:firstRowFirstColumn="0" w:firstRowLastColumn="0" w:lastRowFirstColumn="0" w:lastRowLastColumn="0"/>
          <w:trHeight w:val="1076"/>
          <w:trPrChange w:id="1295" w:author="Yanfei Zhang" w:date="2022-04-04T20:26:00Z">
            <w:trPr>
              <w:trHeight w:val="1076"/>
            </w:trPr>
          </w:trPrChange>
        </w:trPr>
        <w:tc>
          <w:tcPr>
            <w:tcW w:w="2609" w:type="dxa"/>
            <w:tcBorders>
              <w:top w:val="single" w:sz="4" w:space="0" w:color="auto"/>
              <w:left w:val="none" w:sz="0" w:space="0" w:color="auto"/>
              <w:right w:val="none" w:sz="0" w:space="0" w:color="auto"/>
              <w:tl2br w:val="none" w:sz="0" w:space="0" w:color="auto"/>
              <w:tr2bl w:val="none" w:sz="0" w:space="0" w:color="auto"/>
            </w:tcBorders>
            <w:tcPrChange w:id="1296" w:author="Yanfei Zhang" w:date="2022-04-04T20:26:00Z">
              <w:tcPr>
                <w:tcW w:w="2609" w:type="dxa"/>
                <w:tcBorders>
                  <w:top w:val="none" w:sz="0" w:space="0" w:color="auto"/>
                  <w:left w:val="none" w:sz="0" w:space="0" w:color="auto"/>
                  <w:bottom w:val="none" w:sz="0" w:space="0" w:color="auto"/>
                  <w:right w:val="none" w:sz="0" w:space="0" w:color="auto"/>
                  <w:tl2br w:val="none" w:sz="0" w:space="0" w:color="auto"/>
                  <w:tr2bl w:val="none" w:sz="0" w:space="0" w:color="auto"/>
                </w:tcBorders>
              </w:tcPr>
            </w:tcPrChange>
          </w:tcPr>
          <w:p w14:paraId="6D022BE2" w14:textId="77777777" w:rsidR="00D6199F" w:rsidRPr="00072E4E" w:rsidRDefault="00D6199F" w:rsidP="002A5479">
            <w:pPr>
              <w:pStyle w:val="MDPI42tablebody"/>
              <w:cnfStyle w:val="100000000000" w:firstRow="1" w:lastRow="0" w:firstColumn="0" w:lastColumn="0" w:oddVBand="0" w:evenVBand="0" w:oddHBand="0" w:evenHBand="0" w:firstRowFirstColumn="0" w:firstRowLastColumn="0" w:lastRowFirstColumn="0" w:lastRowLastColumn="0"/>
              <w:rPr>
                <w:b/>
                <w:color w:val="auto"/>
                <w:sz w:val="16"/>
                <w:szCs w:val="16"/>
              </w:rPr>
            </w:pPr>
            <w:r w:rsidRPr="00072E4E">
              <w:rPr>
                <w:rFonts w:eastAsiaTheme="minorEastAsia"/>
                <w:b/>
                <w:color w:val="auto"/>
                <w:sz w:val="16"/>
                <w:szCs w:val="16"/>
                <w:lang w:eastAsia="zh-CN"/>
              </w:rPr>
              <w:t>Cells</w:t>
            </w:r>
            <w:r w:rsidR="002A5479">
              <w:rPr>
                <w:rFonts w:eastAsiaTheme="minorEastAsia"/>
                <w:b/>
                <w:color w:val="auto"/>
                <w:sz w:val="16"/>
                <w:szCs w:val="16"/>
                <w:lang w:eastAsia="zh-CN"/>
              </w:rPr>
              <w:t>‘</w:t>
            </w:r>
            <w:r w:rsidRPr="00072E4E">
              <w:rPr>
                <w:rFonts w:eastAsiaTheme="minorEastAsia"/>
                <w:b/>
                <w:color w:val="auto"/>
                <w:sz w:val="16"/>
                <w:szCs w:val="16"/>
                <w:lang w:eastAsia="zh-CN"/>
              </w:rPr>
              <w:t xml:space="preserve"> grow</w:t>
            </w:r>
            <w:r w:rsidR="002A5479">
              <w:rPr>
                <w:rFonts w:eastAsiaTheme="minorEastAsia"/>
                <w:b/>
                <w:color w:val="auto"/>
                <w:sz w:val="16"/>
                <w:szCs w:val="16"/>
                <w:lang w:eastAsia="zh-CN"/>
              </w:rPr>
              <w:t>th</w:t>
            </w:r>
            <w:r w:rsidRPr="00072E4E">
              <w:rPr>
                <w:rFonts w:eastAsiaTheme="minorEastAsia"/>
                <w:b/>
                <w:color w:val="auto"/>
                <w:sz w:val="16"/>
                <w:szCs w:val="16"/>
                <w:lang w:eastAsia="zh-CN"/>
              </w:rPr>
              <w:t xml:space="preserve"> temperature / enzyme activity measuring temperature</w:t>
            </w:r>
          </w:p>
        </w:tc>
        <w:tc>
          <w:tcPr>
            <w:tcW w:w="1856" w:type="dxa"/>
            <w:tcBorders>
              <w:top w:val="single" w:sz="4" w:space="0" w:color="auto"/>
              <w:left w:val="none" w:sz="0" w:space="0" w:color="auto"/>
              <w:right w:val="none" w:sz="0" w:space="0" w:color="auto"/>
              <w:tl2br w:val="none" w:sz="0" w:space="0" w:color="auto"/>
              <w:tr2bl w:val="none" w:sz="0" w:space="0" w:color="auto"/>
            </w:tcBorders>
            <w:tcPrChange w:id="1297" w:author="Yanfei Zhang" w:date="2022-04-04T20:26:00Z">
              <w:tcPr>
                <w:tcW w:w="1856" w:type="dxa"/>
                <w:tcBorders>
                  <w:top w:val="none" w:sz="0" w:space="0" w:color="auto"/>
                  <w:left w:val="none" w:sz="0" w:space="0" w:color="auto"/>
                  <w:bottom w:val="none" w:sz="0" w:space="0" w:color="auto"/>
                  <w:right w:val="none" w:sz="0" w:space="0" w:color="auto"/>
                  <w:tl2br w:val="none" w:sz="0" w:space="0" w:color="auto"/>
                  <w:tr2bl w:val="none" w:sz="0" w:space="0" w:color="auto"/>
                </w:tcBorders>
              </w:tcPr>
            </w:tcPrChange>
          </w:tcPr>
          <w:p w14:paraId="075A7BCF" w14:textId="77777777" w:rsidR="00D6199F" w:rsidRPr="00072E4E" w:rsidRDefault="00D6199F" w:rsidP="005C0F3B">
            <w:pPr>
              <w:pStyle w:val="MDPI42tablebody"/>
              <w:cnfStyle w:val="100000000000" w:firstRow="1" w:lastRow="0" w:firstColumn="0" w:lastColumn="0" w:oddVBand="0" w:evenVBand="0" w:oddHBand="0" w:evenHBand="0" w:firstRowFirstColumn="0" w:firstRowLastColumn="0" w:lastRowFirstColumn="0" w:lastRowLastColumn="0"/>
              <w:rPr>
                <w:b/>
                <w:color w:val="auto"/>
                <w:sz w:val="16"/>
                <w:szCs w:val="16"/>
              </w:rPr>
            </w:pPr>
            <w:r w:rsidRPr="00072E4E">
              <w:rPr>
                <w:b/>
                <w:color w:val="auto"/>
                <w:sz w:val="16"/>
                <w:szCs w:val="16"/>
              </w:rPr>
              <w:t xml:space="preserve">80 °C / 80 °C </w:t>
            </w:r>
            <w:r w:rsidR="005C0F3B" w:rsidRPr="00072E4E">
              <w:rPr>
                <w:sz w:val="16"/>
                <w:szCs w:val="16"/>
                <w:lang w:eastAsia="zh-CN"/>
              </w:rPr>
              <w:t>¹</w:t>
            </w:r>
          </w:p>
        </w:tc>
        <w:tc>
          <w:tcPr>
            <w:tcW w:w="1295" w:type="dxa"/>
            <w:tcBorders>
              <w:top w:val="single" w:sz="4" w:space="0" w:color="auto"/>
              <w:left w:val="none" w:sz="0" w:space="0" w:color="auto"/>
              <w:right w:val="none" w:sz="0" w:space="0" w:color="auto"/>
              <w:tl2br w:val="none" w:sz="0" w:space="0" w:color="auto"/>
              <w:tr2bl w:val="none" w:sz="0" w:space="0" w:color="auto"/>
            </w:tcBorders>
            <w:tcPrChange w:id="1298" w:author="Yanfei Zhang" w:date="2022-04-04T20:26:00Z">
              <w:tcPr>
                <w:tcW w:w="1928" w:type="dxa"/>
                <w:tcBorders>
                  <w:top w:val="none" w:sz="0" w:space="0" w:color="auto"/>
                  <w:left w:val="none" w:sz="0" w:space="0" w:color="auto"/>
                  <w:bottom w:val="none" w:sz="0" w:space="0" w:color="auto"/>
                  <w:right w:val="none" w:sz="0" w:space="0" w:color="auto"/>
                  <w:tl2br w:val="none" w:sz="0" w:space="0" w:color="auto"/>
                  <w:tr2bl w:val="none" w:sz="0" w:space="0" w:color="auto"/>
                </w:tcBorders>
              </w:tcPr>
            </w:tcPrChange>
          </w:tcPr>
          <w:p w14:paraId="354C6DAC" w14:textId="77777777" w:rsidR="00D6199F" w:rsidRPr="00072E4E" w:rsidRDefault="00D6199F" w:rsidP="005C0F3B">
            <w:pPr>
              <w:pStyle w:val="MDPI42tablebody"/>
              <w:cnfStyle w:val="100000000000" w:firstRow="1" w:lastRow="0" w:firstColumn="0" w:lastColumn="0" w:oddVBand="0" w:evenVBand="0" w:oddHBand="0" w:evenHBand="0" w:firstRowFirstColumn="0" w:firstRowLastColumn="0" w:lastRowFirstColumn="0" w:lastRowLastColumn="0"/>
              <w:rPr>
                <w:b/>
                <w:color w:val="auto"/>
                <w:sz w:val="16"/>
                <w:szCs w:val="16"/>
              </w:rPr>
            </w:pPr>
            <w:r w:rsidRPr="00072E4E">
              <w:rPr>
                <w:b/>
                <w:color w:val="auto"/>
                <w:sz w:val="16"/>
                <w:szCs w:val="16"/>
              </w:rPr>
              <w:t xml:space="preserve">70 °C / 70 °C </w:t>
            </w:r>
            <w:r w:rsidR="005C0F3B" w:rsidRPr="00072E4E">
              <w:rPr>
                <w:b/>
                <w:sz w:val="16"/>
                <w:szCs w:val="16"/>
                <w:lang w:eastAsia="zh-CN"/>
              </w:rPr>
              <w:t>²</w:t>
            </w:r>
          </w:p>
        </w:tc>
      </w:tr>
      <w:tr w:rsidR="00D6199F" w:rsidRPr="00072E4E" w14:paraId="55C5E4AE" w14:textId="77777777" w:rsidTr="00A45EF6">
        <w:trPr>
          <w:trHeight w:val="369"/>
          <w:trPrChange w:id="1299" w:author="Yanfei Zhang" w:date="2022-04-04T20:26:00Z">
            <w:trPr>
              <w:trHeight w:val="369"/>
            </w:trPr>
          </w:trPrChange>
        </w:trPr>
        <w:tc>
          <w:tcPr>
            <w:tcW w:w="2609" w:type="dxa"/>
            <w:tcBorders>
              <w:top w:val="single" w:sz="4" w:space="0" w:color="auto"/>
            </w:tcBorders>
            <w:tcPrChange w:id="1300" w:author="Yanfei Zhang" w:date="2022-04-04T20:26:00Z">
              <w:tcPr>
                <w:tcW w:w="2609" w:type="dxa"/>
              </w:tcPr>
            </w:tcPrChange>
          </w:tcPr>
          <w:p w14:paraId="4870C3F5" w14:textId="77777777" w:rsidR="00D6199F" w:rsidRPr="00072E4E" w:rsidRDefault="00D6199F" w:rsidP="0025618B">
            <w:pPr>
              <w:pStyle w:val="MDPI42tablebody"/>
              <w:rPr>
                <w:color w:val="auto"/>
                <w:sz w:val="16"/>
                <w:szCs w:val="16"/>
              </w:rPr>
            </w:pPr>
            <w:r w:rsidRPr="00072E4E">
              <w:rPr>
                <w:color w:val="auto"/>
                <w:sz w:val="16"/>
                <w:szCs w:val="16"/>
              </w:rPr>
              <w:t>Overall flux</w:t>
            </w:r>
          </w:p>
        </w:tc>
        <w:tc>
          <w:tcPr>
            <w:tcW w:w="1856" w:type="dxa"/>
            <w:tcBorders>
              <w:top w:val="single" w:sz="4" w:space="0" w:color="auto"/>
            </w:tcBorders>
            <w:tcPrChange w:id="1301" w:author="Yanfei Zhang" w:date="2022-04-04T20:26:00Z">
              <w:tcPr>
                <w:tcW w:w="1856" w:type="dxa"/>
              </w:tcPr>
            </w:tcPrChange>
          </w:tcPr>
          <w:p w14:paraId="291A7A34" w14:textId="77777777" w:rsidR="00D6199F" w:rsidRPr="00072E4E" w:rsidRDefault="006857C5" w:rsidP="00EE191D">
            <w:pPr>
              <w:pStyle w:val="MDPI42tablebody"/>
              <w:rPr>
                <w:rFonts w:eastAsiaTheme="minorEastAsia"/>
                <w:color w:val="auto"/>
                <w:sz w:val="16"/>
                <w:szCs w:val="16"/>
                <w:lang w:eastAsia="zh-CN"/>
              </w:rPr>
            </w:pPr>
            <w:r>
              <w:rPr>
                <w:color w:val="auto"/>
                <w:sz w:val="16"/>
                <w:szCs w:val="16"/>
              </w:rPr>
              <w:t>20.5</w:t>
            </w:r>
          </w:p>
        </w:tc>
        <w:tc>
          <w:tcPr>
            <w:tcW w:w="1295" w:type="dxa"/>
            <w:tcBorders>
              <w:top w:val="single" w:sz="4" w:space="0" w:color="auto"/>
            </w:tcBorders>
            <w:tcPrChange w:id="1302" w:author="Yanfei Zhang" w:date="2022-04-04T20:26:00Z">
              <w:tcPr>
                <w:tcW w:w="1928" w:type="dxa"/>
              </w:tcPr>
            </w:tcPrChange>
          </w:tcPr>
          <w:p w14:paraId="77CEDB74" w14:textId="77777777" w:rsidR="00D6199F" w:rsidRPr="00072E4E" w:rsidRDefault="00D6199F" w:rsidP="00EE191D">
            <w:pPr>
              <w:pStyle w:val="MDPI42tablebody"/>
              <w:rPr>
                <w:color w:val="auto"/>
                <w:sz w:val="16"/>
                <w:szCs w:val="16"/>
              </w:rPr>
            </w:pPr>
            <w:r w:rsidRPr="00072E4E">
              <w:rPr>
                <w:rFonts w:eastAsiaTheme="minorEastAsia"/>
                <w:color w:val="auto"/>
                <w:sz w:val="16"/>
                <w:szCs w:val="16"/>
                <w:lang w:eastAsia="zh-CN"/>
              </w:rPr>
              <w:t>17.1</w:t>
            </w:r>
          </w:p>
        </w:tc>
      </w:tr>
      <w:tr w:rsidR="00D6199F" w:rsidRPr="00072E4E" w14:paraId="08733297" w14:textId="77777777" w:rsidTr="00A45EF6">
        <w:trPr>
          <w:trHeight w:val="369"/>
          <w:trPrChange w:id="1303" w:author="Yanfei Zhang" w:date="2022-04-04T20:26:00Z">
            <w:trPr>
              <w:trHeight w:val="369"/>
            </w:trPr>
          </w:trPrChange>
        </w:trPr>
        <w:tc>
          <w:tcPr>
            <w:tcW w:w="2609" w:type="dxa"/>
            <w:tcPrChange w:id="1304" w:author="Yanfei Zhang" w:date="2022-04-04T20:26:00Z">
              <w:tcPr>
                <w:tcW w:w="2609" w:type="dxa"/>
              </w:tcPr>
            </w:tcPrChange>
          </w:tcPr>
          <w:p w14:paraId="23E2C4A6" w14:textId="77777777" w:rsidR="00D6199F" w:rsidRPr="00072E4E" w:rsidRDefault="00D6199F" w:rsidP="002E1B3D">
            <w:pPr>
              <w:pStyle w:val="MDPI42tablebody"/>
              <w:rPr>
                <w:color w:val="auto"/>
                <w:sz w:val="16"/>
                <w:szCs w:val="16"/>
              </w:rPr>
            </w:pPr>
            <w:r w:rsidRPr="00072E4E">
              <w:rPr>
                <w:color w:val="auto"/>
                <w:sz w:val="16"/>
                <w:szCs w:val="16"/>
              </w:rPr>
              <w:t>J</w:t>
            </w:r>
            <w:r w:rsidRPr="00072E4E">
              <w:rPr>
                <w:color w:val="auto"/>
                <w:sz w:val="16"/>
                <w:szCs w:val="16"/>
                <w:vertAlign w:val="subscript"/>
              </w:rPr>
              <w:t>GAPDH</w:t>
            </w:r>
          </w:p>
        </w:tc>
        <w:tc>
          <w:tcPr>
            <w:tcW w:w="1856" w:type="dxa"/>
            <w:tcPrChange w:id="1305" w:author="Yanfei Zhang" w:date="2022-04-04T20:26:00Z">
              <w:tcPr>
                <w:tcW w:w="1856" w:type="dxa"/>
              </w:tcPr>
            </w:tcPrChange>
          </w:tcPr>
          <w:p w14:paraId="4D9EDB30" w14:textId="77777777" w:rsidR="00D6199F" w:rsidRPr="00072E4E" w:rsidRDefault="00D6199F" w:rsidP="00EE191D">
            <w:pPr>
              <w:pStyle w:val="MDPI42tablebody"/>
              <w:rPr>
                <w:color w:val="auto"/>
                <w:sz w:val="16"/>
                <w:szCs w:val="16"/>
              </w:rPr>
            </w:pPr>
            <w:r w:rsidRPr="00072E4E">
              <w:rPr>
                <w:color w:val="auto"/>
                <w:sz w:val="16"/>
                <w:szCs w:val="16"/>
              </w:rPr>
              <w:t>-9.</w:t>
            </w:r>
            <w:r w:rsidR="00EE191D">
              <w:rPr>
                <w:color w:val="auto"/>
                <w:sz w:val="16"/>
                <w:szCs w:val="16"/>
              </w:rPr>
              <w:t>1</w:t>
            </w:r>
          </w:p>
        </w:tc>
        <w:tc>
          <w:tcPr>
            <w:tcW w:w="1295" w:type="dxa"/>
            <w:tcPrChange w:id="1306" w:author="Yanfei Zhang" w:date="2022-04-04T20:26:00Z">
              <w:tcPr>
                <w:tcW w:w="1928" w:type="dxa"/>
              </w:tcPr>
            </w:tcPrChange>
          </w:tcPr>
          <w:p w14:paraId="624B93D5" w14:textId="77777777" w:rsidR="00D6199F" w:rsidRPr="00072E4E" w:rsidRDefault="00D6199F" w:rsidP="00EE191D">
            <w:pPr>
              <w:pStyle w:val="MDPI42tablebody"/>
              <w:rPr>
                <w:rFonts w:eastAsiaTheme="minorEastAsia"/>
                <w:color w:val="auto"/>
                <w:sz w:val="16"/>
                <w:szCs w:val="16"/>
                <w:lang w:eastAsia="zh-CN"/>
              </w:rPr>
            </w:pPr>
            <w:r w:rsidRPr="00072E4E">
              <w:rPr>
                <w:rFonts w:eastAsiaTheme="minorEastAsia"/>
                <w:color w:val="auto"/>
                <w:sz w:val="16"/>
                <w:szCs w:val="16"/>
                <w:lang w:eastAsia="zh-CN"/>
              </w:rPr>
              <w:t>-</w:t>
            </w:r>
            <w:r w:rsidRPr="00072E4E">
              <w:rPr>
                <w:color w:val="auto"/>
                <w:sz w:val="16"/>
                <w:szCs w:val="16"/>
              </w:rPr>
              <w:t>0.12</w:t>
            </w:r>
          </w:p>
        </w:tc>
      </w:tr>
      <w:tr w:rsidR="00D6199F" w:rsidRPr="00072E4E" w14:paraId="738D72C7" w14:textId="77777777" w:rsidTr="00A45EF6">
        <w:trPr>
          <w:trHeight w:val="369"/>
          <w:trPrChange w:id="1307" w:author="Yanfei Zhang" w:date="2022-04-04T20:26:00Z">
            <w:trPr>
              <w:trHeight w:val="369"/>
            </w:trPr>
          </w:trPrChange>
        </w:trPr>
        <w:tc>
          <w:tcPr>
            <w:tcW w:w="2609" w:type="dxa"/>
            <w:tcPrChange w:id="1308" w:author="Yanfei Zhang" w:date="2022-04-04T20:26:00Z">
              <w:tcPr>
                <w:tcW w:w="2609" w:type="dxa"/>
              </w:tcPr>
            </w:tcPrChange>
          </w:tcPr>
          <w:p w14:paraId="46688706" w14:textId="77777777" w:rsidR="00D6199F" w:rsidRPr="00072E4E" w:rsidRDefault="00D6199F" w:rsidP="0025618B">
            <w:pPr>
              <w:pStyle w:val="MDPI42tablebody"/>
              <w:rPr>
                <w:color w:val="auto"/>
                <w:sz w:val="16"/>
                <w:szCs w:val="16"/>
              </w:rPr>
            </w:pPr>
            <w:r w:rsidRPr="00072E4E">
              <w:rPr>
                <w:color w:val="auto"/>
                <w:sz w:val="16"/>
                <w:szCs w:val="16"/>
              </w:rPr>
              <w:t>J</w:t>
            </w:r>
            <w:r w:rsidRPr="00072E4E">
              <w:rPr>
                <w:color w:val="auto"/>
                <w:sz w:val="16"/>
                <w:szCs w:val="16"/>
                <w:vertAlign w:val="subscript"/>
              </w:rPr>
              <w:t>PGK</w:t>
            </w:r>
          </w:p>
        </w:tc>
        <w:tc>
          <w:tcPr>
            <w:tcW w:w="1856" w:type="dxa"/>
            <w:tcPrChange w:id="1309" w:author="Yanfei Zhang" w:date="2022-04-04T20:26:00Z">
              <w:tcPr>
                <w:tcW w:w="1856" w:type="dxa"/>
              </w:tcPr>
            </w:tcPrChange>
          </w:tcPr>
          <w:p w14:paraId="3310C58D" w14:textId="77777777" w:rsidR="00D6199F" w:rsidRPr="00072E4E" w:rsidRDefault="00D6199F" w:rsidP="00EE191D">
            <w:pPr>
              <w:pStyle w:val="MDPI42tablebody"/>
              <w:rPr>
                <w:rFonts w:eastAsiaTheme="minorEastAsia"/>
                <w:color w:val="auto"/>
                <w:sz w:val="16"/>
                <w:szCs w:val="16"/>
                <w:lang w:eastAsia="zh-CN"/>
              </w:rPr>
            </w:pPr>
            <w:r w:rsidRPr="00072E4E">
              <w:rPr>
                <w:color w:val="auto"/>
                <w:sz w:val="16"/>
                <w:szCs w:val="16"/>
              </w:rPr>
              <w:t>-9.1</w:t>
            </w:r>
          </w:p>
        </w:tc>
        <w:tc>
          <w:tcPr>
            <w:tcW w:w="1295" w:type="dxa"/>
            <w:tcPrChange w:id="1310" w:author="Yanfei Zhang" w:date="2022-04-04T20:26:00Z">
              <w:tcPr>
                <w:tcW w:w="1928" w:type="dxa"/>
              </w:tcPr>
            </w:tcPrChange>
          </w:tcPr>
          <w:p w14:paraId="257779EE" w14:textId="77777777" w:rsidR="00D6199F" w:rsidRPr="00072E4E" w:rsidRDefault="00D6199F" w:rsidP="00EE191D">
            <w:pPr>
              <w:pStyle w:val="MDPI42tablebody"/>
              <w:rPr>
                <w:color w:val="auto"/>
                <w:sz w:val="16"/>
                <w:szCs w:val="16"/>
              </w:rPr>
            </w:pPr>
            <w:r w:rsidRPr="00072E4E">
              <w:rPr>
                <w:rFonts w:eastAsiaTheme="minorEastAsia"/>
                <w:color w:val="auto"/>
                <w:sz w:val="16"/>
                <w:szCs w:val="16"/>
                <w:lang w:eastAsia="zh-CN"/>
              </w:rPr>
              <w:t>-</w:t>
            </w:r>
            <w:r w:rsidRPr="00072E4E">
              <w:rPr>
                <w:color w:val="auto"/>
                <w:sz w:val="16"/>
                <w:szCs w:val="16"/>
              </w:rPr>
              <w:t>0.12</w:t>
            </w:r>
          </w:p>
        </w:tc>
      </w:tr>
      <w:tr w:rsidR="00D6199F" w:rsidRPr="00072E4E" w14:paraId="185F8A5A" w14:textId="77777777" w:rsidTr="00A45EF6">
        <w:trPr>
          <w:trHeight w:val="369"/>
          <w:trPrChange w:id="1311" w:author="Yanfei Zhang" w:date="2022-04-04T20:26:00Z">
            <w:trPr>
              <w:trHeight w:val="369"/>
            </w:trPr>
          </w:trPrChange>
        </w:trPr>
        <w:tc>
          <w:tcPr>
            <w:tcW w:w="2609" w:type="dxa"/>
            <w:tcPrChange w:id="1312" w:author="Yanfei Zhang" w:date="2022-04-04T20:26:00Z">
              <w:tcPr>
                <w:tcW w:w="2609" w:type="dxa"/>
              </w:tcPr>
            </w:tcPrChange>
          </w:tcPr>
          <w:p w14:paraId="14793BE6" w14:textId="77777777" w:rsidR="00D6199F" w:rsidRPr="00072E4E" w:rsidRDefault="00D6199F" w:rsidP="0025618B">
            <w:pPr>
              <w:pStyle w:val="MDPI42tablebody"/>
              <w:rPr>
                <w:color w:val="auto"/>
                <w:sz w:val="16"/>
                <w:szCs w:val="16"/>
              </w:rPr>
            </w:pPr>
            <w:r w:rsidRPr="00072E4E">
              <w:rPr>
                <w:color w:val="auto"/>
                <w:sz w:val="16"/>
                <w:szCs w:val="16"/>
              </w:rPr>
              <w:t>J</w:t>
            </w:r>
            <w:r w:rsidRPr="00072E4E">
              <w:rPr>
                <w:color w:val="auto"/>
                <w:sz w:val="16"/>
                <w:szCs w:val="16"/>
                <w:vertAlign w:val="subscript"/>
              </w:rPr>
              <w:t>GAPN</w:t>
            </w:r>
          </w:p>
        </w:tc>
        <w:tc>
          <w:tcPr>
            <w:tcW w:w="1856" w:type="dxa"/>
            <w:tcPrChange w:id="1313" w:author="Yanfei Zhang" w:date="2022-04-04T20:26:00Z">
              <w:tcPr>
                <w:tcW w:w="1856" w:type="dxa"/>
              </w:tcPr>
            </w:tcPrChange>
          </w:tcPr>
          <w:p w14:paraId="09FBA6EC" w14:textId="77777777" w:rsidR="00D6199F" w:rsidRPr="00072E4E" w:rsidRDefault="00D6199F" w:rsidP="00EE191D">
            <w:pPr>
              <w:pStyle w:val="MDPI42tablebody"/>
              <w:rPr>
                <w:color w:val="auto"/>
                <w:sz w:val="16"/>
                <w:szCs w:val="16"/>
              </w:rPr>
            </w:pPr>
            <w:r w:rsidRPr="00072E4E">
              <w:rPr>
                <w:color w:val="auto"/>
                <w:sz w:val="16"/>
                <w:szCs w:val="16"/>
              </w:rPr>
              <w:t>29.5</w:t>
            </w:r>
          </w:p>
        </w:tc>
        <w:tc>
          <w:tcPr>
            <w:tcW w:w="1295" w:type="dxa"/>
            <w:tcPrChange w:id="1314" w:author="Yanfei Zhang" w:date="2022-04-04T20:26:00Z">
              <w:tcPr>
                <w:tcW w:w="1928" w:type="dxa"/>
              </w:tcPr>
            </w:tcPrChange>
          </w:tcPr>
          <w:p w14:paraId="163F6056" w14:textId="77777777" w:rsidR="00D6199F" w:rsidRPr="00072E4E" w:rsidRDefault="00D6199F" w:rsidP="00EE191D">
            <w:pPr>
              <w:pStyle w:val="MDPI42tablebody"/>
              <w:rPr>
                <w:color w:val="auto"/>
                <w:sz w:val="16"/>
                <w:szCs w:val="16"/>
              </w:rPr>
            </w:pPr>
            <w:r w:rsidRPr="00072E4E">
              <w:rPr>
                <w:color w:val="auto"/>
                <w:sz w:val="16"/>
                <w:szCs w:val="16"/>
              </w:rPr>
              <w:t>17.2</w:t>
            </w:r>
          </w:p>
        </w:tc>
      </w:tr>
      <w:tr w:rsidR="00732AFA" w:rsidRPr="00072E4E" w14:paraId="2AA4ADBF" w14:textId="77777777" w:rsidTr="00A45EF6">
        <w:trPr>
          <w:trHeight w:val="369"/>
          <w:trPrChange w:id="1315" w:author="Yanfei Zhang" w:date="2022-04-04T20:26:00Z">
            <w:trPr>
              <w:trHeight w:val="369"/>
            </w:trPr>
          </w:trPrChange>
        </w:trPr>
        <w:tc>
          <w:tcPr>
            <w:tcW w:w="2609" w:type="dxa"/>
            <w:tcPrChange w:id="1316" w:author="Yanfei Zhang" w:date="2022-04-04T20:26:00Z">
              <w:tcPr>
                <w:tcW w:w="2609" w:type="dxa"/>
              </w:tcPr>
            </w:tcPrChange>
          </w:tcPr>
          <w:p w14:paraId="244B60A2" w14:textId="77777777" w:rsidR="00732AFA" w:rsidRPr="00072E4E" w:rsidRDefault="00732AFA" w:rsidP="00732AFA">
            <w:pPr>
              <w:pStyle w:val="MDPI42tablebody"/>
              <w:rPr>
                <w:color w:val="auto"/>
                <w:sz w:val="16"/>
                <w:szCs w:val="16"/>
              </w:rPr>
            </w:pPr>
            <w:r w:rsidRPr="00072E4E">
              <w:rPr>
                <w:color w:val="auto"/>
                <w:sz w:val="16"/>
                <w:szCs w:val="16"/>
              </w:rPr>
              <w:t>J</w:t>
            </w:r>
            <w:r>
              <w:rPr>
                <w:color w:val="auto"/>
                <w:sz w:val="16"/>
                <w:szCs w:val="16"/>
                <w:vertAlign w:val="subscript"/>
              </w:rPr>
              <w:t>PGAM</w:t>
            </w:r>
          </w:p>
        </w:tc>
        <w:tc>
          <w:tcPr>
            <w:tcW w:w="1856" w:type="dxa"/>
            <w:tcPrChange w:id="1317" w:author="Yanfei Zhang" w:date="2022-04-04T20:26:00Z">
              <w:tcPr>
                <w:tcW w:w="1856" w:type="dxa"/>
              </w:tcPr>
            </w:tcPrChange>
          </w:tcPr>
          <w:p w14:paraId="7AC6FAB1" w14:textId="77777777" w:rsidR="00732AFA" w:rsidRPr="00072E4E" w:rsidRDefault="002110E9" w:rsidP="00732AFA">
            <w:pPr>
              <w:pStyle w:val="MDPI42tablebody"/>
              <w:rPr>
                <w:color w:val="auto"/>
                <w:sz w:val="16"/>
                <w:szCs w:val="16"/>
              </w:rPr>
            </w:pPr>
            <w:r>
              <w:rPr>
                <w:color w:val="auto"/>
                <w:sz w:val="16"/>
                <w:szCs w:val="16"/>
              </w:rPr>
              <w:t>20.5</w:t>
            </w:r>
          </w:p>
        </w:tc>
        <w:tc>
          <w:tcPr>
            <w:tcW w:w="1295" w:type="dxa"/>
            <w:tcPrChange w:id="1318" w:author="Yanfei Zhang" w:date="2022-04-04T20:26:00Z">
              <w:tcPr>
                <w:tcW w:w="1928" w:type="dxa"/>
              </w:tcPr>
            </w:tcPrChange>
          </w:tcPr>
          <w:p w14:paraId="3E8C6252" w14:textId="77777777" w:rsidR="00732AFA" w:rsidRPr="00072E4E" w:rsidRDefault="00732AFA" w:rsidP="00732AFA">
            <w:pPr>
              <w:pStyle w:val="MDPI42tablebody"/>
              <w:rPr>
                <w:color w:val="auto"/>
                <w:sz w:val="16"/>
                <w:szCs w:val="16"/>
              </w:rPr>
            </w:pPr>
            <w:r>
              <w:rPr>
                <w:color w:val="auto"/>
                <w:sz w:val="16"/>
                <w:szCs w:val="16"/>
              </w:rPr>
              <w:t>17.1</w:t>
            </w:r>
          </w:p>
        </w:tc>
      </w:tr>
      <w:tr w:rsidR="00732AFA" w:rsidRPr="00072E4E" w14:paraId="588C8BE9" w14:textId="77777777" w:rsidTr="00A45EF6">
        <w:trPr>
          <w:trHeight w:val="352"/>
          <w:trPrChange w:id="1319" w:author="Yanfei Zhang" w:date="2022-04-04T20:26:00Z">
            <w:trPr>
              <w:trHeight w:val="352"/>
            </w:trPr>
          </w:trPrChange>
        </w:trPr>
        <w:tc>
          <w:tcPr>
            <w:tcW w:w="2609" w:type="dxa"/>
            <w:tcPrChange w:id="1320" w:author="Yanfei Zhang" w:date="2022-04-04T20:26:00Z">
              <w:tcPr>
                <w:tcW w:w="2609" w:type="dxa"/>
              </w:tcPr>
            </w:tcPrChange>
          </w:tcPr>
          <w:p w14:paraId="0AAA3695" w14:textId="170AE900" w:rsidR="00732AFA" w:rsidRPr="00072E4E" w:rsidRDefault="00732AFA">
            <w:pPr>
              <w:pStyle w:val="MDPI42tablebody"/>
              <w:rPr>
                <w:color w:val="auto"/>
                <w:sz w:val="16"/>
                <w:szCs w:val="16"/>
              </w:rPr>
            </w:pPr>
            <w:r w:rsidRPr="00072E4E">
              <w:rPr>
                <w:color w:val="auto"/>
                <w:sz w:val="16"/>
                <w:szCs w:val="16"/>
              </w:rPr>
              <w:t>J</w:t>
            </w:r>
            <w:r>
              <w:rPr>
                <w:color w:val="auto"/>
                <w:sz w:val="16"/>
                <w:szCs w:val="16"/>
                <w:vertAlign w:val="subscript"/>
              </w:rPr>
              <w:t>ENO</w:t>
            </w:r>
          </w:p>
        </w:tc>
        <w:tc>
          <w:tcPr>
            <w:tcW w:w="1856" w:type="dxa"/>
            <w:tcPrChange w:id="1321" w:author="Yanfei Zhang" w:date="2022-04-04T20:26:00Z">
              <w:tcPr>
                <w:tcW w:w="1856" w:type="dxa"/>
              </w:tcPr>
            </w:tcPrChange>
          </w:tcPr>
          <w:p w14:paraId="3EFC9C77" w14:textId="18995BED" w:rsidR="00732AFA" w:rsidRPr="00072E4E" w:rsidRDefault="002110E9" w:rsidP="00732AFA">
            <w:pPr>
              <w:pStyle w:val="MDPI42tablebody"/>
              <w:rPr>
                <w:color w:val="auto"/>
                <w:sz w:val="16"/>
                <w:szCs w:val="16"/>
              </w:rPr>
            </w:pPr>
            <w:r>
              <w:rPr>
                <w:color w:val="auto"/>
                <w:sz w:val="16"/>
                <w:szCs w:val="16"/>
              </w:rPr>
              <w:t>20.5</w:t>
            </w:r>
            <w:r w:rsidR="00B27691" w:rsidRPr="00B27691">
              <w:rPr>
                <w:color w:val="auto"/>
                <w:sz w:val="16"/>
                <w:szCs w:val="16"/>
                <w:vertAlign w:val="superscript"/>
                <w:rPrChange w:id="1322" w:author="Microsoft account" w:date="2022-03-19T21:49:00Z">
                  <w:rPr>
                    <w:color w:val="auto"/>
                    <w:sz w:val="16"/>
                    <w:szCs w:val="16"/>
                  </w:rPr>
                </w:rPrChange>
              </w:rPr>
              <w:t>3</w:t>
            </w:r>
          </w:p>
        </w:tc>
        <w:tc>
          <w:tcPr>
            <w:tcW w:w="1295" w:type="dxa"/>
            <w:tcPrChange w:id="1323" w:author="Yanfei Zhang" w:date="2022-04-04T20:26:00Z">
              <w:tcPr>
                <w:tcW w:w="1928" w:type="dxa"/>
              </w:tcPr>
            </w:tcPrChange>
          </w:tcPr>
          <w:p w14:paraId="7C0B4CC1" w14:textId="4E684C0B" w:rsidR="00732AFA" w:rsidRPr="00072E4E" w:rsidRDefault="00732AFA" w:rsidP="00732AFA">
            <w:pPr>
              <w:pStyle w:val="MDPI42tablebody"/>
              <w:rPr>
                <w:color w:val="auto"/>
                <w:sz w:val="16"/>
                <w:szCs w:val="16"/>
              </w:rPr>
            </w:pPr>
            <w:r>
              <w:rPr>
                <w:color w:val="auto"/>
                <w:sz w:val="16"/>
                <w:szCs w:val="16"/>
              </w:rPr>
              <w:t>17.1</w:t>
            </w:r>
            <w:r w:rsidR="00B27691" w:rsidRPr="00B27691">
              <w:rPr>
                <w:color w:val="auto"/>
                <w:sz w:val="16"/>
                <w:szCs w:val="16"/>
                <w:vertAlign w:val="superscript"/>
                <w:rPrChange w:id="1324" w:author="Microsoft account" w:date="2022-03-19T21:49:00Z">
                  <w:rPr>
                    <w:color w:val="auto"/>
                    <w:sz w:val="16"/>
                    <w:szCs w:val="16"/>
                  </w:rPr>
                </w:rPrChange>
              </w:rPr>
              <w:t>3</w:t>
            </w:r>
          </w:p>
        </w:tc>
      </w:tr>
      <w:tr w:rsidR="00732AFA" w:rsidRPr="00072E4E" w14:paraId="01FCE1BF" w14:textId="77777777" w:rsidTr="00A45EF6">
        <w:trPr>
          <w:trHeight w:val="369"/>
          <w:trPrChange w:id="1325" w:author="Yanfei Zhang" w:date="2022-04-04T20:26:00Z">
            <w:trPr>
              <w:trHeight w:val="369"/>
            </w:trPr>
          </w:trPrChange>
        </w:trPr>
        <w:tc>
          <w:tcPr>
            <w:tcW w:w="2609" w:type="dxa"/>
            <w:tcPrChange w:id="1326" w:author="Yanfei Zhang" w:date="2022-04-04T20:26:00Z">
              <w:tcPr>
                <w:tcW w:w="2609" w:type="dxa"/>
              </w:tcPr>
            </w:tcPrChange>
          </w:tcPr>
          <w:p w14:paraId="22E056F8" w14:textId="0CBC922A" w:rsidR="00732AFA" w:rsidRPr="00072E4E" w:rsidRDefault="00732AFA">
            <w:pPr>
              <w:pStyle w:val="MDPI42tablebody"/>
              <w:rPr>
                <w:color w:val="auto"/>
                <w:sz w:val="16"/>
                <w:szCs w:val="16"/>
              </w:rPr>
            </w:pPr>
            <w:r w:rsidRPr="00072E4E">
              <w:rPr>
                <w:color w:val="auto"/>
                <w:sz w:val="16"/>
                <w:szCs w:val="16"/>
              </w:rPr>
              <w:t>J</w:t>
            </w:r>
            <w:r>
              <w:rPr>
                <w:color w:val="auto"/>
                <w:sz w:val="16"/>
                <w:szCs w:val="16"/>
                <w:vertAlign w:val="subscript"/>
              </w:rPr>
              <w:t>PY</w:t>
            </w:r>
            <w:r w:rsidRPr="00072E4E">
              <w:rPr>
                <w:color w:val="auto"/>
                <w:sz w:val="16"/>
                <w:szCs w:val="16"/>
                <w:vertAlign w:val="subscript"/>
              </w:rPr>
              <w:t>K</w:t>
            </w:r>
          </w:p>
        </w:tc>
        <w:tc>
          <w:tcPr>
            <w:tcW w:w="1856" w:type="dxa"/>
            <w:tcPrChange w:id="1327" w:author="Yanfei Zhang" w:date="2022-04-04T20:26:00Z">
              <w:tcPr>
                <w:tcW w:w="1856" w:type="dxa"/>
              </w:tcPr>
            </w:tcPrChange>
          </w:tcPr>
          <w:p w14:paraId="13751C19" w14:textId="09EE307D" w:rsidR="00732AFA" w:rsidRPr="00072E4E" w:rsidRDefault="002110E9">
            <w:pPr>
              <w:pStyle w:val="MDPI42tablebody"/>
              <w:rPr>
                <w:color w:val="auto"/>
                <w:sz w:val="16"/>
                <w:szCs w:val="16"/>
              </w:rPr>
            </w:pPr>
            <w:r>
              <w:rPr>
                <w:color w:val="auto"/>
                <w:sz w:val="16"/>
                <w:szCs w:val="16"/>
              </w:rPr>
              <w:t>20.5</w:t>
            </w:r>
            <w:r w:rsidR="00B27691">
              <w:rPr>
                <w:color w:val="auto"/>
                <w:sz w:val="16"/>
                <w:szCs w:val="16"/>
                <w:vertAlign w:val="superscript"/>
              </w:rPr>
              <w:t>4</w:t>
            </w:r>
            <w:r w:rsidR="00B27691">
              <w:rPr>
                <w:color w:val="auto"/>
                <w:sz w:val="16"/>
                <w:szCs w:val="16"/>
              </w:rPr>
              <w:t xml:space="preserve"> </w:t>
            </w:r>
          </w:p>
        </w:tc>
        <w:tc>
          <w:tcPr>
            <w:tcW w:w="1295" w:type="dxa"/>
            <w:tcPrChange w:id="1328" w:author="Yanfei Zhang" w:date="2022-04-04T20:26:00Z">
              <w:tcPr>
                <w:tcW w:w="1928" w:type="dxa"/>
              </w:tcPr>
            </w:tcPrChange>
          </w:tcPr>
          <w:p w14:paraId="0EC3A0CF" w14:textId="77777777" w:rsidR="00732AFA" w:rsidRPr="00072E4E" w:rsidRDefault="00732AFA" w:rsidP="00732AFA">
            <w:pPr>
              <w:pStyle w:val="MDPI42tablebody"/>
              <w:rPr>
                <w:color w:val="auto"/>
                <w:sz w:val="16"/>
                <w:szCs w:val="16"/>
              </w:rPr>
            </w:pPr>
            <w:r>
              <w:rPr>
                <w:color w:val="auto"/>
                <w:sz w:val="16"/>
                <w:szCs w:val="16"/>
              </w:rPr>
              <w:t>17.1</w:t>
            </w:r>
          </w:p>
        </w:tc>
      </w:tr>
    </w:tbl>
    <w:p w14:paraId="5D6D06DF" w14:textId="77777777" w:rsidR="00960A8E" w:rsidRDefault="00960A8E" w:rsidP="00A05097">
      <w:pPr>
        <w:spacing w:line="240" w:lineRule="auto"/>
        <w:rPr>
          <w:rFonts w:ascii="Palatino Linotype" w:hAnsi="Palatino Linotype"/>
          <w:sz w:val="18"/>
          <w:szCs w:val="18"/>
        </w:rPr>
      </w:pPr>
    </w:p>
    <w:p w14:paraId="2B0D9E85" w14:textId="5F12AABA" w:rsidR="005C540E" w:rsidRPr="009019CE" w:rsidRDefault="005C0F3B" w:rsidP="009019CE">
      <w:pPr>
        <w:spacing w:line="240" w:lineRule="auto"/>
        <w:ind w:left="432" w:right="432"/>
        <w:rPr>
          <w:rFonts w:ascii="Palatino Linotype" w:hAnsi="Palatino Linotype"/>
          <w:sz w:val="18"/>
          <w:szCs w:val="18"/>
          <w:lang w:eastAsia="zh-CN"/>
        </w:rPr>
      </w:pPr>
      <w:r>
        <w:rPr>
          <w:rFonts w:ascii="Palatino Linotype" w:hAnsi="Palatino Linotype"/>
          <w:sz w:val="18"/>
          <w:szCs w:val="18"/>
          <w:lang w:eastAsia="zh-CN"/>
        </w:rPr>
        <w:t xml:space="preserve">¹ </w:t>
      </w:r>
      <w:r w:rsidR="007D35C1" w:rsidRPr="001E01F7">
        <w:rPr>
          <w:rFonts w:ascii="Palatino Linotype" w:hAnsi="Palatino Linotype"/>
          <w:sz w:val="18"/>
          <w:szCs w:val="18"/>
        </w:rPr>
        <w:t>H</w:t>
      </w:r>
      <w:r w:rsidR="00960A8E" w:rsidRPr="001E01F7">
        <w:rPr>
          <w:rFonts w:ascii="Palatino Linotype" w:hAnsi="Palatino Linotype"/>
          <w:sz w:val="18"/>
          <w:szCs w:val="18"/>
        </w:rPr>
        <w:t>ere we us</w:t>
      </w:r>
      <w:r w:rsidR="007D35C1" w:rsidRPr="001E01F7">
        <w:rPr>
          <w:rFonts w:ascii="Palatino Linotype" w:hAnsi="Palatino Linotype"/>
          <w:sz w:val="18"/>
          <w:szCs w:val="18"/>
        </w:rPr>
        <w:t xml:space="preserve">ed the enzyme activity of the crude extract of the cells growing at 80 </w:t>
      </w:r>
      <w:r w:rsidR="007D35C1" w:rsidRPr="001E01F7">
        <w:rPr>
          <w:sz w:val="18"/>
          <w:szCs w:val="18"/>
          <w:lang w:eastAsia="zh-CN"/>
        </w:rPr>
        <w:t>℃</w:t>
      </w:r>
      <w:r w:rsidR="007D35C1" w:rsidRPr="001E01F7">
        <w:rPr>
          <w:rFonts w:ascii="Palatino Linotype" w:hAnsi="Palatino Linotype"/>
          <w:sz w:val="18"/>
          <w:szCs w:val="18"/>
          <w:lang w:eastAsia="zh-CN"/>
        </w:rPr>
        <w:t xml:space="preserve"> and measur</w:t>
      </w:r>
      <w:r w:rsidR="004054AF">
        <w:rPr>
          <w:rFonts w:ascii="Palatino Linotype" w:hAnsi="Palatino Linotype"/>
          <w:sz w:val="18"/>
          <w:szCs w:val="18"/>
          <w:lang w:eastAsia="zh-CN"/>
        </w:rPr>
        <w:t>ed</w:t>
      </w:r>
      <w:r w:rsidR="007D35C1" w:rsidRPr="001E01F7">
        <w:rPr>
          <w:rFonts w:ascii="Palatino Linotype" w:hAnsi="Palatino Linotype"/>
          <w:sz w:val="18"/>
          <w:szCs w:val="18"/>
          <w:lang w:eastAsia="zh-CN"/>
        </w:rPr>
        <w:t xml:space="preserve"> </w:t>
      </w:r>
      <w:r w:rsidR="00EC6AF5">
        <w:rPr>
          <w:rFonts w:ascii="Palatino Linotype" w:hAnsi="Palatino Linotype"/>
          <w:sz w:val="18"/>
          <w:szCs w:val="18"/>
          <w:lang w:eastAsia="zh-CN"/>
        </w:rPr>
        <w:t xml:space="preserve">    </w:t>
      </w:r>
      <w:r w:rsidR="007D35C1" w:rsidRPr="001E01F7">
        <w:rPr>
          <w:rFonts w:ascii="Palatino Linotype" w:hAnsi="Palatino Linotype"/>
          <w:sz w:val="18"/>
          <w:szCs w:val="18"/>
          <w:lang w:eastAsia="zh-CN"/>
        </w:rPr>
        <w:t xml:space="preserve">at 80 </w:t>
      </w:r>
      <w:r w:rsidR="007D35C1" w:rsidRPr="001E01F7">
        <w:rPr>
          <w:sz w:val="18"/>
          <w:szCs w:val="18"/>
          <w:lang w:eastAsia="zh-CN"/>
        </w:rPr>
        <w:t>℃</w:t>
      </w:r>
      <w:r w:rsidR="007D35C1" w:rsidRPr="001E01F7">
        <w:rPr>
          <w:rFonts w:ascii="Palatino Linotype" w:hAnsi="Palatino Linotype"/>
          <w:sz w:val="18"/>
          <w:szCs w:val="18"/>
          <w:lang w:eastAsia="zh-CN"/>
        </w:rPr>
        <w:t xml:space="preserve">. </w:t>
      </w:r>
      <w:moveToRangeStart w:id="1329" w:author="Yanfei Zhang" w:date="2022-04-05T15:02:00Z" w:name="move100063350"/>
      <w:moveTo w:id="1330" w:author="Yanfei Zhang" w:date="2022-04-05T15:02:00Z">
        <w:r w:rsidR="00B95541">
          <w:rPr>
            <w:rFonts w:ascii="Palatino Linotype" w:hAnsi="Palatino Linotype"/>
            <w:b/>
            <w:sz w:val="18"/>
            <w:szCs w:val="18"/>
            <w:lang w:eastAsia="zh-CN"/>
          </w:rPr>
          <w:t xml:space="preserve">² </w:t>
        </w:r>
        <w:r w:rsidR="00B95541" w:rsidRPr="001E01F7">
          <w:rPr>
            <w:rFonts w:ascii="Palatino Linotype" w:hAnsi="Palatino Linotype"/>
            <w:sz w:val="18"/>
            <w:szCs w:val="18"/>
          </w:rPr>
          <w:t xml:space="preserve">Here we used the enzyme activity of the crude extract of the cells growing at 70 </w:t>
        </w:r>
        <w:r w:rsidR="00B95541" w:rsidRPr="001E01F7">
          <w:rPr>
            <w:sz w:val="18"/>
            <w:szCs w:val="18"/>
            <w:lang w:eastAsia="zh-CN"/>
          </w:rPr>
          <w:t>℃</w:t>
        </w:r>
        <w:r w:rsidR="00B95541" w:rsidRPr="001E01F7">
          <w:rPr>
            <w:rFonts w:ascii="Palatino Linotype" w:hAnsi="Palatino Linotype"/>
            <w:sz w:val="18"/>
            <w:szCs w:val="18"/>
            <w:lang w:eastAsia="zh-CN"/>
          </w:rPr>
          <w:t xml:space="preserve"> and </w:t>
        </w:r>
        <w:r w:rsidR="00B95541">
          <w:rPr>
            <w:rFonts w:ascii="Palatino Linotype" w:hAnsi="Palatino Linotype"/>
            <w:sz w:val="18"/>
            <w:szCs w:val="18"/>
            <w:lang w:eastAsia="zh-CN"/>
          </w:rPr>
          <w:t xml:space="preserve">then </w:t>
        </w:r>
        <w:r w:rsidR="00B95541" w:rsidRPr="001E01F7">
          <w:rPr>
            <w:rFonts w:ascii="Palatino Linotype" w:hAnsi="Palatino Linotype"/>
            <w:sz w:val="18"/>
            <w:szCs w:val="18"/>
            <w:lang w:eastAsia="zh-CN"/>
          </w:rPr>
          <w:t>measur</w:t>
        </w:r>
        <w:r w:rsidR="00B95541">
          <w:rPr>
            <w:rFonts w:ascii="Palatino Linotype" w:hAnsi="Palatino Linotype"/>
            <w:sz w:val="18"/>
            <w:szCs w:val="18"/>
            <w:lang w:eastAsia="zh-CN"/>
          </w:rPr>
          <w:t>ed</w:t>
        </w:r>
        <w:r w:rsidR="00B95541" w:rsidRPr="001E01F7">
          <w:rPr>
            <w:rFonts w:ascii="Palatino Linotype" w:hAnsi="Palatino Linotype"/>
            <w:sz w:val="18"/>
            <w:szCs w:val="18"/>
            <w:lang w:eastAsia="zh-CN"/>
          </w:rPr>
          <w:t xml:space="preserve"> at 70 </w:t>
        </w:r>
        <w:r w:rsidR="00B95541" w:rsidRPr="001E01F7">
          <w:rPr>
            <w:sz w:val="18"/>
            <w:szCs w:val="18"/>
            <w:lang w:eastAsia="zh-CN"/>
          </w:rPr>
          <w:t>℃</w:t>
        </w:r>
        <w:r w:rsidR="00B95541">
          <w:rPr>
            <w:rFonts w:ascii="Palatino Linotype" w:hAnsi="Palatino Linotype"/>
            <w:sz w:val="18"/>
            <w:szCs w:val="18"/>
            <w:lang w:eastAsia="zh-CN"/>
          </w:rPr>
          <w:t>.</w:t>
        </w:r>
        <w:r w:rsidR="00B95541" w:rsidRPr="001E01F7">
          <w:rPr>
            <w:rFonts w:ascii="Palatino Linotype" w:hAnsi="Palatino Linotype"/>
            <w:sz w:val="18"/>
            <w:szCs w:val="18"/>
            <w:lang w:eastAsia="zh-CN"/>
          </w:rPr>
          <w:t xml:space="preserve"> </w:t>
        </w:r>
      </w:moveTo>
      <w:moveFromRangeStart w:id="1331" w:author="Yanfei Zhang" w:date="2022-03-28T20:47:00Z" w:name="move99392849"/>
      <w:moveToRangeEnd w:id="1329"/>
      <w:moveFrom w:id="1332" w:author="Yanfei Zhang" w:date="2022-03-28T20:47:00Z">
        <w:r w:rsidR="00B27691" w:rsidDel="00D17457">
          <w:rPr>
            <w:rFonts w:ascii="Palatino Linotype" w:hAnsi="Palatino Linotype"/>
            <w:sz w:val="18"/>
            <w:szCs w:val="18"/>
            <w:vertAlign w:val="superscript"/>
            <w:lang w:eastAsia="zh-CN"/>
          </w:rPr>
          <w:t>4</w:t>
        </w:r>
        <w:r w:rsidR="00B27691" w:rsidDel="00D17457">
          <w:rPr>
            <w:rFonts w:ascii="Palatino Linotype" w:hAnsi="Palatino Linotype"/>
            <w:sz w:val="18"/>
            <w:szCs w:val="18"/>
            <w:lang w:eastAsia="zh-CN"/>
          </w:rPr>
          <w:t>As</w:t>
        </w:r>
        <w:r w:rsidR="00B27691" w:rsidRPr="001E01F7" w:rsidDel="00D17457">
          <w:rPr>
            <w:rFonts w:ascii="Palatino Linotype" w:hAnsi="Palatino Linotype"/>
            <w:sz w:val="18"/>
            <w:szCs w:val="18"/>
            <w:lang w:eastAsia="zh-CN"/>
          </w:rPr>
          <w:t xml:space="preserve"> </w:t>
        </w:r>
        <w:r w:rsidR="007D35C1" w:rsidRPr="001E01F7" w:rsidDel="00D17457">
          <w:rPr>
            <w:rFonts w:ascii="Palatino Linotype" w:hAnsi="Palatino Linotype"/>
            <w:sz w:val="18"/>
            <w:szCs w:val="18"/>
            <w:lang w:eastAsia="zh-CN"/>
          </w:rPr>
          <w:t xml:space="preserve">the enzyme activity of PYK in the cell crude extract </w:t>
        </w:r>
        <w:r w:rsidR="00B27691" w:rsidDel="00D17457">
          <w:rPr>
            <w:rFonts w:ascii="Palatino Linotype" w:hAnsi="Palatino Linotype"/>
            <w:sz w:val="18"/>
            <w:szCs w:val="18"/>
            <w:lang w:eastAsia="zh-CN"/>
          </w:rPr>
          <w:t xml:space="preserve">could not be measured </w:t>
        </w:r>
        <w:r w:rsidR="007D35C1" w:rsidRPr="001E01F7" w:rsidDel="00D17457">
          <w:rPr>
            <w:rFonts w:ascii="Palatino Linotype" w:hAnsi="Palatino Linotype"/>
            <w:sz w:val="18"/>
            <w:szCs w:val="18"/>
            <w:lang w:eastAsia="zh-CN"/>
          </w:rPr>
          <w:t xml:space="preserve">due to the heat instability of PEP, we </w:t>
        </w:r>
        <w:r w:rsidR="00B27691" w:rsidDel="00D17457">
          <w:rPr>
            <w:rFonts w:ascii="Palatino Linotype" w:hAnsi="Palatino Linotype"/>
            <w:sz w:val="18"/>
            <w:szCs w:val="18"/>
            <w:lang w:eastAsia="zh-CN"/>
          </w:rPr>
          <w:t>here</w:t>
        </w:r>
        <w:r w:rsidR="00B27691" w:rsidRPr="001E01F7" w:rsidDel="00D17457">
          <w:rPr>
            <w:rFonts w:ascii="Palatino Linotype" w:hAnsi="Palatino Linotype"/>
            <w:sz w:val="18"/>
            <w:szCs w:val="18"/>
            <w:lang w:eastAsia="zh-CN"/>
          </w:rPr>
          <w:t xml:space="preserve"> </w:t>
        </w:r>
        <w:r w:rsidR="007D35C1" w:rsidRPr="001E01F7" w:rsidDel="00D17457">
          <w:rPr>
            <w:rFonts w:ascii="Palatino Linotype" w:hAnsi="Palatino Linotype"/>
            <w:sz w:val="18"/>
            <w:szCs w:val="18"/>
            <w:lang w:eastAsia="zh-CN"/>
          </w:rPr>
          <w:t xml:space="preserve">used the value obtained by measuring the crude extract of the cells extract </w:t>
        </w:r>
        <w:r w:rsidR="007D35C1" w:rsidRPr="001E01F7" w:rsidDel="00D17457">
          <w:rPr>
            <w:rFonts w:ascii="Palatino Linotype" w:hAnsi="Palatino Linotype"/>
            <w:sz w:val="18"/>
            <w:szCs w:val="18"/>
          </w:rPr>
          <w:t xml:space="preserve">growing at 80 </w:t>
        </w:r>
        <w:r w:rsidR="007D35C1" w:rsidRPr="001E01F7" w:rsidDel="00D17457">
          <w:rPr>
            <w:sz w:val="18"/>
            <w:szCs w:val="18"/>
            <w:lang w:eastAsia="zh-CN"/>
          </w:rPr>
          <w:t>℃</w:t>
        </w:r>
        <w:r w:rsidR="007D35C1" w:rsidRPr="001E01F7" w:rsidDel="00D17457">
          <w:rPr>
            <w:rFonts w:ascii="Palatino Linotype" w:hAnsi="Palatino Linotype"/>
            <w:sz w:val="18"/>
            <w:szCs w:val="18"/>
            <w:lang w:eastAsia="zh-CN"/>
          </w:rPr>
          <w:t xml:space="preserve"> at 70 </w:t>
        </w:r>
        <w:r w:rsidR="007D35C1" w:rsidRPr="00767470" w:rsidDel="00D17457">
          <w:rPr>
            <w:sz w:val="18"/>
            <w:szCs w:val="18"/>
            <w:lang w:eastAsia="zh-CN"/>
          </w:rPr>
          <w:t>℃</w:t>
        </w:r>
        <w:r w:rsidR="007D35C1" w:rsidRPr="001E01F7" w:rsidDel="00D17457">
          <w:rPr>
            <w:rFonts w:ascii="Palatino Linotype" w:hAnsi="Palatino Linotype"/>
            <w:sz w:val="18"/>
            <w:szCs w:val="18"/>
            <w:lang w:eastAsia="zh-CN"/>
          </w:rPr>
          <w:t xml:space="preserve">. </w:t>
        </w:r>
        <w:r w:rsidR="00B27691" w:rsidDel="00D17457">
          <w:rPr>
            <w:rFonts w:ascii="Palatino Linotype" w:hAnsi="Palatino Linotype"/>
            <w:sz w:val="18"/>
            <w:szCs w:val="18"/>
            <w:lang w:eastAsia="zh-CN"/>
          </w:rPr>
          <w:t xml:space="preserve"> </w:t>
        </w:r>
      </w:moveFrom>
      <w:moveFromRangeEnd w:id="1331"/>
      <w:r w:rsidR="00B27691" w:rsidRPr="00D17457">
        <w:rPr>
          <w:rFonts w:ascii="Palatino Linotype" w:hAnsi="Palatino Linotype"/>
          <w:sz w:val="18"/>
          <w:szCs w:val="18"/>
          <w:vertAlign w:val="superscript"/>
          <w:lang w:eastAsia="zh-CN"/>
        </w:rPr>
        <w:t>3</w:t>
      </w:r>
      <w:r w:rsidR="00E65E4A">
        <w:rPr>
          <w:rFonts w:ascii="Palatino Linotype" w:hAnsi="Palatino Linotype"/>
          <w:sz w:val="18"/>
          <w:szCs w:val="18"/>
          <w:lang w:eastAsia="zh-CN"/>
        </w:rPr>
        <w:t>As</w:t>
      </w:r>
      <w:r w:rsidR="007D35C1" w:rsidRPr="001E01F7">
        <w:rPr>
          <w:rFonts w:ascii="Palatino Linotype" w:hAnsi="Palatino Linotype"/>
          <w:sz w:val="18"/>
          <w:szCs w:val="18"/>
          <w:lang w:eastAsia="zh-CN"/>
        </w:rPr>
        <w:t xml:space="preserve"> the enzyme activity of ENO has </w:t>
      </w:r>
      <w:r w:rsidR="00DF6921" w:rsidRPr="001E01F7">
        <w:rPr>
          <w:rFonts w:ascii="Palatino Linotype" w:hAnsi="Palatino Linotype"/>
          <w:sz w:val="18"/>
          <w:szCs w:val="18"/>
          <w:lang w:eastAsia="zh-CN"/>
        </w:rPr>
        <w:t xml:space="preserve">not </w:t>
      </w:r>
      <w:r w:rsidR="007D35C1" w:rsidRPr="001E01F7">
        <w:rPr>
          <w:rFonts w:ascii="Palatino Linotype" w:hAnsi="Palatino Linotype"/>
          <w:sz w:val="18"/>
          <w:szCs w:val="18"/>
          <w:lang w:eastAsia="zh-CN"/>
        </w:rPr>
        <w:t xml:space="preserve">been measured, we just used the value </w:t>
      </w:r>
      <w:r w:rsidR="00DF6921" w:rsidRPr="001E01F7">
        <w:rPr>
          <w:rFonts w:ascii="Palatino Linotype" w:hAnsi="Palatino Linotype"/>
          <w:sz w:val="18"/>
          <w:szCs w:val="18"/>
          <w:lang w:eastAsia="zh-CN"/>
        </w:rPr>
        <w:t xml:space="preserve">in the published model. </w:t>
      </w:r>
      <w:r w:rsidR="00B27691">
        <w:rPr>
          <w:rFonts w:ascii="Palatino Linotype" w:hAnsi="Palatino Linotype"/>
          <w:sz w:val="18"/>
          <w:szCs w:val="18"/>
          <w:lang w:eastAsia="zh-CN"/>
        </w:rPr>
        <w:t xml:space="preserve"> </w:t>
      </w:r>
      <w:moveFromRangeStart w:id="1333" w:author="Yanfei Zhang" w:date="2022-04-05T15:02:00Z" w:name="move100063350"/>
      <w:moveFrom w:id="1334" w:author="Yanfei Zhang" w:date="2022-04-05T15:02:00Z">
        <w:r w:rsidDel="00B95541">
          <w:rPr>
            <w:rFonts w:ascii="Palatino Linotype" w:hAnsi="Palatino Linotype"/>
            <w:b/>
            <w:sz w:val="18"/>
            <w:szCs w:val="18"/>
            <w:lang w:eastAsia="zh-CN"/>
          </w:rPr>
          <w:t xml:space="preserve">² </w:t>
        </w:r>
        <w:r w:rsidR="00DF6921" w:rsidRPr="001E01F7" w:rsidDel="00B95541">
          <w:rPr>
            <w:rFonts w:ascii="Palatino Linotype" w:hAnsi="Palatino Linotype"/>
            <w:sz w:val="18"/>
            <w:szCs w:val="18"/>
          </w:rPr>
          <w:t xml:space="preserve">Here we used the enzyme activity of the crude extract of the cells growing at 70 </w:t>
        </w:r>
        <w:r w:rsidR="00DF6921" w:rsidRPr="001E01F7" w:rsidDel="00B95541">
          <w:rPr>
            <w:sz w:val="18"/>
            <w:szCs w:val="18"/>
            <w:lang w:eastAsia="zh-CN"/>
          </w:rPr>
          <w:t>℃</w:t>
        </w:r>
        <w:r w:rsidR="00DF6921" w:rsidRPr="001E01F7" w:rsidDel="00B95541">
          <w:rPr>
            <w:rFonts w:ascii="Palatino Linotype" w:hAnsi="Palatino Linotype"/>
            <w:sz w:val="18"/>
            <w:szCs w:val="18"/>
            <w:lang w:eastAsia="zh-CN"/>
          </w:rPr>
          <w:t xml:space="preserve"> and </w:t>
        </w:r>
        <w:r w:rsidR="004054AF" w:rsidDel="00B95541">
          <w:rPr>
            <w:rFonts w:ascii="Palatino Linotype" w:hAnsi="Palatino Linotype"/>
            <w:sz w:val="18"/>
            <w:szCs w:val="18"/>
            <w:lang w:eastAsia="zh-CN"/>
          </w:rPr>
          <w:t xml:space="preserve">then </w:t>
        </w:r>
        <w:r w:rsidR="00DF6921" w:rsidRPr="001E01F7" w:rsidDel="00B95541">
          <w:rPr>
            <w:rFonts w:ascii="Palatino Linotype" w:hAnsi="Palatino Linotype"/>
            <w:sz w:val="18"/>
            <w:szCs w:val="18"/>
            <w:lang w:eastAsia="zh-CN"/>
          </w:rPr>
          <w:t>measur</w:t>
        </w:r>
        <w:r w:rsidR="004054AF" w:rsidDel="00B95541">
          <w:rPr>
            <w:rFonts w:ascii="Palatino Linotype" w:hAnsi="Palatino Linotype"/>
            <w:sz w:val="18"/>
            <w:szCs w:val="18"/>
            <w:lang w:eastAsia="zh-CN"/>
          </w:rPr>
          <w:t>ed</w:t>
        </w:r>
        <w:r w:rsidR="00DF6921" w:rsidRPr="001E01F7" w:rsidDel="00B95541">
          <w:rPr>
            <w:rFonts w:ascii="Palatino Linotype" w:hAnsi="Palatino Linotype"/>
            <w:sz w:val="18"/>
            <w:szCs w:val="18"/>
            <w:lang w:eastAsia="zh-CN"/>
          </w:rPr>
          <w:t xml:space="preserve"> at 70 </w:t>
        </w:r>
        <w:r w:rsidR="00DF6921" w:rsidRPr="001E01F7" w:rsidDel="00B95541">
          <w:rPr>
            <w:sz w:val="18"/>
            <w:szCs w:val="18"/>
            <w:lang w:eastAsia="zh-CN"/>
          </w:rPr>
          <w:t>℃</w:t>
        </w:r>
        <w:r w:rsidDel="00B95541">
          <w:rPr>
            <w:rFonts w:ascii="Palatino Linotype" w:hAnsi="Palatino Linotype"/>
            <w:sz w:val="18"/>
            <w:szCs w:val="18"/>
            <w:lang w:eastAsia="zh-CN"/>
          </w:rPr>
          <w:t>.</w:t>
        </w:r>
        <w:r w:rsidR="00DF6921" w:rsidRPr="001E01F7" w:rsidDel="00B95541">
          <w:rPr>
            <w:rFonts w:ascii="Palatino Linotype" w:hAnsi="Palatino Linotype"/>
            <w:sz w:val="18"/>
            <w:szCs w:val="18"/>
            <w:lang w:eastAsia="zh-CN"/>
          </w:rPr>
          <w:t xml:space="preserve"> </w:t>
        </w:r>
      </w:moveFrom>
      <w:moveFromRangeEnd w:id="1333"/>
      <w:moveToRangeStart w:id="1335" w:author="Yanfei Zhang" w:date="2022-03-28T20:47:00Z" w:name="move99392849"/>
      <w:moveTo w:id="1336" w:author="Yanfei Zhang" w:date="2022-03-28T20:47:00Z">
        <w:r w:rsidR="00D17457">
          <w:rPr>
            <w:rFonts w:ascii="Palatino Linotype" w:hAnsi="Palatino Linotype"/>
            <w:sz w:val="18"/>
            <w:szCs w:val="18"/>
            <w:vertAlign w:val="superscript"/>
            <w:lang w:eastAsia="zh-CN"/>
          </w:rPr>
          <w:t>4</w:t>
        </w:r>
        <w:r w:rsidR="00D17457">
          <w:rPr>
            <w:rFonts w:ascii="Palatino Linotype" w:hAnsi="Palatino Linotype"/>
            <w:sz w:val="18"/>
            <w:szCs w:val="18"/>
            <w:lang w:eastAsia="zh-CN"/>
          </w:rPr>
          <w:t>As</w:t>
        </w:r>
        <w:r w:rsidR="00D17457" w:rsidRPr="001E01F7">
          <w:rPr>
            <w:rFonts w:ascii="Palatino Linotype" w:hAnsi="Palatino Linotype"/>
            <w:sz w:val="18"/>
            <w:szCs w:val="18"/>
            <w:lang w:eastAsia="zh-CN"/>
          </w:rPr>
          <w:t xml:space="preserve"> the enzyme activity of PYK in the cell crude extract </w:t>
        </w:r>
        <w:r w:rsidR="00D17457">
          <w:rPr>
            <w:rFonts w:ascii="Palatino Linotype" w:hAnsi="Palatino Linotype"/>
            <w:sz w:val="18"/>
            <w:szCs w:val="18"/>
            <w:lang w:eastAsia="zh-CN"/>
          </w:rPr>
          <w:t xml:space="preserve">could not be measured </w:t>
        </w:r>
        <w:r w:rsidR="00D17457" w:rsidRPr="001E01F7">
          <w:rPr>
            <w:rFonts w:ascii="Palatino Linotype" w:hAnsi="Palatino Linotype"/>
            <w:sz w:val="18"/>
            <w:szCs w:val="18"/>
            <w:lang w:eastAsia="zh-CN"/>
          </w:rPr>
          <w:t xml:space="preserve">due to the heat instability of PEP, we </w:t>
        </w:r>
        <w:r w:rsidR="00D17457">
          <w:rPr>
            <w:rFonts w:ascii="Palatino Linotype" w:hAnsi="Palatino Linotype"/>
            <w:sz w:val="18"/>
            <w:szCs w:val="18"/>
            <w:lang w:eastAsia="zh-CN"/>
          </w:rPr>
          <w:t>here</w:t>
        </w:r>
        <w:r w:rsidR="00D17457" w:rsidRPr="001E01F7">
          <w:rPr>
            <w:rFonts w:ascii="Palatino Linotype" w:hAnsi="Palatino Linotype"/>
            <w:sz w:val="18"/>
            <w:szCs w:val="18"/>
            <w:lang w:eastAsia="zh-CN"/>
          </w:rPr>
          <w:t xml:space="preserve"> used the value obtained by measuring the crude extract of the cells extract </w:t>
        </w:r>
        <w:r w:rsidR="00D17457" w:rsidRPr="001E01F7">
          <w:rPr>
            <w:rFonts w:ascii="Palatino Linotype" w:hAnsi="Palatino Linotype"/>
            <w:sz w:val="18"/>
            <w:szCs w:val="18"/>
          </w:rPr>
          <w:t xml:space="preserve">growing at 80 </w:t>
        </w:r>
        <w:r w:rsidR="00D17457" w:rsidRPr="001E01F7">
          <w:rPr>
            <w:sz w:val="18"/>
            <w:szCs w:val="18"/>
            <w:lang w:eastAsia="zh-CN"/>
          </w:rPr>
          <w:t>℃</w:t>
        </w:r>
        <w:r w:rsidR="00D17457" w:rsidRPr="001E01F7">
          <w:rPr>
            <w:rFonts w:ascii="Palatino Linotype" w:hAnsi="Palatino Linotype"/>
            <w:sz w:val="18"/>
            <w:szCs w:val="18"/>
            <w:lang w:eastAsia="zh-CN"/>
          </w:rPr>
          <w:t xml:space="preserve"> at 70 </w:t>
        </w:r>
        <w:r w:rsidR="00D17457" w:rsidRPr="00767470">
          <w:rPr>
            <w:sz w:val="18"/>
            <w:szCs w:val="18"/>
            <w:lang w:eastAsia="zh-CN"/>
          </w:rPr>
          <w:t>℃</w:t>
        </w:r>
        <w:r w:rsidR="00D17457" w:rsidRPr="001E01F7">
          <w:rPr>
            <w:rFonts w:ascii="Palatino Linotype" w:hAnsi="Palatino Linotype"/>
            <w:sz w:val="18"/>
            <w:szCs w:val="18"/>
            <w:lang w:eastAsia="zh-CN"/>
          </w:rPr>
          <w:t xml:space="preserve">. </w:t>
        </w:r>
        <w:r w:rsidR="00D17457">
          <w:rPr>
            <w:rFonts w:ascii="Palatino Linotype" w:hAnsi="Palatino Linotype"/>
            <w:sz w:val="18"/>
            <w:szCs w:val="18"/>
            <w:lang w:eastAsia="zh-CN"/>
          </w:rPr>
          <w:t xml:space="preserve"> </w:t>
        </w:r>
      </w:moveTo>
      <w:moveToRangeEnd w:id="1335"/>
    </w:p>
    <w:p w14:paraId="448712E2" w14:textId="77777777" w:rsidR="00F25F45" w:rsidRDefault="00F25F45" w:rsidP="00F25F45">
      <w:pPr>
        <w:pBdr>
          <w:top w:val="nil"/>
          <w:left w:val="nil"/>
          <w:bottom w:val="nil"/>
          <w:right w:val="nil"/>
          <w:between w:val="nil"/>
        </w:pBdr>
        <w:spacing w:before="240" w:after="120" w:line="240" w:lineRule="auto"/>
        <w:jc w:val="left"/>
        <w:rPr>
          <w:rFonts w:ascii="Palatino Linotype" w:eastAsia="Palatino Linotype" w:hAnsi="Palatino Linotype" w:cs="Palatino Linotype"/>
          <w:b/>
          <w:sz w:val="20"/>
          <w:szCs w:val="20"/>
        </w:rPr>
      </w:pPr>
      <w:r>
        <w:t>4</w:t>
      </w:r>
      <w:r w:rsidR="00C525F6">
        <w:rPr>
          <w:rFonts w:ascii="Palatino Linotype" w:eastAsia="Palatino Linotype" w:hAnsi="Palatino Linotype" w:cs="Palatino Linotype"/>
          <w:b/>
          <w:sz w:val="20"/>
          <w:szCs w:val="20"/>
        </w:rPr>
        <w:t xml:space="preserve">. Discussion  </w:t>
      </w:r>
    </w:p>
    <w:p w14:paraId="0CEC3548" w14:textId="624294B2" w:rsidR="00F25F45" w:rsidRDefault="00F25F45" w:rsidP="00D17457">
      <w:pPr>
        <w:pBdr>
          <w:top w:val="nil"/>
          <w:left w:val="nil"/>
          <w:bottom w:val="nil"/>
          <w:right w:val="nil"/>
          <w:between w:val="nil"/>
        </w:pBdr>
        <w:spacing w:line="240" w:lineRule="auto"/>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Many living organisms have a high ability to adapt to changes in their environment, such as changes of temperature, partial oxygen pressur</w:t>
      </w:r>
      <w:r w:rsidR="00746CE5">
        <w:rPr>
          <w:rFonts w:ascii="Palatino Linotype" w:eastAsia="Palatino Linotype" w:hAnsi="Palatino Linotype" w:cs="Palatino Linotype"/>
          <w:sz w:val="20"/>
          <w:szCs w:val="20"/>
        </w:rPr>
        <w:t>e, or substrate concentrations.</w:t>
      </w:r>
      <w:r>
        <w:rPr>
          <w:rFonts w:ascii="Palatino Linotype" w:eastAsia="Palatino Linotype" w:hAnsi="Palatino Linotype" w:cs="Palatino Linotype"/>
          <w:sz w:val="20"/>
          <w:szCs w:val="20"/>
        </w:rPr>
        <w:t xml:space="preserve"> The changes in the environment affect transporters, receptors and/or intracellular enzymes (Temperature) and the organisms then respond by metabolic or gene expression regulation (</w:t>
      </w:r>
      <w:proofErr w:type="spellStart"/>
      <w:r>
        <w:rPr>
          <w:rFonts w:ascii="Palatino Linotype" w:eastAsia="Palatino Linotype" w:hAnsi="Palatino Linotype" w:cs="Palatino Linotype"/>
          <w:sz w:val="20"/>
          <w:szCs w:val="20"/>
        </w:rPr>
        <w:t>Ter</w:t>
      </w:r>
      <w:proofErr w:type="spellEnd"/>
      <w:r>
        <w:rPr>
          <w:rFonts w:ascii="Palatino Linotype" w:eastAsia="Palatino Linotype" w:hAnsi="Palatino Linotype" w:cs="Palatino Linotype"/>
          <w:sz w:val="20"/>
          <w:szCs w:val="20"/>
        </w:rPr>
        <w:t xml:space="preserve"> </w:t>
      </w:r>
      <w:proofErr w:type="spellStart"/>
      <w:r>
        <w:rPr>
          <w:rFonts w:ascii="Palatino Linotype" w:eastAsia="Palatino Linotype" w:hAnsi="Palatino Linotype" w:cs="Palatino Linotype"/>
          <w:sz w:val="20"/>
          <w:szCs w:val="20"/>
        </w:rPr>
        <w:t>Kuile</w:t>
      </w:r>
      <w:proofErr w:type="spellEnd"/>
      <w:r>
        <w:rPr>
          <w:rFonts w:ascii="Palatino Linotype" w:eastAsia="Palatino Linotype" w:hAnsi="Palatino Linotype" w:cs="Palatino Linotype"/>
          <w:sz w:val="20"/>
          <w:szCs w:val="20"/>
        </w:rPr>
        <w:t xml:space="preserve"> and </w:t>
      </w:r>
      <w:proofErr w:type="spellStart"/>
      <w:r>
        <w:rPr>
          <w:rFonts w:ascii="Palatino Linotype" w:eastAsia="Palatino Linotype" w:hAnsi="Palatino Linotype" w:cs="Palatino Linotype"/>
          <w:sz w:val="20"/>
          <w:szCs w:val="20"/>
        </w:rPr>
        <w:t>Westerhoff</w:t>
      </w:r>
      <w:proofErr w:type="spellEnd"/>
      <w:r>
        <w:rPr>
          <w:rFonts w:ascii="Palatino Linotype" w:eastAsia="Palatino Linotype" w:hAnsi="Palatino Linotype" w:cs="Palatino Linotype"/>
          <w:sz w:val="20"/>
          <w:szCs w:val="20"/>
        </w:rPr>
        <w:t xml:space="preserve">, 2001) of enzyme activities. Possibly the simplest case is that of running some more (or less) flux through all of the existing pathways. This happens when only the growth rate is adapted to an environmental change such as a minor reduction in the concentration of the growth substrate, leading to a proportional change in growth rate. This situation obtains in a </w:t>
      </w:r>
      <w:proofErr w:type="spellStart"/>
      <w:r>
        <w:rPr>
          <w:rFonts w:ascii="Palatino Linotype" w:eastAsia="Palatino Linotype" w:hAnsi="Palatino Linotype" w:cs="Palatino Linotype"/>
          <w:sz w:val="20"/>
          <w:szCs w:val="20"/>
        </w:rPr>
        <w:t>chemostat</w:t>
      </w:r>
      <w:proofErr w:type="spellEnd"/>
      <w:r>
        <w:rPr>
          <w:rFonts w:ascii="Palatino Linotype" w:eastAsia="Palatino Linotype" w:hAnsi="Palatino Linotype" w:cs="Palatino Linotype"/>
          <w:sz w:val="20"/>
          <w:szCs w:val="20"/>
        </w:rPr>
        <w:t xml:space="preserve"> </w:t>
      </w:r>
      <w:r w:rsidR="00804E02">
        <w:rPr>
          <w:rFonts w:ascii="Palatino Linotype" w:eastAsia="Palatino Linotype" w:hAnsi="Palatino Linotype" w:cs="Palatino Linotype"/>
          <w:sz w:val="20"/>
          <w:szCs w:val="20"/>
        </w:rPr>
        <w:t xml:space="preserve">when </w:t>
      </w:r>
      <w:r>
        <w:rPr>
          <w:rFonts w:ascii="Palatino Linotype" w:eastAsia="Palatino Linotype" w:hAnsi="Palatino Linotype" w:cs="Palatino Linotype"/>
          <w:sz w:val="20"/>
          <w:szCs w:val="20"/>
        </w:rPr>
        <w:t>the dilution rate is reduced slightly or in an ecosystem where substrate concentrations may vary somewhat.</w:t>
      </w:r>
      <w:del w:id="1337" w:author="Yanfei Zhang" w:date="2022-03-29T09:12:00Z">
        <w:r w:rsidDel="00FE2F27">
          <w:rPr>
            <w:rFonts w:ascii="Palatino Linotype" w:eastAsia="Palatino Linotype" w:hAnsi="Palatino Linotype" w:cs="Palatino Linotype"/>
            <w:sz w:val="20"/>
            <w:szCs w:val="20"/>
          </w:rPr>
          <w:delText xml:space="preserve"> </w:delText>
        </w:r>
      </w:del>
      <w:r>
        <w:rPr>
          <w:rFonts w:ascii="Palatino Linotype" w:eastAsia="Palatino Linotype" w:hAnsi="Palatino Linotype" w:cs="Palatino Linotype"/>
          <w:sz w:val="20"/>
          <w:szCs w:val="20"/>
        </w:rPr>
        <w:t xml:space="preserve"> It is </w:t>
      </w:r>
      <w:r w:rsidR="00A043FF">
        <w:rPr>
          <w:rFonts w:ascii="Palatino Linotype" w:eastAsia="Palatino Linotype" w:hAnsi="Palatino Linotype" w:cs="Palatino Linotype"/>
          <w:sz w:val="20"/>
          <w:szCs w:val="20"/>
        </w:rPr>
        <w:t>however</w:t>
      </w:r>
      <w:r>
        <w:rPr>
          <w:rFonts w:ascii="Palatino Linotype" w:eastAsia="Palatino Linotype" w:hAnsi="Palatino Linotype" w:cs="Palatino Linotype"/>
          <w:sz w:val="20"/>
          <w:szCs w:val="20"/>
        </w:rPr>
        <w:t xml:space="preserve"> not the type of condition that is</w:t>
      </w:r>
      <w:r w:rsidR="00DE10E4">
        <w:rPr>
          <w:rFonts w:ascii="Palatino Linotype" w:eastAsia="Palatino Linotype" w:hAnsi="Palatino Linotype" w:cs="Palatino Linotype"/>
          <w:sz w:val="20"/>
          <w:szCs w:val="20"/>
        </w:rPr>
        <w:t xml:space="preserve"> often studie</w:t>
      </w:r>
      <w:r w:rsidR="00925A86">
        <w:rPr>
          <w:rFonts w:ascii="Palatino Linotype" w:eastAsia="Palatino Linotype" w:hAnsi="Palatino Linotype" w:cs="Palatino Linotype"/>
          <w:sz w:val="20"/>
          <w:szCs w:val="20"/>
        </w:rPr>
        <w:t>d</w:t>
      </w:r>
      <w:r w:rsidR="00DE10E4">
        <w:rPr>
          <w:rFonts w:ascii="Palatino Linotype" w:eastAsia="Palatino Linotype" w:hAnsi="Palatino Linotype" w:cs="Palatino Linotype"/>
          <w:sz w:val="20"/>
          <w:szCs w:val="20"/>
        </w:rPr>
        <w:t xml:space="preserve"> in laboratories.</w:t>
      </w:r>
      <w:r>
        <w:rPr>
          <w:rFonts w:ascii="Palatino Linotype" w:eastAsia="Palatino Linotype" w:hAnsi="Palatino Linotype" w:cs="Palatino Linotype"/>
          <w:sz w:val="20"/>
          <w:szCs w:val="20"/>
        </w:rPr>
        <w:t xml:space="preserve"> There more often the environmental challenge is qualitative, e.g. consists of the substitution of one type of growth substrate for another.  The organism may then adapt fluxes by redirecting flux through pre-expressed pathways and by expressing more of the newly required pathway and less of the preexisting ones. We shall call this ‘metabolic switching’. It consists of the amplification or inactivation of entire pathways, without changing their quality or function.</w:t>
      </w:r>
    </w:p>
    <w:p w14:paraId="5CC4C214" w14:textId="77777777" w:rsidR="00F25F45" w:rsidRDefault="00F25F45" w:rsidP="0039492C">
      <w:pPr>
        <w:pBdr>
          <w:top w:val="nil"/>
          <w:left w:val="nil"/>
          <w:bottom w:val="nil"/>
          <w:right w:val="nil"/>
          <w:between w:val="nil"/>
        </w:pBdr>
        <w:spacing w:line="240" w:lineRule="auto"/>
        <w:ind w:firstLine="432"/>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In this paper we addressed a third type of adaptation, which occurs when there is a trade-off between two tasks of a single metabolic network, such as the provision of both Carbon building blocks and Gibbs energy to anabolism.  </w:t>
      </w:r>
    </w:p>
    <w:p w14:paraId="03565894" w14:textId="30D15ACF" w:rsidR="00F25F45" w:rsidRDefault="00F25F45" w:rsidP="0039492C">
      <w:pPr>
        <w:pBdr>
          <w:top w:val="nil"/>
          <w:left w:val="nil"/>
          <w:bottom w:val="nil"/>
          <w:right w:val="nil"/>
          <w:between w:val="nil"/>
        </w:pBdr>
        <w:spacing w:line="240" w:lineRule="auto"/>
        <w:ind w:firstLine="432"/>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The </w:t>
      </w:r>
      <w:r w:rsidR="00116652">
        <w:rPr>
          <w:rFonts w:ascii="Palatino Linotype" w:eastAsia="Palatino Linotype" w:hAnsi="Palatino Linotype" w:cs="Palatino Linotype"/>
          <w:sz w:val="20"/>
          <w:szCs w:val="20"/>
        </w:rPr>
        <w:t xml:space="preserve">thermodynamic </w:t>
      </w:r>
      <w:r>
        <w:rPr>
          <w:rFonts w:ascii="Palatino Linotype" w:eastAsia="Palatino Linotype" w:hAnsi="Palatino Linotype" w:cs="Palatino Linotype"/>
          <w:sz w:val="20"/>
          <w:szCs w:val="20"/>
        </w:rPr>
        <w:t>driving force for growth (</w:t>
      </w:r>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c</m:t>
            </m:r>
          </m:sub>
        </m:sSub>
      </m:oMath>
      <w:r>
        <w:rPr>
          <w:rFonts w:ascii="Palatino Linotype" w:eastAsia="Palatino Linotype" w:hAnsi="Palatino Linotype" w:cs="Palatino Linotype"/>
          <w:sz w:val="20"/>
          <w:szCs w:val="20"/>
        </w:rPr>
        <w:t xml:space="preserve">) may be compromised in magnitude if one of the growth substrates becomes limiting in concentration. </w:t>
      </w:r>
      <w:r w:rsidR="00723436">
        <w:rPr>
          <w:rFonts w:ascii="Palatino Linotype" w:eastAsia="Palatino Linotype" w:hAnsi="Palatino Linotype" w:cs="Palatino Linotype"/>
          <w:sz w:val="20"/>
          <w:szCs w:val="20"/>
        </w:rPr>
        <w:t xml:space="preserve">For thermophiles like </w:t>
      </w:r>
      <w:r w:rsidR="00723436" w:rsidRPr="00C525F6">
        <w:rPr>
          <w:rFonts w:ascii="Palatino Linotype" w:eastAsia="Palatino Linotype" w:hAnsi="Palatino Linotype" w:cs="Palatino Linotype"/>
          <w:i/>
          <w:sz w:val="20"/>
          <w:szCs w:val="20"/>
        </w:rPr>
        <w:t>S. solfataricus</w:t>
      </w:r>
      <w:r w:rsidR="00723436">
        <w:rPr>
          <w:rFonts w:ascii="Palatino Linotype" w:eastAsia="Palatino Linotype" w:hAnsi="Palatino Linotype" w:cs="Palatino Linotype"/>
          <w:sz w:val="20"/>
          <w:szCs w:val="20"/>
        </w:rPr>
        <w:t xml:space="preserve"> t</w:t>
      </w:r>
      <w:r>
        <w:rPr>
          <w:rFonts w:ascii="Palatino Linotype" w:eastAsia="Palatino Linotype" w:hAnsi="Palatino Linotype" w:cs="Palatino Linotype"/>
          <w:sz w:val="20"/>
          <w:szCs w:val="20"/>
        </w:rPr>
        <w:t xml:space="preserve">his could be the oxygen required for aerobic growth, as the tendency of oxygen to dissolve in water decreases by a factor of 4 between 25 </w:t>
      </w:r>
      <w:r>
        <w:rPr>
          <w:rFonts w:ascii="Symbol" w:eastAsia="Symbol" w:hAnsi="Symbol" w:cs="Symbol"/>
          <w:sz w:val="20"/>
          <w:szCs w:val="20"/>
        </w:rPr>
        <w:t></w:t>
      </w:r>
      <w:r>
        <w:rPr>
          <w:rFonts w:ascii="Palatino Linotype" w:eastAsia="Palatino Linotype" w:hAnsi="Palatino Linotype" w:cs="Palatino Linotype"/>
          <w:sz w:val="20"/>
          <w:szCs w:val="20"/>
        </w:rPr>
        <w:t xml:space="preserve">C and 80 </w:t>
      </w:r>
      <w:r>
        <w:rPr>
          <w:rFonts w:ascii="Symbol" w:eastAsia="Symbol" w:hAnsi="Symbol" w:cs="Symbol"/>
          <w:sz w:val="20"/>
          <w:szCs w:val="20"/>
        </w:rPr>
        <w:t></w:t>
      </w:r>
      <w:r>
        <w:rPr>
          <w:rFonts w:ascii="Palatino Linotype" w:eastAsia="Palatino Linotype" w:hAnsi="Palatino Linotype" w:cs="Palatino Linotype"/>
          <w:sz w:val="20"/>
          <w:szCs w:val="20"/>
        </w:rPr>
        <w:t>C.</w:t>
      </w:r>
      <w:del w:id="1338" w:author="Yanfei Zhang" w:date="2022-03-28T20:47:00Z">
        <w:r w:rsidDel="00D17457">
          <w:rPr>
            <w:rFonts w:ascii="Palatino Linotype" w:eastAsia="Palatino Linotype" w:hAnsi="Palatino Linotype" w:cs="Palatino Linotype"/>
            <w:sz w:val="20"/>
            <w:szCs w:val="20"/>
          </w:rPr>
          <w:delText xml:space="preserve"> </w:delText>
        </w:r>
      </w:del>
      <w:r w:rsidR="00777FAE">
        <w:rPr>
          <w:rFonts w:ascii="Palatino Linotype" w:eastAsia="Palatino Linotype" w:hAnsi="Palatino Linotype" w:cs="Palatino Linotype"/>
          <w:sz w:val="20"/>
          <w:szCs w:val="20"/>
        </w:rPr>
        <w:t xml:space="preserve"> For aerobic processes</w:t>
      </w:r>
      <w:r>
        <w:rPr>
          <w:rFonts w:ascii="Palatino Linotype" w:eastAsia="Palatino Linotype" w:hAnsi="Palatino Linotype" w:cs="Palatino Linotype"/>
          <w:sz w:val="20"/>
          <w:szCs w:val="20"/>
        </w:rPr>
        <w:t xml:space="preserve"> the drop in Gibbs energy between catabolic substrates and catabolic products </w:t>
      </w:r>
      <w:r w:rsidR="00777FAE">
        <w:rPr>
          <w:rFonts w:ascii="Palatino Linotype" w:eastAsia="Palatino Linotype" w:hAnsi="Palatino Linotype" w:cs="Palatino Linotype"/>
          <w:sz w:val="20"/>
          <w:szCs w:val="20"/>
        </w:rPr>
        <w:t xml:space="preserve">often </w:t>
      </w:r>
      <w:r>
        <w:rPr>
          <w:rFonts w:ascii="Palatino Linotype" w:eastAsia="Palatino Linotype" w:hAnsi="Palatino Linotype" w:cs="Palatino Linotype"/>
          <w:sz w:val="20"/>
          <w:szCs w:val="20"/>
        </w:rPr>
        <w:t>comes with a large drop in enthalpy. This implies a strong reduction of th</w:t>
      </w:r>
      <w:r w:rsidR="002A767F">
        <w:rPr>
          <w:rFonts w:ascii="Palatino Linotype" w:eastAsia="Palatino Linotype" w:hAnsi="Palatino Linotype" w:cs="Palatino Linotype"/>
          <w:sz w:val="20"/>
          <w:szCs w:val="20"/>
        </w:rPr>
        <w:t>at</w:t>
      </w:r>
      <w:r>
        <w:rPr>
          <w:rFonts w:ascii="Palatino Linotype" w:eastAsia="Palatino Linotype" w:hAnsi="Palatino Linotype" w:cs="Palatino Linotype"/>
          <w:sz w:val="20"/>
          <w:szCs w:val="20"/>
        </w:rPr>
        <w:t xml:space="preserve"> Gibbs energy with increasing absolute temperature, which is notable across GAPDH + PGK </w:t>
      </w:r>
      <w:r>
        <w:rPr>
          <w:rFonts w:ascii="Palatino Linotype" w:eastAsia="Palatino Linotype" w:hAnsi="Palatino Linotype" w:cs="Palatino Linotype"/>
          <w:sz w:val="20"/>
          <w:szCs w:val="20"/>
        </w:rPr>
        <w:fldChar w:fldCharType="begin" w:fldLock="1"/>
      </w:r>
      <w:r>
        <w:rPr>
          <w:rFonts w:ascii="Palatino Linotype" w:eastAsia="Palatino Linotype" w:hAnsi="Palatino Linotype" w:cs="Palatino Linotype"/>
          <w:sz w:val="20"/>
          <w:szCs w:val="20"/>
        </w:rPr>
        <w:instrText>ADDIN CSL_CITATION {"citationItems":[{"id":"ITEM-1","itemData":{"DOI":"10.3390/ijms18040876","ISSN":"14220067","abstract":"Mathematical models are key to systems biology where they typically describe the topology and dynamics of biological networks, listing biochemical entities and their relationships with one another. Some (hyper)thermophilic Archaea contain an enzyme, called non-phosphorylating glyceraldehyde-3-phosphate dehydrogenase (GAPN), which catalyzes the direct oxidation of glyceraldehyde-3-phosphate to 3-phosphoglycerate omitting adenosine 5′-triphosphate (ATP) formation by substrate-level-phosphorylation via phosphoglycerate kinase. In this study we formulate three hypotheses that could explain functionally why GAPN exists in these Archaea, and then construct and use mathematical models to test these three hypotheses. We used kinetic parameters of enzymes of Sulfolobus solfataricus (S. solfataricus) which is a thermo-acidophilic archaeon that grows optimally between 60 and 90 °C and between pH 2 and 4. For comparison, we used a model of Saccharomyces cerevisiae (S. cerevisiae), an organism that can live at moderate temperatures. We find that both the first hypothesis, i.e., that the glyceraldehyde-3-phosphate dehydrogenase (GAPDH) plus phosphoglycerate kinase (PGK) route (the alternative to GAPN) is thermodynamically too much uphill and the third hypothesis, i.e., that GAPDH plus PGK are required to carry the flux in the gluconeogenic direction, are correct. The second hypothesis, i.e., that the GAPDH plus PGK route delivers less than the 1 ATP per pyruvate that is delivered by the GAPN route, is only correct when GAPDH reaction has a high rate and 1,3-bis-phosphoglycerate (BPG) spontaneously degrades to 3PG at a high rate.","author":[{"dropping-particle":"","family":"Zhang","given":"Yanfei","non-dropping-particle":"","parse-names":false,"suffix":""},{"dropping-particle":"","family":"Kouril","given":"Theresa","non-dropping-particle":"","parse-names":false,"suffix":""},{"dropping-particle":"","family":"Snoep","given":"Jacky L.","non-dropping-particle":"","parse-names":false,"suffix":""},{"dropping-particle":"","family":"Siebers","given":"Bettina","non-dropping-particle":"","parse-names":false,"suffix":""},{"dropping-particle":"","family":"Barberis","given":"Matteo","non-dropping-particle":"","parse-names":false,"suffix":""},{"dropping-particle":"V.","family":"Westerhoff","given":"Hans","non-dropping-particle":"","parse-names":false,"suffix":""}],"container-title":"International Journal of Molecular Sciences","id":"ITEM-1","issue":"4","issued":{"date-parts":[["2017"]]},"title":"The peculiar glycolytic pathway in hyperthermophylic archaea: Understanding its whims by experimentation in silico","type":"article-journal","volume":"18"},"uris":["http://www.mendeley.com/documents/?uuid=ce79c8ef-3780-4bbe-951f-5e8361c98e9c"]}],"mendeley":{"formattedCitation":"(Zhang et al., 2017)","plainTextFormattedCitation":"(Zhang et al., 2017)","previouslyFormattedCitation":"(Zhang et al., 2017)"},"properties":{"noteIndex":0},"schema":"https://github.com/citation-style-language/schema/raw/master/csl-citation.json"}</w:instrText>
      </w:r>
      <w:r>
        <w:rPr>
          <w:rFonts w:ascii="Palatino Linotype" w:eastAsia="Palatino Linotype" w:hAnsi="Palatino Linotype" w:cs="Palatino Linotype"/>
          <w:sz w:val="20"/>
          <w:szCs w:val="20"/>
        </w:rPr>
        <w:fldChar w:fldCharType="separate"/>
      </w:r>
      <w:r w:rsidRPr="009A3E2E">
        <w:rPr>
          <w:rFonts w:ascii="Palatino Linotype" w:eastAsia="Palatino Linotype" w:hAnsi="Palatino Linotype" w:cs="Palatino Linotype"/>
          <w:noProof/>
          <w:sz w:val="20"/>
          <w:szCs w:val="20"/>
        </w:rPr>
        <w:t>(Zhang et al., 2017)</w:t>
      </w:r>
      <w:r>
        <w:rPr>
          <w:rFonts w:ascii="Palatino Linotype" w:eastAsia="Palatino Linotype" w:hAnsi="Palatino Linotype" w:cs="Palatino Linotype"/>
          <w:sz w:val="20"/>
          <w:szCs w:val="20"/>
        </w:rPr>
        <w:fldChar w:fldCharType="end"/>
      </w:r>
      <w:r>
        <w:rPr>
          <w:rFonts w:ascii="Palatino Linotype" w:eastAsia="Palatino Linotype" w:hAnsi="Palatino Linotype" w:cs="Palatino Linotype"/>
          <w:sz w:val="20"/>
          <w:szCs w:val="20"/>
        </w:rPr>
        <w:t>. And whilst acidophiles keep most of their enzymes safe at their intracellular pH</w:t>
      </w:r>
      <w:r w:rsidR="00777FAE">
        <w:rPr>
          <w:rFonts w:ascii="Palatino Linotype" w:eastAsia="Palatino Linotype" w:hAnsi="Palatino Linotype" w:cs="Palatino Linotype"/>
          <w:sz w:val="20"/>
          <w:szCs w:val="20"/>
        </w:rPr>
        <w:t xml:space="preserve">, which is </w:t>
      </w:r>
      <w:r>
        <w:rPr>
          <w:rFonts w:ascii="Palatino Linotype" w:eastAsia="Palatino Linotype" w:hAnsi="Palatino Linotype" w:cs="Palatino Linotype"/>
          <w:sz w:val="20"/>
          <w:szCs w:val="20"/>
        </w:rPr>
        <w:t>only slightly lower than 7</w:t>
      </w:r>
      <w:r w:rsidR="006456A0">
        <w:rPr>
          <w:rFonts w:ascii="Palatino Linotype" w:eastAsia="Palatino Linotype" w:hAnsi="Palatino Linotype" w:cs="Palatino Linotype"/>
          <w:sz w:val="20"/>
          <w:szCs w:val="20"/>
        </w:rPr>
        <w:t xml:space="preserve"> </w:t>
      </w:r>
      <w:r w:rsidR="006456A0">
        <w:rPr>
          <w:rFonts w:ascii="Palatino Linotype" w:eastAsia="Palatino Linotype" w:hAnsi="Palatino Linotype" w:cs="Palatino Linotype"/>
          <w:sz w:val="20"/>
          <w:szCs w:val="20"/>
        </w:rPr>
        <w:fldChar w:fldCharType="begin" w:fldLock="1"/>
      </w:r>
      <w:r w:rsidR="001B3936">
        <w:rPr>
          <w:rFonts w:ascii="Palatino Linotype" w:eastAsia="Palatino Linotype" w:hAnsi="Palatino Linotype" w:cs="Palatino Linotype"/>
          <w:sz w:val="20"/>
          <w:szCs w:val="20"/>
        </w:rPr>
        <w:instrText>ADDIN CSL_CITATION {"citationItems":[{"id":"ITEM-1","itemData":{"author":[{"dropping-particle":"","family":"She","given":"Qunxin","non-dropping-particle":"","parse-names":false,"suffix":""},{"dropping-particle":"","family":"Singh","given":"Rama K","non-dropping-particle":"","parse-names":false,"suffix":""},{"dropping-particle":"","family":"Confalonieri","given":"Fabrice","non-dropping-particle":"","parse-names":false,"suffix":""},{"dropping-particle":"","family":"Zivanovic","given":"Yvan","non-dropping-particle":"","parse-names":false,"suffix":""},{"dropping-particle":"","family":"Allard","given":"Ghislaine","non-dropping-particle":"","parse-names":false,"suffix":""},{"dropping-particle":"","family":"Awayez","given":"Mariana J","non-dropping-particle":"","parse-names":false,"suffix":""},{"dropping-particle":"","family":"Chan-weiher","given":"Christina C","non-dropping-particle":"","parse-names":false,"suffix":""},{"dropping-particle":"","family":"Groth","given":"Ib","non-dropping-particle":"","parse-names":false,"suffix":""},{"dropping-particle":"","family":"Curtis","given":"Bruce A","non-dropping-particle":"","parse-names":false,"suffix":""},{"dropping-particle":"De","family":"Moors","given":"Anick","non-dropping-particle":"","parse-names":false,"suffix":""},{"dropping-particle":"","family":"Erauso","given":"Gael","non-dropping-particle":"","parse-names":false,"suffix":""},{"dropping-particle":"","family":"Fletcher","given":"Cynthia","non-dropping-particle":"","parse-names":false,"suffix":""},{"dropping-particle":"","family":"Gordon","given":"Paul M K","non-dropping-particle":"","parse-names":false,"suffix":""},{"dropping-particle":"","family":"Jong","given":"Ineke Heikamp-de","non-dropping-particle":"","parse-names":false,"suffix":""},{"dropping-particle":"","family":"Jeffries","given":"Alex C","non-dropping-particle":"","parse-names":false,"suffix":""},{"dropping-particle":"","family":"Kozera","given":"Catherine J","non-dropping-particle":"","parse-names":false,"suffix":""},{"dropping-particle":"","family":"Medina","given":"Nadine","non-dropping-particle":"","parse-names":false,"suffix":""},{"dropping-particle":"","family":"Peng","given":"Xu","non-dropping-particle":"","parse-names":false,"suffix":""},{"dropping-particle":"","family":"Thi-ngoc","given":"Hoa Phan","non-dropping-particle":"","parse-names":false,"suffix":""},{"dropping-particle":"","family":"Redder","given":"Peter","non-dropping-particle":"","parse-names":false,"suffix":""},{"dropping-particle":"","family":"Schenk","given":"Margaret E","non-dropping-particle":"","parse-names":false,"suffix":""},{"dropping-particle":"","family":"Theriault","given":"Cynthia","non-dropping-particle":"","parse-names":false,"suffix":""},{"dropping-particle":"","family":"Tolstrup","given":"Niels","non-dropping-particle":"","parse-names":false,"suffix":""},{"dropping-particle":"","family":"Charlebois","given":"Robert L","non-dropping-particle":"","parse-names":false,"suffix":""},{"dropping-particle":"","family":"Doolittle","given":"W Ford","non-dropping-particle":"","parse-names":false,"suffix":""},{"dropping-particle":"","family":"Duguet","given":"Michel","non-dropping-particle":"","parse-names":false,"suffix":""},{"dropping-particle":"","family":"Gaasterland","given":"Terry","non-dropping-particle":"","parse-names":false,"suffix":""},{"dropping-particle":"","family":"Garrett","given":"Roger A","non-dropping-particle":"","parse-names":false,"suffix":""},{"dropping-particle":"","family":"Ragan","given":"Mark A","non-dropping-particle":"","parse-names":false,"suffix":""},{"dropping-particle":"","family":"Sensen","given":"Christoph W","non-dropping-particle":"","parse-names":false,"suffix":""},{"dropping-particle":"Van Der","family":"Oost","given":"John","non-dropping-particle":"","parse-names":false,"suffix":""}],"id":"ITEM-1","issue":"14","issued":{"date-parts":[["2001"]]},"page":"7835-7840","title":"The complete genome of the crenarchaeon Sulfolobus solfataricus P2","type":"article-journal","volume":"98"},"uris":["http://www.mendeley.com/documents/?uuid=788111ab-2697-4d74-b395-8e1fda0da6e9"]}],"mendeley":{"formattedCitation":"(She et al., 2001)","plainTextFormattedCitation":"(She et al., 2001)","previouslyFormattedCitation":"(She et al., 2001)"},"properties":{"noteIndex":0},"schema":"https://github.com/citation-style-language/schema/raw/master/csl-citation.json"}</w:instrText>
      </w:r>
      <w:r w:rsidR="006456A0">
        <w:rPr>
          <w:rFonts w:ascii="Palatino Linotype" w:eastAsia="Palatino Linotype" w:hAnsi="Palatino Linotype" w:cs="Palatino Linotype"/>
          <w:sz w:val="20"/>
          <w:szCs w:val="20"/>
        </w:rPr>
        <w:fldChar w:fldCharType="separate"/>
      </w:r>
      <w:r w:rsidR="006456A0" w:rsidRPr="006456A0">
        <w:rPr>
          <w:rFonts w:ascii="Palatino Linotype" w:eastAsia="Palatino Linotype" w:hAnsi="Palatino Linotype" w:cs="Palatino Linotype"/>
          <w:noProof/>
          <w:sz w:val="20"/>
          <w:szCs w:val="20"/>
        </w:rPr>
        <w:t>(She et al., 2001)</w:t>
      </w:r>
      <w:r w:rsidR="006456A0">
        <w:rPr>
          <w:rFonts w:ascii="Palatino Linotype" w:eastAsia="Palatino Linotype" w:hAnsi="Palatino Linotype" w:cs="Palatino Linotype"/>
          <w:sz w:val="20"/>
          <w:szCs w:val="20"/>
        </w:rPr>
        <w:fldChar w:fldCharType="end"/>
      </w:r>
      <w:r>
        <w:rPr>
          <w:rFonts w:ascii="Palatino Linotype" w:eastAsia="Palatino Linotype" w:hAnsi="Palatino Linotype" w:cs="Palatino Linotype"/>
          <w:sz w:val="20"/>
          <w:szCs w:val="20"/>
        </w:rPr>
        <w:t xml:space="preserve">, parts of their transporters are facing the extracellular medium at a pH below 4, </w:t>
      </w:r>
      <w:r w:rsidR="002A767F">
        <w:rPr>
          <w:rFonts w:ascii="Palatino Linotype" w:eastAsia="Palatino Linotype" w:hAnsi="Palatino Linotype" w:cs="Palatino Linotype"/>
          <w:sz w:val="20"/>
          <w:szCs w:val="20"/>
        </w:rPr>
        <w:t xml:space="preserve">and </w:t>
      </w:r>
      <w:r>
        <w:rPr>
          <w:rFonts w:ascii="Palatino Linotype" w:eastAsia="Palatino Linotype" w:hAnsi="Palatino Linotype" w:cs="Palatino Linotype"/>
          <w:sz w:val="20"/>
          <w:szCs w:val="20"/>
        </w:rPr>
        <w:t xml:space="preserve">may </w:t>
      </w:r>
      <w:r w:rsidR="002A767F">
        <w:rPr>
          <w:rFonts w:ascii="Palatino Linotype" w:eastAsia="Palatino Linotype" w:hAnsi="Palatino Linotype" w:cs="Palatino Linotype"/>
          <w:sz w:val="20"/>
          <w:szCs w:val="20"/>
        </w:rPr>
        <w:t>thereby</w:t>
      </w:r>
      <w:r>
        <w:rPr>
          <w:rFonts w:ascii="Palatino Linotype" w:eastAsia="Palatino Linotype" w:hAnsi="Palatino Linotype" w:cs="Palatino Linotype"/>
          <w:sz w:val="20"/>
          <w:szCs w:val="20"/>
        </w:rPr>
        <w:t xml:space="preserve"> denature, making </w:t>
      </w:r>
      <w:r>
        <w:rPr>
          <w:rFonts w:ascii="Palatino Linotype" w:eastAsia="Palatino Linotype" w:hAnsi="Palatino Linotype" w:cs="Palatino Linotype"/>
          <w:sz w:val="20"/>
          <w:szCs w:val="20"/>
        </w:rPr>
        <w:lastRenderedPageBreak/>
        <w:t xml:space="preserve">substrate uptake and thereby the intracellular substrate concentrations, limiting factors. </w:t>
      </w:r>
      <w:r w:rsidR="00116652">
        <w:rPr>
          <w:rFonts w:ascii="Palatino Linotype" w:eastAsia="Palatino Linotype" w:hAnsi="Palatino Linotype" w:cs="Palatino Linotype"/>
          <w:sz w:val="20"/>
          <w:szCs w:val="20"/>
        </w:rPr>
        <w:t>One should</w:t>
      </w:r>
      <w:r>
        <w:rPr>
          <w:rFonts w:ascii="Palatino Linotype" w:eastAsia="Palatino Linotype" w:hAnsi="Palatino Linotype" w:cs="Palatino Linotype"/>
          <w:sz w:val="20"/>
          <w:szCs w:val="20"/>
        </w:rPr>
        <w:t xml:space="preserve"> therefore consider the relevance of changes in </w:t>
      </w:r>
      <w:r w:rsidR="00925A86">
        <w:rPr>
          <w:rFonts w:ascii="Palatino Linotype" w:eastAsia="Palatino Linotype" w:hAnsi="Palatino Linotype" w:cs="Palatino Linotype"/>
          <w:sz w:val="20"/>
          <w:szCs w:val="20"/>
        </w:rPr>
        <w:t xml:space="preserve">flux </w:t>
      </w:r>
      <w:proofErr w:type="spellStart"/>
      <w:r w:rsidR="00925A86">
        <w:rPr>
          <w:rFonts w:ascii="Palatino Linotype" w:eastAsia="Palatino Linotype" w:hAnsi="Palatino Linotype" w:cs="Palatino Linotype"/>
          <w:sz w:val="20"/>
          <w:szCs w:val="20"/>
        </w:rPr>
        <w:t>stoichiometries</w:t>
      </w:r>
      <w:proofErr w:type="spellEnd"/>
      <w:r w:rsidR="00942776">
        <w:rPr>
          <w:rFonts w:ascii="Palatino Linotype" w:eastAsia="Palatino Linotype" w:hAnsi="Palatino Linotype" w:cs="Palatino Linotype"/>
          <w:sz w:val="20"/>
          <w:szCs w:val="20"/>
        </w:rPr>
        <w:t xml:space="preserve"> (</w:t>
      </w:r>
      <w:ins w:id="1339" w:author="Microsoft account" w:date="2022-03-19T22:25:00Z">
        <w:r w:rsidR="005E7979">
          <w:rPr>
            <w:rFonts w:ascii="Palatino Linotype" w:eastAsia="Palatino Linotype" w:hAnsi="Palatino Linotype" w:cs="Palatino Linotype"/>
            <w:sz w:val="20"/>
            <w:szCs w:val="20"/>
          </w:rPr>
          <w:t xml:space="preserve">‘Z’, </w:t>
        </w:r>
      </w:ins>
      <w:r w:rsidR="00942776">
        <w:rPr>
          <w:rFonts w:ascii="Palatino Linotype" w:eastAsia="Palatino Linotype" w:hAnsi="Palatino Linotype" w:cs="Palatino Linotype"/>
          <w:sz w:val="20"/>
          <w:szCs w:val="20"/>
        </w:rPr>
        <w:t>‘</w:t>
      </w:r>
      <w:ins w:id="1340" w:author="Microsoft account" w:date="2022-03-19T22:16:00Z">
        <w:r w:rsidR="00777FAE">
          <w:rPr>
            <w:rFonts w:ascii="Palatino Linotype" w:eastAsia="Palatino Linotype" w:hAnsi="Palatino Linotype" w:cs="Palatino Linotype"/>
            <w:sz w:val="20"/>
            <w:szCs w:val="20"/>
          </w:rPr>
          <w:t>z</w:t>
        </w:r>
      </w:ins>
      <w:del w:id="1341" w:author="Microsoft account" w:date="2022-03-19T22:16:00Z">
        <w:r w:rsidR="00942776" w:rsidDel="00777FAE">
          <w:rPr>
            <w:rFonts w:ascii="Palatino Linotype" w:eastAsia="Palatino Linotype" w:hAnsi="Palatino Linotype" w:cs="Palatino Linotype"/>
            <w:sz w:val="20"/>
            <w:szCs w:val="20"/>
          </w:rPr>
          <w:delText>Z</w:delText>
        </w:r>
      </w:del>
      <w:r w:rsidR="00942776">
        <w:rPr>
          <w:rFonts w:ascii="Palatino Linotype" w:eastAsia="Palatino Linotype" w:hAnsi="Palatino Linotype" w:cs="Palatino Linotype"/>
          <w:sz w:val="20"/>
          <w:szCs w:val="20"/>
        </w:rPr>
        <w:t>’ or ‘</w:t>
      </w:r>
      <w:ins w:id="1342" w:author="Yanfei Zhang" w:date="2022-04-05T15:05:00Z">
        <w:r w:rsidR="00B95541" w:rsidRPr="0004481F">
          <w:rPr>
            <w:rFonts w:ascii="Palatino Linotype" w:eastAsia="Palatino Linotype" w:hAnsi="Palatino Linotype" w:cs="Palatino Linotype"/>
            <w:i/>
            <w:sz w:val="20"/>
            <w:szCs w:val="20"/>
          </w:rPr>
          <w:t>n</w:t>
        </w:r>
      </w:ins>
      <w:del w:id="1343" w:author="Yanfei Zhang" w:date="2022-04-05T15:05:00Z">
        <w:r w:rsidR="00942776" w:rsidDel="00B95541">
          <w:rPr>
            <w:rFonts w:ascii="Palatino Linotype" w:eastAsia="Palatino Linotype" w:hAnsi="Palatino Linotype" w:cs="Palatino Linotype"/>
            <w:sz w:val="20"/>
            <w:szCs w:val="20"/>
          </w:rPr>
          <w:delText>n</w:delText>
        </w:r>
      </w:del>
      <w:r w:rsidR="00942776">
        <w:rPr>
          <w:rFonts w:ascii="Palatino Linotype" w:eastAsia="Palatino Linotype" w:hAnsi="Palatino Linotype" w:cs="Palatino Linotype"/>
          <w:sz w:val="20"/>
          <w:szCs w:val="20"/>
        </w:rPr>
        <w:t>’</w:t>
      </w:r>
      <w:r w:rsidR="005E7979">
        <w:rPr>
          <w:rFonts w:ascii="Palatino Linotype" w:eastAsia="Palatino Linotype" w:hAnsi="Palatino Linotype" w:cs="Palatino Linotype"/>
          <w:sz w:val="20"/>
          <w:szCs w:val="20"/>
        </w:rPr>
        <w:t>, which all have a slightly different meaning, as shown above</w:t>
      </w:r>
      <w:r w:rsidR="00942776">
        <w:rPr>
          <w:rFonts w:ascii="Palatino Linotype" w:eastAsia="Palatino Linotype" w:hAnsi="Palatino Linotype" w:cs="Palatino Linotype"/>
          <w:sz w:val="20"/>
          <w:szCs w:val="20"/>
        </w:rPr>
        <w:t>)</w:t>
      </w:r>
      <w:r w:rsidR="00925A86">
        <w:rPr>
          <w:rFonts w:ascii="Palatino Linotype" w:eastAsia="Palatino Linotype" w:hAnsi="Palatino Linotype" w:cs="Palatino Linotype"/>
          <w:sz w:val="20"/>
          <w:szCs w:val="20"/>
        </w:rPr>
        <w:t xml:space="preserve"> </w:t>
      </w:r>
      <w:r>
        <w:rPr>
          <w:rFonts w:ascii="Palatino Linotype" w:eastAsia="Palatino Linotype" w:hAnsi="Palatino Linotype" w:cs="Palatino Linotype"/>
          <w:sz w:val="20"/>
          <w:szCs w:val="20"/>
        </w:rPr>
        <w:t xml:space="preserve">for </w:t>
      </w:r>
      <w:r w:rsidR="00777FAE">
        <w:rPr>
          <w:rFonts w:ascii="Palatino Linotype" w:eastAsia="Palatino Linotype" w:hAnsi="Palatino Linotype" w:cs="Palatino Linotype"/>
          <w:sz w:val="20"/>
          <w:szCs w:val="20"/>
        </w:rPr>
        <w:t>when</w:t>
      </w:r>
      <w:r>
        <w:rPr>
          <w:rFonts w:ascii="Palatino Linotype" w:eastAsia="Palatino Linotype" w:hAnsi="Palatino Linotype" w:cs="Palatino Linotype"/>
          <w:sz w:val="20"/>
          <w:szCs w:val="20"/>
        </w:rPr>
        <w:t xml:space="preserve"> ∆</w:t>
      </w:r>
      <w:proofErr w:type="spellStart"/>
      <w:r>
        <w:rPr>
          <w:rFonts w:ascii="Palatino Linotype" w:eastAsia="Palatino Linotype" w:hAnsi="Palatino Linotype" w:cs="Palatino Linotype"/>
          <w:sz w:val="20"/>
          <w:szCs w:val="20"/>
        </w:rPr>
        <w:t>G</w:t>
      </w:r>
      <w:r>
        <w:rPr>
          <w:rFonts w:ascii="Palatino Linotype" w:eastAsia="Palatino Linotype" w:hAnsi="Palatino Linotype" w:cs="Palatino Linotype"/>
          <w:sz w:val="20"/>
          <w:szCs w:val="20"/>
          <w:vertAlign w:val="subscript"/>
        </w:rPr>
        <w:t>c</w:t>
      </w:r>
      <w:proofErr w:type="spellEnd"/>
      <w:r>
        <w:rPr>
          <w:rFonts w:ascii="Palatino Linotype" w:eastAsia="Palatino Linotype" w:hAnsi="Palatino Linotype" w:cs="Palatino Linotype"/>
          <w:sz w:val="20"/>
          <w:szCs w:val="20"/>
          <w:vertAlign w:val="subscript"/>
        </w:rPr>
        <w:t xml:space="preserve"> </w:t>
      </w:r>
      <w:r w:rsidR="00942776">
        <w:rPr>
          <w:rFonts w:ascii="Palatino Linotype" w:eastAsia="Palatino Linotype" w:hAnsi="Palatino Linotype" w:cs="Palatino Linotype"/>
          <w:sz w:val="20"/>
          <w:szCs w:val="20"/>
          <w:vertAlign w:val="subscript"/>
        </w:rPr>
        <w:t xml:space="preserve"> </w:t>
      </w:r>
      <w:r>
        <w:rPr>
          <w:rFonts w:ascii="Palatino Linotype" w:eastAsia="Palatino Linotype" w:hAnsi="Palatino Linotype" w:cs="Palatino Linotype"/>
          <w:sz w:val="20"/>
          <w:szCs w:val="20"/>
        </w:rPr>
        <w:t>is small</w:t>
      </w:r>
      <w:r w:rsidR="002A767F">
        <w:rPr>
          <w:rFonts w:ascii="Palatino Linotype" w:eastAsia="Palatino Linotype" w:hAnsi="Palatino Linotype" w:cs="Palatino Linotype"/>
          <w:sz w:val="20"/>
          <w:szCs w:val="20"/>
        </w:rPr>
        <w:t xml:space="preserve"> relative to ∆G</w:t>
      </w:r>
      <w:r w:rsidR="002A767F">
        <w:rPr>
          <w:rFonts w:ascii="Palatino Linotype" w:eastAsia="Palatino Linotype" w:hAnsi="Palatino Linotype" w:cs="Palatino Linotype"/>
          <w:sz w:val="20"/>
          <w:szCs w:val="20"/>
          <w:vertAlign w:val="subscript"/>
        </w:rPr>
        <w:t>a</w:t>
      </w:r>
      <w:r>
        <w:rPr>
          <w:rFonts w:ascii="Palatino Linotype" w:eastAsia="Palatino Linotype" w:hAnsi="Palatino Linotype" w:cs="Palatino Linotype"/>
          <w:sz w:val="20"/>
          <w:szCs w:val="20"/>
        </w:rPr>
        <w:t>.</w:t>
      </w:r>
    </w:p>
    <w:p w14:paraId="2290DB0B" w14:textId="74090E75" w:rsidR="00942776" w:rsidRDefault="00F25F45">
      <w:pPr>
        <w:pBdr>
          <w:top w:val="nil"/>
          <w:left w:val="nil"/>
          <w:bottom w:val="nil"/>
          <w:right w:val="nil"/>
          <w:between w:val="nil"/>
        </w:pBdr>
        <w:spacing w:line="240" w:lineRule="auto"/>
        <w:ind w:firstLine="432"/>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One reason for this is that </w:t>
      </w:r>
      <w:r w:rsidR="005E7979">
        <w:rPr>
          <w:rFonts w:ascii="Palatino Linotype" w:eastAsia="Palatino Linotype" w:hAnsi="Palatino Linotype" w:cs="Palatino Linotype"/>
          <w:sz w:val="20"/>
          <w:szCs w:val="20"/>
        </w:rPr>
        <w:t xml:space="preserve">the </w:t>
      </w:r>
      <w:proofErr w:type="spellStart"/>
      <w:r w:rsidR="005E7979">
        <w:rPr>
          <w:rFonts w:ascii="Palatino Linotype" w:eastAsia="Palatino Linotype" w:hAnsi="Palatino Linotype" w:cs="Palatino Linotype"/>
          <w:sz w:val="20"/>
          <w:szCs w:val="20"/>
        </w:rPr>
        <w:t>stoichiometries</w:t>
      </w:r>
      <w:proofErr w:type="spellEnd"/>
      <w:r w:rsidR="005E7979">
        <w:rPr>
          <w:rFonts w:ascii="Palatino Linotype" w:eastAsia="Palatino Linotype" w:hAnsi="Palatino Linotype" w:cs="Palatino Linotype"/>
          <w:sz w:val="20"/>
          <w:szCs w:val="20"/>
        </w:rPr>
        <w:t xml:space="preserve"> </w:t>
      </w:r>
      <w:r>
        <w:rPr>
          <w:rFonts w:ascii="Palatino Linotype" w:eastAsia="Palatino Linotype" w:hAnsi="Palatino Linotype" w:cs="Palatino Linotype"/>
          <w:sz w:val="20"/>
          <w:szCs w:val="20"/>
        </w:rPr>
        <w:t>can change</w:t>
      </w:r>
      <w:r w:rsidR="005E7979">
        <w:rPr>
          <w:rFonts w:ascii="Palatino Linotype" w:eastAsia="Palatino Linotype" w:hAnsi="Palatino Linotype" w:cs="Palatino Linotype"/>
          <w:sz w:val="20"/>
          <w:szCs w:val="20"/>
        </w:rPr>
        <w:t xml:space="preserve"> readily</w:t>
      </w:r>
      <w:r>
        <w:rPr>
          <w:rFonts w:ascii="Palatino Linotype" w:eastAsia="Palatino Linotype" w:hAnsi="Palatino Linotype" w:cs="Palatino Linotype"/>
          <w:sz w:val="20"/>
          <w:szCs w:val="20"/>
        </w:rPr>
        <w:t xml:space="preserve"> provided that we do not limit the system to a single enzyme-catalyzed reaction but consider a metabolic network.  In order to estimate the extent of this variation of the phenomenological stoichiometry </w:t>
      </w:r>
      <w:r>
        <w:rPr>
          <w:rFonts w:ascii="Palatino Linotype" w:eastAsia="Palatino Linotype" w:hAnsi="Palatino Linotype" w:cs="Palatino Linotype"/>
          <w:i/>
          <w:sz w:val="20"/>
          <w:szCs w:val="20"/>
        </w:rPr>
        <w:t>Z</w:t>
      </w:r>
      <w:r>
        <w:rPr>
          <w:rFonts w:ascii="Palatino Linotype" w:eastAsia="Palatino Linotype" w:hAnsi="Palatino Linotype" w:cs="Palatino Linotype"/>
          <w:sz w:val="20"/>
          <w:szCs w:val="20"/>
        </w:rPr>
        <w:t>, we use</w:t>
      </w:r>
      <w:r w:rsidR="00F4329C">
        <w:rPr>
          <w:rFonts w:ascii="Palatino Linotype" w:eastAsia="Palatino Linotype" w:hAnsi="Palatino Linotype" w:cs="Palatino Linotype"/>
          <w:sz w:val="20"/>
          <w:szCs w:val="20"/>
        </w:rPr>
        <w:t>d</w:t>
      </w:r>
      <w:r>
        <w:rPr>
          <w:rFonts w:ascii="Palatino Linotype" w:eastAsia="Palatino Linotype" w:hAnsi="Palatino Linotype" w:cs="Palatino Linotype"/>
          <w:sz w:val="20"/>
          <w:szCs w:val="20"/>
        </w:rPr>
        <w:t xml:space="preserve"> the non-equilibrium thermodynamic description mentioned above, but now for two parallel pathways driven by the same catabolic Gibbs energy drop </w:t>
      </w:r>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c</m:t>
            </m:r>
          </m:sub>
        </m:sSub>
      </m:oMath>
      <w:r>
        <w:rPr>
          <w:rFonts w:ascii="Palatino Linotype" w:eastAsia="Palatino Linotype" w:hAnsi="Palatino Linotype" w:cs="Palatino Linotype"/>
          <w:sz w:val="20"/>
          <w:szCs w:val="20"/>
        </w:rPr>
        <w:t xml:space="preserve"> and working against the same potential</w:t>
      </w:r>
      <w:r w:rsidR="00553F43">
        <w:rPr>
          <w:rFonts w:ascii="Palatino Linotype" w:eastAsia="Palatino Linotype" w:hAnsi="Palatino Linotype" w:cs="Palatino Linotype"/>
          <w:sz w:val="20"/>
          <w:szCs w:val="20"/>
        </w:rPr>
        <w:t>,</w:t>
      </w:r>
      <w:r>
        <w:rPr>
          <w:rFonts w:ascii="Palatino Linotype" w:eastAsia="Palatino Linotype" w:hAnsi="Palatino Linotype" w:cs="Palatino Linotype"/>
          <w:sz w:val="20"/>
          <w:szCs w:val="20"/>
        </w:rPr>
        <w:t xml:space="preserve"> </w:t>
      </w:r>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a</m:t>
            </m:r>
          </m:sub>
        </m:sSub>
      </m:oMath>
      <w:r>
        <w:rPr>
          <w:rFonts w:ascii="Palatino Linotype" w:eastAsia="Palatino Linotype" w:hAnsi="Palatino Linotype" w:cs="Palatino Linotype"/>
          <w:sz w:val="20"/>
          <w:szCs w:val="20"/>
        </w:rPr>
        <w:t xml:space="preserve">. For two parallel pathways with ATP stoichiometries of </w:t>
      </w:r>
      <w:r>
        <w:rPr>
          <w:rFonts w:ascii="Palatino Linotype" w:eastAsia="Palatino Linotype" w:hAnsi="Palatino Linotype" w:cs="Palatino Linotype"/>
          <w:i/>
          <w:sz w:val="20"/>
          <w:szCs w:val="20"/>
        </w:rPr>
        <w:t>n</w:t>
      </w:r>
      <w:r>
        <w:rPr>
          <w:rFonts w:ascii="Palatino Linotype" w:eastAsia="Palatino Linotype" w:hAnsi="Palatino Linotype" w:cs="Palatino Linotype"/>
          <w:i/>
          <w:sz w:val="20"/>
          <w:szCs w:val="20"/>
          <w:vertAlign w:val="subscript"/>
        </w:rPr>
        <w:t>1</w:t>
      </w:r>
      <w:r>
        <w:rPr>
          <w:rFonts w:ascii="Palatino Linotype" w:eastAsia="Palatino Linotype" w:hAnsi="Palatino Linotype" w:cs="Palatino Linotype"/>
          <w:sz w:val="20"/>
          <w:szCs w:val="20"/>
        </w:rPr>
        <w:t xml:space="preserve"> and </w:t>
      </w:r>
      <w:r>
        <w:rPr>
          <w:rFonts w:ascii="Palatino Linotype" w:eastAsia="Palatino Linotype" w:hAnsi="Palatino Linotype" w:cs="Palatino Linotype"/>
          <w:i/>
          <w:sz w:val="20"/>
          <w:szCs w:val="20"/>
        </w:rPr>
        <w:t>n</w:t>
      </w:r>
      <w:r>
        <w:rPr>
          <w:rFonts w:ascii="Palatino Linotype" w:eastAsia="Palatino Linotype" w:hAnsi="Palatino Linotype" w:cs="Palatino Linotype"/>
          <w:i/>
          <w:sz w:val="20"/>
          <w:szCs w:val="20"/>
          <w:vertAlign w:val="subscript"/>
        </w:rPr>
        <w:t>2</w:t>
      </w:r>
      <w:r>
        <w:rPr>
          <w:rFonts w:ascii="Palatino Linotype" w:eastAsia="Palatino Linotype" w:hAnsi="Palatino Linotype" w:cs="Palatino Linotype"/>
          <w:i/>
          <w:sz w:val="20"/>
          <w:szCs w:val="20"/>
        </w:rPr>
        <w:t>,</w:t>
      </w:r>
      <w:r>
        <w:rPr>
          <w:rFonts w:ascii="Palatino Linotype" w:eastAsia="Palatino Linotype" w:hAnsi="Palatino Linotype" w:cs="Palatino Linotype"/>
          <w:sz w:val="20"/>
          <w:szCs w:val="20"/>
        </w:rPr>
        <w:t xml:space="preserve"> </w:t>
      </w:r>
      <w:r w:rsidR="00116652">
        <w:rPr>
          <w:rFonts w:ascii="Palatino Linotype" w:eastAsia="Palatino Linotype" w:hAnsi="Palatino Linotype" w:cs="Palatino Linotype"/>
          <w:sz w:val="20"/>
          <w:szCs w:val="20"/>
        </w:rPr>
        <w:t>we found that one should expect t</w:t>
      </w:r>
      <w:r w:rsidR="009A6B15">
        <w:rPr>
          <w:rFonts w:ascii="Palatino Linotype" w:eastAsia="Palatino Linotype" w:hAnsi="Palatino Linotype" w:cs="Palatino Linotype"/>
          <w:sz w:val="20"/>
          <w:szCs w:val="20"/>
        </w:rPr>
        <w:t>h</w:t>
      </w:r>
      <w:r w:rsidR="00116652">
        <w:rPr>
          <w:rFonts w:ascii="Palatino Linotype" w:eastAsia="Palatino Linotype" w:hAnsi="Palatino Linotype" w:cs="Palatino Linotype"/>
          <w:sz w:val="20"/>
          <w:szCs w:val="20"/>
        </w:rPr>
        <w:t>is stoichiometry to vary with the thermodynamic driving forces at play.</w:t>
      </w:r>
      <w:r w:rsidR="009A6B15">
        <w:rPr>
          <w:rFonts w:ascii="Palatino Linotype" w:eastAsia="Palatino Linotype" w:hAnsi="Palatino Linotype" w:cs="Palatino Linotype"/>
          <w:sz w:val="20"/>
          <w:szCs w:val="20"/>
        </w:rPr>
        <w:t xml:space="preserve"> </w:t>
      </w:r>
      <w:r w:rsidR="00942776">
        <w:rPr>
          <w:rFonts w:ascii="Palatino Linotype" w:eastAsia="Palatino Linotype" w:hAnsi="Palatino Linotype" w:cs="Palatino Linotype"/>
          <w:sz w:val="20"/>
          <w:szCs w:val="20"/>
        </w:rPr>
        <w:t xml:space="preserve">This may have been a bit unexpected because in previous non equilibrium thermodynamic analyses, the ‘phenomenological stoichiometry’ </w:t>
      </w:r>
      <w:r w:rsidR="00942776" w:rsidRPr="0072797A">
        <w:rPr>
          <w:rFonts w:ascii="Palatino Linotype" w:eastAsia="Palatino Linotype" w:hAnsi="Palatino Linotype" w:cs="Palatino Linotype"/>
          <w:sz w:val="20"/>
          <w:szCs w:val="20"/>
        </w:rPr>
        <w:t>Z</w:t>
      </w:r>
      <w:r w:rsidR="00942776">
        <w:rPr>
          <w:rFonts w:ascii="Palatino Linotype" w:eastAsia="Palatino Linotype" w:hAnsi="Palatino Linotype" w:cs="Palatino Linotype"/>
          <w:sz w:val="20"/>
          <w:szCs w:val="20"/>
        </w:rPr>
        <w:t xml:space="preserve"> was always treated as a constant, whilst the force ratio (</w:t>
      </w:r>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a</m:t>
            </m:r>
          </m:sub>
        </m:sSub>
      </m:oMath>
      <w:r w:rsidR="00942776">
        <w:rPr>
          <w:rFonts w:ascii="Palatino Linotype" w:eastAsia="Palatino Linotype" w:hAnsi="Palatino Linotype" w:cs="Palatino Linotype"/>
          <w:sz w:val="20"/>
          <w:szCs w:val="20"/>
        </w:rPr>
        <w:t>/</w:t>
      </w:r>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c</m:t>
            </m:r>
          </m:sub>
        </m:sSub>
      </m:oMath>
      <w:r w:rsidR="00942776">
        <w:rPr>
          <w:rFonts w:ascii="Palatino Linotype" w:eastAsia="Palatino Linotype" w:hAnsi="Palatino Linotype" w:cs="Palatino Linotype"/>
          <w:sz w:val="20"/>
          <w:szCs w:val="20"/>
        </w:rPr>
        <w:t xml:space="preserve">) or the degree of coupling </w:t>
      </w:r>
      <w:r w:rsidR="00942776" w:rsidRPr="0072797A">
        <w:rPr>
          <w:rFonts w:ascii="Palatino Linotype" w:eastAsia="Palatino Linotype" w:hAnsi="Palatino Linotype" w:cs="Palatino Linotype"/>
          <w:sz w:val="20"/>
          <w:szCs w:val="20"/>
        </w:rPr>
        <w:t>q</w:t>
      </w:r>
      <w:r w:rsidR="00942776">
        <w:rPr>
          <w:rFonts w:ascii="Palatino Linotype" w:eastAsia="Palatino Linotype" w:hAnsi="Palatino Linotype" w:cs="Palatino Linotype"/>
          <w:sz w:val="20"/>
          <w:szCs w:val="20"/>
        </w:rPr>
        <w:t xml:space="preserve"> were considered to be adjustable or variable</w:t>
      </w:r>
      <w:r w:rsidR="00A968B1">
        <w:rPr>
          <w:rFonts w:ascii="Palatino Linotype" w:eastAsia="Palatino Linotype" w:hAnsi="Palatino Linotype" w:cs="Palatino Linotype"/>
          <w:sz w:val="20"/>
          <w:szCs w:val="20"/>
        </w:rPr>
        <w:t xml:space="preserve"> </w:t>
      </w:r>
      <w:r w:rsidR="00A968B1">
        <w:rPr>
          <w:rFonts w:ascii="Palatino Linotype" w:eastAsia="Palatino Linotype" w:hAnsi="Palatino Linotype" w:cs="Palatino Linotype"/>
          <w:sz w:val="20"/>
          <w:szCs w:val="20"/>
        </w:rPr>
        <w:fldChar w:fldCharType="begin" w:fldLock="1"/>
      </w:r>
      <w:r w:rsidR="00FF0881">
        <w:rPr>
          <w:rFonts w:ascii="Palatino Linotype" w:eastAsia="Palatino Linotype" w:hAnsi="Palatino Linotype" w:cs="Palatino Linotype"/>
          <w:sz w:val="20"/>
          <w:szCs w:val="20"/>
        </w:rPr>
        <w:instrText>ADDIN CSL_CITATION {"citationItems":[{"id":"ITEM-1","itemData":{"ISSN":"1098-3015","abstract":"Commercial take of Postelsia palmaeformis (hereafter Postelsia), an annual kelp found only on wave-exposed, rocky shores of the Northeast Pacific, is increasing rapidly in California where regulation of the edible seaweed `fishery' is minimal. Many commercial collectors use a frond trimming method they claim is sustainable and allows for multiple collections per year. Unlike cutting at the stipe, which is lethal and can drive populations to extinction, frond trimming preserves the meristem, allowing fronds to regrow. To evaluate the ecological consequences of biomass loss and sustainability of this commercial take method we conducted 2 field experiments. We trimmed fronds at different frequencies and times and then measured: (1) frond regrowth and reproductive output and (2) population recruitment. We explored the potential for geographic variation by replicating the first experiment near the center and southern limit of Postelsia's biogeographic range. Fronds trimmed in April--June were able to regrow and eventually produce viable spores, albeit at somewhat reduced rates. However, spore production was sharply reduced when fronds were trimmed after the onset of sporogenesis (end of July), whether trimmed once or twice. These effects were similar across the geographic range examined but varied in magnitude. Recruitment was 38% greater in populations not subjected to trimming and population sizes were reduced by 40 to 50% when trimmed. A precautionary approach to management should: (1) mandate the frond trimming method, (2) limit collection to once a year and (3) close the commercial season before the onset of reproduction.","author":[{"dropping-particle":"","family":"Kedem","given":"O.","non-dropping-particle":"","parse-names":false,"suffix":""},{"dropping-particle":"","family":"Caplan","given":"S. R.","non-dropping-particle":"","parse-names":false,"suffix":""}],"container-title":"Trans. Faraday Soc.","id":"ITEM-1","issued":{"date-parts":[["1965"]]},"page":"1897-1911","title":"Degree of coupling and its relation to efficiency of energy of conversion","type":"article-journal","volume":"21"},"uris":["http://www.mendeley.com/documents/?uuid=82261ca1-d4a1-4084-aa09-9fc1f4e3f75d"]}],"mendeley":{"formattedCitation":"(Kedem &amp; Caplan, 1965)","plainTextFormattedCitation":"(Kedem &amp; Caplan, 1965)","previouslyFormattedCitation":"(Kedem &amp; Caplan, 1965)"},"properties":{"noteIndex":0},"schema":"https://github.com/citation-style-language/schema/raw/master/csl-citation.json"}</w:instrText>
      </w:r>
      <w:r w:rsidR="00A968B1">
        <w:rPr>
          <w:rFonts w:ascii="Palatino Linotype" w:eastAsia="Palatino Linotype" w:hAnsi="Palatino Linotype" w:cs="Palatino Linotype"/>
          <w:sz w:val="20"/>
          <w:szCs w:val="20"/>
        </w:rPr>
        <w:fldChar w:fldCharType="separate"/>
      </w:r>
      <w:r w:rsidR="00A968B1" w:rsidRPr="00A968B1">
        <w:rPr>
          <w:rFonts w:ascii="Palatino Linotype" w:eastAsia="Palatino Linotype" w:hAnsi="Palatino Linotype" w:cs="Palatino Linotype"/>
          <w:noProof/>
          <w:sz w:val="20"/>
          <w:szCs w:val="20"/>
        </w:rPr>
        <w:t xml:space="preserve">(Kedem </w:t>
      </w:r>
      <w:del w:id="1344" w:author="Yanfei Zhang" w:date="2022-04-05T15:03:00Z">
        <w:r w:rsidR="00A968B1" w:rsidRPr="00A968B1" w:rsidDel="00B95541">
          <w:rPr>
            <w:rFonts w:ascii="Palatino Linotype" w:eastAsia="Palatino Linotype" w:hAnsi="Palatino Linotype" w:cs="Palatino Linotype"/>
            <w:noProof/>
            <w:sz w:val="20"/>
            <w:szCs w:val="20"/>
          </w:rPr>
          <w:delText xml:space="preserve">&amp; </w:delText>
        </w:r>
      </w:del>
      <w:ins w:id="1345" w:author="Yanfei Zhang" w:date="2022-04-05T15:03:00Z">
        <w:r w:rsidR="00B95541">
          <w:rPr>
            <w:rFonts w:ascii="Palatino Linotype" w:eastAsia="Palatino Linotype" w:hAnsi="Palatino Linotype" w:cs="Palatino Linotype"/>
            <w:noProof/>
            <w:sz w:val="20"/>
            <w:szCs w:val="20"/>
          </w:rPr>
          <w:t>and</w:t>
        </w:r>
        <w:r w:rsidR="00B95541" w:rsidRPr="00A968B1">
          <w:rPr>
            <w:rFonts w:ascii="Palatino Linotype" w:eastAsia="Palatino Linotype" w:hAnsi="Palatino Linotype" w:cs="Palatino Linotype"/>
            <w:noProof/>
            <w:sz w:val="20"/>
            <w:szCs w:val="20"/>
          </w:rPr>
          <w:t xml:space="preserve"> </w:t>
        </w:r>
      </w:ins>
      <w:r w:rsidR="00A968B1" w:rsidRPr="00A968B1">
        <w:rPr>
          <w:rFonts w:ascii="Palatino Linotype" w:eastAsia="Palatino Linotype" w:hAnsi="Palatino Linotype" w:cs="Palatino Linotype"/>
          <w:noProof/>
          <w:sz w:val="20"/>
          <w:szCs w:val="20"/>
        </w:rPr>
        <w:t>Caplan, 1965</w:t>
      </w:r>
      <w:del w:id="1346" w:author="Yanfei Zhang" w:date="2022-03-29T09:17:00Z">
        <w:r w:rsidR="00A968B1" w:rsidRPr="00A968B1" w:rsidDel="00B56989">
          <w:rPr>
            <w:rFonts w:ascii="Palatino Linotype" w:eastAsia="Palatino Linotype" w:hAnsi="Palatino Linotype" w:cs="Palatino Linotype"/>
            <w:noProof/>
            <w:sz w:val="20"/>
            <w:szCs w:val="20"/>
          </w:rPr>
          <w:delText>)</w:delText>
        </w:r>
      </w:del>
      <w:r w:rsidR="00A968B1">
        <w:rPr>
          <w:rFonts w:ascii="Palatino Linotype" w:eastAsia="Palatino Linotype" w:hAnsi="Palatino Linotype" w:cs="Palatino Linotype"/>
          <w:sz w:val="20"/>
          <w:szCs w:val="20"/>
        </w:rPr>
        <w:fldChar w:fldCharType="end"/>
      </w:r>
      <w:del w:id="1347" w:author="Yanfei Zhang" w:date="2022-03-29T09:17:00Z">
        <w:r w:rsidR="005E7979" w:rsidDel="00B56989">
          <w:rPr>
            <w:rFonts w:ascii="Palatino Linotype" w:eastAsia="Palatino Linotype" w:hAnsi="Palatino Linotype" w:cs="Palatino Linotype"/>
            <w:sz w:val="20"/>
            <w:szCs w:val="20"/>
          </w:rPr>
          <w:delText>(</w:delText>
        </w:r>
      </w:del>
      <w:ins w:id="1348" w:author="Yanfei Zhang" w:date="2022-03-29T09:18:00Z">
        <w:r w:rsidR="00B56989">
          <w:rPr>
            <w:rFonts w:ascii="Palatino Linotype" w:eastAsia="Palatino Linotype" w:hAnsi="Palatino Linotype" w:cs="Palatino Linotype"/>
            <w:sz w:val="20"/>
            <w:szCs w:val="20"/>
          </w:rPr>
          <w:t>;</w:t>
        </w:r>
      </w:ins>
      <w:ins w:id="1349" w:author="Yanfei Zhang" w:date="2022-03-29T09:17:00Z">
        <w:r w:rsidR="00B56989">
          <w:rPr>
            <w:rFonts w:ascii="Palatino Linotype" w:eastAsia="Palatino Linotype" w:hAnsi="Palatino Linotype" w:cs="Palatino Linotype"/>
            <w:sz w:val="20"/>
            <w:szCs w:val="20"/>
          </w:rPr>
          <w:t xml:space="preserve"> </w:t>
        </w:r>
      </w:ins>
      <w:proofErr w:type="spellStart"/>
      <w:r w:rsidR="005E7979">
        <w:rPr>
          <w:rFonts w:ascii="Palatino Linotype" w:eastAsia="Palatino Linotype" w:hAnsi="Palatino Linotype" w:cs="Palatino Linotype"/>
          <w:sz w:val="20"/>
          <w:szCs w:val="20"/>
        </w:rPr>
        <w:t>Stucki</w:t>
      </w:r>
      <w:proofErr w:type="spellEnd"/>
      <w:r w:rsidR="005E7979">
        <w:rPr>
          <w:rFonts w:ascii="Palatino Linotype" w:eastAsia="Palatino Linotype" w:hAnsi="Palatino Linotype" w:cs="Palatino Linotype"/>
          <w:sz w:val="20"/>
          <w:szCs w:val="20"/>
        </w:rPr>
        <w:t>, 1980).</w:t>
      </w:r>
    </w:p>
    <w:p w14:paraId="2A2FEE18" w14:textId="006345A9" w:rsidR="00F25F45" w:rsidRDefault="009A6B15" w:rsidP="0039492C">
      <w:pPr>
        <w:pBdr>
          <w:top w:val="nil"/>
          <w:left w:val="nil"/>
          <w:bottom w:val="nil"/>
          <w:right w:val="nil"/>
          <w:between w:val="nil"/>
        </w:pBdr>
        <w:spacing w:line="240" w:lineRule="auto"/>
        <w:ind w:firstLine="432"/>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We also found that for every thermodynamic setting </w:t>
      </w:r>
      <w:r w:rsidR="00942776">
        <w:rPr>
          <w:rFonts w:ascii="Palatino Linotype" w:eastAsia="Palatino Linotype" w:hAnsi="Palatino Linotype" w:cs="Palatino Linotype"/>
          <w:sz w:val="20"/>
          <w:szCs w:val="20"/>
        </w:rPr>
        <w:t>in terms of (</w:t>
      </w:r>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a</m:t>
            </m:r>
          </m:sub>
        </m:sSub>
      </m:oMath>
      <w:r w:rsidR="00942776">
        <w:rPr>
          <w:rFonts w:ascii="Palatino Linotype" w:eastAsia="Palatino Linotype" w:hAnsi="Palatino Linotype" w:cs="Palatino Linotype"/>
          <w:sz w:val="20"/>
          <w:szCs w:val="20"/>
        </w:rPr>
        <w:t>/</w:t>
      </w:r>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c</m:t>
            </m:r>
          </m:sub>
        </m:sSub>
      </m:oMath>
      <w:r w:rsidR="00942776">
        <w:rPr>
          <w:rFonts w:ascii="Palatino Linotype" w:eastAsia="Palatino Linotype" w:hAnsi="Palatino Linotype" w:cs="Palatino Linotype"/>
          <w:sz w:val="20"/>
          <w:szCs w:val="20"/>
        </w:rPr>
        <w:t xml:space="preserve">) </w:t>
      </w:r>
      <w:r>
        <w:rPr>
          <w:rFonts w:ascii="Palatino Linotype" w:eastAsia="Palatino Linotype" w:hAnsi="Palatino Linotype" w:cs="Palatino Linotype"/>
          <w:sz w:val="20"/>
          <w:szCs w:val="20"/>
        </w:rPr>
        <w:t xml:space="preserve">a different value of the stoichiometry </w:t>
      </w:r>
      <w:r w:rsidR="00942776">
        <w:rPr>
          <w:rFonts w:ascii="Palatino Linotype" w:eastAsia="Palatino Linotype" w:hAnsi="Palatino Linotype" w:cs="Palatino Linotype"/>
          <w:sz w:val="20"/>
          <w:szCs w:val="20"/>
        </w:rPr>
        <w:t xml:space="preserve">should be </w:t>
      </w:r>
      <w:r>
        <w:rPr>
          <w:rFonts w:ascii="Palatino Linotype" w:eastAsia="Palatino Linotype" w:hAnsi="Palatino Linotype" w:cs="Palatino Linotype"/>
          <w:sz w:val="20"/>
          <w:szCs w:val="20"/>
        </w:rPr>
        <w:t>optimal for maximal synthesis of ATP and thereby growth rate.</w:t>
      </w:r>
      <w:del w:id="1350" w:author="Yanfei Zhang" w:date="2022-03-29T09:19:00Z">
        <w:r w:rsidDel="00B56989">
          <w:rPr>
            <w:rFonts w:ascii="Palatino Linotype" w:eastAsia="Palatino Linotype" w:hAnsi="Palatino Linotype" w:cs="Palatino Linotype"/>
            <w:sz w:val="20"/>
            <w:szCs w:val="20"/>
          </w:rPr>
          <w:delText xml:space="preserve"> </w:delText>
        </w:r>
      </w:del>
      <w:r>
        <w:rPr>
          <w:rFonts w:ascii="Palatino Linotype" w:eastAsia="Palatino Linotype" w:hAnsi="Palatino Linotype" w:cs="Palatino Linotype"/>
          <w:sz w:val="20"/>
          <w:szCs w:val="20"/>
        </w:rPr>
        <w:t xml:space="preserve"> This also has implications for the </w:t>
      </w:r>
      <w:r w:rsidR="00F25F45">
        <w:rPr>
          <w:rFonts w:ascii="Palatino Linotype" w:eastAsia="Palatino Linotype" w:hAnsi="Palatino Linotype" w:cs="Palatino Linotype"/>
          <w:sz w:val="20"/>
          <w:szCs w:val="20"/>
        </w:rPr>
        <w:t>optimum thermodynamic efficiency</w:t>
      </w:r>
      <w:r>
        <w:rPr>
          <w:rFonts w:ascii="Palatino Linotype" w:eastAsia="Palatino Linotype" w:hAnsi="Palatino Linotype" w:cs="Palatino Linotype"/>
          <w:sz w:val="20"/>
          <w:szCs w:val="20"/>
        </w:rPr>
        <w:t>.</w:t>
      </w:r>
      <w:del w:id="1351" w:author="Yanfei Zhang" w:date="2022-03-29T09:19:00Z">
        <w:r w:rsidDel="00B56989">
          <w:rPr>
            <w:rFonts w:ascii="Palatino Linotype" w:eastAsia="Palatino Linotype" w:hAnsi="Palatino Linotype" w:cs="Palatino Linotype"/>
            <w:sz w:val="20"/>
            <w:szCs w:val="20"/>
          </w:rPr>
          <w:delText xml:space="preserve"> </w:delText>
        </w:r>
      </w:del>
      <w:r>
        <w:rPr>
          <w:rFonts w:ascii="Palatino Linotype" w:eastAsia="Palatino Linotype" w:hAnsi="Palatino Linotype" w:cs="Palatino Linotype"/>
          <w:sz w:val="20"/>
          <w:szCs w:val="20"/>
        </w:rPr>
        <w:t xml:space="preserve"> For the optimum state that we identified above</w:t>
      </w:r>
      <w:r w:rsidR="00A35448">
        <w:rPr>
          <w:rFonts w:ascii="Palatino Linotype" w:eastAsia="Palatino Linotype" w:hAnsi="Palatino Linotype" w:cs="Palatino Linotype"/>
          <w:sz w:val="20"/>
          <w:szCs w:val="20"/>
        </w:rPr>
        <w:t>,</w:t>
      </w:r>
      <w:r>
        <w:rPr>
          <w:rFonts w:ascii="Palatino Linotype" w:eastAsia="Palatino Linotype" w:hAnsi="Palatino Linotype" w:cs="Palatino Linotype"/>
          <w:sz w:val="20"/>
          <w:szCs w:val="20"/>
        </w:rPr>
        <w:t xml:space="preserve"> the thermodynamic e</w:t>
      </w:r>
      <w:r w:rsidR="00A41625">
        <w:rPr>
          <w:rFonts w:ascii="Palatino Linotype" w:eastAsia="Palatino Linotype" w:hAnsi="Palatino Linotype" w:cs="Palatino Linotype"/>
          <w:sz w:val="20"/>
          <w:szCs w:val="20"/>
        </w:rPr>
        <w:t>ff</w:t>
      </w:r>
      <w:r w:rsidR="009816CF">
        <w:rPr>
          <w:rFonts w:ascii="Palatino Linotype" w:eastAsia="Palatino Linotype" w:hAnsi="Palatino Linotype" w:cs="Palatino Linotype"/>
          <w:sz w:val="20"/>
          <w:szCs w:val="20"/>
        </w:rPr>
        <w:t>icienc</w:t>
      </w:r>
      <w:r w:rsidR="00A41625">
        <w:rPr>
          <w:rFonts w:ascii="Palatino Linotype" w:eastAsia="Palatino Linotype" w:hAnsi="Palatino Linotype" w:cs="Palatino Linotype"/>
          <w:sz w:val="20"/>
          <w:szCs w:val="20"/>
        </w:rPr>
        <w:t>y is smaller than 50%, for</w:t>
      </w:r>
      <w:r w:rsidR="00F25F45">
        <w:rPr>
          <w:rFonts w:ascii="Palatino Linotype" w:eastAsia="Palatino Linotype" w:hAnsi="Palatino Linotype" w:cs="Palatino Linotype"/>
          <w:sz w:val="20"/>
          <w:szCs w:val="20"/>
        </w:rPr>
        <w:t>:</w:t>
      </w:r>
    </w:p>
    <w:p w14:paraId="0BCDD1EF" w14:textId="77777777" w:rsidR="00F25F45" w:rsidRDefault="00F41D25" w:rsidP="00FB695A">
      <w:pPr>
        <w:spacing w:before="60" w:after="60" w:line="240" w:lineRule="auto"/>
        <w:ind w:firstLine="432"/>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sSub>
                <m:sSubPr>
                  <m:ctrlPr>
                    <w:rPr>
                      <w:rFonts w:ascii="Cambria Math" w:eastAsia="Cambria Math" w:hAnsi="Cambria Math" w:cs="Cambria Math"/>
                      <w:sz w:val="20"/>
                      <w:szCs w:val="20"/>
                    </w:rPr>
                  </m:ctrlPr>
                </m:sSubPr>
                <m:e>
                  <m:r>
                    <w:rPr>
                      <w:rFonts w:ascii="Cambria Math" w:hAnsi="Cambria Math"/>
                    </w:rPr>
                    <m:t>η</m:t>
                  </m:r>
                </m:e>
                <m:sub>
                  <m:r>
                    <w:rPr>
                      <w:rFonts w:ascii="Cambria Math" w:eastAsia="Cambria Math" w:hAnsi="Cambria Math" w:cs="Cambria Math"/>
                      <w:sz w:val="20"/>
                      <w:szCs w:val="20"/>
                    </w:rPr>
                    <m:t>maximal growth rate</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d>
                    <m:dPr>
                      <m:ctrlPr>
                        <w:rPr>
                          <w:rFonts w:ascii="Cambria Math" w:eastAsia="Cambria Math" w:hAnsi="Cambria Math" w:cs="Cambria Math"/>
                          <w:sz w:val="20"/>
                          <w:szCs w:val="20"/>
                        </w:rPr>
                      </m:ctrlPr>
                    </m:dPr>
                    <m:e>
                      <m:r>
                        <w:rPr>
                          <w:rFonts w:ascii="Cambria Math" w:eastAsia="Cambria Math" w:hAnsi="Cambria Math" w:cs="Cambria Math"/>
                          <w:sz w:val="20"/>
                          <w:szCs w:val="20"/>
                        </w:rPr>
                        <m:t>Y∙X</m:t>
                      </m:r>
                    </m:e>
                  </m:d>
                </m:e>
                <m:sub>
                  <m:r>
                    <w:rPr>
                      <w:rFonts w:ascii="Cambria Math" w:eastAsia="Cambria Math" w:hAnsi="Cambria Math" w:cs="Cambria Math"/>
                      <w:sz w:val="20"/>
                      <w:szCs w:val="20"/>
                    </w:rPr>
                    <m:t>maximal growth rate</m:t>
                  </m:r>
                </m:sub>
              </m:sSub>
              <m:r>
                <w:rPr>
                  <w:rFonts w:ascii="Cambria Math" w:eastAsia="Cambria Math" w:hAnsi="Cambria Math" w:cs="Cambria Math"/>
                  <w:sz w:val="20"/>
                  <w:szCs w:val="20"/>
                </w:rPr>
                <m:t xml:space="preserve"> = Z</m:t>
              </m:r>
            </m:e>
            <m:sub>
              <m:r>
                <w:rPr>
                  <w:rFonts w:ascii="Cambria Math" w:eastAsia="Cambria Math" w:hAnsi="Cambria Math" w:cs="Cambria Math"/>
                  <w:sz w:val="20"/>
                  <w:szCs w:val="20"/>
                </w:rPr>
                <m:t>optimal</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q</m:t>
              </m:r>
            </m:num>
            <m:den>
              <m:r>
                <w:rPr>
                  <w:rFonts w:ascii="Cambria Math" w:eastAsia="Cambria Math" w:hAnsi="Cambria Math" w:cs="Cambria Math"/>
                  <w:sz w:val="20"/>
                  <w:szCs w:val="20"/>
                </w:rPr>
                <m:t>2</m:t>
              </m:r>
            </m:den>
          </m:f>
        </m:oMath>
      </m:oMathPara>
    </w:p>
    <w:p w14:paraId="71FB6EAD" w14:textId="64D308BF" w:rsidR="009A6B15" w:rsidRDefault="005E7979" w:rsidP="00B51EDF">
      <w:pPr>
        <w:spacing w:line="240" w:lineRule="auto"/>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and q &lt; 1.  </w:t>
      </w:r>
      <w:r w:rsidR="009A6B15">
        <w:rPr>
          <w:rFonts w:ascii="Palatino Linotype" w:eastAsia="Palatino Linotype" w:hAnsi="Palatino Linotype" w:cs="Palatino Linotype"/>
          <w:sz w:val="20"/>
          <w:szCs w:val="20"/>
        </w:rPr>
        <w:t xml:space="preserve">Microbial growth is </w:t>
      </w:r>
      <w:r>
        <w:rPr>
          <w:rFonts w:ascii="Palatino Linotype" w:eastAsia="Palatino Linotype" w:hAnsi="Palatino Linotype" w:cs="Palatino Linotype"/>
          <w:sz w:val="20"/>
          <w:szCs w:val="20"/>
        </w:rPr>
        <w:t xml:space="preserve">highly </w:t>
      </w:r>
      <w:r w:rsidR="009A6B15">
        <w:rPr>
          <w:rFonts w:ascii="Palatino Linotype" w:eastAsia="Palatino Linotype" w:hAnsi="Palatino Linotype" w:cs="Palatino Linotype"/>
          <w:sz w:val="20"/>
          <w:szCs w:val="20"/>
        </w:rPr>
        <w:t xml:space="preserve">inefficient thermodynamically </w:t>
      </w:r>
      <w:r w:rsidR="00580C16">
        <w:rPr>
          <w:rFonts w:ascii="Palatino Linotype" w:eastAsia="Palatino Linotype" w:hAnsi="Palatino Linotype" w:cs="Palatino Linotype"/>
          <w:sz w:val="20"/>
          <w:szCs w:val="20"/>
        </w:rPr>
        <w:fldChar w:fldCharType="begin" w:fldLock="1"/>
      </w:r>
      <w:r w:rsidR="000B3575">
        <w:rPr>
          <w:rFonts w:ascii="Palatino Linotype" w:eastAsia="Palatino Linotype" w:hAnsi="Palatino Linotype" w:cs="Palatino Linotype"/>
          <w:sz w:val="20"/>
          <w:szCs w:val="20"/>
        </w:rPr>
        <w:instrText>ADDIN CSL_CITATION {"citationItems":[{"id":"ITEM-1","itemData":{"author":[{"dropping-particle":"","family":"Westerhoff","given":"H.V.","non-dropping-particle":"","parse-names":false,"suffix":""},{"dropping-particle":"","family":"Hellingwerf","given":"K.","non-dropping-particle":"","parse-names":false,"suffix":""},{"dropping-particle":"","family":"Dam","given":"Karel","non-dropping-particle":"Van","parse-names":false,"suffix":""}],"container-title":"Proc. Natl. Acad. Sci. U","id":"ITEM-1","issue":"January","issued":{"date-parts":[["1983"]]},"page":"305-309","title":"Thermodynamic efficiency of microbial growth is low but optimal for maximal growth rate","type":"article-journal","volume":"80"},"uris":["http://www.mendeley.com/documents/?uuid=b73fb62d-dbfc-439c-9fe0-a28d63d4dca2"]}],"mendeley":{"formattedCitation":"(H. V. Westerhoff et al., 1983)","plainTextFormattedCitation":"(H. V. Westerhoff et al., 1983)","previouslyFormattedCitation":"(H. V. Westerhoff et al., 1983)"},"properties":{"noteIndex":0},"schema":"https://github.com/citation-style-language/schema/raw/master/csl-citation.json"}</w:instrText>
      </w:r>
      <w:r w:rsidR="00580C16">
        <w:rPr>
          <w:rFonts w:ascii="Palatino Linotype" w:eastAsia="Palatino Linotype" w:hAnsi="Palatino Linotype" w:cs="Palatino Linotype"/>
          <w:sz w:val="20"/>
          <w:szCs w:val="20"/>
        </w:rPr>
        <w:fldChar w:fldCharType="separate"/>
      </w:r>
      <w:r w:rsidR="001B3936" w:rsidRPr="001B3936">
        <w:rPr>
          <w:rFonts w:ascii="Palatino Linotype" w:eastAsia="Palatino Linotype" w:hAnsi="Palatino Linotype" w:cs="Palatino Linotype"/>
          <w:noProof/>
          <w:sz w:val="20"/>
          <w:szCs w:val="20"/>
        </w:rPr>
        <w:t>(</w:t>
      </w:r>
      <w:del w:id="1352" w:author="Yanfei Zhang" w:date="2022-03-29T09:20:00Z">
        <w:r w:rsidR="001B3936" w:rsidRPr="001B3936" w:rsidDel="00B56989">
          <w:rPr>
            <w:rFonts w:ascii="Palatino Linotype" w:eastAsia="Palatino Linotype" w:hAnsi="Palatino Linotype" w:cs="Palatino Linotype"/>
            <w:noProof/>
            <w:sz w:val="20"/>
            <w:szCs w:val="20"/>
          </w:rPr>
          <w:delText>H. V.</w:delText>
        </w:r>
      </w:del>
      <w:del w:id="1353" w:author="Yanfei Zhang" w:date="2022-04-05T21:08:00Z">
        <w:r w:rsidR="001B3936" w:rsidRPr="001B3936" w:rsidDel="00553543">
          <w:rPr>
            <w:rFonts w:ascii="Palatino Linotype" w:eastAsia="Palatino Linotype" w:hAnsi="Palatino Linotype" w:cs="Palatino Linotype"/>
            <w:noProof/>
            <w:sz w:val="20"/>
            <w:szCs w:val="20"/>
          </w:rPr>
          <w:delText xml:space="preserve"> </w:delText>
        </w:r>
      </w:del>
      <w:r w:rsidR="001B3936" w:rsidRPr="001B3936">
        <w:rPr>
          <w:rFonts w:ascii="Palatino Linotype" w:eastAsia="Palatino Linotype" w:hAnsi="Palatino Linotype" w:cs="Palatino Linotype"/>
          <w:noProof/>
          <w:sz w:val="20"/>
          <w:szCs w:val="20"/>
        </w:rPr>
        <w:t>Westerhoff et al., 1983)</w:t>
      </w:r>
      <w:r w:rsidR="00580C16">
        <w:rPr>
          <w:rFonts w:ascii="Palatino Linotype" w:eastAsia="Palatino Linotype" w:hAnsi="Palatino Linotype" w:cs="Palatino Linotype"/>
          <w:sz w:val="20"/>
          <w:szCs w:val="20"/>
        </w:rPr>
        <w:fldChar w:fldCharType="end"/>
      </w:r>
      <w:r w:rsidR="003D0628">
        <w:rPr>
          <w:rFonts w:ascii="Palatino Linotype" w:eastAsia="Palatino Linotype" w:hAnsi="Palatino Linotype" w:cs="Palatino Linotype"/>
          <w:sz w:val="20"/>
          <w:szCs w:val="20"/>
        </w:rPr>
        <w:t xml:space="preserve"> </w:t>
      </w:r>
      <w:r w:rsidR="009A6B15">
        <w:rPr>
          <w:rFonts w:ascii="Palatino Linotype" w:eastAsia="Palatino Linotype" w:hAnsi="Palatino Linotype" w:cs="Palatino Linotype"/>
          <w:sz w:val="20"/>
          <w:szCs w:val="20"/>
        </w:rPr>
        <w:t>and perhaps t</w:t>
      </w:r>
      <w:r w:rsidR="00BD7C71">
        <w:rPr>
          <w:rFonts w:ascii="Palatino Linotype" w:eastAsia="Palatino Linotype" w:hAnsi="Palatino Linotype" w:cs="Palatino Linotype"/>
          <w:sz w:val="20"/>
          <w:szCs w:val="20"/>
        </w:rPr>
        <w:t>his is part of the explanation</w:t>
      </w:r>
      <w:r w:rsidR="00A35448">
        <w:rPr>
          <w:rFonts w:ascii="Palatino Linotype" w:eastAsia="Palatino Linotype" w:hAnsi="Palatino Linotype" w:cs="Palatino Linotype"/>
          <w:sz w:val="20"/>
          <w:szCs w:val="20"/>
        </w:rPr>
        <w:t xml:space="preserve">; a part that is different from the explanation given in </w:t>
      </w:r>
      <w:r w:rsidR="00A35448" w:rsidRPr="00CC5FAB">
        <w:rPr>
          <w:rFonts w:ascii="Palatino Linotype" w:eastAsia="Palatino Linotype" w:hAnsi="Palatino Linotype" w:cs="Palatino Linotype"/>
          <w:noProof/>
          <w:sz w:val="20"/>
          <w:szCs w:val="20"/>
        </w:rPr>
        <w:t>( Westerhoff et al., 1</w:t>
      </w:r>
      <w:r w:rsidR="00A35448">
        <w:rPr>
          <w:rFonts w:ascii="Palatino Linotype" w:eastAsia="Palatino Linotype" w:hAnsi="Palatino Linotype" w:cs="Palatino Linotype"/>
          <w:noProof/>
          <w:sz w:val="20"/>
          <w:szCs w:val="20"/>
        </w:rPr>
        <w:t>983).</w:t>
      </w:r>
    </w:p>
    <w:p w14:paraId="55D1CD2B" w14:textId="5CD5DD34" w:rsidR="00F25F45" w:rsidRDefault="00F25F45" w:rsidP="0039492C">
      <w:pPr>
        <w:spacing w:line="240" w:lineRule="auto"/>
        <w:ind w:firstLine="432"/>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Our findings make this particularly understandable for the catabolic segment connecting GAP </w:t>
      </w:r>
      <w:r w:rsidR="00A35448">
        <w:rPr>
          <w:rFonts w:ascii="Palatino Linotype" w:eastAsia="Palatino Linotype" w:hAnsi="Palatino Linotype" w:cs="Palatino Linotype"/>
          <w:sz w:val="20"/>
          <w:szCs w:val="20"/>
        </w:rPr>
        <w:t xml:space="preserve">with </w:t>
      </w:r>
      <w:r>
        <w:rPr>
          <w:rFonts w:ascii="Palatino Linotype" w:eastAsia="Palatino Linotype" w:hAnsi="Palatino Linotype" w:cs="Palatino Linotype"/>
          <w:sz w:val="20"/>
          <w:szCs w:val="20"/>
        </w:rPr>
        <w:t xml:space="preserve">3-PGA. When anabolism is limited because of lack of </w:t>
      </w:r>
      <w:r w:rsidRPr="006E18E1">
        <w:rPr>
          <w:rFonts w:ascii="Palatino Linotype" w:eastAsia="Palatino Linotype" w:hAnsi="Palatino Linotype" w:cs="Palatino Linotype"/>
          <w:i/>
          <w:sz w:val="20"/>
          <w:szCs w:val="20"/>
        </w:rPr>
        <w:t>anabolic</w:t>
      </w:r>
      <w:r>
        <w:rPr>
          <w:rFonts w:ascii="Palatino Linotype" w:eastAsia="Palatino Linotype" w:hAnsi="Palatino Linotype" w:cs="Palatino Linotype"/>
          <w:sz w:val="20"/>
          <w:szCs w:val="20"/>
        </w:rPr>
        <w:t xml:space="preserve"> substrate, the Gibbs energy of ATP hydrolysis will increase</w:t>
      </w:r>
      <w:r w:rsidR="005E7979">
        <w:rPr>
          <w:rFonts w:ascii="Palatino Linotype" w:eastAsia="Palatino Linotype" w:hAnsi="Palatino Linotype" w:cs="Palatino Linotype"/>
          <w:sz w:val="20"/>
          <w:szCs w:val="20"/>
        </w:rPr>
        <w:t xml:space="preserve"> with increasing limitation</w:t>
      </w:r>
      <w:r>
        <w:rPr>
          <w:rFonts w:ascii="Palatino Linotype" w:eastAsia="Palatino Linotype" w:hAnsi="Palatino Linotype" w:cs="Palatino Linotype"/>
          <w:sz w:val="20"/>
          <w:szCs w:val="20"/>
        </w:rPr>
        <w:t xml:space="preserve">. In our kinetic model we found that the flux between GAP and 3 PGA through GAPDH and PGK may then invert, thereby making catabolism of glucose through this route impossible. The cell then needs to switch to one of the other routes with a lower ATP/ glucose ratio, such as the route through GAPN. This simulation also </w:t>
      </w:r>
      <w:r w:rsidR="00D82340">
        <w:rPr>
          <w:rFonts w:ascii="Palatino Linotype" w:eastAsia="Palatino Linotype" w:hAnsi="Palatino Linotype" w:cs="Palatino Linotype"/>
          <w:sz w:val="20"/>
          <w:szCs w:val="20"/>
        </w:rPr>
        <w:t xml:space="preserve">evidenced </w:t>
      </w:r>
      <w:r>
        <w:rPr>
          <w:rFonts w:ascii="Palatino Linotype" w:eastAsia="Palatino Linotype" w:hAnsi="Palatino Linotype" w:cs="Palatino Linotype"/>
          <w:sz w:val="20"/>
          <w:szCs w:val="20"/>
        </w:rPr>
        <w:t xml:space="preserve">that </w:t>
      </w:r>
      <w:r w:rsidR="00D82340">
        <w:rPr>
          <w:rFonts w:ascii="Palatino Linotype" w:eastAsia="Palatino Linotype" w:hAnsi="Palatino Linotype" w:cs="Palatino Linotype"/>
          <w:sz w:val="20"/>
          <w:szCs w:val="20"/>
        </w:rPr>
        <w:t xml:space="preserve">in order </w:t>
      </w:r>
      <w:r>
        <w:rPr>
          <w:rFonts w:ascii="Palatino Linotype" w:eastAsia="Palatino Linotype" w:hAnsi="Palatino Linotype" w:cs="Palatino Linotype"/>
          <w:sz w:val="20"/>
          <w:szCs w:val="20"/>
        </w:rPr>
        <w:t>to effect the s</w:t>
      </w:r>
      <w:r w:rsidR="00832F4A">
        <w:rPr>
          <w:rFonts w:ascii="Palatino Linotype" w:eastAsia="Palatino Linotype" w:hAnsi="Palatino Linotype" w:cs="Palatino Linotype"/>
          <w:sz w:val="20"/>
          <w:szCs w:val="20"/>
        </w:rPr>
        <w:t xml:space="preserve">hift to a lower stoichiometry </w:t>
      </w:r>
      <w:r w:rsidR="00832F4A" w:rsidRPr="0024253A">
        <w:rPr>
          <w:rFonts w:ascii="Palatino Linotype" w:eastAsia="Palatino Linotype" w:hAnsi="Palatino Linotype" w:cs="Palatino Linotype"/>
          <w:sz w:val="20"/>
          <w:szCs w:val="20"/>
        </w:rPr>
        <w:t>Z</w:t>
      </w:r>
      <w:r>
        <w:rPr>
          <w:rFonts w:ascii="Palatino Linotype" w:eastAsia="Palatino Linotype" w:hAnsi="Palatino Linotype" w:cs="Palatino Linotype"/>
          <w:sz w:val="20"/>
          <w:szCs w:val="20"/>
        </w:rPr>
        <w:t xml:space="preserve"> no gene expression regulation </w:t>
      </w:r>
      <w:r w:rsidR="00D82340">
        <w:rPr>
          <w:rFonts w:ascii="Palatino Linotype" w:eastAsia="Palatino Linotype" w:hAnsi="Palatino Linotype" w:cs="Palatino Linotype"/>
          <w:sz w:val="20"/>
          <w:szCs w:val="20"/>
        </w:rPr>
        <w:t xml:space="preserve">should be </w:t>
      </w:r>
      <w:r>
        <w:rPr>
          <w:rFonts w:ascii="Palatino Linotype" w:eastAsia="Palatino Linotype" w:hAnsi="Palatino Linotype" w:cs="Palatino Linotype"/>
          <w:sz w:val="20"/>
          <w:szCs w:val="20"/>
        </w:rPr>
        <w:t xml:space="preserve">needed; the usual kinetics of the system together with changes in metabolite concentrations should already cause </w:t>
      </w:r>
      <w:r w:rsidR="005E7979">
        <w:rPr>
          <w:rFonts w:ascii="Palatino Linotype" w:eastAsia="Palatino Linotype" w:hAnsi="Palatino Linotype" w:cs="Palatino Linotype"/>
          <w:sz w:val="20"/>
          <w:szCs w:val="20"/>
        </w:rPr>
        <w:t xml:space="preserve">this </w:t>
      </w:r>
      <w:r>
        <w:rPr>
          <w:rFonts w:ascii="Palatino Linotype" w:eastAsia="Palatino Linotype" w:hAnsi="Palatino Linotype" w:cs="Palatino Linotype"/>
          <w:sz w:val="20"/>
          <w:szCs w:val="20"/>
        </w:rPr>
        <w:t>gear shifting.</w:t>
      </w:r>
      <w:r w:rsidR="00C525F6">
        <w:rPr>
          <w:rFonts w:ascii="Palatino Linotype" w:eastAsia="Palatino Linotype" w:hAnsi="Palatino Linotype" w:cs="Palatino Linotype"/>
          <w:sz w:val="20"/>
          <w:szCs w:val="20"/>
        </w:rPr>
        <w:t xml:space="preserve">  </w:t>
      </w:r>
    </w:p>
    <w:p w14:paraId="6CB8E13B" w14:textId="32EFFA4A" w:rsidR="0039492C" w:rsidRDefault="00F25F45" w:rsidP="0039492C">
      <w:pPr>
        <w:pBdr>
          <w:top w:val="nil"/>
          <w:left w:val="nil"/>
          <w:bottom w:val="nil"/>
          <w:right w:val="nil"/>
          <w:between w:val="nil"/>
        </w:pBdr>
        <w:spacing w:line="240" w:lineRule="auto"/>
        <w:ind w:firstLine="432"/>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The situation of these organisms may then be similar to that of an automobile driving uphill, with the slope of the hill replacing </w:t>
      </w:r>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a</m:t>
            </m:r>
          </m:sub>
        </m:sSub>
      </m:oMath>
      <w:r>
        <w:rPr>
          <w:rFonts w:ascii="Palatino Linotype" w:eastAsia="Palatino Linotype" w:hAnsi="Palatino Linotype" w:cs="Palatino Linotype"/>
          <w:sz w:val="20"/>
          <w:szCs w:val="20"/>
        </w:rPr>
        <w:t xml:space="preserve">, and with </w:t>
      </w:r>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c</m:t>
            </m:r>
          </m:sub>
        </m:sSub>
      </m:oMath>
      <w:r>
        <w:rPr>
          <w:rFonts w:ascii="Palatino Linotype" w:eastAsia="Palatino Linotype" w:hAnsi="Palatino Linotype" w:cs="Palatino Linotype"/>
          <w:sz w:val="20"/>
          <w:szCs w:val="20"/>
        </w:rPr>
        <w:t xml:space="preserve"> (minus) the Gibbs energy of combustion of the gasoline. With the slope of the hill becoming steeper, the velocity of the car in any given gear setting will decrease and at some point it will be better to switch to lower gear in order to maintain speed. There will be fewer turns of the car’s wheels for a given number of strokes of its pistons, but the piston strokes occur at a higher frequency</w:t>
      </w:r>
      <w:r w:rsidR="00D82340">
        <w:rPr>
          <w:rFonts w:ascii="Palatino Linotype" w:eastAsia="Palatino Linotype" w:hAnsi="Palatino Linotype" w:cs="Palatino Linotype"/>
          <w:sz w:val="20"/>
          <w:szCs w:val="20"/>
        </w:rPr>
        <w:t xml:space="preserve"> than they would have done at the original</w:t>
      </w:r>
      <w:r w:rsidR="00E20F7D">
        <w:rPr>
          <w:rFonts w:ascii="Palatino Linotype" w:eastAsia="Palatino Linotype" w:hAnsi="Palatino Linotype" w:cs="Palatino Linotype"/>
          <w:sz w:val="20"/>
          <w:szCs w:val="20"/>
        </w:rPr>
        <w:t>, higher,</w:t>
      </w:r>
      <w:r w:rsidR="00D82340">
        <w:rPr>
          <w:rFonts w:ascii="Palatino Linotype" w:eastAsia="Palatino Linotype" w:hAnsi="Palatino Linotype" w:cs="Palatino Linotype"/>
          <w:sz w:val="20"/>
          <w:szCs w:val="20"/>
        </w:rPr>
        <w:t xml:space="preserve"> gear setting</w:t>
      </w:r>
      <w:r>
        <w:rPr>
          <w:rFonts w:ascii="Palatino Linotype" w:eastAsia="Palatino Linotype" w:hAnsi="Palatino Linotype" w:cs="Palatino Linotype"/>
          <w:sz w:val="20"/>
          <w:szCs w:val="20"/>
        </w:rPr>
        <w:t>. On a horizontal motorway the better sta</w:t>
      </w:r>
      <w:r w:rsidR="00BD7C71">
        <w:rPr>
          <w:rFonts w:ascii="Palatino Linotype" w:eastAsia="Palatino Linotype" w:hAnsi="Palatino Linotype" w:cs="Palatino Linotype"/>
          <w:sz w:val="20"/>
          <w:szCs w:val="20"/>
        </w:rPr>
        <w:t>te is the highest gear setting.</w:t>
      </w:r>
      <w:r>
        <w:rPr>
          <w:rFonts w:ascii="Palatino Linotype" w:eastAsia="Palatino Linotype" w:hAnsi="Palatino Linotype" w:cs="Palatino Linotype"/>
          <w:sz w:val="20"/>
          <w:szCs w:val="20"/>
        </w:rPr>
        <w:t xml:space="preserve"> It is for this analogy that we speak of the metabolic switch to a pathway with a different ATP</w:t>
      </w:r>
      <w:r w:rsidR="00E20F7D">
        <w:rPr>
          <w:rFonts w:ascii="Palatino Linotype" w:eastAsia="Palatino Linotype" w:hAnsi="Palatino Linotype" w:cs="Palatino Linotype"/>
          <w:sz w:val="20"/>
          <w:szCs w:val="20"/>
        </w:rPr>
        <w:t>-</w:t>
      </w:r>
      <w:r>
        <w:rPr>
          <w:rFonts w:ascii="Palatino Linotype" w:eastAsia="Palatino Linotype" w:hAnsi="Palatino Linotype" w:cs="Palatino Linotype"/>
          <w:sz w:val="20"/>
          <w:szCs w:val="20"/>
        </w:rPr>
        <w:t>to</w:t>
      </w:r>
      <w:r w:rsidR="00E20F7D">
        <w:rPr>
          <w:rFonts w:ascii="Palatino Linotype" w:eastAsia="Palatino Linotype" w:hAnsi="Palatino Linotype" w:cs="Palatino Linotype"/>
          <w:sz w:val="20"/>
          <w:szCs w:val="20"/>
        </w:rPr>
        <w:t>-</w:t>
      </w:r>
      <w:r>
        <w:rPr>
          <w:rFonts w:ascii="Palatino Linotype" w:eastAsia="Palatino Linotype" w:hAnsi="Palatino Linotype" w:cs="Palatino Linotype"/>
          <w:sz w:val="20"/>
          <w:szCs w:val="20"/>
        </w:rPr>
        <w:t>substrate ratio</w:t>
      </w:r>
      <w:r w:rsidR="00D82340">
        <w:rPr>
          <w:rFonts w:ascii="Palatino Linotype" w:eastAsia="Palatino Linotype" w:hAnsi="Palatino Linotype" w:cs="Palatino Linotype"/>
          <w:sz w:val="20"/>
          <w:szCs w:val="20"/>
        </w:rPr>
        <w:t>,</w:t>
      </w:r>
      <w:r>
        <w:rPr>
          <w:rFonts w:ascii="Palatino Linotype" w:eastAsia="Palatino Linotype" w:hAnsi="Palatino Linotype" w:cs="Palatino Linotype"/>
          <w:sz w:val="20"/>
          <w:szCs w:val="20"/>
        </w:rPr>
        <w:t xml:space="preserve"> as ‘gear shifting’.  </w:t>
      </w:r>
    </w:p>
    <w:p w14:paraId="0BA582E2" w14:textId="262FBDDE" w:rsidR="00F25F45" w:rsidRDefault="00F25F45" w:rsidP="0039492C">
      <w:pPr>
        <w:pBdr>
          <w:top w:val="nil"/>
          <w:left w:val="nil"/>
          <w:bottom w:val="nil"/>
          <w:right w:val="nil"/>
          <w:between w:val="nil"/>
        </w:pBdr>
        <w:spacing w:line="240" w:lineRule="auto"/>
        <w:ind w:firstLine="432"/>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Although switching to lower gear may increase the growth rate, it </w:t>
      </w:r>
      <w:r w:rsidR="00D92C24">
        <w:rPr>
          <w:rFonts w:ascii="Palatino Linotype" w:eastAsia="Palatino Linotype" w:hAnsi="Palatino Linotype" w:cs="Palatino Linotype"/>
          <w:sz w:val="20"/>
          <w:szCs w:val="20"/>
        </w:rPr>
        <w:t xml:space="preserve">most often </w:t>
      </w:r>
      <w:r>
        <w:rPr>
          <w:rFonts w:ascii="Palatino Linotype" w:eastAsia="Palatino Linotype" w:hAnsi="Palatino Linotype" w:cs="Palatino Linotype"/>
          <w:sz w:val="20"/>
          <w:szCs w:val="20"/>
        </w:rPr>
        <w:t>decreases both the growth yield and the thermodynamic efficiency of growth. Gear switching comes with a trade-off between growth rate on the one hand and growth yield and efficiency on t</w:t>
      </w:r>
      <w:r w:rsidR="000F0239">
        <w:rPr>
          <w:rFonts w:ascii="Palatino Linotype" w:eastAsia="Palatino Linotype" w:hAnsi="Palatino Linotype" w:cs="Palatino Linotype"/>
          <w:sz w:val="20"/>
          <w:szCs w:val="20"/>
        </w:rPr>
        <w:t xml:space="preserve">he other. MacArthur and </w:t>
      </w:r>
      <w:r w:rsidR="000F0239" w:rsidRPr="009A6693">
        <w:rPr>
          <w:rFonts w:ascii="Palatino Linotype" w:eastAsia="Palatino Linotype" w:hAnsi="Palatino Linotype" w:cs="Palatino Linotype"/>
          <w:sz w:val="20"/>
          <w:szCs w:val="20"/>
        </w:rPr>
        <w:t>Wilson (196</w:t>
      </w:r>
      <w:r w:rsidR="000F0239" w:rsidRPr="006C7EAD">
        <w:rPr>
          <w:rFonts w:ascii="Palatino Linotype" w:eastAsia="Palatino Linotype" w:hAnsi="Palatino Linotype" w:cs="Palatino Linotype"/>
          <w:sz w:val="20"/>
          <w:szCs w:val="20"/>
        </w:rPr>
        <w:t>7)</w:t>
      </w:r>
      <w:r>
        <w:rPr>
          <w:rFonts w:ascii="Palatino Linotype" w:eastAsia="Palatino Linotype" w:hAnsi="Palatino Linotype" w:cs="Palatino Linotype"/>
          <w:sz w:val="20"/>
          <w:szCs w:val="20"/>
        </w:rPr>
        <w:t xml:space="preserve"> already addressed such a trade-off in their r/k-selection theory. r-selected species engage in high growth rates but with low probabi</w:t>
      </w:r>
      <w:r w:rsidR="000F0239">
        <w:rPr>
          <w:rFonts w:ascii="Palatino Linotype" w:eastAsia="Palatino Linotype" w:hAnsi="Palatino Linotype" w:cs="Palatino Linotype"/>
          <w:sz w:val="20"/>
          <w:szCs w:val="20"/>
        </w:rPr>
        <w:t>lity of surviving to adulthood.</w:t>
      </w:r>
      <w:r>
        <w:rPr>
          <w:rFonts w:ascii="Palatino Linotype" w:eastAsia="Palatino Linotype" w:hAnsi="Palatino Linotype" w:cs="Palatino Linotype"/>
          <w:sz w:val="20"/>
          <w:szCs w:val="20"/>
        </w:rPr>
        <w:t xml:space="preserve"> K-selection species invest in stu</w:t>
      </w:r>
      <w:r w:rsidR="00BD7C71">
        <w:rPr>
          <w:rFonts w:ascii="Palatino Linotype" w:eastAsia="Palatino Linotype" w:hAnsi="Palatino Linotype" w:cs="Palatino Linotype"/>
          <w:sz w:val="20"/>
          <w:szCs w:val="20"/>
        </w:rPr>
        <w:t xml:space="preserve">rdiness more than growth rate. </w:t>
      </w:r>
      <w:r>
        <w:rPr>
          <w:rFonts w:ascii="Palatino Linotype" w:eastAsia="Palatino Linotype" w:hAnsi="Palatino Linotype" w:cs="Palatino Linotype"/>
          <w:sz w:val="20"/>
          <w:szCs w:val="20"/>
        </w:rPr>
        <w:t xml:space="preserve">The latter are typically strong competitors with almost every individual surviving to adulthood. Westerhoff et al </w:t>
      </w:r>
      <w:r>
        <w:rPr>
          <w:rFonts w:ascii="Palatino Linotype" w:eastAsia="Palatino Linotype" w:hAnsi="Palatino Linotype" w:cs="Palatino Linotype"/>
          <w:sz w:val="20"/>
          <w:szCs w:val="20"/>
        </w:rPr>
        <w:fldChar w:fldCharType="begin" w:fldLock="1"/>
      </w:r>
      <w:r w:rsidR="003F6597">
        <w:rPr>
          <w:rFonts w:ascii="Palatino Linotype" w:eastAsia="Palatino Linotype" w:hAnsi="Palatino Linotype" w:cs="Palatino Linotype"/>
          <w:sz w:val="20"/>
          <w:szCs w:val="20"/>
        </w:rPr>
        <w:instrText>ADDIN CSL_CITATION {"citationItems":[{"id":"ITEM-1","itemData":{"author":[{"dropping-particle":"","family":"Westerhoff","given":"H.V.","non-dropping-particle":"","parse-names":false,"suffix":""},{"dropping-particle":"","family":"Hellingwerf","given":"K.","non-dropping-particle":"","parse-names":false,"suffix":""},{"dropping-particle":"","family":"Dam","given":"Karel","non-dropping-particle":"Van","parse-names":false,"suffix":""}],"container-title":"Proc. Natl. Acad. Sci. U","id":"ITEM-1","issue":"January","issued":{"date-parts":[["1983"]]},"page":"305-309","title":"Thermodynamic efficiency of microbial growth is low but optimal for maximal growth rate","type":"article-journal","volume":"80"},"uris":["http://www.mendeley.com/documents/?uuid=b73fb62d-dbfc-439c-9fe0-a28d63d4dca2"]}],"mendeley":{"formattedCitation":"(H. V. Westerhoff et al., 1983)","plainTextFormattedCitation":"(H. V. Westerhoff et al., 1983)","previouslyFormattedCitation":"(H. V. Westerhoff et al., 1983)"},"properties":{"noteIndex":0},"schema":"https://github.com/citation-style-language/schema/raw/master/csl-citation.json"}</w:instrText>
      </w:r>
      <w:r>
        <w:rPr>
          <w:rFonts w:ascii="Palatino Linotype" w:eastAsia="Palatino Linotype" w:hAnsi="Palatino Linotype" w:cs="Palatino Linotype"/>
          <w:sz w:val="20"/>
          <w:szCs w:val="20"/>
        </w:rPr>
        <w:fldChar w:fldCharType="separate"/>
      </w:r>
      <w:r w:rsidR="00E05081" w:rsidRPr="00E05081">
        <w:rPr>
          <w:rFonts w:ascii="Palatino Linotype" w:eastAsia="Palatino Linotype" w:hAnsi="Palatino Linotype" w:cs="Palatino Linotype"/>
          <w:noProof/>
          <w:sz w:val="20"/>
          <w:szCs w:val="20"/>
        </w:rPr>
        <w:t>(</w:t>
      </w:r>
      <w:del w:id="1354" w:author="Yanfei Zhang" w:date="2022-03-29T09:29:00Z">
        <w:r w:rsidR="00E05081" w:rsidRPr="00E05081" w:rsidDel="000E2690">
          <w:rPr>
            <w:rFonts w:ascii="Palatino Linotype" w:eastAsia="Palatino Linotype" w:hAnsi="Palatino Linotype" w:cs="Palatino Linotype"/>
            <w:noProof/>
            <w:sz w:val="20"/>
            <w:szCs w:val="20"/>
          </w:rPr>
          <w:delText xml:space="preserve">H. V. Westerhoff et al., </w:delText>
        </w:r>
      </w:del>
      <w:r w:rsidR="00E05081" w:rsidRPr="00E05081">
        <w:rPr>
          <w:rFonts w:ascii="Palatino Linotype" w:eastAsia="Palatino Linotype" w:hAnsi="Palatino Linotype" w:cs="Palatino Linotype"/>
          <w:noProof/>
          <w:sz w:val="20"/>
          <w:szCs w:val="20"/>
        </w:rPr>
        <w:t>1983)</w:t>
      </w:r>
      <w:r>
        <w:rPr>
          <w:rFonts w:ascii="Palatino Linotype" w:eastAsia="Palatino Linotype" w:hAnsi="Palatino Linotype" w:cs="Palatino Linotype"/>
          <w:sz w:val="20"/>
          <w:szCs w:val="20"/>
        </w:rPr>
        <w:fldChar w:fldCharType="end"/>
      </w:r>
      <w:r>
        <w:rPr>
          <w:rFonts w:ascii="Palatino Linotype" w:eastAsia="Palatino Linotype" w:hAnsi="Palatino Linotype" w:cs="Palatino Linotype"/>
          <w:sz w:val="20"/>
          <w:szCs w:val="20"/>
        </w:rPr>
        <w:t xml:space="preserve"> calculated thermodynamic efficiencies of microbial growth and found that these were low. For substrates more oxidized than biomass the efficiencies were close to 20 %, the value predicted by Westerhoff et al. </w:t>
      </w:r>
      <w:r>
        <w:rPr>
          <w:rFonts w:ascii="Palatino Linotype" w:eastAsia="Palatino Linotype" w:hAnsi="Palatino Linotype" w:cs="Palatino Linotype"/>
          <w:sz w:val="20"/>
          <w:szCs w:val="20"/>
        </w:rPr>
        <w:fldChar w:fldCharType="begin" w:fldLock="1"/>
      </w:r>
      <w:r w:rsidR="003F6597">
        <w:rPr>
          <w:rFonts w:ascii="Palatino Linotype" w:eastAsia="Palatino Linotype" w:hAnsi="Palatino Linotype" w:cs="Palatino Linotype"/>
          <w:sz w:val="20"/>
          <w:szCs w:val="20"/>
        </w:rPr>
        <w:instrText>ADDIN CSL_CITATION {"citationItems":[{"id":"ITEM-1","itemData":{"author":[{"dropping-particle":"","family":"Westerhoff","given":"H.V.","non-dropping-particle":"","parse-names":false,"suffix":""},{"dropping-particle":"","family":"Hellingwerf","given":"K.","non-dropping-particle":"","parse-names":false,"suffix":""},{"dropping-particle":"","family":"Dam","given":"Karel","non-dropping-particle":"Van","parse-names":false,"suffix":""}],"container-title":"Proc. Natl. Acad. Sci. U","id":"ITEM-1","issue":"January","issued":{"date-parts":[["1983"]]},"page":"305-309","title":"Thermodynamic efficiency of microbial growth is low but optimal for maximal growth rate","type":"article-journal","volume":"80"},"uris":["http://www.mendeley.com/documents/?uuid=b73fb62d-dbfc-439c-9fe0-a28d63d4dca2"]}],"mendeley":{"formattedCitation":"(H. V. Westerhoff et al., 1983)","plainTextFormattedCitation":"(H. V. Westerhoff et al., 1983)","previouslyFormattedCitation":"(H. V. Westerhoff et al., 1983)"},"properties":{"noteIndex":0},"schema":"https://github.com/citation-style-language/schema/raw/master/csl-citation.json"}</w:instrText>
      </w:r>
      <w:r>
        <w:rPr>
          <w:rFonts w:ascii="Palatino Linotype" w:eastAsia="Palatino Linotype" w:hAnsi="Palatino Linotype" w:cs="Palatino Linotype"/>
          <w:sz w:val="20"/>
          <w:szCs w:val="20"/>
        </w:rPr>
        <w:fldChar w:fldCharType="separate"/>
      </w:r>
      <w:r w:rsidR="00E05081" w:rsidRPr="00E05081">
        <w:rPr>
          <w:rFonts w:ascii="Palatino Linotype" w:eastAsia="Palatino Linotype" w:hAnsi="Palatino Linotype" w:cs="Palatino Linotype"/>
          <w:noProof/>
          <w:sz w:val="20"/>
          <w:szCs w:val="20"/>
        </w:rPr>
        <w:t>(</w:t>
      </w:r>
      <w:del w:id="1355" w:author="Yanfei Zhang" w:date="2022-03-29T09:29:00Z">
        <w:r w:rsidR="00E05081" w:rsidRPr="00E05081" w:rsidDel="000E2690">
          <w:rPr>
            <w:rFonts w:ascii="Palatino Linotype" w:eastAsia="Palatino Linotype" w:hAnsi="Palatino Linotype" w:cs="Palatino Linotype"/>
            <w:noProof/>
            <w:sz w:val="20"/>
            <w:szCs w:val="20"/>
          </w:rPr>
          <w:delText xml:space="preserve">H. V. Westerhoff et al., </w:delText>
        </w:r>
      </w:del>
      <w:r w:rsidR="00E05081" w:rsidRPr="00E05081">
        <w:rPr>
          <w:rFonts w:ascii="Palatino Linotype" w:eastAsia="Palatino Linotype" w:hAnsi="Palatino Linotype" w:cs="Palatino Linotype"/>
          <w:noProof/>
          <w:sz w:val="20"/>
          <w:szCs w:val="20"/>
        </w:rPr>
        <w:t>1983)</w:t>
      </w:r>
      <w:r>
        <w:rPr>
          <w:rFonts w:ascii="Palatino Linotype" w:eastAsia="Palatino Linotype" w:hAnsi="Palatino Linotype" w:cs="Palatino Linotype"/>
          <w:sz w:val="20"/>
          <w:szCs w:val="20"/>
        </w:rPr>
        <w:fldChar w:fldCharType="end"/>
      </w:r>
      <w:r>
        <w:rPr>
          <w:rFonts w:ascii="Palatino Linotype" w:eastAsia="Palatino Linotype" w:hAnsi="Palatino Linotype" w:cs="Palatino Linotype"/>
          <w:sz w:val="20"/>
          <w:szCs w:val="20"/>
        </w:rPr>
        <w:t xml:space="preserve"> for maximal growth rate at optimal efficiency, i.e. the result </w:t>
      </w:r>
      <w:r w:rsidR="00D92C24">
        <w:rPr>
          <w:rFonts w:ascii="Palatino Linotype" w:eastAsia="Palatino Linotype" w:hAnsi="Palatino Linotype" w:cs="Palatino Linotype"/>
          <w:sz w:val="20"/>
          <w:szCs w:val="20"/>
        </w:rPr>
        <w:t>consistent with</w:t>
      </w:r>
      <w:r>
        <w:rPr>
          <w:rFonts w:ascii="Palatino Linotype" w:eastAsia="Palatino Linotype" w:hAnsi="Palatino Linotype" w:cs="Palatino Linotype"/>
          <w:sz w:val="20"/>
          <w:szCs w:val="20"/>
        </w:rPr>
        <w:t xml:space="preserve"> a</w:t>
      </w:r>
      <w:r w:rsidR="00D92C24">
        <w:rPr>
          <w:rFonts w:ascii="Palatino Linotype" w:eastAsia="Palatino Linotype" w:hAnsi="Palatino Linotype" w:cs="Palatino Linotype"/>
          <w:sz w:val="20"/>
          <w:szCs w:val="20"/>
        </w:rPr>
        <w:t>n optimal</w:t>
      </w:r>
      <w:r>
        <w:rPr>
          <w:rFonts w:ascii="Palatino Linotype" w:eastAsia="Palatino Linotype" w:hAnsi="Palatino Linotype" w:cs="Palatino Linotype"/>
          <w:sz w:val="20"/>
          <w:szCs w:val="20"/>
        </w:rPr>
        <w:t xml:space="preserve"> trade-off between growth rate and efficiency. Microorganisms always </w:t>
      </w:r>
      <w:r w:rsidR="00D92C24">
        <w:rPr>
          <w:rFonts w:ascii="Palatino Linotype" w:eastAsia="Palatino Linotype" w:hAnsi="Palatino Linotype" w:cs="Palatino Linotype"/>
          <w:sz w:val="20"/>
          <w:szCs w:val="20"/>
        </w:rPr>
        <w:t xml:space="preserve">maintained </w:t>
      </w:r>
      <w:r>
        <w:rPr>
          <w:rFonts w:ascii="Palatino Linotype" w:eastAsia="Palatino Linotype" w:hAnsi="Palatino Linotype" w:cs="Palatino Linotype"/>
          <w:sz w:val="20"/>
          <w:szCs w:val="20"/>
        </w:rPr>
        <w:t xml:space="preserve">under balanced growth conditions such as in </w:t>
      </w:r>
      <w:r>
        <w:rPr>
          <w:rFonts w:ascii="Palatino Linotype" w:eastAsia="Palatino Linotype" w:hAnsi="Palatino Linotype" w:cs="Palatino Linotype"/>
          <w:sz w:val="20"/>
          <w:szCs w:val="20"/>
        </w:rPr>
        <w:lastRenderedPageBreak/>
        <w:t>turbidostat, should be expected to have become selected for maximum growth rate, but for growth in repeated batch conditions with starvation periods in between</w:t>
      </w:r>
      <w:r w:rsidR="00E20F7D">
        <w:rPr>
          <w:rFonts w:ascii="Palatino Linotype" w:eastAsia="Palatino Linotype" w:hAnsi="Palatino Linotype" w:cs="Palatino Linotype"/>
          <w:sz w:val="20"/>
          <w:szCs w:val="20"/>
        </w:rPr>
        <w:t>,</w:t>
      </w:r>
      <w:r>
        <w:rPr>
          <w:rFonts w:ascii="Palatino Linotype" w:eastAsia="Palatino Linotype" w:hAnsi="Palatino Linotype" w:cs="Palatino Linotype"/>
          <w:sz w:val="20"/>
          <w:szCs w:val="20"/>
        </w:rPr>
        <w:t xml:space="preserve"> such as in isolated drops of substrate</w:t>
      </w:r>
      <w:r w:rsidR="00D92C24">
        <w:rPr>
          <w:rFonts w:ascii="Palatino Linotype" w:eastAsia="Palatino Linotype" w:hAnsi="Palatino Linotype" w:cs="Palatino Linotype"/>
          <w:sz w:val="20"/>
          <w:szCs w:val="20"/>
        </w:rPr>
        <w:t xml:space="preserve"> (and in the practice of how microbial strains are maintained in the laboratory)</w:t>
      </w:r>
      <w:r>
        <w:rPr>
          <w:rFonts w:ascii="Palatino Linotype" w:eastAsia="Palatino Linotype" w:hAnsi="Palatino Linotype" w:cs="Palatino Linotype"/>
          <w:sz w:val="20"/>
          <w:szCs w:val="20"/>
        </w:rPr>
        <w:t xml:space="preserve">, selection for efficiency should contribute more to the survival of the organism than </w:t>
      </w:r>
      <w:r w:rsidR="00D92C24">
        <w:rPr>
          <w:rFonts w:ascii="Palatino Linotype" w:eastAsia="Palatino Linotype" w:hAnsi="Palatino Linotype" w:cs="Palatino Linotype"/>
          <w:sz w:val="20"/>
          <w:szCs w:val="20"/>
        </w:rPr>
        <w:t xml:space="preserve">selection for </w:t>
      </w:r>
      <w:r>
        <w:rPr>
          <w:rFonts w:ascii="Palatino Linotype" w:eastAsia="Palatino Linotype" w:hAnsi="Palatino Linotype" w:cs="Palatino Linotype"/>
          <w:sz w:val="20"/>
          <w:szCs w:val="20"/>
        </w:rPr>
        <w:t xml:space="preserve">growth rate (Westerhoff and Van Dam, 1987). The latter growth condition has since been used for the selection of strains with enhanced productivity </w:t>
      </w:r>
      <w:r>
        <w:rPr>
          <w:rFonts w:ascii="Palatino Linotype" w:eastAsia="Palatino Linotype" w:hAnsi="Palatino Linotype" w:cs="Palatino Linotype"/>
          <w:sz w:val="20"/>
          <w:szCs w:val="20"/>
        </w:rPr>
        <w:fldChar w:fldCharType="begin" w:fldLock="1"/>
      </w:r>
      <w:r w:rsidR="00592C8C">
        <w:rPr>
          <w:rFonts w:ascii="Palatino Linotype" w:eastAsia="Palatino Linotype" w:hAnsi="Palatino Linotype" w:cs="Palatino Linotype"/>
          <w:sz w:val="20"/>
          <w:szCs w:val="20"/>
        </w:rPr>
        <w:instrText>ADDIN CSL_CITATION {"citationItems":[{"id":"ITEM-1","itemData":{"DOI":"10.1016/j.copbio.2019.10.007","ISSN":"0958-1669","author":[{"dropping-particle":"Van","family":"Tatenhove-pel","given":"Rinke J","non-dropping-particle":"","parse-names":false,"suffix":""},{"dropping-particle":"","family":"Hernandez-valdes","given":"Jhonatan A","non-dropping-particle":"","parse-names":false,"suffix":""},{"dropping-particle":"","family":"Kuipers","given":"Oscar P","non-dropping-particle":"","parse-names":false,"suffix":""},{"dropping-particle":"","family":"Fischlechner","given":"Martin","non-dropping-particle":"","parse-names":false,"suffix":""}],"container-title":"Current Opinion in Biotechnology","id":"ITEM-1","issued":{"date-parts":[["2020"]]},"page":"72-81","publisher":"Elsevier Ltd","title":"Microdroplet screening and selection for improved microbial production of extracellular compounds","type":"article-journal","volume":"61"},"uris":["http://www.mendeley.com/documents/?uuid=aaf7bcca-82ec-4ea8-b757-1699e5f01612"]}],"mendeley":{"formattedCitation":"(Tatenhove-pel et al., 2020)","plainTextFormattedCitation":"(Tatenhove-pel et al., 2020)","previouslyFormattedCitation":"(Tatenhove-pel et al., 2020)"},"properties":{"noteIndex":0},"schema":"https://github.com/citation-style-language/schema/raw/master/csl-citation.json"}</w:instrText>
      </w:r>
      <w:r>
        <w:rPr>
          <w:rFonts w:ascii="Palatino Linotype" w:eastAsia="Palatino Linotype" w:hAnsi="Palatino Linotype" w:cs="Palatino Linotype"/>
          <w:sz w:val="20"/>
          <w:szCs w:val="20"/>
        </w:rPr>
        <w:fldChar w:fldCharType="separate"/>
      </w:r>
      <w:r w:rsidR="00393F92" w:rsidRPr="00393F92">
        <w:rPr>
          <w:rFonts w:ascii="Palatino Linotype" w:eastAsia="Palatino Linotype" w:hAnsi="Palatino Linotype" w:cs="Palatino Linotype"/>
          <w:noProof/>
          <w:sz w:val="20"/>
          <w:szCs w:val="20"/>
        </w:rPr>
        <w:t>(Tatenhove-pel et al., 2020)</w:t>
      </w:r>
      <w:r>
        <w:rPr>
          <w:rFonts w:ascii="Palatino Linotype" w:eastAsia="Palatino Linotype" w:hAnsi="Palatino Linotype" w:cs="Palatino Linotype"/>
          <w:sz w:val="20"/>
          <w:szCs w:val="20"/>
        </w:rPr>
        <w:fldChar w:fldCharType="end"/>
      </w:r>
      <w:r>
        <w:rPr>
          <w:rFonts w:ascii="Palatino Linotype" w:eastAsia="Palatino Linotype" w:hAnsi="Palatino Linotype" w:cs="Palatino Linotype"/>
          <w:sz w:val="20"/>
          <w:szCs w:val="20"/>
        </w:rPr>
        <w:t xml:space="preserve">.  </w:t>
      </w:r>
    </w:p>
    <w:p w14:paraId="679AC1AF" w14:textId="11191932" w:rsidR="00F25F45" w:rsidRDefault="00F25F45" w:rsidP="0039492C">
      <w:pPr>
        <w:pBdr>
          <w:top w:val="nil"/>
          <w:left w:val="nil"/>
          <w:bottom w:val="nil"/>
          <w:right w:val="nil"/>
          <w:between w:val="nil"/>
        </w:pBdr>
        <w:spacing w:line="240" w:lineRule="auto"/>
        <w:ind w:firstLine="432"/>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Whether there is r-selection such as apparently in our example of </w:t>
      </w:r>
      <w:r w:rsidRPr="00CF7E58">
        <w:rPr>
          <w:rFonts w:ascii="Palatino Linotype" w:eastAsia="Palatino Linotype" w:hAnsi="Palatino Linotype" w:cs="Palatino Linotype"/>
          <w:i/>
          <w:sz w:val="20"/>
          <w:szCs w:val="20"/>
        </w:rPr>
        <w:t>S. solfataricus</w:t>
      </w:r>
      <w:r>
        <w:rPr>
          <w:rFonts w:ascii="Palatino Linotype" w:eastAsia="Palatino Linotype" w:hAnsi="Palatino Linotype" w:cs="Palatino Linotype"/>
          <w:sz w:val="20"/>
          <w:szCs w:val="20"/>
        </w:rPr>
        <w:t xml:space="preserve"> (</w:t>
      </w:r>
      <w:r w:rsidR="0076719B">
        <w:rPr>
          <w:rFonts w:ascii="Palatino Linotype" w:eastAsia="Palatino Linotype" w:hAnsi="Palatino Linotype" w:cs="Palatino Linotype"/>
          <w:sz w:val="20"/>
          <w:szCs w:val="20"/>
        </w:rPr>
        <w:t>Figure</w:t>
      </w:r>
      <w:r>
        <w:rPr>
          <w:rFonts w:ascii="Palatino Linotype" w:eastAsia="Palatino Linotype" w:hAnsi="Palatino Linotype" w:cs="Palatino Linotype"/>
          <w:sz w:val="20"/>
          <w:szCs w:val="20"/>
        </w:rPr>
        <w:t xml:space="preserve"> 1) rather than k-selection should depend on the environment. Less-crowded environments should favor r-selection while in crowded places with the densities of a species close to the environment’s carrying capacity, k-selection </w:t>
      </w:r>
      <w:r w:rsidR="00A20790">
        <w:rPr>
          <w:rFonts w:ascii="Palatino Linotype" w:eastAsia="Palatino Linotype" w:hAnsi="Palatino Linotype" w:cs="Palatino Linotype"/>
          <w:sz w:val="20"/>
          <w:szCs w:val="20"/>
        </w:rPr>
        <w:t xml:space="preserve">should </w:t>
      </w:r>
      <w:r>
        <w:rPr>
          <w:rFonts w:ascii="Palatino Linotype" w:eastAsia="Palatino Linotype" w:hAnsi="Palatino Linotype" w:cs="Palatino Linotype"/>
          <w:sz w:val="20"/>
          <w:szCs w:val="20"/>
        </w:rPr>
        <w:t>prevail</w:t>
      </w:r>
      <w:r w:rsidR="00D43DF0">
        <w:rPr>
          <w:rFonts w:ascii="Palatino Linotype" w:eastAsia="Palatino Linotype" w:hAnsi="Palatino Linotype" w:cs="Palatino Linotype"/>
          <w:sz w:val="20"/>
          <w:szCs w:val="20"/>
        </w:rPr>
        <w:t xml:space="preserve"> (</w:t>
      </w:r>
      <w:r w:rsidR="00D43DF0" w:rsidRPr="000D35F2">
        <w:rPr>
          <w:rFonts w:ascii="Palatino Linotype" w:eastAsia="Palatino Linotype" w:hAnsi="Palatino Linotype" w:cs="Palatino Linotype"/>
          <w:sz w:val="20"/>
          <w:szCs w:val="20"/>
        </w:rPr>
        <w:t>Pianka</w:t>
      </w:r>
      <w:r w:rsidR="00D43DF0">
        <w:rPr>
          <w:rFonts w:ascii="Palatino Linotype" w:eastAsia="Palatino Linotype" w:hAnsi="Palatino Linotype" w:cs="Palatino Linotype"/>
          <w:sz w:val="20"/>
          <w:szCs w:val="20"/>
        </w:rPr>
        <w:t xml:space="preserve"> et al., 1972).</w:t>
      </w:r>
      <w:r>
        <w:rPr>
          <w:rFonts w:ascii="Palatino Linotype" w:eastAsia="Palatino Linotype" w:hAnsi="Palatino Linotype" w:cs="Palatino Linotype"/>
          <w:sz w:val="20"/>
          <w:szCs w:val="20"/>
        </w:rPr>
        <w:t xml:space="preserve"> This translates to a more crowded environment leading to substrate limitation hence a decreased </w:t>
      </w:r>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c</m:t>
            </m:r>
          </m:sub>
        </m:sSub>
      </m:oMath>
      <w:r>
        <w:rPr>
          <w:rFonts w:ascii="Palatino Linotype" w:eastAsia="Palatino Linotype" w:hAnsi="Palatino Linotype" w:cs="Palatino Linotype"/>
          <w:sz w:val="20"/>
          <w:szCs w:val="20"/>
        </w:rPr>
        <w:t xml:space="preserve"> and an increased </w:t>
      </w:r>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a</m:t>
            </m:r>
          </m:sub>
        </m:sSub>
      </m:oMath>
      <w:r>
        <w:rPr>
          <w:rFonts w:ascii="Palatino Linotype" w:eastAsia="Palatino Linotype" w:hAnsi="Palatino Linotype" w:cs="Palatino Linotype"/>
          <w:sz w:val="20"/>
          <w:szCs w:val="20"/>
        </w:rPr>
        <w:t xml:space="preserve"> and</w:t>
      </w:r>
      <w:r w:rsidR="000F0239">
        <w:rPr>
          <w:rFonts w:ascii="Palatino Linotype" w:eastAsia="Palatino Linotype" w:hAnsi="Palatino Linotype" w:cs="Palatino Linotype"/>
          <w:sz w:val="20"/>
          <w:szCs w:val="20"/>
        </w:rPr>
        <w:t xml:space="preserve"> hence a decrease in optimal </w:t>
      </w:r>
      <w:r w:rsidR="000F0239" w:rsidRPr="0024253A">
        <w:rPr>
          <w:rFonts w:ascii="Palatino Linotype" w:eastAsia="Palatino Linotype" w:hAnsi="Palatino Linotype" w:cs="Palatino Linotype"/>
          <w:sz w:val="20"/>
          <w:szCs w:val="20"/>
        </w:rPr>
        <w:t>Z</w:t>
      </w:r>
      <w:r w:rsidR="000F0239">
        <w:rPr>
          <w:rFonts w:ascii="Palatino Linotype" w:eastAsia="Palatino Linotype" w:hAnsi="Palatino Linotype" w:cs="Palatino Linotype"/>
          <w:sz w:val="20"/>
          <w:szCs w:val="20"/>
        </w:rPr>
        <w:t>.</w:t>
      </w:r>
      <w:r>
        <w:rPr>
          <w:rFonts w:ascii="Palatino Linotype" w:eastAsia="Palatino Linotype" w:hAnsi="Palatino Linotype" w:cs="Palatino Linotype"/>
          <w:sz w:val="20"/>
          <w:szCs w:val="20"/>
        </w:rPr>
        <w:t xml:space="preserve"> A case in point should be oxygen limitation due to a crowded environment or a high temperature. Considering the alternative quinol oxidases soxABCD and soxM of </w:t>
      </w:r>
      <w:r>
        <w:rPr>
          <w:rFonts w:ascii="Palatino Linotype" w:eastAsia="Palatino Linotype" w:hAnsi="Palatino Linotype" w:cs="Palatino Linotype"/>
          <w:i/>
          <w:sz w:val="20"/>
          <w:szCs w:val="20"/>
        </w:rPr>
        <w:t>S. solfataricus</w:t>
      </w:r>
      <w:r>
        <w:rPr>
          <w:rFonts w:ascii="Palatino Linotype" w:eastAsia="Palatino Linotype" w:hAnsi="Palatino Linotype" w:cs="Palatino Linotype"/>
          <w:sz w:val="20"/>
          <w:szCs w:val="20"/>
        </w:rPr>
        <w:t xml:space="preserve"> at low pO</w:t>
      </w:r>
      <w:r>
        <w:rPr>
          <w:rFonts w:ascii="Palatino Linotype" w:eastAsia="Palatino Linotype" w:hAnsi="Palatino Linotype" w:cs="Palatino Linotype"/>
          <w:sz w:val="20"/>
          <w:szCs w:val="20"/>
          <w:vertAlign w:val="subscript"/>
        </w:rPr>
        <w:t>2</w:t>
      </w:r>
      <w:r>
        <w:rPr>
          <w:rFonts w:ascii="Palatino Linotype" w:eastAsia="Palatino Linotype" w:hAnsi="Palatino Linotype" w:cs="Palatino Linotype"/>
          <w:sz w:val="20"/>
          <w:szCs w:val="20"/>
        </w:rPr>
        <w:t>, one should expect r</w:t>
      </w:r>
      <w:r w:rsidR="00E20F7D">
        <w:rPr>
          <w:rFonts w:ascii="Palatino Linotype" w:eastAsia="Palatino Linotype" w:hAnsi="Palatino Linotype" w:cs="Palatino Linotype"/>
          <w:sz w:val="20"/>
          <w:szCs w:val="20"/>
        </w:rPr>
        <w:t>-</w:t>
      </w:r>
      <w:r>
        <w:rPr>
          <w:rFonts w:ascii="Palatino Linotype" w:eastAsia="Palatino Linotype" w:hAnsi="Palatino Linotype" w:cs="Palatino Linotype"/>
          <w:sz w:val="20"/>
          <w:szCs w:val="20"/>
        </w:rPr>
        <w:t xml:space="preserve">selection to favor </w:t>
      </w:r>
      <w:proofErr w:type="spellStart"/>
      <w:r>
        <w:rPr>
          <w:rFonts w:ascii="Palatino Linotype" w:eastAsia="Palatino Linotype" w:hAnsi="Palatino Linotype" w:cs="Palatino Linotype"/>
          <w:sz w:val="20"/>
          <w:szCs w:val="20"/>
        </w:rPr>
        <w:t>soxM</w:t>
      </w:r>
      <w:proofErr w:type="spellEnd"/>
      <w:r>
        <w:rPr>
          <w:rFonts w:ascii="Palatino Linotype" w:eastAsia="Palatino Linotype" w:hAnsi="Palatino Linotype" w:cs="Palatino Linotype"/>
          <w:sz w:val="20"/>
          <w:szCs w:val="20"/>
        </w:rPr>
        <w:t xml:space="preserve"> (or </w:t>
      </w:r>
      <w:proofErr w:type="spellStart"/>
      <w:r>
        <w:rPr>
          <w:rFonts w:ascii="Palatino Linotype" w:eastAsia="Palatino Linotype" w:hAnsi="Palatino Linotype" w:cs="Palatino Linotype"/>
          <w:sz w:val="20"/>
          <w:szCs w:val="20"/>
        </w:rPr>
        <w:t>soxABCDE</w:t>
      </w:r>
      <w:proofErr w:type="spellEnd"/>
      <w:r>
        <w:rPr>
          <w:rFonts w:ascii="Palatino Linotype" w:eastAsia="Palatino Linotype" w:hAnsi="Palatino Linotype" w:cs="Palatino Linotype"/>
          <w:sz w:val="20"/>
          <w:szCs w:val="20"/>
        </w:rPr>
        <w:t xml:space="preserve">, both of which only pump two protons per pair of electrons) over </w:t>
      </w:r>
      <w:del w:id="1356" w:author="Yanfei Zhang" w:date="2022-03-28T20:50:00Z">
        <w:r w:rsidDel="006E18E1">
          <w:rPr>
            <w:rFonts w:ascii="Palatino Linotype" w:eastAsia="Palatino Linotype" w:hAnsi="Palatino Linotype" w:cs="Palatino Linotype"/>
            <w:sz w:val="20"/>
            <w:szCs w:val="20"/>
          </w:rPr>
          <w:delText xml:space="preserve">SoxABCD </w:delText>
        </w:r>
      </w:del>
      <w:proofErr w:type="spellStart"/>
      <w:ins w:id="1357" w:author="Yanfei Zhang" w:date="2022-03-28T20:50:00Z">
        <w:r w:rsidR="006E18E1">
          <w:rPr>
            <w:rFonts w:ascii="Palatino Linotype" w:eastAsia="Palatino Linotype" w:hAnsi="Palatino Linotype" w:cs="Palatino Linotype"/>
            <w:sz w:val="20"/>
            <w:szCs w:val="20"/>
          </w:rPr>
          <w:t>soxABCD</w:t>
        </w:r>
        <w:proofErr w:type="spellEnd"/>
        <w:r w:rsidR="006E18E1">
          <w:rPr>
            <w:rFonts w:ascii="Palatino Linotype" w:eastAsia="Palatino Linotype" w:hAnsi="Palatino Linotype" w:cs="Palatino Linotype"/>
            <w:sz w:val="20"/>
            <w:szCs w:val="20"/>
          </w:rPr>
          <w:t xml:space="preserve"> </w:t>
        </w:r>
      </w:ins>
      <w:r>
        <w:rPr>
          <w:rFonts w:ascii="Palatino Linotype" w:eastAsia="Palatino Linotype" w:hAnsi="Palatino Linotype" w:cs="Palatino Linotype"/>
          <w:sz w:val="20"/>
          <w:szCs w:val="20"/>
        </w:rPr>
        <w:t xml:space="preserve">(which pumps 4 protons per two electrons). </w:t>
      </w:r>
      <w:r w:rsidR="00573E22">
        <w:rPr>
          <w:rFonts w:ascii="Palatino Linotype" w:eastAsia="Palatino Linotype" w:hAnsi="Palatino Linotype" w:cs="Palatino Linotype"/>
          <w:sz w:val="20"/>
          <w:szCs w:val="20"/>
        </w:rPr>
        <w:t>Yield (k-)</w:t>
      </w:r>
      <w:r w:rsidR="00FA1556">
        <w:rPr>
          <w:rFonts w:ascii="Palatino Linotype" w:eastAsia="Palatino Linotype" w:hAnsi="Palatino Linotype" w:cs="Palatino Linotype"/>
          <w:sz w:val="20"/>
          <w:szCs w:val="20"/>
        </w:rPr>
        <w:t xml:space="preserve"> </w:t>
      </w:r>
      <w:r w:rsidR="00573E22">
        <w:rPr>
          <w:rFonts w:ascii="Palatino Linotype" w:eastAsia="Palatino Linotype" w:hAnsi="Palatino Linotype" w:cs="Palatino Linotype"/>
          <w:sz w:val="20"/>
          <w:szCs w:val="20"/>
        </w:rPr>
        <w:t xml:space="preserve">selection should route the flux towards </w:t>
      </w:r>
      <w:r>
        <w:rPr>
          <w:rFonts w:ascii="Palatino Linotype" w:eastAsia="Palatino Linotype" w:hAnsi="Palatino Linotype" w:cs="Palatino Linotype"/>
          <w:sz w:val="20"/>
          <w:szCs w:val="20"/>
        </w:rPr>
        <w:t>soxABCD</w:t>
      </w:r>
      <w:r w:rsidR="00573E22">
        <w:rPr>
          <w:rFonts w:ascii="Palatino Linotype" w:eastAsia="Palatino Linotype" w:hAnsi="Palatino Linotype" w:cs="Palatino Linotype"/>
          <w:sz w:val="20"/>
          <w:szCs w:val="20"/>
        </w:rPr>
        <w:t>.</w:t>
      </w:r>
      <w:r>
        <w:rPr>
          <w:rFonts w:ascii="Palatino Linotype" w:eastAsia="Palatino Linotype" w:hAnsi="Palatino Linotype" w:cs="Palatino Linotype"/>
          <w:sz w:val="20"/>
          <w:szCs w:val="20"/>
        </w:rPr>
        <w:t xml:space="preserve">  </w:t>
      </w:r>
    </w:p>
    <w:p w14:paraId="37054F82" w14:textId="77777777" w:rsidR="00F25F45" w:rsidRPr="003C051D" w:rsidRDefault="00F25F45" w:rsidP="0039492C">
      <w:pPr>
        <w:pBdr>
          <w:top w:val="nil"/>
          <w:left w:val="nil"/>
          <w:bottom w:val="nil"/>
          <w:right w:val="nil"/>
          <w:between w:val="nil"/>
        </w:pBdr>
        <w:spacing w:line="240" w:lineRule="auto"/>
        <w:ind w:firstLine="432"/>
        <w:rPr>
          <w:rFonts w:ascii="Palatino Linotype" w:eastAsia="Palatino Linotype" w:hAnsi="Palatino Linotype" w:cs="Palatino Linotype"/>
          <w:sz w:val="18"/>
          <w:szCs w:val="18"/>
        </w:rPr>
      </w:pPr>
      <w:r>
        <w:rPr>
          <w:rFonts w:ascii="Palatino Linotype" w:eastAsia="Palatino Linotype" w:hAnsi="Palatino Linotype" w:cs="Palatino Linotype"/>
          <w:sz w:val="20"/>
          <w:szCs w:val="20"/>
        </w:rPr>
        <w:t xml:space="preserve">In </w:t>
      </w:r>
      <w:r>
        <w:rPr>
          <w:rFonts w:ascii="Palatino Linotype" w:eastAsia="Palatino Linotype" w:hAnsi="Palatino Linotype" w:cs="Palatino Linotype"/>
          <w:i/>
          <w:sz w:val="20"/>
          <w:szCs w:val="20"/>
        </w:rPr>
        <w:t>S. solfataricus</w:t>
      </w:r>
      <w:r>
        <w:rPr>
          <w:rFonts w:ascii="Palatino Linotype" w:eastAsia="Palatino Linotype" w:hAnsi="Palatino Linotype" w:cs="Palatino Linotype"/>
          <w:sz w:val="20"/>
          <w:szCs w:val="20"/>
        </w:rPr>
        <w:t xml:space="preserve"> at low-O</w:t>
      </w:r>
      <w:r>
        <w:rPr>
          <w:rFonts w:ascii="Palatino Linotype" w:eastAsia="Palatino Linotype" w:hAnsi="Palatino Linotype" w:cs="Palatino Linotype"/>
          <w:sz w:val="20"/>
          <w:szCs w:val="20"/>
          <w:vertAlign w:val="subscript"/>
        </w:rPr>
        <w:t>2</w:t>
      </w:r>
      <w:r>
        <w:rPr>
          <w:rFonts w:ascii="Palatino Linotype" w:eastAsia="Palatino Linotype" w:hAnsi="Palatino Linotype" w:cs="Palatino Linotype"/>
          <w:sz w:val="20"/>
          <w:szCs w:val="20"/>
        </w:rPr>
        <w:t xml:space="preserve"> conditions, the gene cluster of soxABCD is overexpressed, while under high-O</w:t>
      </w:r>
      <w:r>
        <w:rPr>
          <w:rFonts w:ascii="Palatino Linotype" w:eastAsia="Palatino Linotype" w:hAnsi="Palatino Linotype" w:cs="Palatino Linotype"/>
          <w:sz w:val="20"/>
          <w:szCs w:val="20"/>
          <w:vertAlign w:val="subscript"/>
        </w:rPr>
        <w:t>2</w:t>
      </w:r>
      <w:r>
        <w:rPr>
          <w:rFonts w:ascii="Palatino Linotype" w:eastAsia="Palatino Linotype" w:hAnsi="Palatino Linotype" w:cs="Palatino Linotype"/>
          <w:sz w:val="20"/>
          <w:szCs w:val="20"/>
        </w:rPr>
        <w:t xml:space="preserve"> conditions the exp</w:t>
      </w:r>
      <w:r w:rsidR="00FA1556">
        <w:rPr>
          <w:rFonts w:ascii="Palatino Linotype" w:eastAsia="Palatino Linotype" w:hAnsi="Palatino Linotype" w:cs="Palatino Linotype"/>
          <w:sz w:val="20"/>
          <w:szCs w:val="20"/>
        </w:rPr>
        <w:t xml:space="preserve">ression of SoxM is upregulated </w:t>
      </w:r>
      <w:r w:rsidR="00FA1556">
        <w:rPr>
          <w:rFonts w:ascii="Palatino Linotype" w:eastAsia="Palatino Linotype" w:hAnsi="Palatino Linotype" w:cs="Palatino Linotype"/>
          <w:sz w:val="20"/>
          <w:szCs w:val="20"/>
        </w:rPr>
        <w:fldChar w:fldCharType="begin" w:fldLock="1"/>
      </w:r>
      <w:r w:rsidR="00FA1556">
        <w:rPr>
          <w:rFonts w:ascii="Palatino Linotype" w:eastAsia="Palatino Linotype" w:hAnsi="Palatino Linotype" w:cs="Palatino Linotype"/>
          <w:sz w:val="20"/>
          <w:szCs w:val="20"/>
        </w:rPr>
        <w:instrText>ADDIN CSL_CITATION {"citationItems":[{"id":"ITEM-1","itemData":{"DOI":"10.1111/j.1574-6968.2009.01759.x","ISSN":"03781097","PMID":"19735462","abstract":"Sulfolobus solfataricus P2 was grown aerobically at various O2 concentrations. Based on growth parameters in microcosms, four types of behavior could be distinguished. At 35% O2 (v/v; gas phase), the cultures did not grow, indicating a lethal dose of oxygen. For 26-32% O2, the growth was significantly affected compared with the reference (21%), suggesting a moderate toxicity by O2. For 16-24% O2, standard growth was observed. For 1.5-15% O2, growth was comparable with the reference, but the yield on O2 indicated a more efficient use of oxygen. These results indicate that S. solfataricus P2 grows optimally in the range of 1.5-24% O2, most likely by adjusting its energy-transducing machinery. To gain some insight into control of the respiratory system, transcriptomes of the strain cultivated at different O2 concentrations, corresponding to each behavior (1.5%, 21% and 26%), were compared using a DNA microarray approach. It showed differential expression of several genes encoding terminal oxidases, indicating an adaptation of the strain's respiratory system in response to fluctuating oxygen concentrations. © 2009 Federation of European Microbiological Societies. Published by Blackwell Publishing Ltd. No claim to original French government works.","author":[{"dropping-particle":"","family":"Simon","given":"Gwénola","non-dropping-particle":"","parse-names":false,"suffix":""},{"dropping-particle":"","family":"Walther","given":"Jasper","non-dropping-particle":"","parse-names":false,"suffix":""},{"dropping-particle":"","family":"Zabeti","given":"Nathalie","non-dropping-particle":"","parse-names":false,"suffix":""},{"dropping-particle":"","family":"Combet-Blanc","given":"Yannick","non-dropping-particle":"","parse-names":false,"suffix":""},{"dropping-particle":"","family":"Auria","given":"Richard","non-dropping-particle":"","parse-names":false,"suffix":""},{"dropping-particle":"","family":"Oost","given":"John","non-dropping-particle":"Van Der","parse-names":false,"suffix":""},{"dropping-particle":"","family":"Casalot","given":"Laurence","non-dropping-particle":"","parse-names":false,"suffix":""}],"container-title":"FEMS Microbiology Letters","id":"ITEM-1","issue":"2","issued":{"date-parts":[["2009"]]},"page":"255-260","title":"Effect of O2 concentrations on Sulfolobus solfataricus P2","type":"article-journal","volume":"299"},"uris":["http://www.mendeley.com/documents/?uuid=5e8fa363-56e5-4025-864c-074a79502e6b"]}],"mendeley":{"formattedCitation":"(Simon et al., 2009)","plainTextFormattedCitation":"(Simon et al., 2009)","previouslyFormattedCitation":"(Simon et al., 2009)"},"properties":{"noteIndex":0},"schema":"https://github.com/citation-style-language/schema/raw/master/csl-citation.json"}</w:instrText>
      </w:r>
      <w:r w:rsidR="00FA1556">
        <w:rPr>
          <w:rFonts w:ascii="Palatino Linotype" w:eastAsia="Palatino Linotype" w:hAnsi="Palatino Linotype" w:cs="Palatino Linotype"/>
          <w:sz w:val="20"/>
          <w:szCs w:val="20"/>
        </w:rPr>
        <w:fldChar w:fldCharType="separate"/>
      </w:r>
      <w:r w:rsidR="00FA1556" w:rsidRPr="00FA1556">
        <w:rPr>
          <w:rFonts w:ascii="Palatino Linotype" w:eastAsia="Palatino Linotype" w:hAnsi="Palatino Linotype" w:cs="Palatino Linotype"/>
          <w:noProof/>
          <w:sz w:val="20"/>
          <w:szCs w:val="20"/>
        </w:rPr>
        <w:t>(Simon et al., 2009)</w:t>
      </w:r>
      <w:r w:rsidR="00FA1556">
        <w:rPr>
          <w:rFonts w:ascii="Palatino Linotype" w:eastAsia="Palatino Linotype" w:hAnsi="Palatino Linotype" w:cs="Palatino Linotype"/>
          <w:sz w:val="20"/>
          <w:szCs w:val="20"/>
        </w:rPr>
        <w:fldChar w:fldCharType="end"/>
      </w:r>
      <w:r>
        <w:rPr>
          <w:rFonts w:ascii="Palatino Linotype" w:eastAsia="Palatino Linotype" w:hAnsi="Palatino Linotype" w:cs="Palatino Linotype"/>
          <w:sz w:val="20"/>
          <w:szCs w:val="20"/>
        </w:rPr>
        <w:t xml:space="preserve">: Through gene expression Z here increases with oxygen limitation, i.e. as </w:t>
      </w:r>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a</m:t>
            </m:r>
          </m:sub>
        </m:sSub>
      </m:oMath>
      <w:r>
        <w:rPr>
          <w:rFonts w:ascii="Palatino Linotype" w:eastAsia="Palatino Linotype" w:hAnsi="Palatino Linotype" w:cs="Palatino Linotype"/>
          <w:sz w:val="20"/>
          <w:szCs w:val="20"/>
        </w:rPr>
        <w:t xml:space="preserve"> </w:t>
      </w:r>
      <w:r w:rsidR="00B51EDF">
        <w:rPr>
          <w:rFonts w:ascii="Palatino Linotype" w:eastAsia="Palatino Linotype" w:hAnsi="Palatino Linotype" w:cs="Palatino Linotype"/>
          <w:sz w:val="20"/>
          <w:szCs w:val="20"/>
        </w:rPr>
        <w:t>inc</w:t>
      </w:r>
      <w:r>
        <w:rPr>
          <w:rFonts w:ascii="Palatino Linotype" w:eastAsia="Palatino Linotype" w:hAnsi="Palatino Linotype" w:cs="Palatino Linotype"/>
          <w:sz w:val="20"/>
          <w:szCs w:val="20"/>
        </w:rPr>
        <w:t>reases, whereas through metabolic regulation Z should have decreased</w:t>
      </w:r>
      <w:r w:rsidR="00C525F6">
        <w:rPr>
          <w:rFonts w:ascii="Palatino Linotype" w:eastAsia="Palatino Linotype" w:hAnsi="Palatino Linotype" w:cs="Palatino Linotype"/>
          <w:sz w:val="20"/>
          <w:szCs w:val="20"/>
        </w:rPr>
        <w:t>.</w:t>
      </w:r>
      <w:r w:rsidR="00BA3B28">
        <w:rPr>
          <w:rFonts w:ascii="Palatino Linotype" w:eastAsia="Palatino Linotype" w:hAnsi="Palatino Linotype" w:cs="Palatino Linotype"/>
          <w:sz w:val="20"/>
          <w:szCs w:val="20"/>
        </w:rPr>
        <w:t xml:space="preserve"> </w:t>
      </w:r>
      <w:r w:rsidR="00DF4C37">
        <w:rPr>
          <w:rFonts w:ascii="Palatino Linotype" w:eastAsia="Palatino Linotype" w:hAnsi="Palatino Linotype" w:cs="Palatino Linotype"/>
          <w:sz w:val="20"/>
          <w:szCs w:val="20"/>
        </w:rPr>
        <w:t>Remarkably perhaps, t</w:t>
      </w:r>
      <w:r w:rsidR="00BA3B28">
        <w:rPr>
          <w:rFonts w:ascii="Palatino Linotype" w:eastAsia="Palatino Linotype" w:hAnsi="Palatino Linotype" w:cs="Palatino Linotype"/>
          <w:sz w:val="20"/>
          <w:szCs w:val="20"/>
        </w:rPr>
        <w:t>he gene expression regulation is here consistent with k (yield) selection at low oxygen concentrations rather than to favor a fast synthesis of ATP and fast growth</w:t>
      </w:r>
      <w:r w:rsidR="00B51EDF">
        <w:rPr>
          <w:rFonts w:ascii="Palatino Linotype" w:eastAsia="Palatino Linotype" w:hAnsi="Palatino Linotype" w:cs="Palatino Linotype"/>
          <w:sz w:val="20"/>
          <w:szCs w:val="20"/>
        </w:rPr>
        <w:t>.</w:t>
      </w:r>
      <w:r w:rsidR="00DF4C37">
        <w:rPr>
          <w:rFonts w:ascii="Palatino Linotype" w:eastAsia="Palatino Linotype" w:hAnsi="Palatino Linotype" w:cs="Palatino Linotype"/>
          <w:sz w:val="20"/>
          <w:szCs w:val="20"/>
        </w:rPr>
        <w:t xml:space="preserve"> T</w:t>
      </w:r>
      <w:r w:rsidR="00BA3B28">
        <w:rPr>
          <w:rFonts w:ascii="Palatino Linotype" w:eastAsia="Palatino Linotype" w:hAnsi="Palatino Linotype" w:cs="Palatino Linotype"/>
          <w:sz w:val="20"/>
          <w:szCs w:val="20"/>
        </w:rPr>
        <w:t>he organism may prefer to grow at a higher yield, i.e. to have, per oxygen molecule available more ATP synthesized.</w:t>
      </w:r>
      <w:r w:rsidR="00DF4C37">
        <w:rPr>
          <w:rFonts w:ascii="Palatino Linotype" w:eastAsia="Palatino Linotype" w:hAnsi="Palatino Linotype" w:cs="Palatino Linotype"/>
          <w:sz w:val="20"/>
          <w:szCs w:val="20"/>
        </w:rPr>
        <w:t xml:space="preserve">  </w:t>
      </w:r>
    </w:p>
    <w:p w14:paraId="52E17ABA" w14:textId="111D75A2" w:rsidR="00BA3B28" w:rsidRDefault="00F25F45" w:rsidP="0039492C">
      <w:pPr>
        <w:pBdr>
          <w:top w:val="nil"/>
          <w:left w:val="nil"/>
          <w:bottom w:val="nil"/>
          <w:right w:val="nil"/>
          <w:between w:val="nil"/>
        </w:pBdr>
        <w:spacing w:line="240" w:lineRule="auto"/>
        <w:ind w:firstLine="432"/>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There are no data for the affinity of oxygen for SoxABCD and SoxM for </w:t>
      </w:r>
      <w:r>
        <w:rPr>
          <w:rFonts w:ascii="Palatino Linotype" w:eastAsia="Palatino Linotype" w:hAnsi="Palatino Linotype" w:cs="Palatino Linotype"/>
          <w:i/>
          <w:sz w:val="20"/>
          <w:szCs w:val="20"/>
        </w:rPr>
        <w:t>S. solfataricus</w:t>
      </w:r>
      <w:r>
        <w:rPr>
          <w:rFonts w:ascii="Palatino Linotype" w:eastAsia="Palatino Linotype" w:hAnsi="Palatino Linotype" w:cs="Palatino Linotype"/>
          <w:sz w:val="20"/>
          <w:szCs w:val="20"/>
        </w:rPr>
        <w:t xml:space="preserve">, but for </w:t>
      </w:r>
      <w:r>
        <w:rPr>
          <w:rFonts w:ascii="Palatino Linotype" w:eastAsia="Palatino Linotype" w:hAnsi="Palatino Linotype" w:cs="Palatino Linotype"/>
          <w:i/>
          <w:sz w:val="20"/>
          <w:szCs w:val="20"/>
        </w:rPr>
        <w:t>Aeropyrum pernix</w:t>
      </w:r>
      <w:r>
        <w:rPr>
          <w:rFonts w:ascii="Palatino Linotype" w:eastAsia="Palatino Linotype" w:hAnsi="Palatino Linotype" w:cs="Palatino Linotype"/>
          <w:sz w:val="20"/>
          <w:szCs w:val="20"/>
        </w:rPr>
        <w:t xml:space="preserve"> K1, which is quite close to </w:t>
      </w:r>
      <w:r>
        <w:rPr>
          <w:rFonts w:ascii="Palatino Linotype" w:eastAsia="Palatino Linotype" w:hAnsi="Palatino Linotype" w:cs="Palatino Linotype"/>
          <w:i/>
          <w:sz w:val="20"/>
          <w:szCs w:val="20"/>
        </w:rPr>
        <w:t>S. solfataricus</w:t>
      </w:r>
      <w:r>
        <w:rPr>
          <w:rFonts w:ascii="Palatino Linotype" w:eastAsia="Palatino Linotype" w:hAnsi="Palatino Linotype" w:cs="Palatino Linotype"/>
          <w:sz w:val="20"/>
          <w:szCs w:val="20"/>
        </w:rPr>
        <w:t>, it ha</w:t>
      </w:r>
      <w:r w:rsidR="00A41625">
        <w:rPr>
          <w:rFonts w:ascii="Palatino Linotype" w:eastAsia="Palatino Linotype" w:hAnsi="Palatino Linotype" w:cs="Palatino Linotype"/>
          <w:sz w:val="20"/>
          <w:szCs w:val="20"/>
        </w:rPr>
        <w:t xml:space="preserve">s been reported that SoxM has </w:t>
      </w:r>
      <w:r w:rsidR="00E013BD">
        <w:rPr>
          <w:rFonts w:ascii="Palatino Linotype" w:eastAsia="Palatino Linotype" w:hAnsi="Palatino Linotype" w:cs="Palatino Linotype"/>
          <w:sz w:val="20"/>
          <w:szCs w:val="20"/>
        </w:rPr>
        <w:t xml:space="preserve">a </w:t>
      </w:r>
      <w:r w:rsidR="00A41625">
        <w:rPr>
          <w:rFonts w:ascii="Palatino Linotype" w:eastAsia="Palatino Linotype" w:hAnsi="Palatino Linotype" w:cs="Palatino Linotype"/>
          <w:sz w:val="20"/>
          <w:szCs w:val="20"/>
        </w:rPr>
        <w:t>lower</w:t>
      </w:r>
      <w:r>
        <w:rPr>
          <w:rFonts w:ascii="Palatino Linotype" w:eastAsia="Palatino Linotype" w:hAnsi="Palatino Linotype" w:cs="Palatino Linotype"/>
          <w:sz w:val="20"/>
          <w:szCs w:val="20"/>
        </w:rPr>
        <w:t xml:space="preserve"> affinity for O</w:t>
      </w:r>
      <w:r>
        <w:rPr>
          <w:rFonts w:ascii="Palatino Linotype" w:eastAsia="Palatino Linotype" w:hAnsi="Palatino Linotype" w:cs="Palatino Linotype"/>
          <w:sz w:val="20"/>
          <w:szCs w:val="20"/>
          <w:vertAlign w:val="subscript"/>
        </w:rPr>
        <w:t>2</w:t>
      </w:r>
      <w:r>
        <w:rPr>
          <w:rFonts w:ascii="Palatino Linotype" w:eastAsia="Palatino Linotype" w:hAnsi="Palatino Linotype" w:cs="Palatino Linotype"/>
          <w:sz w:val="20"/>
          <w:szCs w:val="20"/>
        </w:rPr>
        <w:t xml:space="preserve"> than SoxABCD (Ishikawa et al., 2002), i.e. a K</w:t>
      </w:r>
      <w:r>
        <w:rPr>
          <w:rFonts w:ascii="Palatino Linotype" w:eastAsia="Palatino Linotype" w:hAnsi="Palatino Linotype" w:cs="Palatino Linotype"/>
          <w:sz w:val="20"/>
          <w:szCs w:val="20"/>
          <w:vertAlign w:val="subscript"/>
        </w:rPr>
        <w:t>MO2</w:t>
      </w:r>
      <w:r>
        <w:rPr>
          <w:rFonts w:ascii="Palatino Linotype" w:eastAsia="Palatino Linotype" w:hAnsi="Palatino Linotype" w:cs="Palatino Linotype"/>
          <w:sz w:val="20"/>
          <w:szCs w:val="20"/>
        </w:rPr>
        <w:t xml:space="preserve"> of 5 µM for </w:t>
      </w:r>
      <w:proofErr w:type="spellStart"/>
      <w:r>
        <w:rPr>
          <w:rFonts w:ascii="Palatino Linotype" w:eastAsia="Palatino Linotype" w:hAnsi="Palatino Linotype" w:cs="Palatino Linotype"/>
          <w:sz w:val="20"/>
          <w:szCs w:val="20"/>
        </w:rPr>
        <w:t>SoxABCD</w:t>
      </w:r>
      <w:proofErr w:type="spellEnd"/>
      <w:r>
        <w:rPr>
          <w:rFonts w:ascii="Palatino Linotype" w:eastAsia="Palatino Linotype" w:hAnsi="Palatino Linotype" w:cs="Palatino Linotype"/>
          <w:sz w:val="20"/>
          <w:szCs w:val="20"/>
        </w:rPr>
        <w:t xml:space="preserve"> and 32 µM for </w:t>
      </w:r>
      <w:proofErr w:type="spellStart"/>
      <w:r>
        <w:rPr>
          <w:rFonts w:ascii="Palatino Linotype" w:eastAsia="Palatino Linotype" w:hAnsi="Palatino Linotype" w:cs="Palatino Linotype"/>
          <w:sz w:val="20"/>
          <w:szCs w:val="20"/>
        </w:rPr>
        <w:t>SoxM</w:t>
      </w:r>
      <w:proofErr w:type="spellEnd"/>
      <w:r>
        <w:rPr>
          <w:rFonts w:ascii="Palatino Linotype" w:eastAsia="Palatino Linotype" w:hAnsi="Palatino Linotype" w:cs="Palatino Linotype"/>
          <w:sz w:val="20"/>
          <w:szCs w:val="20"/>
        </w:rPr>
        <w:t>.</w:t>
      </w:r>
      <w:del w:id="1358" w:author="Yanfei Zhang" w:date="2022-03-28T20:50:00Z">
        <w:r w:rsidDel="006E18E1">
          <w:rPr>
            <w:rFonts w:ascii="Palatino Linotype" w:eastAsia="Palatino Linotype" w:hAnsi="Palatino Linotype" w:cs="Palatino Linotype"/>
            <w:sz w:val="20"/>
            <w:szCs w:val="20"/>
          </w:rPr>
          <w:delText xml:space="preserve"> </w:delText>
        </w:r>
        <w:r w:rsidR="00E013BD" w:rsidDel="006E18E1">
          <w:rPr>
            <w:rFonts w:ascii="Palatino Linotype" w:eastAsia="Palatino Linotype" w:hAnsi="Palatino Linotype" w:cs="Palatino Linotype"/>
            <w:sz w:val="20"/>
            <w:szCs w:val="20"/>
          </w:rPr>
          <w:delText xml:space="preserve"> </w:delText>
        </w:r>
      </w:del>
      <w:r w:rsidR="00E013BD">
        <w:rPr>
          <w:rFonts w:ascii="Palatino Linotype" w:eastAsia="Palatino Linotype" w:hAnsi="Palatino Linotype" w:cs="Palatino Linotype"/>
          <w:sz w:val="20"/>
          <w:szCs w:val="20"/>
        </w:rPr>
        <w:t xml:space="preserve"> </w:t>
      </w:r>
      <w:r>
        <w:rPr>
          <w:rFonts w:ascii="Palatino Linotype" w:eastAsia="Palatino Linotype" w:hAnsi="Palatino Linotype" w:cs="Palatino Linotype"/>
          <w:sz w:val="20"/>
          <w:szCs w:val="20"/>
        </w:rPr>
        <w:t xml:space="preserve">We propose to </w:t>
      </w:r>
      <w:r w:rsidR="00BA3B28">
        <w:rPr>
          <w:rFonts w:ascii="Palatino Linotype" w:eastAsia="Palatino Linotype" w:hAnsi="Palatino Linotype" w:cs="Palatino Linotype"/>
          <w:sz w:val="20"/>
          <w:szCs w:val="20"/>
        </w:rPr>
        <w:t>use</w:t>
      </w:r>
      <w:r>
        <w:rPr>
          <w:rFonts w:ascii="Palatino Linotype" w:eastAsia="Palatino Linotype" w:hAnsi="Palatino Linotype" w:cs="Palatino Linotype"/>
          <w:sz w:val="20"/>
          <w:szCs w:val="20"/>
        </w:rPr>
        <w:t xml:space="preserve"> the term ‘gear shifting’ for cases where the </w:t>
      </w:r>
      <w:r w:rsidR="00BA3B28">
        <w:rPr>
          <w:rFonts w:ascii="Palatino Linotype" w:eastAsia="Palatino Linotype" w:hAnsi="Palatino Linotype" w:cs="Palatino Linotype"/>
          <w:sz w:val="20"/>
          <w:szCs w:val="20"/>
        </w:rPr>
        <w:t>organism alters the effective stoichiometry at which it makes ATP, for the purpose of its fitness, independent of whether this is a reduction or an increase in the stoichiometry.</w:t>
      </w:r>
    </w:p>
    <w:p w14:paraId="2F2E01D2" w14:textId="65DF98D5" w:rsidR="00F25F45" w:rsidRDefault="00F25F45" w:rsidP="0039492C">
      <w:pPr>
        <w:pBdr>
          <w:top w:val="nil"/>
          <w:left w:val="nil"/>
          <w:bottom w:val="nil"/>
          <w:right w:val="nil"/>
          <w:between w:val="nil"/>
        </w:pBdr>
        <w:spacing w:line="240" w:lineRule="auto"/>
        <w:ind w:firstLine="432"/>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In Biology one also finds a </w:t>
      </w:r>
      <w:r w:rsidR="00DF4C37">
        <w:rPr>
          <w:rFonts w:ascii="Palatino Linotype" w:eastAsia="Palatino Linotype" w:hAnsi="Palatino Linotype" w:cs="Palatino Linotype"/>
          <w:sz w:val="20"/>
          <w:szCs w:val="20"/>
        </w:rPr>
        <w:t xml:space="preserve">functionally </w:t>
      </w:r>
      <w:r>
        <w:rPr>
          <w:rFonts w:ascii="Palatino Linotype" w:eastAsia="Palatino Linotype" w:hAnsi="Palatino Linotype" w:cs="Palatino Linotype"/>
          <w:sz w:val="20"/>
          <w:szCs w:val="20"/>
        </w:rPr>
        <w:t xml:space="preserve">similar yet </w:t>
      </w:r>
      <w:r w:rsidR="00DF4C37">
        <w:rPr>
          <w:rFonts w:ascii="Palatino Linotype" w:eastAsia="Palatino Linotype" w:hAnsi="Palatino Linotype" w:cs="Palatino Linotype"/>
          <w:sz w:val="20"/>
          <w:szCs w:val="20"/>
        </w:rPr>
        <w:t xml:space="preserve">biochemically </w:t>
      </w:r>
      <w:r>
        <w:rPr>
          <w:rFonts w:ascii="Palatino Linotype" w:eastAsia="Palatino Linotype" w:hAnsi="Palatino Linotype" w:cs="Palatino Linotype"/>
          <w:sz w:val="20"/>
          <w:szCs w:val="20"/>
        </w:rPr>
        <w:t xml:space="preserve">different phenomenon: a switch to a different catabolic process with a concomitant change in the number of ATP’s delivered per </w:t>
      </w:r>
      <w:r w:rsidR="00F2638C">
        <w:rPr>
          <w:rFonts w:ascii="Palatino Linotype" w:eastAsia="Palatino Linotype" w:hAnsi="Palatino Linotype" w:cs="Palatino Linotype"/>
          <w:sz w:val="20"/>
          <w:szCs w:val="20"/>
        </w:rPr>
        <w:t>substrate molecule catabolized.</w:t>
      </w:r>
      <w:r>
        <w:rPr>
          <w:rFonts w:ascii="Palatino Linotype" w:eastAsia="Palatino Linotype" w:hAnsi="Palatino Linotype" w:cs="Palatino Linotype"/>
          <w:sz w:val="20"/>
          <w:szCs w:val="20"/>
        </w:rPr>
        <w:t xml:space="preserve"> If the concentration of the growth substrate becomes lower, yeast cells for instance shift to respiration from fermentation with a concomitant reduction in growth rate </w:t>
      </w:r>
      <w:r>
        <w:rPr>
          <w:rFonts w:ascii="Palatino Linotype" w:eastAsia="Palatino Linotype" w:hAnsi="Palatino Linotype" w:cs="Palatino Linotype"/>
          <w:sz w:val="20"/>
          <w:szCs w:val="20"/>
        </w:rPr>
        <w:fldChar w:fldCharType="begin" w:fldLock="1"/>
      </w:r>
      <w:r w:rsidR="00232987">
        <w:rPr>
          <w:rFonts w:ascii="Palatino Linotype" w:eastAsia="Palatino Linotype" w:hAnsi="Palatino Linotype" w:cs="Palatino Linotype"/>
          <w:sz w:val="20"/>
          <w:szCs w:val="20"/>
        </w:rPr>
        <w:instrText>ADDIN CSL_CITATION {"citationItems":[{"id":"ITEM-1","itemData":{"DOI":"10.1128/aem.64.11.4226-4233.1998","ISSN":"00992240","PMID":"9797269","abstract":"The specific growth rate is a key control parameter in the industrial production of baker's yeast. Nevertheless, quantitative data describing its effect on fermentative capacity are not available from the literature. In this study, the effect of the specific growth rate on the physiology and fermentative capacity of an industrial Saccharomyces cerevisiae strain in aerobic, glucose-limited chemostat cultures was investigated. At specific growth rates (dilution rates, D) below 0.28 h-1, glucose metabolism was fully respiratory. Above this dilution rate, respirofermentative metabolism set in, with ethanol production rates of up to 14 mmol of ethanol · g of biomass-1 · h-1 at D = 0.40 h-1. A substantial fermentative capacity (assayed offline as ethanol production rate under anaerobic conditions) was found in cultures in which no ethanol was detectable (D &lt; 0.28 h-1). This fermentative capacity increased with increasing dilution rates, from 10.0 mmol of ethanol · g of dry yeast biomass-1 · h-1 at D = 0.025 h-1 to 20.5 mmol of ethanol · g of dry yeast biomass-1 · h-1 at D = 0.28 h-1. At even higher dilution rates, the fermentative capacity showed only a small further increase, up to 22.0 mmol of ethanol · g of dry yeast biomass-1 · h-1 at D = 0.40 h-1. The activities of all glycolytic enzymes, pyruvate decarboxylase, and alcohol dehydrogenase were determined in cell extracts. Only the in vitro activities of pyruvate decarboxylase and phosphofructokinase showed a clear positive correlation with fermentative capacity. These enzymes are interesting targets for overexpression in attempts to improve the fermentative capacity of aerobic cultures grown at low specific growth rates.","author":[{"dropping-particle":"","family":"Hoek","given":"Pim","non-dropping-particle":"Van","parse-names":false,"suffix":""},{"dropping-particle":"","family":"Dijken","given":"Johannes P.","non-dropping-particle":"Van","parse-names":false,"suffix":""},{"dropping-particle":"","family":"Pronk","given":"Jack T.","non-dropping-particle":"","parse-names":false,"suffix":""}],"container-title":"Applied and Environmental Microbiology","id":"ITEM-1","issue":"11","issued":{"date-parts":[["1998"]]},"page":"4226-4233","title":"Effect of specific growth rate on fermentative capacity of baker's yeast","type":"article-journal","volume":"64"},"uris":["http://www.mendeley.com/documents/?uuid=15b58fb1-c40d-4a99-bc2d-2c4c2446bda7"]}],"mendeley":{"formattedCitation":"(P. Van Hoek et al., 1998)","plainTextFormattedCitation":"(P. Van Hoek et al., 1998)","previouslyFormattedCitation":"(P. Van Hoek et al., 1998)"},"properties":{"noteIndex":0},"schema":"https://github.com/citation-style-language/schema/raw/master/csl-citation.json"}</w:instrText>
      </w:r>
      <w:r>
        <w:rPr>
          <w:rFonts w:ascii="Palatino Linotype" w:eastAsia="Palatino Linotype" w:hAnsi="Palatino Linotype" w:cs="Palatino Linotype"/>
          <w:sz w:val="20"/>
          <w:szCs w:val="20"/>
        </w:rPr>
        <w:fldChar w:fldCharType="separate"/>
      </w:r>
      <w:r w:rsidR="001F3C89" w:rsidRPr="001F3C89">
        <w:rPr>
          <w:rFonts w:ascii="Palatino Linotype" w:eastAsia="Palatino Linotype" w:hAnsi="Palatino Linotype" w:cs="Palatino Linotype"/>
          <w:noProof/>
          <w:sz w:val="20"/>
          <w:szCs w:val="20"/>
        </w:rPr>
        <w:t>(</w:t>
      </w:r>
      <w:del w:id="1359" w:author="Yanfei Zhang" w:date="2022-03-29T09:33:00Z">
        <w:r w:rsidR="001F3C89" w:rsidRPr="001F3C89" w:rsidDel="00B17FC3">
          <w:rPr>
            <w:rFonts w:ascii="Palatino Linotype" w:eastAsia="Palatino Linotype" w:hAnsi="Palatino Linotype" w:cs="Palatino Linotype"/>
            <w:noProof/>
            <w:sz w:val="20"/>
            <w:szCs w:val="20"/>
          </w:rPr>
          <w:delText xml:space="preserve">P. </w:delText>
        </w:r>
      </w:del>
      <w:r w:rsidR="001F3C89" w:rsidRPr="001F3C89">
        <w:rPr>
          <w:rFonts w:ascii="Palatino Linotype" w:eastAsia="Palatino Linotype" w:hAnsi="Palatino Linotype" w:cs="Palatino Linotype"/>
          <w:noProof/>
          <w:sz w:val="20"/>
          <w:szCs w:val="20"/>
        </w:rPr>
        <w:t>Van Hoek et al., 1998</w:t>
      </w:r>
      <w:ins w:id="1360" w:author="Yanfei Zhang" w:date="2022-03-29T09:33:00Z">
        <w:r w:rsidR="00B17FC3">
          <w:rPr>
            <w:rFonts w:ascii="Palatino Linotype" w:eastAsia="Palatino Linotype" w:hAnsi="Palatino Linotype" w:cs="Palatino Linotype"/>
            <w:noProof/>
            <w:sz w:val="20"/>
            <w:szCs w:val="20"/>
          </w:rPr>
          <w:t>;</w:t>
        </w:r>
      </w:ins>
      <w:del w:id="1361" w:author="Yanfei Zhang" w:date="2022-03-29T09:33:00Z">
        <w:r w:rsidR="001F3C89" w:rsidRPr="001F3C89" w:rsidDel="00B17FC3">
          <w:rPr>
            <w:rFonts w:ascii="Palatino Linotype" w:eastAsia="Palatino Linotype" w:hAnsi="Palatino Linotype" w:cs="Palatino Linotype"/>
            <w:noProof/>
            <w:sz w:val="20"/>
            <w:szCs w:val="20"/>
          </w:rPr>
          <w:delText>)</w:delText>
        </w:r>
      </w:del>
      <w:r>
        <w:rPr>
          <w:rFonts w:ascii="Palatino Linotype" w:eastAsia="Palatino Linotype" w:hAnsi="Palatino Linotype" w:cs="Palatino Linotype"/>
          <w:sz w:val="20"/>
          <w:szCs w:val="20"/>
        </w:rPr>
        <w:fldChar w:fldCharType="end"/>
      </w:r>
      <w:del w:id="1362" w:author="Yanfei Zhang" w:date="2022-03-29T09:33:00Z">
        <w:r w:rsidDel="00B17FC3">
          <w:rPr>
            <w:rFonts w:ascii="Palatino Linotype" w:eastAsia="Palatino Linotype" w:hAnsi="Palatino Linotype" w:cs="Palatino Linotype"/>
            <w:sz w:val="20"/>
            <w:szCs w:val="20"/>
          </w:rPr>
          <w:delText xml:space="preserve"> </w:delText>
        </w:r>
      </w:del>
      <w:r w:rsidR="00FF0881">
        <w:rPr>
          <w:rFonts w:ascii="Palatino Linotype" w:eastAsia="Palatino Linotype" w:hAnsi="Palatino Linotype" w:cs="Palatino Linotype"/>
          <w:sz w:val="20"/>
          <w:szCs w:val="20"/>
        </w:rPr>
        <w:fldChar w:fldCharType="begin" w:fldLock="1"/>
      </w:r>
      <w:r w:rsidR="00FF0881">
        <w:rPr>
          <w:rFonts w:ascii="Palatino Linotype" w:eastAsia="Palatino Linotype" w:hAnsi="Palatino Linotype" w:cs="Palatino Linotype"/>
          <w:sz w:val="20"/>
          <w:szCs w:val="20"/>
        </w:rPr>
        <w:instrText>ADDIN CSL_CITATION {"citationItems":[{"id":"ITEM-1","itemData":{"DOI":"10.1155/2014/894296","ISSN":"2314436X","abstract":"Metabolic footprinting offers a relatively easy approach to exploit the potentials of metabolomics for phenotypic characterization of microbial cells. To capture the highly dynamic nature of metabolites, we propose the use of dynamic metabolic footprinting instead of the traditional method which relies on analysis at a single time point. Using direct infusion-mass spectrometry (DI-MS), we could observe the dynamic metabolic footprinting in yeast S. cerevisiae BY4709 (wild type) cultured on 3 different C-sources (glucose, glycerol, and ethanol) and sampled along 10 time points with 5 biological replicates. In order to analyze the dynamic mass spectrometry data, we developed the novel analysis methods that allow us to perform correlation analysis to identify metabolites that significantly correlate over time during growth on the different carbon sources. Both positive and negative electrospray ionization (ESI) modes were performed to obtain the complete information about the metabolite content. Using sparse principal component analysis (Sparse PCA), we further identified those pairs of metabolites that significantly contribute to the separation. From the list of significant metabolite pairs, we reconstructed an interaction map that provides information of how different metabolic pathways have correlated patterns during growth on the different carbon sources. © 2014 Pramote Chumnanpuen et al.","author":[{"dropping-particle":"","family":"Chumnanpuen","given":"Pramote","non-dropping-particle":"","parse-names":false,"suffix":""},{"dropping-particle":"","family":"Hansen","given":"Michael Adsetts Edberg","non-dropping-particle":"","parse-names":false,"suffix":""},{"dropping-particle":"","family":"Smedsgaard","given":"Jørn","non-dropping-particle":"","parse-names":false,"suffix":""},{"dropping-particle":"","family":"Nielsen","given":"Jens","non-dropping-particle":"","parse-names":false,"suffix":""}],"container-title":"International Journal of Genomics","id":"ITEM-1","issued":{"date-parts":[["2014"]]},"title":"Dynamic metabolic footprinting reveals the key components of metabolic network in yeast saccharomyces cerevisiae","type":"article-journal","volume":"2014"},"uris":["http://www.mendeley.com/documents/?uuid=3de0df7c-5c6f-4dda-9ed4-00cb998d3ade"]}],"mendeley":{"formattedCitation":"(Chumnanpuen et al., 2014)","plainTextFormattedCitation":"(Chumnanpuen et al., 2014)","previouslyFormattedCitation":"(Chumnanpuen et al., 2014)"},"properties":{"noteIndex":0},"schema":"https://github.com/citation-style-language/schema/raw/master/csl-citation.json"}</w:instrText>
      </w:r>
      <w:r w:rsidR="00FF0881">
        <w:rPr>
          <w:rFonts w:ascii="Palatino Linotype" w:eastAsia="Palatino Linotype" w:hAnsi="Palatino Linotype" w:cs="Palatino Linotype"/>
          <w:sz w:val="20"/>
          <w:szCs w:val="20"/>
        </w:rPr>
        <w:fldChar w:fldCharType="separate"/>
      </w:r>
      <w:del w:id="1363" w:author="Yanfei Zhang" w:date="2022-03-29T09:33:00Z">
        <w:r w:rsidR="00FF0881" w:rsidRPr="00FF0881" w:rsidDel="00B17FC3">
          <w:rPr>
            <w:rFonts w:ascii="Palatino Linotype" w:eastAsia="Palatino Linotype" w:hAnsi="Palatino Linotype" w:cs="Palatino Linotype"/>
            <w:noProof/>
            <w:sz w:val="20"/>
            <w:szCs w:val="20"/>
          </w:rPr>
          <w:delText>(</w:delText>
        </w:r>
      </w:del>
      <w:ins w:id="1364" w:author="Yanfei Zhang" w:date="2022-03-29T09:33:00Z">
        <w:r w:rsidR="00B17FC3">
          <w:rPr>
            <w:rFonts w:ascii="Palatino Linotype" w:eastAsia="Palatino Linotype" w:hAnsi="Palatino Linotype" w:cs="Palatino Linotype"/>
            <w:noProof/>
            <w:sz w:val="20"/>
            <w:szCs w:val="20"/>
          </w:rPr>
          <w:t xml:space="preserve"> </w:t>
        </w:r>
      </w:ins>
      <w:r w:rsidR="00FF0881" w:rsidRPr="00FF0881">
        <w:rPr>
          <w:rFonts w:ascii="Palatino Linotype" w:eastAsia="Palatino Linotype" w:hAnsi="Palatino Linotype" w:cs="Palatino Linotype"/>
          <w:noProof/>
          <w:sz w:val="20"/>
          <w:szCs w:val="20"/>
        </w:rPr>
        <w:t>Chumnanpuen et al., 2014</w:t>
      </w:r>
      <w:ins w:id="1365" w:author="Yanfei Zhang" w:date="2022-03-29T09:34:00Z">
        <w:r w:rsidR="00B17FC3">
          <w:rPr>
            <w:rFonts w:ascii="Palatino Linotype" w:eastAsia="Palatino Linotype" w:hAnsi="Palatino Linotype" w:cs="Palatino Linotype"/>
            <w:noProof/>
            <w:sz w:val="20"/>
            <w:szCs w:val="20"/>
          </w:rPr>
          <w:t>;</w:t>
        </w:r>
      </w:ins>
      <w:del w:id="1366" w:author="Yanfei Zhang" w:date="2022-03-29T09:34:00Z">
        <w:r w:rsidR="00FF0881" w:rsidRPr="00FF0881" w:rsidDel="00B17FC3">
          <w:rPr>
            <w:rFonts w:ascii="Palatino Linotype" w:eastAsia="Palatino Linotype" w:hAnsi="Palatino Linotype" w:cs="Palatino Linotype"/>
            <w:noProof/>
            <w:sz w:val="20"/>
            <w:szCs w:val="20"/>
          </w:rPr>
          <w:delText>)</w:delText>
        </w:r>
      </w:del>
      <w:r w:rsidR="00FF0881">
        <w:rPr>
          <w:rFonts w:ascii="Palatino Linotype" w:eastAsia="Palatino Linotype" w:hAnsi="Palatino Linotype" w:cs="Palatino Linotype"/>
          <w:sz w:val="20"/>
          <w:szCs w:val="20"/>
        </w:rPr>
        <w:fldChar w:fldCharType="end"/>
      </w:r>
      <w:r w:rsidR="00FF0881">
        <w:rPr>
          <w:rFonts w:ascii="Palatino Linotype" w:eastAsia="Palatino Linotype" w:hAnsi="Palatino Linotype" w:cs="Palatino Linotype"/>
          <w:sz w:val="20"/>
          <w:szCs w:val="20"/>
        </w:rPr>
        <w:fldChar w:fldCharType="begin" w:fldLock="1"/>
      </w:r>
      <w:r w:rsidR="00B6480C">
        <w:rPr>
          <w:rFonts w:ascii="Palatino Linotype" w:eastAsia="Palatino Linotype" w:hAnsi="Palatino Linotype" w:cs="Palatino Linotype"/>
          <w:sz w:val="20"/>
          <w:szCs w:val="20"/>
        </w:rPr>
        <w:instrText>ADDIN CSL_CITATION {"citationItems":[{"id":"ITEM-1","itemData":{"DOI":"10.1186/1475-2859-13-39","ISSN":"14752859","PMID":"24618091","abstract":"Background: Due to an increasing demand of transportation fuels, a lower availability of cheap crude oil and a lack of sustainability of fossil fuels, a gradual shift from petroleum based fuels towards alternative and renewable fuel resources will be required in the near future. Fatty acid ethyl esters (FAEEs) have properties similar to current crude diesel and could therefore form an important contribution to the development of sustainable transportation fuels in future. It is important to develop novel cell factories for efficient production of FAEEs and their precursors.Results: Here, a Saccharomyces cerevisiae cell factory expressing a heterologous wax ester synthase (ws2) from Marinobacter hydrocarbonoclasticus was used to produce FAEEs from ethanol and acyl-coenzyme A (acyl-CoA). The production of acyl-CoA requires large amounts of NADPH and acetyl-CoA. Therefore, two metabolic engineering strategies for improved provision of NADPH and acetyl-CoA were evaluated. First, the ethanol degradation pathway was employed to re-channel carbon flow towards the synthesis of acetyl-CoA. Therefore, ADH2 and ALD6 encoding, respectively, alcohol dehydrogenase and acetaldehyde dehydrogenase were overexpressed together with the heterologous gene acsSEL641P encoding acetyl-CoA synthetase. The co-overexpression of ADH2, ALD6 and acsSEL641P with ws2 resulted in 408 ± 270 μg FAEE gCDW-1, a 3-fold improvement. Secondly, for the expression of the PHK pathway two genes, xpkA and ack, both descending from Aspergillus nidulans, were co-expressed together with ws2 to catalyze, respectively, the conversion of xylulose-5-phosphate to acetyl phosphate and glyceraldehyde-3-phosphate and acetyl phosphate to acetate. Alternatively, ack was substituted with pta from Bacillus subtilis, encoding phosphotransacetylase for the conversion of acetyl phosphate to acetyl-CoA. Both PHK pathways were additionally expressed in a strain with multiple chromosomally integrated ws2 gene, which resulted in respectively 5100 ± 509 and 4670 ± 379 μg FAEE gCDW-1, an up to 1.7-fold improvement.Conclusion: Two different strategies for engineering of the central carbon metabolism for efficient provision of acetyl-CoA and NADPH required for fatty acid biosynthesis and hence FAEE production were evaluated and it was found that both the ethanol degradation pathway as well as the phosphoketolase pathway improve the yield of FAEEs. © 2014 de Jong et al.; licensee BioMed Central Ltd.","author":[{"dropping-particle":"","family":"Jong","given":"Bouke Wim","non-dropping-particle":"de","parse-names":false,"suffix":""},{"dropping-particle":"","family":"Shi","given":"Shuobo","non-dropping-particle":"","parse-names":false,"suffix":""},{"dropping-particle":"","family":"Siewers","given":"Verena","non-dropping-particle":"","parse-names":false,"suffix":""},{"dropping-particle":"","family":"Nielsen","given":"Jens","non-dropping-particle":"","parse-names":false,"suffix":""}],"container-title":"Microbial Cell Factories","id":"ITEM-1","issue":"1","issued":{"date-parts":[["2014"]]},"page":"1-10","title":"Improved production of fatty acid ethyl esters in Saccharomyces cerevisiae through up-regulation of the ethanol degradation pathway and expression of the heterologous phosphoketolase pathway","type":"article-journal","volume":"13"},"uris":["http://www.mendeley.com/documents/?uuid=295e117e-fa51-4913-903b-b6f6e6fba81d"]}],"mendeley":{"formattedCitation":"(de Jong et al., 2014)","plainTextFormattedCitation":"(de Jong et al., 2014)","previouslyFormattedCitation":"(de Jong et al., 2014)"},"properties":{"noteIndex":0},"schema":"https://github.com/citation-style-language/schema/raw/master/csl-citation.json"}</w:instrText>
      </w:r>
      <w:r w:rsidR="00FF0881">
        <w:rPr>
          <w:rFonts w:ascii="Palatino Linotype" w:eastAsia="Palatino Linotype" w:hAnsi="Palatino Linotype" w:cs="Palatino Linotype"/>
          <w:sz w:val="20"/>
          <w:szCs w:val="20"/>
        </w:rPr>
        <w:fldChar w:fldCharType="separate"/>
      </w:r>
      <w:del w:id="1367" w:author="Yanfei Zhang" w:date="2022-03-29T09:34:00Z">
        <w:r w:rsidR="00FF0881" w:rsidRPr="00FF0881" w:rsidDel="00B17FC3">
          <w:rPr>
            <w:rFonts w:ascii="Palatino Linotype" w:eastAsia="Palatino Linotype" w:hAnsi="Palatino Linotype" w:cs="Palatino Linotype"/>
            <w:noProof/>
            <w:sz w:val="20"/>
            <w:szCs w:val="20"/>
          </w:rPr>
          <w:delText>(</w:delText>
        </w:r>
      </w:del>
      <w:ins w:id="1368" w:author="Yanfei Zhang" w:date="2022-03-29T09:34:00Z">
        <w:r w:rsidR="00B17FC3">
          <w:rPr>
            <w:rFonts w:ascii="Palatino Linotype" w:eastAsia="Palatino Linotype" w:hAnsi="Palatino Linotype" w:cs="Palatino Linotype"/>
            <w:noProof/>
            <w:sz w:val="20"/>
            <w:szCs w:val="20"/>
          </w:rPr>
          <w:t xml:space="preserve"> </w:t>
        </w:r>
      </w:ins>
      <w:r w:rsidR="00FF0881" w:rsidRPr="00FF0881">
        <w:rPr>
          <w:rFonts w:ascii="Palatino Linotype" w:eastAsia="Palatino Linotype" w:hAnsi="Palatino Linotype" w:cs="Palatino Linotype"/>
          <w:noProof/>
          <w:sz w:val="20"/>
          <w:szCs w:val="20"/>
        </w:rPr>
        <w:t>de Jong et al., 2014)</w:t>
      </w:r>
      <w:r w:rsidR="00FF0881">
        <w:rPr>
          <w:rFonts w:ascii="Palatino Linotype" w:eastAsia="Palatino Linotype" w:hAnsi="Palatino Linotype" w:cs="Palatino Linotype"/>
          <w:sz w:val="20"/>
          <w:szCs w:val="20"/>
        </w:rPr>
        <w:fldChar w:fldCharType="end"/>
      </w:r>
      <w:r w:rsidR="00FF0881">
        <w:rPr>
          <w:rFonts w:ascii="Palatino Linotype" w:eastAsia="Palatino Linotype" w:hAnsi="Palatino Linotype" w:cs="Palatino Linotype"/>
          <w:sz w:val="20"/>
          <w:szCs w:val="20"/>
        </w:rPr>
        <w:t xml:space="preserve">. </w:t>
      </w:r>
      <w:r>
        <w:rPr>
          <w:rFonts w:ascii="Palatino Linotype" w:eastAsia="Palatino Linotype" w:hAnsi="Palatino Linotype" w:cs="Palatino Linotype"/>
          <w:sz w:val="20"/>
          <w:szCs w:val="20"/>
        </w:rPr>
        <w:t xml:space="preserve">This is not gear shifting </w:t>
      </w:r>
      <w:r w:rsidRPr="00D922EE">
        <w:rPr>
          <w:rFonts w:ascii="Palatino Linotype" w:eastAsia="Palatino Linotype" w:hAnsi="Palatino Linotype" w:cs="Palatino Linotype"/>
          <w:i/>
          <w:sz w:val="20"/>
          <w:szCs w:val="20"/>
        </w:rPr>
        <w:t>per se</w:t>
      </w:r>
      <w:r>
        <w:rPr>
          <w:rFonts w:ascii="Palatino Linotype" w:eastAsia="Palatino Linotype" w:hAnsi="Palatino Linotype" w:cs="Palatino Linotype"/>
          <w:i/>
          <w:sz w:val="20"/>
          <w:szCs w:val="20"/>
        </w:rPr>
        <w:t>,</w:t>
      </w:r>
      <w:r>
        <w:rPr>
          <w:rFonts w:ascii="Palatino Linotype" w:eastAsia="Palatino Linotype" w:hAnsi="Palatino Linotype" w:cs="Palatino Linotype"/>
          <w:sz w:val="20"/>
          <w:szCs w:val="20"/>
        </w:rPr>
        <w:t xml:space="preserve"> as the catabolic reaction changes</w:t>
      </w:r>
      <w:r w:rsidR="00E013BD">
        <w:rPr>
          <w:rFonts w:ascii="Palatino Linotype" w:eastAsia="Palatino Linotype" w:hAnsi="Palatino Linotype" w:cs="Palatino Linotype"/>
          <w:sz w:val="20"/>
          <w:szCs w:val="20"/>
        </w:rPr>
        <w:t>,</w:t>
      </w:r>
      <w:r>
        <w:rPr>
          <w:rFonts w:ascii="Palatino Linotype" w:eastAsia="Palatino Linotype" w:hAnsi="Palatino Linotype" w:cs="Palatino Linotype"/>
          <w:sz w:val="20"/>
          <w:szCs w:val="20"/>
        </w:rPr>
        <w:t xml:space="preserve"> with CO</w:t>
      </w:r>
      <w:sdt>
        <w:sdtPr>
          <w:tag w:val="goog_rdk_94"/>
          <w:id w:val="-1136948821"/>
        </w:sdtPr>
        <w:sdtContent>
          <w:r w:rsidRPr="00827CB5">
            <w:rPr>
              <w:rFonts w:ascii="Palatino Linotype" w:eastAsia="Palatino Linotype" w:hAnsi="Palatino Linotype" w:cs="Palatino Linotype"/>
              <w:sz w:val="20"/>
              <w:szCs w:val="20"/>
              <w:vertAlign w:val="subscript"/>
            </w:rPr>
            <w:t>2</w:t>
          </w:r>
        </w:sdtContent>
      </w:sdt>
      <w:r>
        <w:rPr>
          <w:rFonts w:ascii="Palatino Linotype" w:eastAsia="Palatino Linotype" w:hAnsi="Palatino Linotype" w:cs="Palatino Linotype"/>
          <w:sz w:val="20"/>
          <w:szCs w:val="20"/>
        </w:rPr>
        <w:t xml:space="preserve"> only</w:t>
      </w:r>
      <w:r w:rsidR="00E013BD">
        <w:rPr>
          <w:rFonts w:ascii="Palatino Linotype" w:eastAsia="Palatino Linotype" w:hAnsi="Palatino Linotype" w:cs="Palatino Linotype"/>
          <w:sz w:val="20"/>
          <w:szCs w:val="20"/>
        </w:rPr>
        <w:t>,</w:t>
      </w:r>
      <w:r>
        <w:rPr>
          <w:rFonts w:ascii="Palatino Linotype" w:eastAsia="Palatino Linotype" w:hAnsi="Palatino Linotype" w:cs="Palatino Linotype"/>
          <w:sz w:val="20"/>
          <w:szCs w:val="20"/>
        </w:rPr>
        <w:t xml:space="preserve"> rather than ethanol plus CO</w:t>
      </w:r>
      <w:r>
        <w:rPr>
          <w:rFonts w:ascii="Palatino Linotype" w:eastAsia="Palatino Linotype" w:hAnsi="Palatino Linotype" w:cs="Palatino Linotype"/>
          <w:sz w:val="20"/>
          <w:szCs w:val="20"/>
          <w:vertAlign w:val="subscript"/>
        </w:rPr>
        <w:t>2</w:t>
      </w:r>
      <w:r w:rsidR="00E013BD">
        <w:rPr>
          <w:rFonts w:ascii="Palatino Linotype" w:eastAsia="Palatino Linotype" w:hAnsi="Palatino Linotype" w:cs="Palatino Linotype"/>
          <w:sz w:val="20"/>
          <w:szCs w:val="20"/>
        </w:rPr>
        <w:t xml:space="preserve">, </w:t>
      </w:r>
      <w:r>
        <w:rPr>
          <w:rFonts w:ascii="Palatino Linotype" w:eastAsia="Palatino Linotype" w:hAnsi="Palatino Linotype" w:cs="Palatino Linotype"/>
          <w:sz w:val="20"/>
          <w:szCs w:val="20"/>
        </w:rPr>
        <w:t>as catabolic products from glucose</w:t>
      </w:r>
      <w:r w:rsidR="00DF4C37">
        <w:t>. T</w:t>
      </w:r>
      <w:r>
        <w:rPr>
          <w:rFonts w:ascii="Palatino Linotype" w:eastAsia="Palatino Linotype" w:hAnsi="Palatino Linotype" w:cs="Palatino Linotype"/>
          <w:sz w:val="20"/>
          <w:szCs w:val="20"/>
        </w:rPr>
        <w:t>he catabolic Gibbs energy used per molecule of ATP hardly changes (a 15 % reduction [from 100 to 85 kJ/mol ATP] for a 15 fold increase in catabolic Gibbs energy</w:t>
      </w:r>
      <w:r>
        <w:t>)</w:t>
      </w:r>
      <w:r>
        <w:rPr>
          <w:rFonts w:ascii="Palatino Linotype" w:eastAsia="Palatino Linotype" w:hAnsi="Palatino Linotype" w:cs="Palatino Linotype"/>
          <w:sz w:val="20"/>
          <w:szCs w:val="20"/>
        </w:rPr>
        <w:t>. More similar to gear shifting is the case where the addition of the uncoupler benzoic acid to yeast enhanced the flux through glycol</w:t>
      </w:r>
      <w:r w:rsidR="00FA1556">
        <w:rPr>
          <w:rFonts w:ascii="Palatino Linotype" w:eastAsia="Palatino Linotype" w:hAnsi="Palatino Linotype" w:cs="Palatino Linotype"/>
          <w:sz w:val="20"/>
          <w:szCs w:val="20"/>
        </w:rPr>
        <w:t xml:space="preserve">ytic enzymes by a factor of 10 </w:t>
      </w:r>
      <w:r w:rsidR="00FA1556">
        <w:rPr>
          <w:rFonts w:ascii="Palatino Linotype" w:eastAsia="Palatino Linotype" w:hAnsi="Palatino Linotype" w:cs="Palatino Linotype"/>
          <w:sz w:val="20"/>
          <w:szCs w:val="20"/>
        </w:rPr>
        <w:fldChar w:fldCharType="begin" w:fldLock="1"/>
      </w:r>
      <w:r w:rsidR="00F10CDD">
        <w:rPr>
          <w:rFonts w:ascii="Palatino Linotype" w:eastAsia="Palatino Linotype" w:hAnsi="Palatino Linotype" w:cs="Palatino Linotype"/>
          <w:sz w:val="20"/>
          <w:szCs w:val="20"/>
        </w:rPr>
        <w:instrText>ADDIN CSL_CITATION {"citationItems":[{"id":"ITEM-1","itemData":{"author":[{"dropping-particle":"","family":"Daran-lapujade","given":"Pascale","non-dropping-particle":"","parse-names":false,"suffix":""},{"dropping-particle":"","family":"Rossell","given":"Sergio","non-dropping-particle":"","parse-names":false,"suffix":""},{"dropping-particle":"Van","family":"Gulik","given":"Walter M","non-dropping-particle":"","parse-names":false,"suffix":""},{"dropping-particle":"","family":"Luttik","given":"Marijke A H","non-dropping-particle":"","parse-names":false,"suffix":""},{"dropping-particle":"De","family":"Groot","given":"Marco J L","non-dropping-particle":"","parse-names":false,"suffix":""},{"dropping-particle":"","family":"Slijper","given":"Monique","non-dropping-particle":"","parse-names":false,"suffix":""},{"dropping-particle":"","family":"Heck","given":"Albert J R","non-dropping-particle":"","parse-names":false,"suffix":""},{"dropping-particle":"","family":"Daran","given":"Jean-marc","non-dropping-particle":"","parse-names":false,"suffix":""},{"dropping-particle":"De","family":"Winde","given":"Johannes H","non-dropping-particle":"","parse-names":false,"suffix":""},{"dropping-particle":"V","family":"Westerhoff","given":"Hans","non-dropping-particle":"","parse-names":false,"suffix":""},{"dropping-particle":"","family":"Pronk","given":"Jack T","non-dropping-particle":"","parse-names":false,"suffix":""},{"dropping-particle":"","family":"Bakker","given":"Barbara M","non-dropping-particle":"","parse-names":false,"suffix":""}],"id":"ITEM-1","issued":{"date-parts":[["2007"]]},"title":"The fluxes through glycolytic enzymes in Saccharomyces cerevisiae are predominantly regulated at posttranscriptional levels","type":"article-journal"},"uris":["http://www.mendeley.com/documents/?uuid=8d9e0934-1351-4b13-a27f-b9776a07723b"]}],"mendeley":{"formattedCitation":"(Daran-lapujade et al., 2007)","plainTextFormattedCitation":"(Daran-lapujade et al., 2007)","previouslyFormattedCitation":"(Daran-lapujade et al., 2007)"},"properties":{"noteIndex":0},"schema":"https://github.com/citation-style-language/schema/raw/master/csl-citation.json"}</w:instrText>
      </w:r>
      <w:r w:rsidR="00FA1556">
        <w:rPr>
          <w:rFonts w:ascii="Palatino Linotype" w:eastAsia="Palatino Linotype" w:hAnsi="Palatino Linotype" w:cs="Palatino Linotype"/>
          <w:sz w:val="20"/>
          <w:szCs w:val="20"/>
        </w:rPr>
        <w:fldChar w:fldCharType="separate"/>
      </w:r>
      <w:r w:rsidR="00FA1556" w:rsidRPr="00FA1556">
        <w:rPr>
          <w:rFonts w:ascii="Palatino Linotype" w:eastAsia="Palatino Linotype" w:hAnsi="Palatino Linotype" w:cs="Palatino Linotype"/>
          <w:noProof/>
          <w:sz w:val="20"/>
          <w:szCs w:val="20"/>
        </w:rPr>
        <w:t>(Daran-lapujade et al., 2007)</w:t>
      </w:r>
      <w:r w:rsidR="00FA1556">
        <w:rPr>
          <w:rFonts w:ascii="Palatino Linotype" w:eastAsia="Palatino Linotype" w:hAnsi="Palatino Linotype" w:cs="Palatino Linotype"/>
          <w:sz w:val="20"/>
          <w:szCs w:val="20"/>
        </w:rPr>
        <w:fldChar w:fldCharType="end"/>
      </w:r>
      <w:r>
        <w:rPr>
          <w:rFonts w:ascii="Palatino Linotype" w:eastAsia="Palatino Linotype" w:hAnsi="Palatino Linotype" w:cs="Palatino Linotype"/>
          <w:sz w:val="20"/>
          <w:szCs w:val="20"/>
        </w:rPr>
        <w:t>; one could construe this as a reduction in ATP stoichiometry of catabolism</w:t>
      </w:r>
      <w:r w:rsidR="00DF4C37">
        <w:rPr>
          <w:rFonts w:ascii="Palatino Linotype" w:eastAsia="Palatino Linotype" w:hAnsi="Palatino Linotype" w:cs="Palatino Linotype"/>
          <w:sz w:val="20"/>
          <w:szCs w:val="20"/>
        </w:rPr>
        <w:t xml:space="preserve"> and hence as gear shifting</w:t>
      </w:r>
      <w:r>
        <w:rPr>
          <w:rFonts w:ascii="Palatino Linotype" w:eastAsia="Palatino Linotype" w:hAnsi="Palatino Linotype" w:cs="Palatino Linotype"/>
          <w:sz w:val="20"/>
          <w:szCs w:val="20"/>
        </w:rPr>
        <w:t xml:space="preserve">. </w:t>
      </w:r>
    </w:p>
    <w:p w14:paraId="13089D60" w14:textId="588D0A6A" w:rsidR="00F25F45" w:rsidRDefault="00F25F45" w:rsidP="0039492C">
      <w:pPr>
        <w:pBdr>
          <w:top w:val="nil"/>
          <w:left w:val="nil"/>
          <w:bottom w:val="nil"/>
          <w:right w:val="nil"/>
          <w:between w:val="nil"/>
        </w:pBdr>
        <w:spacing w:line="240" w:lineRule="auto"/>
        <w:ind w:firstLine="432"/>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In </w:t>
      </w:r>
      <w:r>
        <w:rPr>
          <w:rFonts w:ascii="Palatino Linotype" w:eastAsia="Palatino Linotype" w:hAnsi="Palatino Linotype" w:cs="Palatino Linotype"/>
          <w:i/>
          <w:sz w:val="20"/>
          <w:szCs w:val="20"/>
        </w:rPr>
        <w:t>E.coli</w:t>
      </w:r>
      <w:r>
        <w:rPr>
          <w:rFonts w:ascii="Palatino Linotype" w:eastAsia="Palatino Linotype" w:hAnsi="Palatino Linotype" w:cs="Palatino Linotype"/>
          <w:sz w:val="20"/>
          <w:szCs w:val="20"/>
        </w:rPr>
        <w:t xml:space="preserve"> at high glucose consumption</w:t>
      </w:r>
      <w:r w:rsidR="00B0539F">
        <w:rPr>
          <w:rFonts w:ascii="Palatino Linotype" w:eastAsia="Palatino Linotype" w:hAnsi="Palatino Linotype" w:cs="Palatino Linotype"/>
          <w:sz w:val="20"/>
          <w:szCs w:val="20"/>
        </w:rPr>
        <w:t>,</w:t>
      </w:r>
      <w:r>
        <w:rPr>
          <w:rFonts w:ascii="Palatino Linotype" w:eastAsia="Palatino Linotype" w:hAnsi="Palatino Linotype" w:cs="Palatino Linotype"/>
          <w:sz w:val="20"/>
          <w:szCs w:val="20"/>
        </w:rPr>
        <w:t xml:space="preserve"> acetate is formed. The expression of NADH oxidase can then help alleviate the repression of many genes involved in the tricarboxylic acid (TCA) cycle</w:t>
      </w:r>
      <w:r w:rsidR="00B0539F">
        <w:rPr>
          <w:rFonts w:ascii="Palatino Linotype" w:eastAsia="Palatino Linotype" w:hAnsi="Palatino Linotype" w:cs="Palatino Linotype"/>
          <w:sz w:val="20"/>
          <w:szCs w:val="20"/>
        </w:rPr>
        <w:t>,</w:t>
      </w:r>
      <w:r>
        <w:rPr>
          <w:rFonts w:ascii="Palatino Linotype" w:eastAsia="Palatino Linotype" w:hAnsi="Palatino Linotype" w:cs="Palatino Linotype"/>
          <w:sz w:val="20"/>
          <w:szCs w:val="20"/>
        </w:rPr>
        <w:t xml:space="preserve"> reduce acetate production, and increase</w:t>
      </w:r>
      <w:r w:rsidR="00F10CDD">
        <w:rPr>
          <w:rFonts w:ascii="Palatino Linotype" w:eastAsia="Palatino Linotype" w:hAnsi="Palatino Linotype" w:cs="Palatino Linotype"/>
          <w:sz w:val="20"/>
          <w:szCs w:val="20"/>
        </w:rPr>
        <w:t xml:space="preserve"> biomass production </w:t>
      </w:r>
      <w:r w:rsidR="00F10CDD">
        <w:rPr>
          <w:rFonts w:ascii="Palatino Linotype" w:eastAsia="Palatino Linotype" w:hAnsi="Palatino Linotype" w:cs="Palatino Linotype"/>
          <w:sz w:val="20"/>
          <w:szCs w:val="20"/>
        </w:rPr>
        <w:fldChar w:fldCharType="begin" w:fldLock="1"/>
      </w:r>
      <w:r w:rsidR="00F10CDD">
        <w:rPr>
          <w:rFonts w:ascii="Palatino Linotype" w:eastAsia="Palatino Linotype" w:hAnsi="Palatino Linotype" w:cs="Palatino Linotype"/>
          <w:sz w:val="20"/>
          <w:szCs w:val="20"/>
        </w:rPr>
        <w:instrText>ADDIN CSL_CITATION {"citationItems":[{"id":"ITEM-1","itemData":{"DOI":"10.1128/AEM.72.5.3653","author":[{"dropping-particle":"","family":"Vemuri","given":"G N","non-dropping-particle":"","parse-names":false,"suffix":""},{"dropping-particle":"","family":"Altman","given":"E","non-dropping-particle":"","parse-names":false,"suffix":""},{"dropping-particle":"","family":"Sangurdekar","given":"D P","non-dropping-particle":"","parse-names":false,"suffix":""},{"dropping-particle":"","family":"Khodursky","given":"A B","non-dropping-particle":"","parse-names":false,"suffix":""},{"dropping-particle":"","family":"Eiteman","given":"M A","non-dropping-particle":"","parse-names":false,"suffix":""}],"id":"ITEM-1","issue":"5","issued":{"date-parts":[["2006"]]},"page":"3653-3661","title":"Overflow Metabolism in Escherichia coli during Steady-State Growth : Transcriptional Regulation and Effect of the Redox Ratio †","type":"article-journal","volume":"72"},"uris":["http://www.mendeley.com/documents/?uuid=44b65824-c060-4d09-9438-90f7810d00fc"]}],"mendeley":{"formattedCitation":"(Vemuri et al., 2006)","plainTextFormattedCitation":"(Vemuri et al., 2006)","previouslyFormattedCitation":"(Vemuri et al., 2006)"},"properties":{"noteIndex":0},"schema":"https://github.com/citation-style-language/schema/raw/master/csl-citation.json"}</w:instrText>
      </w:r>
      <w:r w:rsidR="00F10CDD">
        <w:rPr>
          <w:rFonts w:ascii="Palatino Linotype" w:eastAsia="Palatino Linotype" w:hAnsi="Palatino Linotype" w:cs="Palatino Linotype"/>
          <w:sz w:val="20"/>
          <w:szCs w:val="20"/>
        </w:rPr>
        <w:fldChar w:fldCharType="separate"/>
      </w:r>
      <w:r w:rsidR="00F10CDD" w:rsidRPr="00F10CDD">
        <w:rPr>
          <w:rFonts w:ascii="Palatino Linotype" w:eastAsia="Palatino Linotype" w:hAnsi="Palatino Linotype" w:cs="Palatino Linotype"/>
          <w:noProof/>
          <w:sz w:val="20"/>
          <w:szCs w:val="20"/>
        </w:rPr>
        <w:t>(Vemuri et al., 2006)</w:t>
      </w:r>
      <w:r w:rsidR="00F10CDD">
        <w:rPr>
          <w:rFonts w:ascii="Palatino Linotype" w:eastAsia="Palatino Linotype" w:hAnsi="Palatino Linotype" w:cs="Palatino Linotype"/>
          <w:sz w:val="20"/>
          <w:szCs w:val="20"/>
        </w:rPr>
        <w:fldChar w:fldCharType="end"/>
      </w:r>
      <w:r>
        <w:rPr>
          <w:rFonts w:ascii="Palatino Linotype" w:eastAsia="Palatino Linotype" w:hAnsi="Palatino Linotype" w:cs="Palatino Linotype"/>
          <w:sz w:val="20"/>
          <w:szCs w:val="20"/>
        </w:rPr>
        <w:t xml:space="preserve">. Under glucose limitation </w:t>
      </w:r>
      <w:r w:rsidR="0081112B">
        <w:rPr>
          <w:rFonts w:ascii="Palatino Linotype" w:eastAsia="Palatino Linotype" w:hAnsi="Palatino Linotype" w:cs="Palatino Linotype"/>
          <w:i/>
          <w:sz w:val="20"/>
          <w:szCs w:val="20"/>
        </w:rPr>
        <w:t>L. lactis</w:t>
      </w:r>
      <w:r>
        <w:rPr>
          <w:rFonts w:ascii="Palatino Linotype" w:eastAsia="Palatino Linotype" w:hAnsi="Palatino Linotype" w:cs="Palatino Linotype"/>
          <w:sz w:val="20"/>
          <w:szCs w:val="20"/>
        </w:rPr>
        <w:t xml:space="preserve"> changes from homolactic to heterolactic fermentation and this can be stimulated by overexpression</w:t>
      </w:r>
      <w:r>
        <w:t xml:space="preserve"> </w:t>
      </w:r>
      <w:r w:rsidRPr="00716559">
        <w:rPr>
          <w:rFonts w:ascii="Palatino Linotype" w:hAnsi="Palatino Linotype"/>
          <w:sz w:val="20"/>
          <w:szCs w:val="20"/>
        </w:rPr>
        <w:t>of</w:t>
      </w:r>
      <w:r>
        <w:t xml:space="preserve"> </w:t>
      </w:r>
      <w:r>
        <w:rPr>
          <w:rFonts w:ascii="Palatino Linotype" w:eastAsia="Palatino Linotype" w:hAnsi="Palatino Linotype" w:cs="Palatino Linotype"/>
          <w:sz w:val="20"/>
          <w:szCs w:val="20"/>
        </w:rPr>
        <w:t xml:space="preserve">NADH oxidase </w:t>
      </w:r>
      <w:r>
        <w:rPr>
          <w:rFonts w:ascii="Palatino Linotype" w:eastAsia="Palatino Linotype" w:hAnsi="Palatino Linotype" w:cs="Palatino Linotype"/>
          <w:sz w:val="20"/>
          <w:szCs w:val="20"/>
        </w:rPr>
        <w:fldChar w:fldCharType="begin" w:fldLock="1"/>
      </w:r>
      <w:r>
        <w:rPr>
          <w:rFonts w:ascii="Palatino Linotype" w:eastAsia="Palatino Linotype" w:hAnsi="Palatino Linotype" w:cs="Palatino Linotype"/>
          <w:sz w:val="20"/>
          <w:szCs w:val="20"/>
        </w:rPr>
        <w:instrText>ADDIN CSL_CITATION {"citationItems":[{"id":"ITEM-1","itemData":{"author":[{"dropping-particle":"","family":"Hoefnagel","given":"Marcel H N","non-dropping-particle":"","parse-names":false,"suffix":""},{"dropping-particle":"","family":"Starrenburg","given":"Marjo J C","non-dropping-particle":"","parse-names":false,"suffix":""},{"dropping-particle":"","family":"Martens","given":"Dirk E","non-dropping-particle":"","parse-names":false,"suffix":""},{"dropping-particle":"","family":"Hugenholtz","given":"Jeroen","non-dropping-particle":"","parse-names":false,"suffix":""},{"dropping-particle":"","family":"Kleerebezem","given":"Michiel","non-dropping-particle":"","parse-names":false,"suffix":""},{"dropping-particle":"Van","family":"Swam","given":"Iris I","non-dropping-particle":"","parse-names":false,"suffix":""},{"dropping-particle":"","family":"Bongers","given":"Roger","non-dropping-particle":"","parse-names":false,"suffix":""},{"dropping-particle":"V","family":"Westerhoff","given":"Hans","non-dropping-particle":"","parse-names":false,"suffix":""},{"dropping-particle":"","family":"Snoep","given":"Jacky L","non-dropping-particle":"","parse-names":false,"suffix":""},{"dropping-particle":"V","family":"Wageningen","given":"E","non-dropping-particle":"","parse-names":false,"suffix":""}],"id":"ITEM-1","issued":{"date-parts":[["2002"]]},"page":"1003-1013","title":"Metabolic engineering of lactic acid bacteria , the combined approach : kinetic modelling , metabolic control and experimental analysis","type":"article-journal"},"uris":["http://www.mendeley.com/documents/?uuid=2dfc623f-1912-4eea-a9d9-f1be1b8fe17e"]}],"mendeley":{"formattedCitation":"(Hoefnagel et al., 2002)","plainTextFormattedCitation":"(Hoefnagel et al., 2002)","previouslyFormattedCitation":"(Hoefnagel et al., 2002)"},"properties":{"noteIndex":0},"schema":"https://github.com/citation-style-language/schema/raw/master/csl-citation.json"}</w:instrText>
      </w:r>
      <w:r>
        <w:rPr>
          <w:rFonts w:ascii="Palatino Linotype" w:eastAsia="Palatino Linotype" w:hAnsi="Palatino Linotype" w:cs="Palatino Linotype"/>
          <w:sz w:val="20"/>
          <w:szCs w:val="20"/>
        </w:rPr>
        <w:fldChar w:fldCharType="separate"/>
      </w:r>
      <w:r w:rsidRPr="00716559">
        <w:rPr>
          <w:rFonts w:ascii="Palatino Linotype" w:eastAsia="Palatino Linotype" w:hAnsi="Palatino Linotype" w:cs="Palatino Linotype"/>
          <w:noProof/>
          <w:sz w:val="20"/>
          <w:szCs w:val="20"/>
        </w:rPr>
        <w:t>(Hoefnagel et al., 2002)</w:t>
      </w:r>
      <w:r>
        <w:rPr>
          <w:rFonts w:ascii="Palatino Linotype" w:eastAsia="Palatino Linotype" w:hAnsi="Palatino Linotype" w:cs="Palatino Linotype"/>
          <w:sz w:val="20"/>
          <w:szCs w:val="20"/>
        </w:rPr>
        <w:fldChar w:fldCharType="end"/>
      </w:r>
      <w:r>
        <w:rPr>
          <w:rFonts w:ascii="Palatino Linotype" w:eastAsia="Palatino Linotype" w:hAnsi="Palatino Linotype" w:cs="Palatino Linotype"/>
          <w:sz w:val="20"/>
          <w:szCs w:val="20"/>
        </w:rPr>
        <w:t xml:space="preserve">. Both these cases are again examples of catabolic </w:t>
      </w:r>
      <w:r w:rsidR="00B0539F">
        <w:rPr>
          <w:rFonts w:ascii="Palatino Linotype" w:eastAsia="Palatino Linotype" w:hAnsi="Palatino Linotype" w:cs="Palatino Linotype"/>
          <w:sz w:val="20"/>
          <w:szCs w:val="20"/>
        </w:rPr>
        <w:t>rewiring</w:t>
      </w:r>
      <w:r>
        <w:rPr>
          <w:rFonts w:ascii="Palatino Linotype" w:eastAsia="Palatino Linotype" w:hAnsi="Palatino Linotype" w:cs="Palatino Linotype"/>
          <w:sz w:val="20"/>
          <w:szCs w:val="20"/>
        </w:rPr>
        <w:t xml:space="preserve"> rather than</w:t>
      </w:r>
      <w:r>
        <w:rPr>
          <w:rFonts w:ascii="Palatino Linotype" w:eastAsia="Palatino Linotype" w:hAnsi="Palatino Linotype" w:cs="Palatino Linotype"/>
          <w:i/>
          <w:sz w:val="20"/>
          <w:szCs w:val="20"/>
        </w:rPr>
        <w:t xml:space="preserve"> </w:t>
      </w:r>
      <w:r w:rsidRPr="0063568D">
        <w:rPr>
          <w:rFonts w:ascii="Palatino Linotype" w:eastAsia="Palatino Linotype" w:hAnsi="Palatino Linotype" w:cs="Palatino Linotype"/>
          <w:sz w:val="20"/>
          <w:szCs w:val="20"/>
        </w:rPr>
        <w:t>just</w:t>
      </w:r>
      <w:r>
        <w:rPr>
          <w:rFonts w:ascii="Palatino Linotype" w:eastAsia="Palatino Linotype" w:hAnsi="Palatino Linotype" w:cs="Palatino Linotype"/>
          <w:sz w:val="20"/>
          <w:szCs w:val="20"/>
        </w:rPr>
        <w:t xml:space="preserve"> a change in ATP </w:t>
      </w:r>
      <w:proofErr w:type="spellStart"/>
      <w:r>
        <w:rPr>
          <w:rFonts w:ascii="Palatino Linotype" w:eastAsia="Palatino Linotype" w:hAnsi="Palatino Linotype" w:cs="Palatino Linotype"/>
          <w:sz w:val="20"/>
          <w:szCs w:val="20"/>
        </w:rPr>
        <w:t>stoichiometries</w:t>
      </w:r>
      <w:proofErr w:type="spellEnd"/>
      <w:r>
        <w:rPr>
          <w:rFonts w:ascii="Palatino Linotype" w:eastAsia="Palatino Linotype" w:hAnsi="Palatino Linotype" w:cs="Palatino Linotype"/>
          <w:sz w:val="20"/>
          <w:szCs w:val="20"/>
        </w:rPr>
        <w:t xml:space="preserve">: although </w:t>
      </w:r>
      <w:r w:rsidR="00E013BD">
        <w:rPr>
          <w:rFonts w:ascii="Palatino Linotype" w:eastAsia="Palatino Linotype" w:hAnsi="Palatino Linotype" w:cs="Palatino Linotype"/>
          <w:sz w:val="20"/>
          <w:szCs w:val="20"/>
        </w:rPr>
        <w:t>still</w:t>
      </w:r>
      <w:r>
        <w:rPr>
          <w:rFonts w:ascii="Palatino Linotype" w:eastAsia="Palatino Linotype" w:hAnsi="Palatino Linotype" w:cs="Palatino Linotype"/>
          <w:sz w:val="20"/>
          <w:szCs w:val="20"/>
        </w:rPr>
        <w:t xml:space="preserve"> </w:t>
      </w:r>
      <w:proofErr w:type="spellStart"/>
      <w:r>
        <w:rPr>
          <w:rFonts w:ascii="Palatino Linotype" w:eastAsia="Palatino Linotype" w:hAnsi="Palatino Linotype" w:cs="Palatino Linotype"/>
          <w:sz w:val="20"/>
          <w:szCs w:val="20"/>
        </w:rPr>
        <w:t>heterolactic</w:t>
      </w:r>
      <w:proofErr w:type="spellEnd"/>
      <w:r>
        <w:rPr>
          <w:rFonts w:ascii="Palatino Linotype" w:eastAsia="Palatino Linotype" w:hAnsi="Palatino Linotype" w:cs="Palatino Linotype"/>
          <w:sz w:val="20"/>
          <w:szCs w:val="20"/>
        </w:rPr>
        <w:t xml:space="preserve"> fermentation</w:t>
      </w:r>
      <w:r>
        <w:t xml:space="preserve"> </w:t>
      </w:r>
      <w:r>
        <w:rPr>
          <w:rFonts w:ascii="Palatino Linotype" w:eastAsia="Palatino Linotype" w:hAnsi="Palatino Linotype" w:cs="Palatino Linotype"/>
          <w:sz w:val="20"/>
          <w:szCs w:val="20"/>
        </w:rPr>
        <w:t xml:space="preserve">one more ATP is produced per glucose, </w:t>
      </w:r>
      <w:r w:rsidR="00B0539F">
        <w:rPr>
          <w:rFonts w:ascii="Palatino Linotype" w:eastAsia="Palatino Linotype" w:hAnsi="Palatino Linotype" w:cs="Palatino Linotype"/>
          <w:sz w:val="20"/>
          <w:szCs w:val="20"/>
        </w:rPr>
        <w:t xml:space="preserve">as </w:t>
      </w:r>
      <w:r>
        <w:rPr>
          <w:rFonts w:ascii="Palatino Linotype" w:eastAsia="Palatino Linotype" w:hAnsi="Palatino Linotype" w:cs="Palatino Linotype"/>
          <w:sz w:val="20"/>
          <w:szCs w:val="20"/>
        </w:rPr>
        <w:t xml:space="preserve">acetate plus formate plus ethanol are produced instead of just lactate.  </w:t>
      </w:r>
    </w:p>
    <w:p w14:paraId="4C8A154F" w14:textId="517DE12C" w:rsidR="00F25F45" w:rsidRPr="001A57CC" w:rsidRDefault="00F25F45" w:rsidP="0039492C">
      <w:pPr>
        <w:pBdr>
          <w:top w:val="nil"/>
          <w:left w:val="nil"/>
          <w:bottom w:val="nil"/>
          <w:right w:val="nil"/>
          <w:between w:val="nil"/>
        </w:pBdr>
        <w:spacing w:line="240" w:lineRule="auto"/>
        <w:ind w:firstLine="432"/>
        <w:rPr>
          <w:rFonts w:ascii="Palatino Linotype" w:eastAsiaTheme="minorEastAsia" w:hAnsi="Palatino Linotype" w:cs="Palatino Linotype"/>
          <w:sz w:val="20"/>
          <w:szCs w:val="20"/>
          <w:lang w:eastAsia="zh-CN"/>
        </w:rPr>
      </w:pPr>
      <w:r>
        <w:rPr>
          <w:rFonts w:ascii="Palatino Linotype" w:eastAsia="Palatino Linotype" w:hAnsi="Palatino Linotype" w:cs="Palatino Linotype"/>
          <w:sz w:val="20"/>
          <w:szCs w:val="20"/>
        </w:rPr>
        <w:t>With respect to explanations for gear shifting and catabolic switching, we may distinguish between the mechanistic and the teleological explanations</w:t>
      </w:r>
      <w:r w:rsidR="00F10CDD">
        <w:rPr>
          <w:rFonts w:ascii="Palatino Linotype" w:eastAsia="Palatino Linotype" w:hAnsi="Palatino Linotype" w:cs="Palatino Linotype"/>
          <w:sz w:val="20"/>
          <w:szCs w:val="20"/>
        </w:rPr>
        <w:t xml:space="preserve">. In terms of the former </w:t>
      </w:r>
      <w:r w:rsidR="00F10CDD">
        <w:rPr>
          <w:rFonts w:ascii="Palatino Linotype" w:eastAsia="Palatino Linotype" w:hAnsi="Palatino Linotype" w:cs="Palatino Linotype"/>
          <w:sz w:val="20"/>
          <w:szCs w:val="20"/>
        </w:rPr>
        <w:fldChar w:fldCharType="begin" w:fldLock="1"/>
      </w:r>
      <w:r w:rsidR="000B3575">
        <w:rPr>
          <w:rFonts w:ascii="Palatino Linotype" w:eastAsia="Palatino Linotype" w:hAnsi="Palatino Linotype" w:cs="Palatino Linotype"/>
          <w:sz w:val="20"/>
          <w:szCs w:val="20"/>
        </w:rPr>
        <w:instrText>ADDIN CSL_CITATION {"citationItems":[{"id":"ITEM-1","itemData":{"author":[{"dropping-particle":"","family":"Daran-lapujade","given":"Pascale","non-dropping-particle":"","parse-names":false,"suffix":""},{"dropping-particle":"","family":"Rossell","given":"Sergio","non-dropping-particle":"","parse-names":false,"suffix":""},{"dropping-particle":"Van","family":"Gulik","given":"Walter M","non-dropping-particle":"","parse-names":false,"suffix":""},{"dropping-particle":"","family":"Luttik","given":"Marijke A H","non-dropping-particle":"","parse-names":false,"suffix":""},{"dropping-particle":"De","family":"Groot","given":"Marco J L","non-dropping-particle":"","parse-names":false,"suffix":""},{"dropping-particle":"","family":"Slijper","given":"Monique","non-dropping-particle":"","parse-names":false,"suffix":""},{"dropping-particle":"","family":"Heck","given":"Albert J R","non-dropping-particle":"","parse-names":false,"suffix":""},{"dropping-particle":"","family":"Daran","given":"Jean-marc","non-dropping-particle":"","parse-names":false,"suffix":""},{"dropping-particle":"De","family":"Winde","given":"Johannes H","non-dropping-particle":"","parse-names":false,"suffix":""},{"dropping-particle":"V","family":"Westerhoff","given":"Hans","non-dropping-particle":"","parse-names":false,"suffix":""},{"dropping-particle":"","family":"Pronk","given":"Jack T","non-dropping-particle":"","parse-names":false,"suffix":""},{"dropping-particle":"","family":"Bakker","given":"Barbara M","non-dropping-particle":"","parse-names":false,"suffix":""}],"id":"ITEM-1","issued":{"date-parts":[["2007"]]},"title":"The fluxes through glycolytic enzymes in Saccharomyces cerevisiae are predominantly regulated at posttranscriptional levels","type":"article-journal"},"uris":["http://www.mendeley.com/documents/?uuid=8d9e0934-1351-4b13-a27f-b9776a07723b"]}],"mendeley":{"formattedCitation":"(Daran-lapujade et al., 2007)","plainTextFormattedCitation":"(Daran-lapujade et al., 2007)","previouslyFormattedCitation":"(Daran-lapujade et al., 2007)"},"properties":{"noteIndex":0},"schema":"https://github.com/citation-style-language/schema/raw/master/csl-citation.json"}</w:instrText>
      </w:r>
      <w:r w:rsidR="00F10CDD">
        <w:rPr>
          <w:rFonts w:ascii="Palatino Linotype" w:eastAsia="Palatino Linotype" w:hAnsi="Palatino Linotype" w:cs="Palatino Linotype"/>
          <w:sz w:val="20"/>
          <w:szCs w:val="20"/>
        </w:rPr>
        <w:fldChar w:fldCharType="separate"/>
      </w:r>
      <w:r w:rsidR="001B3936" w:rsidRPr="001B3936">
        <w:rPr>
          <w:rFonts w:ascii="Palatino Linotype" w:eastAsia="Palatino Linotype" w:hAnsi="Palatino Linotype" w:cs="Palatino Linotype"/>
          <w:noProof/>
          <w:sz w:val="20"/>
          <w:szCs w:val="20"/>
        </w:rPr>
        <w:t>(Daran-lapujade et al., 2007)</w:t>
      </w:r>
      <w:r w:rsidR="00F10CDD">
        <w:rPr>
          <w:rFonts w:ascii="Palatino Linotype" w:eastAsia="Palatino Linotype" w:hAnsi="Palatino Linotype" w:cs="Palatino Linotype"/>
          <w:sz w:val="20"/>
          <w:szCs w:val="20"/>
        </w:rPr>
        <w:fldChar w:fldCharType="end"/>
      </w:r>
      <w:r>
        <w:rPr>
          <w:rFonts w:ascii="Palatino Linotype" w:eastAsia="Palatino Linotype" w:hAnsi="Palatino Linotype" w:cs="Palatino Linotype"/>
          <w:sz w:val="20"/>
          <w:szCs w:val="20"/>
        </w:rPr>
        <w:t xml:space="preserve"> showed that metabolic regulation often plays an important role, in addition to some gene </w:t>
      </w:r>
      <w:r>
        <w:rPr>
          <w:rFonts w:ascii="Palatino Linotype" w:eastAsia="Palatino Linotype" w:hAnsi="Palatino Linotype" w:cs="Palatino Linotype"/>
          <w:sz w:val="20"/>
          <w:szCs w:val="20"/>
        </w:rPr>
        <w:lastRenderedPageBreak/>
        <w:t xml:space="preserve">expression regulation taking place resulting in metabolic rewiring. Through such rewiring tumor cells may switch to glutamine catabolism for instance </w:t>
      </w:r>
      <w:r>
        <w:rPr>
          <w:rFonts w:ascii="Palatino Linotype" w:eastAsia="Palatino Linotype" w:hAnsi="Palatino Linotype" w:cs="Palatino Linotype"/>
          <w:sz w:val="20"/>
          <w:szCs w:val="20"/>
        </w:rPr>
        <w:fldChar w:fldCharType="begin" w:fldLock="1"/>
      </w:r>
      <w:r>
        <w:rPr>
          <w:rFonts w:ascii="Palatino Linotype" w:eastAsia="Palatino Linotype" w:hAnsi="Palatino Linotype" w:cs="Palatino Linotype"/>
          <w:sz w:val="20"/>
          <w:szCs w:val="20"/>
        </w:rPr>
        <w:instrText>ADDIN CSL_CITATION {"citationItems":[{"id":"ITEM-1","itemData":{"ISBN":"1111111111","author":[{"dropping-particle":"","family":"Damiani","given":"Chiara","non-dropping-particle":"","parse-names":false,"suffix":""},{"dropping-particle":"","family":"Colombo","given":"Riccardo","non-dropping-particle":"","parse-names":false,"suffix":""},{"dropping-particle":"</w:instrText>
      </w:r>
      <w:r w:rsidRPr="002129C5">
        <w:rPr>
          <w:rFonts w:ascii="Palatino Linotype" w:eastAsia="Palatino Linotype" w:hAnsi="Palatino Linotype" w:cs="Palatino Linotype"/>
          <w:sz w:val="20"/>
          <w:szCs w:val="20"/>
          <w:lang w:val="nl-NL"/>
        </w:rPr>
        <w:instrText>","family":"Gaglio","given":"Daniela","non-dropping-particle":"","parse-names":false,"suffix":""},{"dropping-particle":"","family":"Mastroianni","given":"Fabrizia","non-dropping-particle":"","parse-names":false,"suffix":""},{"dropping-particle":"","family":"Pescini","given":"Dario","non-dropping-particle":"","parse-names":false,"suffix":""},{"dropping-particle":"","family":"Westerhoff","given":"Hans Victor","non-dropping-particle":"","parse-names":false,"suffix":""},{"dropping-particle":"","family":"Mauri","given":"Giancarlo","non-dropping-particle":"","parse-names":false,"suffix":""},{"dropping-particle":"","family":"Vanoni","given":"Marco","non-dropping-particle":"","parse-names":false,"suffix":""},{"dropping-particle":"","family":"Alberghina","given":"Lilia","non-dropping-particle":"","parse-names":false,"suffix":""}],"id":"ITEM-1","issued":{"date-parts":[["2017"]]},"page":"1-29","title":"A metabolic core model elucidates how enhanced utilization of glucose and glutamine , with enhanced glutamine- dependent lactate production , promotes can</w:instrText>
      </w:r>
      <w:r w:rsidRPr="009816CF">
        <w:rPr>
          <w:rFonts w:ascii="Palatino Linotype" w:eastAsia="Palatino Linotype" w:hAnsi="Palatino Linotype" w:cs="Palatino Linotype"/>
          <w:sz w:val="20"/>
          <w:szCs w:val="20"/>
          <w:lang w:val="nl-NL"/>
        </w:rPr>
        <w:instrText>cer cell growth : The WarburQ effect","type":"article-journal"},"uris":["http://www.mendeley.com/documents/?uuid=e6d10800-d36e-471c-9ed0-2c8023100413"]}],"mendeley":{"formattedCitation":"(Damiani et al., 2017)","plainTextFormattedCitation":"(Damiani et al., 2017)","previouslyFormattedCitation":"(Damiani et al., 2017)"},"properties":{"noteIndex":0},"schema":"https://github.com/citation-style-language/schema/raw/master/csl-citation.json"}</w:instrText>
      </w:r>
      <w:r>
        <w:rPr>
          <w:rFonts w:ascii="Palatino Linotype" w:eastAsia="Palatino Linotype" w:hAnsi="Palatino Linotype" w:cs="Palatino Linotype"/>
          <w:sz w:val="20"/>
          <w:szCs w:val="20"/>
        </w:rPr>
        <w:fldChar w:fldCharType="separate"/>
      </w:r>
      <w:r w:rsidRPr="009816CF">
        <w:rPr>
          <w:rFonts w:ascii="Palatino Linotype" w:eastAsia="Palatino Linotype" w:hAnsi="Palatino Linotype" w:cs="Palatino Linotype"/>
          <w:noProof/>
          <w:sz w:val="20"/>
          <w:szCs w:val="20"/>
          <w:lang w:val="nl-NL"/>
        </w:rPr>
        <w:t>(Damiani et al., 2017</w:t>
      </w:r>
      <w:ins w:id="1369" w:author="Yanfei Zhang" w:date="2022-03-29T09:44:00Z">
        <w:r w:rsidR="0073547D">
          <w:rPr>
            <w:rFonts w:ascii="Palatino Linotype" w:eastAsia="Palatino Linotype" w:hAnsi="Palatino Linotype" w:cs="Palatino Linotype"/>
            <w:noProof/>
            <w:sz w:val="20"/>
            <w:szCs w:val="20"/>
            <w:lang w:val="nl-NL"/>
          </w:rPr>
          <w:t xml:space="preserve">; </w:t>
        </w:r>
      </w:ins>
      <w:del w:id="1370" w:author="Yanfei Zhang" w:date="2022-03-29T09:44:00Z">
        <w:r w:rsidRPr="009816CF" w:rsidDel="0073547D">
          <w:rPr>
            <w:rFonts w:ascii="Palatino Linotype" w:eastAsia="Palatino Linotype" w:hAnsi="Palatino Linotype" w:cs="Palatino Linotype"/>
            <w:noProof/>
            <w:sz w:val="20"/>
            <w:szCs w:val="20"/>
            <w:lang w:val="nl-NL"/>
          </w:rPr>
          <w:delText>)</w:delText>
        </w:r>
      </w:del>
      <w:r>
        <w:rPr>
          <w:rFonts w:ascii="Palatino Linotype" w:eastAsia="Palatino Linotype" w:hAnsi="Palatino Linotype" w:cs="Palatino Linotype"/>
          <w:sz w:val="20"/>
          <w:szCs w:val="20"/>
        </w:rPr>
        <w:fldChar w:fldCharType="end"/>
      </w:r>
      <w:r>
        <w:rPr>
          <w:rFonts w:ascii="Palatino Linotype" w:eastAsia="Palatino Linotype" w:hAnsi="Palatino Linotype" w:cs="Palatino Linotype"/>
          <w:sz w:val="20"/>
          <w:szCs w:val="20"/>
        </w:rPr>
        <w:fldChar w:fldCharType="begin" w:fldLock="1"/>
      </w:r>
      <w:r w:rsidRPr="009816CF">
        <w:rPr>
          <w:rFonts w:ascii="Palatino Linotype" w:eastAsia="Palatino Linotype" w:hAnsi="Palatino Linotype" w:cs="Palatino Linotype"/>
          <w:sz w:val="20"/>
          <w:szCs w:val="20"/>
          <w:lang w:val="nl-NL"/>
        </w:rPr>
        <w:instrText>ADDIN CSL_CITATION {"citationItems":[{"id":"ITEM-1","itemData":{"ISBN":"1111111111","author":[{"dropping-particle":"","family":"Damiani","given":"Chiara","non-dropping-particle":"","parse-names":false,"suffix":""},{"dropping-particle":"","family":"Maspero","given":"Davide","non-dropping-particle":"","parse-names":false,"suffix":""},{"dropping-particle":"Di","family":"Filippo","given":"Marzia","non-dropping-particle":"","parse-names":false,"suffix":""},{"dropping-particle":"","family":"Colombo","given":"Riccardo","non-dropping-particle":"","parse-names":false,"suffix":""},{"dropping-particle":"","family":"Pescini","given":"Dario","non-dropping-particle":"","parse-names":false,"suffix":""},{"dropping-particle":"","family":"Graudenzi","given":"Alex","non-dropping-particle":"","parse-names":false,"suffix":""},{"dropping-particle":"","family":"Westerhoff","given":"Victor Hans","non-dropping-particle":"","parse-names":false,"suffix":""},{"dropping-particle":"","family":"Alberghina","given":"Lilia","non-dropping-particle":"","parse-names":false,"suffix":""},{"dropping-particle":"","family":"Vanoni","given":"Marco","non-dropping-particle":"","parse-names":false,"suffix":""},{"dropping-particle":"","family":"Mauri","given":"Giancarlo","non-dropping-particle":"","parse-names":false,"suffix":""}],"id":"ITEM-1","issued":{"date-parts":[["2019"]]},"page":"1-25","title":"Integration of single-cell RNA-seq data into population models to characterize cancer metabolism","type":"article-journal"},"uris":["http://www.mendeley.com/documents/?uuid=25fbf466-fcb7-4e21-8e04-fa8419d84f18"]}],"mendeley":{"formattedCitation":"(Damiani et al., 2019)","plainTextFormattedCitation":"(Damiani et al., 2019)","previouslyFormattedCitation":"(Damiani et al., 2019)"},"properties":{"noteIndex":0},"schema":"https://github.com/citation-style-language/schema/raw/master/csl-citation.json"}</w:instrText>
      </w:r>
      <w:r>
        <w:rPr>
          <w:rFonts w:ascii="Palatino Linotype" w:eastAsia="Palatino Linotype" w:hAnsi="Palatino Linotype" w:cs="Palatino Linotype"/>
          <w:sz w:val="20"/>
          <w:szCs w:val="20"/>
        </w:rPr>
        <w:fldChar w:fldCharType="separate"/>
      </w:r>
      <w:del w:id="1371" w:author="Yanfei Zhang" w:date="2022-03-29T09:44:00Z">
        <w:r w:rsidRPr="009816CF" w:rsidDel="0073547D">
          <w:rPr>
            <w:rFonts w:ascii="Palatino Linotype" w:eastAsia="Palatino Linotype" w:hAnsi="Palatino Linotype" w:cs="Palatino Linotype"/>
            <w:noProof/>
            <w:sz w:val="20"/>
            <w:szCs w:val="20"/>
            <w:lang w:val="nl-NL"/>
          </w:rPr>
          <w:delText>(</w:delText>
        </w:r>
      </w:del>
      <w:r w:rsidRPr="009816CF">
        <w:rPr>
          <w:rFonts w:ascii="Palatino Linotype" w:eastAsia="Palatino Linotype" w:hAnsi="Palatino Linotype" w:cs="Palatino Linotype"/>
          <w:noProof/>
          <w:sz w:val="20"/>
          <w:szCs w:val="20"/>
          <w:lang w:val="nl-NL"/>
        </w:rPr>
        <w:t>Damiani et al., 2019)</w:t>
      </w:r>
      <w:r>
        <w:rPr>
          <w:rFonts w:ascii="Palatino Linotype" w:eastAsia="Palatino Linotype" w:hAnsi="Palatino Linotype" w:cs="Palatino Linotype"/>
          <w:sz w:val="20"/>
          <w:szCs w:val="20"/>
        </w:rPr>
        <w:fldChar w:fldCharType="end"/>
      </w:r>
      <w:r w:rsidRPr="009816CF">
        <w:rPr>
          <w:rFonts w:ascii="Palatino Linotype" w:eastAsia="Palatino Linotype" w:hAnsi="Palatino Linotype" w:cs="Palatino Linotype"/>
          <w:sz w:val="20"/>
          <w:szCs w:val="20"/>
          <w:lang w:val="nl-NL"/>
        </w:rPr>
        <w:t xml:space="preserve">. The mechanism behind mixed acid fermentation involves changes in the concentrations of </w:t>
      </w:r>
      <w:sdt>
        <w:sdtPr>
          <w:tag w:val="goog_rdk_117"/>
          <w:id w:val="1330337893"/>
        </w:sdtPr>
        <w:sdtContent>
          <w:r w:rsidRPr="009816CF">
            <w:rPr>
              <w:rFonts w:ascii="Palatino Linotype" w:eastAsia="Palatino Linotype" w:hAnsi="Palatino Linotype" w:cs="Palatino Linotype"/>
              <w:sz w:val="20"/>
              <w:szCs w:val="20"/>
              <w:lang w:val="nl-NL"/>
            </w:rPr>
            <w:t xml:space="preserve">both </w:t>
          </w:r>
        </w:sdtContent>
      </w:sdt>
      <w:r w:rsidRPr="009816CF">
        <w:rPr>
          <w:rFonts w:ascii="Palatino Linotype" w:eastAsia="Palatino Linotype" w:hAnsi="Palatino Linotype" w:cs="Palatino Linotype"/>
          <w:sz w:val="20"/>
          <w:szCs w:val="20"/>
          <w:lang w:val="nl-NL"/>
        </w:rPr>
        <w:t>fructose 1,6 bisphosphate and lactate dehydrogenase</w:t>
      </w:r>
      <w:r w:rsidR="00F10CDD" w:rsidRPr="009816CF">
        <w:rPr>
          <w:rFonts w:ascii="Palatino Linotype" w:eastAsia="Palatino Linotype" w:hAnsi="Palatino Linotype" w:cs="Palatino Linotype"/>
          <w:sz w:val="20"/>
          <w:szCs w:val="20"/>
          <w:lang w:val="nl-NL"/>
        </w:rPr>
        <w:t xml:space="preserve"> </w:t>
      </w:r>
      <w:r w:rsidR="00F10CDD">
        <w:rPr>
          <w:rFonts w:ascii="Palatino Linotype" w:eastAsia="Palatino Linotype" w:hAnsi="Palatino Linotype" w:cs="Palatino Linotype"/>
          <w:sz w:val="20"/>
          <w:szCs w:val="20"/>
        </w:rPr>
        <w:fldChar w:fldCharType="begin" w:fldLock="1"/>
      </w:r>
      <w:r w:rsidR="00F10CDD" w:rsidRPr="009816CF">
        <w:rPr>
          <w:rFonts w:ascii="Palatino Linotype" w:eastAsia="Palatino Linotype" w:hAnsi="Palatino Linotype" w:cs="Palatino Linotype"/>
          <w:sz w:val="20"/>
          <w:szCs w:val="20"/>
          <w:lang w:val="nl-NL"/>
        </w:rPr>
        <w:instrText>ADDIN CSL_CITATION {"citationItems":[{"id":"ITEM-1","itemData":{"author":[{"dropping-particle":"","family":"Thomas","given":"Terence D","non-dropping-particle":"","parse-names":false,"suffix":""},{"dropping-particle":"","family":"Ellwood","given":"Derek C","non-dropping-particle":"","parse-names":false,"suffix":""},{"dropping-particle":"","family":"Longyear","given":"V Michael C","non-dropping-particle":"","parse-names":false,"suffix":""}],"id":"ITEM-1","issue":"1","issued":{"date-parts":[["1979"]]},"page":"109-117","title":"Change from Homo- to Heterolactic Fermentation by Streptococcus lactis Resulting from Glucose Limitation in Anaerobic Chemostat Cultures","type":"article-journal","volume":"138"},"uris":["http://www.mendeley.com/documents/?uuid=4a09b9e4-dd2a-475f-a1d3-260e1de49c28"]}],"mendeley":{"formattedCitation":"(Thomas et al., 1979)","plainTextFormattedCitation":"(Thomas et al., 1979)","previouslyFormattedCitation":"(Thomas et al., 1979)"},"properties":{"noteIndex":0},"schema":"https://github.com/citation-style-language/schema/raw/master/csl-citation.json"}</w:instrText>
      </w:r>
      <w:r w:rsidR="00F10CDD">
        <w:rPr>
          <w:rFonts w:ascii="Palatino Linotype" w:eastAsia="Palatino Linotype" w:hAnsi="Palatino Linotype" w:cs="Palatino Linotype"/>
          <w:sz w:val="20"/>
          <w:szCs w:val="20"/>
        </w:rPr>
        <w:fldChar w:fldCharType="separate"/>
      </w:r>
      <w:r w:rsidR="00F10CDD" w:rsidRPr="009816CF">
        <w:rPr>
          <w:rFonts w:ascii="Palatino Linotype" w:eastAsia="Palatino Linotype" w:hAnsi="Palatino Linotype" w:cs="Palatino Linotype"/>
          <w:noProof/>
          <w:sz w:val="20"/>
          <w:szCs w:val="20"/>
          <w:lang w:val="nl-NL"/>
        </w:rPr>
        <w:t>(Thomas et al., 1979)</w:t>
      </w:r>
      <w:r w:rsidR="00F10CDD">
        <w:rPr>
          <w:rFonts w:ascii="Palatino Linotype" w:eastAsia="Palatino Linotype" w:hAnsi="Palatino Linotype" w:cs="Palatino Linotype"/>
          <w:sz w:val="20"/>
          <w:szCs w:val="20"/>
        </w:rPr>
        <w:fldChar w:fldCharType="end"/>
      </w:r>
      <w:r w:rsidRPr="009816CF">
        <w:rPr>
          <w:rFonts w:ascii="Palatino Linotype" w:eastAsia="Palatino Linotype" w:hAnsi="Palatino Linotype" w:cs="Palatino Linotype"/>
          <w:sz w:val="20"/>
          <w:szCs w:val="20"/>
          <w:lang w:val="nl-NL"/>
        </w:rPr>
        <w:t>, i.e. again both metabolic and gene expression regulation.</w:t>
      </w:r>
      <w:r w:rsidR="00C974CA" w:rsidRPr="009816CF">
        <w:rPr>
          <w:rFonts w:ascii="Palatino Linotype" w:eastAsia="Palatino Linotype" w:hAnsi="Palatino Linotype" w:cs="Palatino Linotype"/>
          <w:sz w:val="20"/>
          <w:szCs w:val="20"/>
          <w:lang w:val="nl-NL"/>
        </w:rPr>
        <w:t xml:space="preserve"> </w:t>
      </w:r>
      <w:r w:rsidR="00C974CA">
        <w:rPr>
          <w:rFonts w:ascii="Palatino Linotype" w:eastAsia="Palatino Linotype" w:hAnsi="Palatino Linotype" w:cs="Palatino Linotype"/>
          <w:sz w:val="20"/>
          <w:szCs w:val="20"/>
        </w:rPr>
        <w:t>Metabolic regulation as the basis for gear shifting could be advantageous bec</w:t>
      </w:r>
      <w:r w:rsidR="00BD7C71">
        <w:rPr>
          <w:rFonts w:ascii="Palatino Linotype" w:eastAsia="Palatino Linotype" w:hAnsi="Palatino Linotype" w:cs="Palatino Linotype"/>
          <w:sz w:val="20"/>
          <w:szCs w:val="20"/>
        </w:rPr>
        <w:t>ause it is fast.</w:t>
      </w:r>
      <w:r w:rsidR="00C974CA">
        <w:rPr>
          <w:rFonts w:ascii="Palatino Linotype" w:eastAsia="Palatino Linotype" w:hAnsi="Palatino Linotype" w:cs="Palatino Linotype"/>
          <w:sz w:val="20"/>
          <w:szCs w:val="20"/>
        </w:rPr>
        <w:t xml:space="preserve"> This could be useful for </w:t>
      </w:r>
      <w:r w:rsidR="00C974CA" w:rsidRPr="00C525F6">
        <w:rPr>
          <w:rFonts w:ascii="Palatino Linotype" w:eastAsia="Palatino Linotype" w:hAnsi="Palatino Linotype" w:cs="Palatino Linotype"/>
          <w:i/>
          <w:sz w:val="20"/>
          <w:szCs w:val="20"/>
        </w:rPr>
        <w:t>S. solfataricus</w:t>
      </w:r>
      <w:r w:rsidR="00C974CA">
        <w:rPr>
          <w:rFonts w:ascii="Palatino Linotype" w:eastAsia="Palatino Linotype" w:hAnsi="Palatino Linotype" w:cs="Palatino Linotype"/>
          <w:sz w:val="20"/>
          <w:szCs w:val="20"/>
        </w:rPr>
        <w:t xml:space="preserve"> in hot springs where it may be subject to strong variations in </w:t>
      </w:r>
      <w:r w:rsidR="00BD7C71">
        <w:rPr>
          <w:rFonts w:ascii="Palatino Linotype" w:eastAsia="Palatino Linotype" w:hAnsi="Palatino Linotype" w:cs="Palatino Linotype"/>
          <w:sz w:val="20"/>
          <w:szCs w:val="20"/>
        </w:rPr>
        <w:t>temperature and oxygen tension</w:t>
      </w:r>
      <w:r w:rsidR="00B8407F">
        <w:rPr>
          <w:rFonts w:ascii="Palatino Linotype" w:eastAsia="Palatino Linotype" w:hAnsi="Palatino Linotype" w:cs="Palatino Linotype"/>
          <w:sz w:val="20"/>
          <w:szCs w:val="20"/>
        </w:rPr>
        <w:t xml:space="preserve"> over short periods of time</w:t>
      </w:r>
      <w:r w:rsidR="00BD7C71">
        <w:rPr>
          <w:rFonts w:ascii="Palatino Linotype" w:eastAsia="Palatino Linotype" w:hAnsi="Palatino Linotype" w:cs="Palatino Linotype"/>
          <w:sz w:val="20"/>
          <w:szCs w:val="20"/>
        </w:rPr>
        <w:t>.</w:t>
      </w:r>
      <w:r w:rsidR="00C974CA">
        <w:rPr>
          <w:rFonts w:ascii="Palatino Linotype" w:eastAsia="Palatino Linotype" w:hAnsi="Palatino Linotype" w:cs="Palatino Linotype"/>
          <w:sz w:val="20"/>
          <w:szCs w:val="20"/>
        </w:rPr>
        <w:t xml:space="preserve"> Adaptation to </w:t>
      </w:r>
      <w:r w:rsidR="00B8407F">
        <w:rPr>
          <w:rFonts w:ascii="Palatino Linotype" w:eastAsia="Palatino Linotype" w:hAnsi="Palatino Linotype" w:cs="Palatino Linotype"/>
          <w:sz w:val="20"/>
          <w:szCs w:val="20"/>
        </w:rPr>
        <w:t xml:space="preserve">steady </w:t>
      </w:r>
      <w:r w:rsidR="00C974CA">
        <w:rPr>
          <w:rFonts w:ascii="Palatino Linotype" w:eastAsia="Palatino Linotype" w:hAnsi="Palatino Linotype" w:cs="Palatino Linotype"/>
          <w:sz w:val="20"/>
          <w:szCs w:val="20"/>
        </w:rPr>
        <w:t>extreme conditions is understood for various organisms, but adaptation to rapid variability in conditions is another matter.</w:t>
      </w:r>
      <w:r w:rsidR="00B8407F">
        <w:rPr>
          <w:rFonts w:ascii="Palatino Linotype" w:eastAsia="Palatino Linotype" w:hAnsi="Palatino Linotype" w:cs="Palatino Linotype"/>
          <w:sz w:val="20"/>
          <w:szCs w:val="20"/>
        </w:rPr>
        <w:t xml:space="preserve"> The present paper may constitute an entry point.</w:t>
      </w:r>
    </w:p>
    <w:p w14:paraId="686062B2" w14:textId="4A688C82" w:rsidR="00F25F45" w:rsidRPr="00C525F6" w:rsidRDefault="00F25F45" w:rsidP="0039492C">
      <w:pPr>
        <w:pBdr>
          <w:top w:val="nil"/>
          <w:left w:val="nil"/>
          <w:bottom w:val="nil"/>
          <w:right w:val="nil"/>
          <w:between w:val="nil"/>
        </w:pBdr>
        <w:spacing w:line="240" w:lineRule="auto"/>
        <w:ind w:firstLine="432"/>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An example of how catabolic switching may contribute to fitness is found in yeast: when glucose is sufficient</w:t>
      </w:r>
      <w:r w:rsidR="009D1C56">
        <w:rPr>
          <w:rFonts w:ascii="Palatino Linotype" w:eastAsia="Palatino Linotype" w:hAnsi="Palatino Linotype" w:cs="Palatino Linotype"/>
          <w:sz w:val="20"/>
          <w:szCs w:val="20"/>
        </w:rPr>
        <w:t>,</w:t>
      </w:r>
      <w:r>
        <w:rPr>
          <w:rFonts w:ascii="Palatino Linotype" w:eastAsia="Palatino Linotype" w:hAnsi="Palatino Linotype" w:cs="Palatino Linotype"/>
          <w:sz w:val="20"/>
          <w:szCs w:val="20"/>
        </w:rPr>
        <w:t xml:space="preserve"> </w:t>
      </w:r>
      <w:r>
        <w:rPr>
          <w:rFonts w:ascii="Palatino Linotype" w:eastAsia="Palatino Linotype" w:hAnsi="Palatino Linotype" w:cs="Palatino Linotype"/>
          <w:i/>
          <w:sz w:val="20"/>
          <w:szCs w:val="20"/>
        </w:rPr>
        <w:t>Saccharomyces</w:t>
      </w:r>
      <w:r>
        <w:rPr>
          <w:rFonts w:ascii="Palatino Linotype" w:eastAsia="Palatino Linotype" w:hAnsi="Palatino Linotype" w:cs="Palatino Linotype"/>
          <w:sz w:val="20"/>
          <w:szCs w:val="20"/>
        </w:rPr>
        <w:t xml:space="preserve"> will first accumulate ethanol no matter oxygen is there or not. The accumulated ethanol can then inhibit the growth of competing organisms, or can be used as a substrate when the </w:t>
      </w:r>
      <w:r w:rsidR="00F10CDD">
        <w:rPr>
          <w:rFonts w:ascii="Palatino Linotype" w:eastAsia="Palatino Linotype" w:hAnsi="Palatino Linotype" w:cs="Palatino Linotype"/>
          <w:sz w:val="20"/>
          <w:szCs w:val="20"/>
        </w:rPr>
        <w:t xml:space="preserve">glucose concentration is lower </w:t>
      </w:r>
      <w:r w:rsidR="00F10CDD">
        <w:rPr>
          <w:rFonts w:ascii="Palatino Linotype" w:eastAsia="Palatino Linotype" w:hAnsi="Palatino Linotype" w:cs="Palatino Linotype"/>
          <w:sz w:val="20"/>
          <w:szCs w:val="20"/>
        </w:rPr>
        <w:fldChar w:fldCharType="begin" w:fldLock="1"/>
      </w:r>
      <w:r w:rsidR="00F10CDD">
        <w:rPr>
          <w:rFonts w:ascii="Palatino Linotype" w:eastAsia="Palatino Linotype" w:hAnsi="Palatino Linotype" w:cs="Palatino Linotype"/>
          <w:sz w:val="20"/>
          <w:szCs w:val="20"/>
        </w:rPr>
        <w:instrText>ADDIN CSL_CITATION {"citationItems":[{"id":"ITEM-1","itemData":{"DOI":"10.1111/j.1742-4658.2007.05645.x","ISSN":"1742464X","PMID":"17239085","abstract":"The yeast Saccharomyces cerevisiae is characterized by its ability to: (a) degrade glucose or fructose to ethanol, even in the presence of oxygen (Crabtree effect); (b) grow in the absence of oxygen; and (c) generate respiratory-deficient mitochondrial mutants, so-called petites. How unique are these properties among yeasts in the Saccharomyces clade, and what is their origin? Recent progress in genome sequencing has elucidated the phylogenetic relationships among yeasts in the Saccharomyces complex, providing a framework for the understanding of the evolutionary history of several modern traits. In this study, we analyzed over 40 yeasts that reflect over 150 million years of evolutionary history for their ability to ferment, grow in the absence of oxygen, and generate petites. A great majority of isolates exhibited good fermentation ability, suggesting that this trait could already be an intrinsic property of the progenitor yeast. We found that lineages that underwent the whole-genome duplication, in general, exhibit a fermentative lifestyle, the Crabtree effect, and the ability to grow without oxygen, and can generate stable petite mutants. Some of the pre-genome duplication lineages also exhibit some of these traits, but a majority of the tested species are petite-negative, and show a reduced Crabtree effect and a reduced ability to grow in the absence of oxygen. It could be that the ability to accumulate ethanol in the presence of oxygen, a gradual independence from oxygen and/or the ability to generate petites were developed later in several lineages. However, these traits have been combined and developed to perfection only in the lineage that underwent the whole-genome duplication and led to the modern Saccharomyces cerevisiae yeast. © 2007 The Authors.","author":[{"dropping-particle":"","family":"Merico","given":"Annamaria","non-dropping-particle":"","parse-names":false,"suffix":""},{"dropping-particle":"","family":"Sulo","given":"Pavol","non-dropping-particle":"","parse-names":false,"suffix":""},{"dropping-particle":"","family":"Piškur","given":"Jure","non-dropping-particle":"","parse-names":false,"suffix":""},{"dropping-particle":"","family":"Compagno","given":"Concetta","non-dropping-particle":"","parse-names":false,"suffix":""}],"container-title":"FEBS Journal","id":"ITEM-1","issue":"4","issued":{"date-parts":[["2007"]]},"page":"976-989","title":"Fermentative lifestyle in yeasts belonging to the Saccharomyces complex","type":"article-journal","volume":"274"},"uris":["http://www.mendeley.com/documents/?uuid=b9abdad5-4043-4ce5-916f-b0d3ae2011c0"]}],"mendeley":{"formattedCitation":"(Merico et al., 2007)","plainTextFormattedCitation":"(Merico et al., 2007)","previouslyFormattedCitation":"(Merico et al., 2007)"},"properties":{"noteIndex":0},"schema":"https://github.com/citation-style-language/schema/raw/master/csl-citation.json"}</w:instrText>
      </w:r>
      <w:r w:rsidR="00F10CDD">
        <w:rPr>
          <w:rFonts w:ascii="Palatino Linotype" w:eastAsia="Palatino Linotype" w:hAnsi="Palatino Linotype" w:cs="Palatino Linotype"/>
          <w:sz w:val="20"/>
          <w:szCs w:val="20"/>
        </w:rPr>
        <w:fldChar w:fldCharType="separate"/>
      </w:r>
      <w:r w:rsidR="00F10CDD" w:rsidRPr="00F10CDD">
        <w:rPr>
          <w:rFonts w:ascii="Palatino Linotype" w:eastAsia="Palatino Linotype" w:hAnsi="Palatino Linotype" w:cs="Palatino Linotype"/>
          <w:noProof/>
          <w:sz w:val="20"/>
          <w:szCs w:val="20"/>
        </w:rPr>
        <w:t>(Merico et al., 2007)</w:t>
      </w:r>
      <w:r w:rsidR="00F10CDD">
        <w:rPr>
          <w:rFonts w:ascii="Palatino Linotype" w:eastAsia="Palatino Linotype" w:hAnsi="Palatino Linotype" w:cs="Palatino Linotype"/>
          <w:sz w:val="20"/>
          <w:szCs w:val="20"/>
        </w:rPr>
        <w:fldChar w:fldCharType="end"/>
      </w:r>
      <w:r w:rsidR="00BD7C71">
        <w:rPr>
          <w:rFonts w:ascii="Palatino Linotype" w:eastAsia="Palatino Linotype" w:hAnsi="Palatino Linotype" w:cs="Palatino Linotype"/>
          <w:sz w:val="20"/>
          <w:szCs w:val="20"/>
        </w:rPr>
        <w:t>.</w:t>
      </w:r>
      <w:r>
        <w:rPr>
          <w:rFonts w:ascii="Palatino Linotype" w:eastAsia="Palatino Linotype" w:hAnsi="Palatino Linotype" w:cs="Palatino Linotype"/>
          <w:sz w:val="20"/>
          <w:szCs w:val="20"/>
        </w:rPr>
        <w:t xml:space="preserve"> </w:t>
      </w:r>
      <w:r w:rsidR="0081112B">
        <w:rPr>
          <w:rFonts w:ascii="Palatino Linotype" w:eastAsia="Palatino Linotype" w:hAnsi="Palatino Linotype" w:cs="Palatino Linotype"/>
          <w:i/>
          <w:sz w:val="20"/>
          <w:szCs w:val="20"/>
        </w:rPr>
        <w:t>L. lactis</w:t>
      </w:r>
      <w:r>
        <w:rPr>
          <w:rFonts w:ascii="Palatino Linotype" w:eastAsia="Palatino Linotype" w:hAnsi="Palatino Linotype" w:cs="Palatino Linotype"/>
          <w:sz w:val="20"/>
          <w:szCs w:val="20"/>
        </w:rPr>
        <w:t xml:space="preserve"> can excrete an extracellular protease to degrade milk proteins into freely utilizable peptides when the peptides in the environment are insufficient for the cells to grow. Not all the cells do this, as the protease will function outside of the cell and the peptide produced can als</w:t>
      </w:r>
      <w:r w:rsidR="00F10CDD">
        <w:rPr>
          <w:rFonts w:ascii="Palatino Linotype" w:eastAsia="Palatino Linotype" w:hAnsi="Palatino Linotype" w:cs="Palatino Linotype"/>
          <w:sz w:val="20"/>
          <w:szCs w:val="20"/>
        </w:rPr>
        <w:t xml:space="preserve">o be used by neighboring cells </w:t>
      </w:r>
      <w:r w:rsidR="00F10CDD">
        <w:rPr>
          <w:rFonts w:ascii="Palatino Linotype" w:eastAsia="Palatino Linotype" w:hAnsi="Palatino Linotype" w:cs="Palatino Linotype"/>
          <w:sz w:val="20"/>
          <w:szCs w:val="20"/>
        </w:rPr>
        <w:fldChar w:fldCharType="begin" w:fldLock="1"/>
      </w:r>
      <w:r w:rsidR="00CC5FAB">
        <w:rPr>
          <w:rFonts w:ascii="Palatino Linotype" w:eastAsia="Palatino Linotype" w:hAnsi="Palatino Linotype" w:cs="Palatino Linotype"/>
          <w:sz w:val="20"/>
          <w:szCs w:val="20"/>
        </w:rPr>
        <w:instrText>ADDIN CSL_CITATION {"citationItems":[{"id":"ITEM-1","itemData":{"DOI":"10.1038/ismej.2010.179","ISSN":"1751-7362","author":[{"dropping-particle":"","family":"Bachmann","given":"Herwig","non-dropping-particle":"","parse-names":false,"suffix":""},{"dropping-particle":"","family":"Molenaar","given":"Douwe","non-dropping-particle":"","parse-names":false,"suffix":""},{"dropping-particle":"","family":"Kleerebezem","given":"Michiel","non-dropping-particle":"","parse-names":false,"suffix":""}],"container-title":"The ISME Journal","id":"ITEM-1","issued":{"date-parts":[["2011"]]},"page":"929-932","publisher":"Nature Publishing Group","title":"High local substrate availability stabilizes a cooperative trait","type":"article-journal"},"uris":["http://www.mendeley.com/documents/?uuid=8b1bedd8-eafc-49fd-80d4-7c194512a7aa"]}],"mendeley":{"formattedCitation":"(Bachmann et al., 2011)","plainTextFormattedCitation":"(Bachmann et al., 2011)","previouslyFormattedCitation":"(Bachmann et al., 2011)"},"properties":{"noteIndex":0},"schema":"https://github.com/citation-style-language/schema/raw/master/csl-citation.json"}</w:instrText>
      </w:r>
      <w:r w:rsidR="00F10CDD">
        <w:rPr>
          <w:rFonts w:ascii="Palatino Linotype" w:eastAsia="Palatino Linotype" w:hAnsi="Palatino Linotype" w:cs="Palatino Linotype"/>
          <w:sz w:val="20"/>
          <w:szCs w:val="20"/>
        </w:rPr>
        <w:fldChar w:fldCharType="separate"/>
      </w:r>
      <w:r w:rsidR="00F10CDD" w:rsidRPr="00F10CDD">
        <w:rPr>
          <w:rFonts w:ascii="Palatino Linotype" w:eastAsia="Palatino Linotype" w:hAnsi="Palatino Linotype" w:cs="Palatino Linotype"/>
          <w:noProof/>
          <w:sz w:val="20"/>
          <w:szCs w:val="20"/>
        </w:rPr>
        <w:t>(Bachmann et al., 2011)</w:t>
      </w:r>
      <w:r w:rsidR="00F10CDD">
        <w:rPr>
          <w:rFonts w:ascii="Palatino Linotype" w:eastAsia="Palatino Linotype" w:hAnsi="Palatino Linotype" w:cs="Palatino Linotype"/>
          <w:sz w:val="20"/>
          <w:szCs w:val="20"/>
        </w:rPr>
        <w:fldChar w:fldCharType="end"/>
      </w:r>
      <w:r w:rsidR="00F10CDD">
        <w:rPr>
          <w:rFonts w:ascii="Palatino Linotype" w:eastAsia="Palatino Linotype" w:hAnsi="Palatino Linotype" w:cs="Palatino Linotype"/>
          <w:sz w:val="20"/>
          <w:szCs w:val="20"/>
        </w:rPr>
        <w:t xml:space="preserve">. </w:t>
      </w:r>
      <w:r>
        <w:rPr>
          <w:rFonts w:ascii="Palatino Linotype" w:eastAsia="Palatino Linotype" w:hAnsi="Palatino Linotype" w:cs="Palatino Linotype"/>
          <w:sz w:val="20"/>
          <w:szCs w:val="20"/>
        </w:rPr>
        <w:t>A similar phenomenon exists in yeast. When there is not enough substrate like glucose or fructose, some cells will start to produce invertase, which can catalyze the breakdown of sucrose.</w:t>
      </w:r>
      <w:r w:rsidRPr="00343FAE">
        <w:rPr>
          <w:rFonts w:ascii="Palatino Linotype" w:eastAsia="Palatino Linotype" w:hAnsi="Palatino Linotype" w:cs="Palatino Linotype"/>
          <w:sz w:val="20"/>
          <w:szCs w:val="20"/>
        </w:rPr>
        <w:t xml:space="preserve"> Other </w:t>
      </w:r>
      <w:r>
        <w:rPr>
          <w:rFonts w:ascii="Palatino Linotype" w:eastAsia="Palatino Linotype" w:hAnsi="Palatino Linotype" w:cs="Palatino Linotype"/>
          <w:sz w:val="20"/>
          <w:szCs w:val="20"/>
        </w:rPr>
        <w:t xml:space="preserve">yeast cells (which are called ‘cheater’) do not produce this invertase. They just use the glucose or fructose degraded from sucrose by the invertase produced by yeast cells that are close by </w:t>
      </w:r>
      <w:r w:rsidR="00CC5FAB">
        <w:rPr>
          <w:rFonts w:ascii="Palatino Linotype" w:eastAsia="Palatino Linotype" w:hAnsi="Palatino Linotype" w:cs="Palatino Linotype"/>
          <w:sz w:val="20"/>
          <w:szCs w:val="20"/>
        </w:rPr>
        <w:fldChar w:fldCharType="begin" w:fldLock="1"/>
      </w:r>
      <w:r w:rsidR="00CC5FAB">
        <w:rPr>
          <w:rFonts w:ascii="Palatino Linotype" w:eastAsia="Palatino Linotype" w:hAnsi="Palatino Linotype" w:cs="Palatino Linotype"/>
          <w:sz w:val="20"/>
          <w:szCs w:val="20"/>
        </w:rPr>
        <w:instrText>ADDIN CSL_CITATION {"citationItems":[{"id":"ITEM-1","itemData":{"DOI":"10.1038/nature07921","ISSN":"0028-0836","author":[{"dropping-particle":"","family":"Gore","given":"Jeff","non-dropping-particle":"","parse-names":false,"suffix":""},{"dropping-particle":"","family":"Youk","given":"Hyun","non-dropping-particle":"","parse-names":false,"suffix":""},{"dropping-particle":"Van","family":"Oudenaarden","given":"Alexander","non-dropping-particle":"","parse-names":false,"suffix":""}],"container-title":"Nature","id":"ITEM-1","issue":"May","issued":{"date-parts":[["2009"]]},"page":"253-256","publisher":"Nature Publishing Group","title":"Snowdrift game dynamics and facultative cheating in yeast","type":"article-journal","volume":"459"},"uris":["http://www.mendeley.com/documents/?uuid=90a25c54-da36-46e8-a06c-fe438c539dc0"]}],"mendeley":{"formattedCitation":"(Gore et al., 2009)","plainTextFormattedCitation":"(Gore et al., 2009)","previouslyFormattedCitation":"(Gore et al., 2009)"},"properties":{"noteIndex":0},"schema":"https://github.com/citation-style-language/schema/raw/master/csl-citation.json"}</w:instrText>
      </w:r>
      <w:r w:rsidR="00CC5FAB">
        <w:rPr>
          <w:rFonts w:ascii="Palatino Linotype" w:eastAsia="Palatino Linotype" w:hAnsi="Palatino Linotype" w:cs="Palatino Linotype"/>
          <w:sz w:val="20"/>
          <w:szCs w:val="20"/>
        </w:rPr>
        <w:fldChar w:fldCharType="separate"/>
      </w:r>
      <w:r w:rsidR="00CC5FAB" w:rsidRPr="00CC5FAB">
        <w:rPr>
          <w:rFonts w:ascii="Palatino Linotype" w:eastAsia="Palatino Linotype" w:hAnsi="Palatino Linotype" w:cs="Palatino Linotype"/>
          <w:noProof/>
          <w:sz w:val="20"/>
          <w:szCs w:val="20"/>
        </w:rPr>
        <w:t>(Gore et al., 2009)</w:t>
      </w:r>
      <w:r w:rsidR="00CC5FAB">
        <w:rPr>
          <w:rFonts w:ascii="Palatino Linotype" w:eastAsia="Palatino Linotype" w:hAnsi="Palatino Linotype" w:cs="Palatino Linotype"/>
          <w:sz w:val="20"/>
          <w:szCs w:val="20"/>
        </w:rPr>
        <w:fldChar w:fldCharType="end"/>
      </w:r>
      <w:r w:rsidR="00CC5FAB">
        <w:rPr>
          <w:rFonts w:ascii="Palatino Linotype" w:eastAsia="Palatino Linotype" w:hAnsi="Palatino Linotype" w:cs="Palatino Linotype"/>
          <w:sz w:val="20"/>
          <w:szCs w:val="20"/>
        </w:rPr>
        <w:t xml:space="preserve">. </w:t>
      </w:r>
      <w:r>
        <w:rPr>
          <w:rFonts w:ascii="Palatino Linotype" w:eastAsia="Palatino Linotype" w:hAnsi="Palatino Linotype" w:cs="Palatino Linotype"/>
          <w:sz w:val="20"/>
          <w:szCs w:val="20"/>
        </w:rPr>
        <w:t xml:space="preserve">In this condition, the signal is the substrate level and the yeast cells will switch between producing invertase and not producing invertase. The fitness function of gear shifting </w:t>
      </w:r>
      <w:r w:rsidR="00F131A2" w:rsidRPr="00B51EDF">
        <w:rPr>
          <w:rFonts w:ascii="Palatino Linotype" w:eastAsia="Palatino Linotype" w:hAnsi="Palatino Linotype" w:cs="Palatino Linotype"/>
          <w:i/>
          <w:sz w:val="20"/>
          <w:szCs w:val="20"/>
        </w:rPr>
        <w:t>sensu stricto</w:t>
      </w:r>
      <w:r w:rsidR="00F131A2">
        <w:rPr>
          <w:rFonts w:ascii="Palatino Linotype" w:eastAsia="Palatino Linotype" w:hAnsi="Palatino Linotype" w:cs="Palatino Linotype"/>
          <w:sz w:val="20"/>
          <w:szCs w:val="20"/>
        </w:rPr>
        <w:t xml:space="preserve"> </w:t>
      </w:r>
      <w:r>
        <w:rPr>
          <w:rFonts w:ascii="Palatino Linotype" w:eastAsia="Palatino Linotype" w:hAnsi="Palatino Linotype" w:cs="Palatino Linotype"/>
          <w:sz w:val="20"/>
          <w:szCs w:val="20"/>
        </w:rPr>
        <w:t xml:space="preserve">cannot be inferred from these examples, as they do involve changes in metabolism other than ATP yield. The function of gear shifting may be limited to an enhanced growth rate under energetically challenging circumstances or to </w:t>
      </w:r>
      <w:r w:rsidRPr="00C525F6">
        <w:rPr>
          <w:rFonts w:ascii="Palatino Linotype" w:eastAsia="Palatino Linotype" w:hAnsi="Palatino Linotype" w:cs="Palatino Linotype"/>
          <w:sz w:val="20"/>
          <w:szCs w:val="20"/>
        </w:rPr>
        <w:t>overflow metabolism to reduce ATP levels in cases of energy</w:t>
      </w:r>
      <w:r w:rsidR="00867362">
        <w:rPr>
          <w:rFonts w:ascii="Palatino Linotype" w:eastAsia="Palatino Linotype" w:hAnsi="Palatino Linotype" w:cs="Palatino Linotype"/>
          <w:sz w:val="20"/>
          <w:szCs w:val="20"/>
        </w:rPr>
        <w:t xml:space="preserve"> affluence</w:t>
      </w:r>
      <w:r w:rsidRPr="00C525F6">
        <w:rPr>
          <w:rFonts w:ascii="Palatino Linotype" w:eastAsia="Palatino Linotype" w:hAnsi="Palatino Linotype" w:cs="Palatino Linotype"/>
          <w:sz w:val="20"/>
          <w:szCs w:val="20"/>
        </w:rPr>
        <w:t>.</w:t>
      </w:r>
    </w:p>
    <w:p w14:paraId="54B72F30" w14:textId="06A1F17B" w:rsidR="00F25F45" w:rsidRPr="00C525F6" w:rsidRDefault="00F25F45" w:rsidP="0039492C">
      <w:pPr>
        <w:pBdr>
          <w:top w:val="nil"/>
          <w:left w:val="nil"/>
          <w:bottom w:val="nil"/>
          <w:right w:val="nil"/>
          <w:between w:val="nil"/>
        </w:pBdr>
        <w:spacing w:line="240" w:lineRule="auto"/>
        <w:ind w:firstLine="432"/>
        <w:rPr>
          <w:rFonts w:ascii="Palatino Linotype" w:eastAsia="Palatino Linotype" w:hAnsi="Palatino Linotype" w:cs="Palatino Linotype"/>
          <w:sz w:val="20"/>
          <w:szCs w:val="20"/>
        </w:rPr>
      </w:pPr>
      <w:r w:rsidRPr="00C525F6">
        <w:rPr>
          <w:rFonts w:ascii="Palatino Linotype" w:eastAsia="Palatino Linotype" w:hAnsi="Palatino Linotype" w:cs="Palatino Linotype"/>
          <w:sz w:val="20"/>
          <w:szCs w:val="20"/>
        </w:rPr>
        <w:t xml:space="preserve"> Knowing the potential of gear shifting is one thing but proving that it actually occurs is another. The most accurate and efficient way is to measure the flux of different pathways of the cells which are growing in chemostat. With perturbation</w:t>
      </w:r>
      <w:r w:rsidR="009C1CBD">
        <w:rPr>
          <w:rFonts w:ascii="Palatino Linotype" w:eastAsia="Palatino Linotype" w:hAnsi="Palatino Linotype" w:cs="Palatino Linotype"/>
          <w:sz w:val="20"/>
          <w:szCs w:val="20"/>
        </w:rPr>
        <w:t>s</w:t>
      </w:r>
      <w:r w:rsidRPr="00C525F6">
        <w:rPr>
          <w:rFonts w:ascii="Palatino Linotype" w:eastAsia="Palatino Linotype" w:hAnsi="Palatino Linotype" w:cs="Palatino Linotype"/>
          <w:sz w:val="20"/>
          <w:szCs w:val="20"/>
        </w:rPr>
        <w:t>, the flux among different pathways may change and the gear shifting might show. The fluxes through the pathways can be measured by using isotope</w:t>
      </w:r>
      <w:r w:rsidR="009C1CBD">
        <w:rPr>
          <w:rFonts w:ascii="Palatino Linotype" w:eastAsia="Palatino Linotype" w:hAnsi="Palatino Linotype" w:cs="Palatino Linotype"/>
          <w:sz w:val="20"/>
          <w:szCs w:val="20"/>
        </w:rPr>
        <w:t>-</w:t>
      </w:r>
      <w:r w:rsidRPr="00C525F6">
        <w:rPr>
          <w:rFonts w:ascii="Palatino Linotype" w:eastAsia="Palatino Linotype" w:hAnsi="Palatino Linotype" w:cs="Palatino Linotype"/>
          <w:sz w:val="20"/>
          <w:szCs w:val="20"/>
        </w:rPr>
        <w:t xml:space="preserve"> label</w:t>
      </w:r>
      <w:r w:rsidR="009C1CBD">
        <w:rPr>
          <w:rFonts w:ascii="Palatino Linotype" w:eastAsia="Palatino Linotype" w:hAnsi="Palatino Linotype" w:cs="Palatino Linotype"/>
          <w:sz w:val="20"/>
          <w:szCs w:val="20"/>
        </w:rPr>
        <w:t>ed</w:t>
      </w:r>
      <w:r w:rsidRPr="00C525F6">
        <w:rPr>
          <w:rFonts w:ascii="Palatino Linotype" w:eastAsia="Palatino Linotype" w:hAnsi="Palatino Linotype" w:cs="Palatino Linotype"/>
          <w:sz w:val="20"/>
          <w:szCs w:val="20"/>
        </w:rPr>
        <w:t xml:space="preserve"> substrate, and this method can show the gear shift directly (The isotope was not present in a pathway and then it was</w:t>
      </w:r>
      <w:r w:rsidR="009C1CBD">
        <w:rPr>
          <w:rFonts w:ascii="Palatino Linotype" w:eastAsia="Palatino Linotype" w:hAnsi="Palatino Linotype" w:cs="Palatino Linotype"/>
          <w:sz w:val="20"/>
          <w:szCs w:val="20"/>
        </w:rPr>
        <w:t xml:space="preserve">) and </w:t>
      </w:r>
      <w:r w:rsidRPr="00C525F6">
        <w:rPr>
          <w:rFonts w:ascii="Palatino Linotype" w:eastAsia="Palatino Linotype" w:hAnsi="Palatino Linotype" w:cs="Palatino Linotype"/>
          <w:sz w:val="20"/>
          <w:szCs w:val="20"/>
        </w:rPr>
        <w:t>allows the dimension of time to be introduced. However, the shortcoming of this method to measure the gear shift is that it can only be used to measure gear shifting with pathways using the isotope</w:t>
      </w:r>
      <w:r w:rsidR="009D1C56">
        <w:rPr>
          <w:rFonts w:ascii="Palatino Linotype" w:eastAsia="Palatino Linotype" w:hAnsi="Palatino Linotype" w:cs="Palatino Linotype"/>
          <w:sz w:val="20"/>
          <w:szCs w:val="20"/>
        </w:rPr>
        <w:t>-</w:t>
      </w:r>
      <w:r w:rsidRPr="00C525F6">
        <w:rPr>
          <w:rFonts w:ascii="Palatino Linotype" w:eastAsia="Palatino Linotype" w:hAnsi="Palatino Linotype" w:cs="Palatino Linotype"/>
          <w:sz w:val="20"/>
          <w:szCs w:val="20"/>
        </w:rPr>
        <w:t xml:space="preserve">labeled substrate. </w:t>
      </w:r>
      <w:r w:rsidRPr="00C525F6">
        <w:rPr>
          <w:rFonts w:ascii="Palatino Linotype" w:hAnsi="Palatino Linotype"/>
          <w:sz w:val="20"/>
          <w:szCs w:val="20"/>
        </w:rPr>
        <w:t>Another way to measure gear shifting is to measure growth yields. In chemostats growth yields have been shown to increase with the dilution rate and hence with the concentration of the growth limiting substrate. This has mostly been attributed to growth rate independent maintenance metabolism becoming</w:t>
      </w:r>
      <w:r w:rsidR="00CC5FAB">
        <w:rPr>
          <w:rFonts w:ascii="Palatino Linotype" w:hAnsi="Palatino Linotype"/>
          <w:sz w:val="20"/>
          <w:szCs w:val="20"/>
        </w:rPr>
        <w:t xml:space="preserve"> less important quantitatively.</w:t>
      </w:r>
      <w:r w:rsidRPr="00C525F6">
        <w:rPr>
          <w:rFonts w:ascii="Palatino Linotype" w:hAnsi="Palatino Linotype"/>
          <w:sz w:val="20"/>
          <w:szCs w:val="20"/>
        </w:rPr>
        <w:t xml:space="preserve"> As the resulting yields did not match the yields expected theoretically (Stouthamer</w:t>
      </w:r>
      <w:r w:rsidR="00D43DF0">
        <w:rPr>
          <w:rFonts w:ascii="Palatino Linotype" w:hAnsi="Palatino Linotype"/>
          <w:sz w:val="20"/>
          <w:szCs w:val="20"/>
        </w:rPr>
        <w:t xml:space="preserve"> et al., 1987</w:t>
      </w:r>
      <w:del w:id="1372" w:author="Yanfei Zhang" w:date="2022-03-29T09:47:00Z">
        <w:r w:rsidR="00D43DF0" w:rsidDel="0073547D">
          <w:rPr>
            <w:rFonts w:ascii="Palatino Linotype" w:hAnsi="Palatino Linotype"/>
            <w:sz w:val="20"/>
            <w:szCs w:val="20"/>
          </w:rPr>
          <w:delText>)</w:delText>
        </w:r>
      </w:del>
      <w:ins w:id="1373" w:author="Yanfei Zhang" w:date="2022-03-29T09:47:00Z">
        <w:r w:rsidR="0073547D">
          <w:rPr>
            <w:rFonts w:ascii="Palatino Linotype" w:hAnsi="Palatino Linotype"/>
            <w:sz w:val="20"/>
            <w:szCs w:val="20"/>
          </w:rPr>
          <w:t>;</w:t>
        </w:r>
      </w:ins>
      <w:del w:id="1374" w:author="Yanfei Zhang" w:date="2022-03-29T09:47:00Z">
        <w:r w:rsidR="00D43DF0" w:rsidDel="0073547D">
          <w:rPr>
            <w:rFonts w:ascii="Palatino Linotype" w:hAnsi="Palatino Linotype"/>
            <w:sz w:val="20"/>
            <w:szCs w:val="20"/>
          </w:rPr>
          <w:delText>(</w:delText>
        </w:r>
      </w:del>
      <w:r w:rsidRPr="00C525F6">
        <w:rPr>
          <w:rFonts w:ascii="Palatino Linotype" w:hAnsi="Palatino Linotype"/>
          <w:sz w:val="20"/>
          <w:szCs w:val="20"/>
        </w:rPr>
        <w:t xml:space="preserve"> </w:t>
      </w:r>
      <w:proofErr w:type="spellStart"/>
      <w:r w:rsidRPr="00C525F6">
        <w:rPr>
          <w:rFonts w:ascii="Palatino Linotype" w:hAnsi="Palatino Linotype"/>
          <w:sz w:val="20"/>
          <w:szCs w:val="20"/>
        </w:rPr>
        <w:t>Westerhoff</w:t>
      </w:r>
      <w:proofErr w:type="spellEnd"/>
      <w:r w:rsidR="00D43DF0">
        <w:rPr>
          <w:rFonts w:ascii="Palatino Linotype" w:hAnsi="Palatino Linotype"/>
          <w:sz w:val="20"/>
          <w:szCs w:val="20"/>
        </w:rPr>
        <w:t xml:space="preserve"> et al., </w:t>
      </w:r>
      <w:r w:rsidRPr="00C525F6">
        <w:rPr>
          <w:rFonts w:ascii="Palatino Linotype" w:hAnsi="Palatino Linotype"/>
          <w:sz w:val="20"/>
          <w:szCs w:val="20"/>
        </w:rPr>
        <w:t xml:space="preserve">1987) it has been proposed that there could also be growth rate dependent maintenance </w:t>
      </w:r>
      <w:r w:rsidRPr="00C525F6">
        <w:rPr>
          <w:rFonts w:ascii="Palatino Linotype" w:hAnsi="Palatino Linotype"/>
          <w:color w:val="auto"/>
          <w:sz w:val="20"/>
          <w:szCs w:val="20"/>
        </w:rPr>
        <w:fldChar w:fldCharType="begin" w:fldLock="1"/>
      </w:r>
      <w:r w:rsidRPr="00C525F6">
        <w:rPr>
          <w:rFonts w:ascii="Palatino Linotype" w:hAnsi="Palatino Linotype"/>
          <w:color w:val="auto"/>
          <w:sz w:val="20"/>
          <w:szCs w:val="20"/>
        </w:rPr>
        <w:instrText>ADDIN CSL_CITATION {"citationItems":[{"id":"ITEM-1","itemData":{"author":[{"dropping-particle":"","family":"Neijssel","given":"O. M.","non-dropping-particle":"","parse-names":false,"suffix":""},{"dropping-particle":"","family":"Tempest","given":"D.W","non-dropping-particle":"","parse-names":false,"suffix":""}],"container-title":"Archives of Microbiology","id":"ITEM-1","issued":{"date-parts":[["1976"]]},"page":"215-221","title":"Bioenergetic aspects of Aerobic growth of klebsiella aerogenes NCTC 418 in carbon-limited and carbon-sufficient chemostat culture","type":"article-journal","volume":"107"},"uris":["http://www.mendeley.com/documents/?uuid=7bbc3ee1-1eda-4d5f-a10b-6985fcb52941"]}],"mendeley":{"formattedCitation":"(Neijssel &amp; Tempest, 1976)","plainTextFormattedCitation":"(Neijssel &amp; Tempest, 1976)","previouslyFormattedCitation":"(Neijssel &amp; Tempest, 1976)"},"properties":{"noteIndex":0},"schema":"https://github.com/citation-style-language/schema/raw/master/csl-citation.json"}</w:instrText>
      </w:r>
      <w:r w:rsidRPr="00C525F6">
        <w:rPr>
          <w:rFonts w:ascii="Palatino Linotype" w:hAnsi="Palatino Linotype"/>
          <w:color w:val="auto"/>
          <w:sz w:val="20"/>
          <w:szCs w:val="20"/>
        </w:rPr>
        <w:fldChar w:fldCharType="separate"/>
      </w:r>
      <w:r w:rsidRPr="00C525F6">
        <w:rPr>
          <w:rFonts w:ascii="Palatino Linotype" w:hAnsi="Palatino Linotype"/>
          <w:noProof/>
          <w:color w:val="auto"/>
          <w:sz w:val="20"/>
          <w:szCs w:val="20"/>
        </w:rPr>
        <w:t xml:space="preserve">(Neijssel </w:t>
      </w:r>
      <w:ins w:id="1375" w:author="Yanfei Zhang" w:date="2022-03-29T09:48:00Z">
        <w:r w:rsidR="0073547D">
          <w:rPr>
            <w:rFonts w:ascii="Palatino Linotype" w:hAnsi="Palatino Linotype"/>
            <w:noProof/>
            <w:color w:val="auto"/>
            <w:sz w:val="20"/>
            <w:szCs w:val="20"/>
          </w:rPr>
          <w:t>and</w:t>
        </w:r>
      </w:ins>
      <w:del w:id="1376" w:author="Yanfei Zhang" w:date="2022-03-29T09:48:00Z">
        <w:r w:rsidRPr="00C525F6" w:rsidDel="0073547D">
          <w:rPr>
            <w:rFonts w:ascii="Palatino Linotype" w:hAnsi="Palatino Linotype"/>
            <w:noProof/>
            <w:color w:val="auto"/>
            <w:sz w:val="20"/>
            <w:szCs w:val="20"/>
          </w:rPr>
          <w:delText>&amp;</w:delText>
        </w:r>
      </w:del>
      <w:r w:rsidRPr="00C525F6">
        <w:rPr>
          <w:rFonts w:ascii="Palatino Linotype" w:hAnsi="Palatino Linotype"/>
          <w:noProof/>
          <w:color w:val="auto"/>
          <w:sz w:val="20"/>
          <w:szCs w:val="20"/>
        </w:rPr>
        <w:t xml:space="preserve"> Tempest, 1976)</w:t>
      </w:r>
      <w:r w:rsidRPr="00C525F6">
        <w:rPr>
          <w:rFonts w:ascii="Palatino Linotype" w:hAnsi="Palatino Linotype"/>
          <w:color w:val="auto"/>
          <w:sz w:val="20"/>
          <w:szCs w:val="20"/>
        </w:rPr>
        <w:fldChar w:fldCharType="end"/>
      </w:r>
      <w:r w:rsidRPr="00C525F6">
        <w:rPr>
          <w:rFonts w:ascii="Palatino Linotype" w:hAnsi="Palatino Linotype"/>
          <w:color w:val="auto"/>
          <w:sz w:val="20"/>
          <w:szCs w:val="20"/>
          <w:lang w:eastAsia="zh-CN"/>
        </w:rPr>
        <w:t>.</w:t>
      </w:r>
      <w:r w:rsidRPr="00C525F6">
        <w:rPr>
          <w:rFonts w:ascii="Palatino Linotype" w:eastAsia="Palatino Linotype" w:hAnsi="Palatino Linotype" w:cs="Palatino Linotype"/>
          <w:color w:val="auto"/>
          <w:sz w:val="20"/>
          <w:szCs w:val="20"/>
        </w:rPr>
        <w:t xml:space="preserve"> Westerhoff et al (1982) showed that this could be a consequence of the same mechanism of incomplete coupling between catabolism and anabolism that sits behind the growth rate independent maintenance</w:t>
      </w:r>
      <w:r w:rsidR="00CC5FAB">
        <w:rPr>
          <w:rFonts w:ascii="Palatino Linotype" w:eastAsia="Palatino Linotype" w:hAnsi="Palatino Linotype" w:cs="Palatino Linotype"/>
          <w:color w:val="auto"/>
          <w:sz w:val="20"/>
          <w:szCs w:val="20"/>
        </w:rPr>
        <w:t xml:space="preserve"> </w:t>
      </w:r>
      <w:r w:rsidR="00CC5FAB">
        <w:rPr>
          <w:rFonts w:ascii="Palatino Linotype" w:eastAsia="Palatino Linotype" w:hAnsi="Palatino Linotype" w:cs="Palatino Linotype"/>
          <w:color w:val="auto"/>
          <w:sz w:val="20"/>
          <w:szCs w:val="20"/>
        </w:rPr>
        <w:fldChar w:fldCharType="begin" w:fldLock="1"/>
      </w:r>
      <w:r w:rsidR="003F6597">
        <w:rPr>
          <w:rFonts w:ascii="Palatino Linotype" w:eastAsia="Palatino Linotype" w:hAnsi="Palatino Linotype" w:cs="Palatino Linotype"/>
          <w:color w:val="auto"/>
          <w:sz w:val="20"/>
          <w:szCs w:val="20"/>
        </w:rPr>
        <w:instrText>ADDIN CSL_CITATION {"citationItems":[{"id":"ITEM-1","itemData":{"DOI":"10.1016/0304-4173(82)90001-5","ISSN":"03044173","PMID":"7159578","author":[{"dropping-particle":"V.","family":"Westerhoff","given":"Hans","non-dropping-particle":"","parse-names":false,"suffix":""},{"dropping-particle":"","family":"Lolkema","given":"Juke S.","non-dropping-particle":"","parse-names":false,"suffix":""},{"dropping-particle":"","family":"Otto","given":"Roel","non-dropping-particle":"","parse-names":false,"suffix":""},{"dropping-particle":"","family":"Hellingwerf","given":"Klaas J.","non-dropping-particle":"","parse-names":false,"suffix":""}],"container-title":"BBA Reviews On Bioenergetics","id":"ITEM-1","issue":"3-4","issued":{"date-parts":[["1982"]]},"page":"181-220","title":"Thermodynamics of growth non-equilibrium thermodynamics of bacterial growth the phenomenological and the Mosaic approach","type":"article-journal","volume":"683"},"uris":["http://www.mendeley.com/documents/?uuid=8b5e9f55-6f04-4357-b70a-04544b321a70"]}],"mendeley":{"formattedCitation":"(H. V. Westerhoff et al., 1982)","manualFormatting":"(H. V. Westerhoff et al., 1982)","plainTextFormattedCitation":"(H. V. Westerhoff et al., 1982)","previouslyFormattedCitation":"(H. V. Westerhoff et al., 1982)"},"properties":{"noteIndex":0},"schema":"https://github.com/citation-style-language/schema/raw/master/csl-citation.json"}</w:instrText>
      </w:r>
      <w:r w:rsidR="00CC5FAB">
        <w:rPr>
          <w:rFonts w:ascii="Palatino Linotype" w:eastAsia="Palatino Linotype" w:hAnsi="Palatino Linotype" w:cs="Palatino Linotype"/>
          <w:color w:val="auto"/>
          <w:sz w:val="20"/>
          <w:szCs w:val="20"/>
        </w:rPr>
        <w:fldChar w:fldCharType="separate"/>
      </w:r>
      <w:r w:rsidR="00CC5FAB" w:rsidRPr="00CC5FAB">
        <w:rPr>
          <w:rFonts w:ascii="Palatino Linotype" w:eastAsia="Palatino Linotype" w:hAnsi="Palatino Linotype" w:cs="Palatino Linotype"/>
          <w:noProof/>
          <w:color w:val="auto"/>
          <w:sz w:val="20"/>
          <w:szCs w:val="20"/>
        </w:rPr>
        <w:t>(</w:t>
      </w:r>
      <w:del w:id="1377" w:author="Yanfei Zhang" w:date="2022-03-29T10:04:00Z">
        <w:r w:rsidR="00CC5FAB" w:rsidRPr="00CC5FAB" w:rsidDel="008A33E7">
          <w:rPr>
            <w:rFonts w:ascii="Palatino Linotype" w:eastAsia="Palatino Linotype" w:hAnsi="Palatino Linotype" w:cs="Palatino Linotype"/>
            <w:noProof/>
            <w:color w:val="auto"/>
            <w:sz w:val="20"/>
            <w:szCs w:val="20"/>
          </w:rPr>
          <w:delText xml:space="preserve">H. V. </w:delText>
        </w:r>
      </w:del>
      <w:r w:rsidR="00CC5FAB" w:rsidRPr="00CC5FAB">
        <w:rPr>
          <w:rFonts w:ascii="Palatino Linotype" w:eastAsia="Palatino Linotype" w:hAnsi="Palatino Linotype" w:cs="Palatino Linotype"/>
          <w:noProof/>
          <w:color w:val="auto"/>
          <w:sz w:val="20"/>
          <w:szCs w:val="20"/>
        </w:rPr>
        <w:t>Westerhoff et al., 1982)</w:t>
      </w:r>
      <w:r w:rsidR="00CC5FAB">
        <w:rPr>
          <w:rFonts w:ascii="Palatino Linotype" w:eastAsia="Palatino Linotype" w:hAnsi="Palatino Linotype" w:cs="Palatino Linotype"/>
          <w:color w:val="auto"/>
          <w:sz w:val="20"/>
          <w:szCs w:val="20"/>
        </w:rPr>
        <w:fldChar w:fldCharType="end"/>
      </w:r>
      <w:r w:rsidRPr="00C525F6">
        <w:rPr>
          <w:rFonts w:ascii="Palatino Linotype" w:eastAsia="Palatino Linotype" w:hAnsi="Palatino Linotype" w:cs="Palatino Linotype"/>
          <w:sz w:val="20"/>
          <w:szCs w:val="20"/>
        </w:rPr>
        <w:t>. Here we note that the decrease in growth yield with decreasing chemostat dilution rate could also be caused by gear shifting to lower catabolic stoichiometries.</w:t>
      </w:r>
    </w:p>
    <w:p w14:paraId="129A2D31" w14:textId="0490E546" w:rsidR="00F25F45" w:rsidRDefault="00F25F45" w:rsidP="0039492C">
      <w:pPr>
        <w:pBdr>
          <w:top w:val="nil"/>
          <w:left w:val="nil"/>
          <w:bottom w:val="nil"/>
          <w:right w:val="nil"/>
          <w:between w:val="nil"/>
        </w:pBdr>
        <w:spacing w:line="240" w:lineRule="auto"/>
        <w:ind w:firstLine="432"/>
        <w:rPr>
          <w:rFonts w:ascii="Palatino Linotype" w:eastAsia="Palatino Linotype" w:hAnsi="Palatino Linotype" w:cs="Palatino Linotype"/>
          <w:sz w:val="20"/>
          <w:szCs w:val="20"/>
        </w:rPr>
      </w:pPr>
      <w:r w:rsidRPr="00C525F6">
        <w:rPr>
          <w:rFonts w:ascii="Palatino Linotype" w:eastAsia="Palatino Linotype" w:hAnsi="Palatino Linotype" w:cs="Palatino Linotype"/>
          <w:sz w:val="20"/>
          <w:szCs w:val="20"/>
        </w:rPr>
        <w:t>If the regulation of gear shifting occurs through alterations in gene expression, one may measure transcript or protein levels using deep sequencing and mass spectrometry, respectively. This method has some advantages such as high throughput and capacity for automation. However, this method is based on the hypothesis that the mRNA or protein levels can represent the flux through the corresponding pathways; it does not address gear shiftin</w:t>
      </w:r>
      <w:r w:rsidR="00CC5FAB">
        <w:rPr>
          <w:rFonts w:ascii="Palatino Linotype" w:eastAsia="Palatino Linotype" w:hAnsi="Palatino Linotype" w:cs="Palatino Linotype"/>
          <w:sz w:val="20"/>
          <w:szCs w:val="20"/>
        </w:rPr>
        <w:t xml:space="preserve">g through metabolic regulation </w:t>
      </w:r>
      <w:r w:rsidR="00CC5FAB">
        <w:rPr>
          <w:rFonts w:ascii="Palatino Linotype" w:eastAsia="Palatino Linotype" w:hAnsi="Palatino Linotype" w:cs="Palatino Linotype"/>
          <w:sz w:val="20"/>
          <w:szCs w:val="20"/>
        </w:rPr>
        <w:fldChar w:fldCharType="begin" w:fldLock="1"/>
      </w:r>
      <w:r w:rsidR="008151D1">
        <w:rPr>
          <w:rFonts w:ascii="Palatino Linotype" w:eastAsia="Palatino Linotype" w:hAnsi="Palatino Linotype" w:cs="Palatino Linotype"/>
          <w:sz w:val="20"/>
          <w:szCs w:val="20"/>
        </w:rPr>
        <w:instrText>ADDIN CSL_CITATION {"citationItems":[{"id":"ITEM-1","itemData":{"DOI":"10.1016/S0014-5793(01)02613-8","ISSN":"00145793","PMID":"11445079","abstract":"The fact that information flows from DNA to RNA to protein to function suggests that regulation is 'hierarchical', i.e. dominated by regulation of gene expression. In the case of dominant regulation at the metabolic level, however, there is no quantitative relationship between mRNA levels and function. We here develop a method to quantitate the relative contributions of metabolic and hierarchical regulation. Applying this method to the glycolytic flux in three species of parasitic protists, we conclude that it is rarely regulated by gene expression alone. This casts strong doubts on whether transcriptome and proteome analysis suffices to assess biological function. © 2001 Federation of European Biochemical Societies.","author":[{"dropping-particle":"","family":"Kuile","given":"Benno H.","non-dropping-particle":"ter","parse-names":false,"suffix":""},{"dropping-particle":"V.","family":"Westerhoff","given":"Hans","non-dropping-particle":"","parse-names":false,"suffix":""}],"container-title":"FEBS Letters","id":"ITEM-1","issue":"3","issued":{"date-parts":[["2001"]]},"page":"169-171","title":"Transcriptome meets metabolome: Hierarchical and metabolic regulation of the glycolytic pathway","type":"article-journal","volume":"500"},"uris":["http://www.mendeley.com/documents/?uuid=32273404-f624-47ef-bfc1-903ca21d6274"]}],"mendeley":{"formattedCitation":"(ter Kuile &amp; Westerhoff, 2001)","plainTextFormattedCitation":"(ter Kuile &amp; Westerhoff, 2001)","previouslyFormattedCitation":"(ter Kuile &amp; Westerhoff, 2001)"},"properties":{"noteIndex":0},"schema":"https://github.com/citation-style-language/schema/raw/master/csl-citation.json"}</w:instrText>
      </w:r>
      <w:r w:rsidR="00CC5FAB">
        <w:rPr>
          <w:rFonts w:ascii="Palatino Linotype" w:eastAsia="Palatino Linotype" w:hAnsi="Palatino Linotype" w:cs="Palatino Linotype"/>
          <w:sz w:val="20"/>
          <w:szCs w:val="20"/>
        </w:rPr>
        <w:fldChar w:fldCharType="separate"/>
      </w:r>
      <w:r w:rsidR="00CC5FAB" w:rsidRPr="00CC5FAB">
        <w:rPr>
          <w:rFonts w:ascii="Palatino Linotype" w:eastAsia="Palatino Linotype" w:hAnsi="Palatino Linotype" w:cs="Palatino Linotype"/>
          <w:noProof/>
          <w:sz w:val="20"/>
          <w:szCs w:val="20"/>
        </w:rPr>
        <w:t xml:space="preserve">(ter Kuile </w:t>
      </w:r>
      <w:ins w:id="1378" w:author="Yanfei Zhang" w:date="2022-03-29T10:04:00Z">
        <w:r w:rsidR="008A33E7">
          <w:rPr>
            <w:rFonts w:ascii="Palatino Linotype" w:eastAsia="Palatino Linotype" w:hAnsi="Palatino Linotype" w:cs="Palatino Linotype"/>
            <w:noProof/>
            <w:sz w:val="20"/>
            <w:szCs w:val="20"/>
          </w:rPr>
          <w:t>and</w:t>
        </w:r>
      </w:ins>
      <w:del w:id="1379" w:author="Yanfei Zhang" w:date="2022-03-29T10:04:00Z">
        <w:r w:rsidR="00CC5FAB" w:rsidRPr="00CC5FAB" w:rsidDel="008A33E7">
          <w:rPr>
            <w:rFonts w:ascii="Palatino Linotype" w:eastAsia="Palatino Linotype" w:hAnsi="Palatino Linotype" w:cs="Palatino Linotype"/>
            <w:noProof/>
            <w:sz w:val="20"/>
            <w:szCs w:val="20"/>
          </w:rPr>
          <w:delText>&amp;</w:delText>
        </w:r>
      </w:del>
      <w:r w:rsidR="00CC5FAB" w:rsidRPr="00CC5FAB">
        <w:rPr>
          <w:rFonts w:ascii="Palatino Linotype" w:eastAsia="Palatino Linotype" w:hAnsi="Palatino Linotype" w:cs="Palatino Linotype"/>
          <w:noProof/>
          <w:sz w:val="20"/>
          <w:szCs w:val="20"/>
        </w:rPr>
        <w:t xml:space="preserve"> Westerhoff, 2001)</w:t>
      </w:r>
      <w:r w:rsidR="00CC5FAB">
        <w:rPr>
          <w:rFonts w:ascii="Palatino Linotype" w:eastAsia="Palatino Linotype" w:hAnsi="Palatino Linotype" w:cs="Palatino Linotype"/>
          <w:sz w:val="20"/>
          <w:szCs w:val="20"/>
        </w:rPr>
        <w:fldChar w:fldCharType="end"/>
      </w:r>
      <w:r w:rsidRPr="00C525F6">
        <w:rPr>
          <w:rFonts w:ascii="Palatino Linotype" w:eastAsia="Palatino Linotype" w:hAnsi="Palatino Linotype" w:cs="Palatino Linotype"/>
          <w:sz w:val="20"/>
          <w:szCs w:val="20"/>
        </w:rPr>
        <w:t>.</w:t>
      </w:r>
      <w:r>
        <w:rPr>
          <w:rFonts w:ascii="Palatino Linotype" w:eastAsia="Palatino Linotype" w:hAnsi="Palatino Linotype" w:cs="Palatino Linotype"/>
          <w:sz w:val="20"/>
          <w:szCs w:val="20"/>
        </w:rPr>
        <w:t xml:space="preserve"> </w:t>
      </w:r>
    </w:p>
    <w:p w14:paraId="3FC461BB" w14:textId="0E588113" w:rsidR="006456A0" w:rsidRDefault="00F25F45" w:rsidP="0039492C">
      <w:pPr>
        <w:pBdr>
          <w:top w:val="nil"/>
          <w:left w:val="nil"/>
          <w:bottom w:val="nil"/>
          <w:right w:val="nil"/>
          <w:between w:val="nil"/>
        </w:pBdr>
        <w:spacing w:line="240" w:lineRule="auto"/>
        <w:ind w:firstLine="432"/>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lastRenderedPageBreak/>
        <w:t xml:space="preserve">The genome-wide metabolic map is useful because it includes the total </w:t>
      </w:r>
      <w:r w:rsidR="009D1C56">
        <w:rPr>
          <w:rFonts w:ascii="Palatino Linotype" w:eastAsia="Palatino Linotype" w:hAnsi="Palatino Linotype" w:cs="Palatino Linotype"/>
          <w:sz w:val="20"/>
          <w:szCs w:val="20"/>
        </w:rPr>
        <w:t xml:space="preserve">metabolic potential </w:t>
      </w:r>
      <w:r>
        <w:rPr>
          <w:rFonts w:ascii="Palatino Linotype" w:eastAsia="Palatino Linotype" w:hAnsi="Palatino Linotype" w:cs="Palatino Linotype"/>
          <w:sz w:val="20"/>
          <w:szCs w:val="20"/>
        </w:rPr>
        <w:t xml:space="preserve">and thereby </w:t>
      </w:r>
      <w:r w:rsidR="009C1CBD">
        <w:rPr>
          <w:rFonts w:ascii="Palatino Linotype" w:eastAsia="Palatino Linotype" w:hAnsi="Palatino Linotype" w:cs="Palatino Linotype"/>
          <w:sz w:val="20"/>
          <w:szCs w:val="20"/>
        </w:rPr>
        <w:t xml:space="preserve">part of the </w:t>
      </w:r>
      <w:r>
        <w:rPr>
          <w:rFonts w:ascii="Palatino Linotype" w:eastAsia="Palatino Linotype" w:hAnsi="Palatino Linotype" w:cs="Palatino Linotype"/>
          <w:sz w:val="20"/>
          <w:szCs w:val="20"/>
        </w:rPr>
        <w:t xml:space="preserve">thermodynamic potential that an organism has available. </w:t>
      </w:r>
      <w:r w:rsidR="009D1C56">
        <w:rPr>
          <w:rFonts w:ascii="Palatino Linotype" w:eastAsia="Palatino Linotype" w:hAnsi="Palatino Linotype" w:cs="Palatino Linotype"/>
          <w:sz w:val="20"/>
          <w:szCs w:val="20"/>
        </w:rPr>
        <w:t>F</w:t>
      </w:r>
      <w:r w:rsidR="009C1CBD">
        <w:rPr>
          <w:rFonts w:ascii="Palatino Linotype" w:eastAsia="Palatino Linotype" w:hAnsi="Palatino Linotype" w:cs="Palatino Linotype"/>
          <w:sz w:val="20"/>
          <w:szCs w:val="20"/>
        </w:rPr>
        <w:t xml:space="preserve">or </w:t>
      </w:r>
      <w:r w:rsidR="009C1CBD" w:rsidRPr="00B51EDF">
        <w:rPr>
          <w:rFonts w:ascii="Palatino Linotype" w:eastAsia="Palatino Linotype" w:hAnsi="Palatino Linotype" w:cs="Palatino Linotype"/>
          <w:i/>
          <w:sz w:val="20"/>
          <w:szCs w:val="20"/>
        </w:rPr>
        <w:t>S. solfataricus</w:t>
      </w:r>
      <w:r w:rsidR="009C1CBD">
        <w:rPr>
          <w:rFonts w:ascii="Palatino Linotype" w:eastAsia="Palatino Linotype" w:hAnsi="Palatino Linotype" w:cs="Palatino Linotype"/>
          <w:sz w:val="20"/>
          <w:szCs w:val="20"/>
        </w:rPr>
        <w:t xml:space="preserve"> </w:t>
      </w:r>
      <w:r w:rsidR="009D1C56">
        <w:rPr>
          <w:rFonts w:ascii="Palatino Linotype" w:eastAsia="Palatino Linotype" w:hAnsi="Palatino Linotype" w:cs="Palatino Linotype"/>
          <w:sz w:val="20"/>
          <w:szCs w:val="20"/>
        </w:rPr>
        <w:t xml:space="preserve">there </w:t>
      </w:r>
      <w:r>
        <w:rPr>
          <w:rFonts w:ascii="Palatino Linotype" w:eastAsia="Palatino Linotype" w:hAnsi="Palatino Linotype" w:cs="Palatino Linotype"/>
          <w:sz w:val="20"/>
          <w:szCs w:val="20"/>
        </w:rPr>
        <w:t>is no positive gear setting for the catabolism between glucose and pyruvate, i.e. there is no pathway</w:t>
      </w:r>
      <w:r w:rsidR="009C1CBD">
        <w:rPr>
          <w:rFonts w:ascii="Palatino Linotype" w:eastAsia="Palatino Linotype" w:hAnsi="Palatino Linotype" w:cs="Palatino Linotype"/>
          <w:sz w:val="20"/>
          <w:szCs w:val="20"/>
        </w:rPr>
        <w:t xml:space="preserve"> in the GEMM </w:t>
      </w:r>
      <w:r>
        <w:rPr>
          <w:rFonts w:ascii="Palatino Linotype" w:eastAsia="Palatino Linotype" w:hAnsi="Palatino Linotype" w:cs="Palatino Linotype"/>
          <w:sz w:val="20"/>
          <w:szCs w:val="20"/>
        </w:rPr>
        <w:t xml:space="preserve">between these two molecules that has a positive ATP yield. This of course depends on the glucose uptake system </w:t>
      </w:r>
      <w:r w:rsidR="0016461F">
        <w:rPr>
          <w:rFonts w:ascii="Palatino Linotype" w:eastAsia="Palatino Linotype" w:hAnsi="Palatino Linotype" w:cs="Palatino Linotype"/>
          <w:sz w:val="20"/>
          <w:szCs w:val="20"/>
        </w:rPr>
        <w:t xml:space="preserve">of the GEMM of </w:t>
      </w:r>
      <w:r w:rsidR="0016461F" w:rsidRPr="00B51EDF">
        <w:rPr>
          <w:rFonts w:ascii="Palatino Linotype" w:eastAsia="Palatino Linotype" w:hAnsi="Palatino Linotype" w:cs="Palatino Linotype"/>
          <w:i/>
          <w:sz w:val="20"/>
          <w:szCs w:val="20"/>
        </w:rPr>
        <w:t>S</w:t>
      </w:r>
      <w:r w:rsidR="00B51EDF" w:rsidRPr="00B51EDF">
        <w:rPr>
          <w:rFonts w:ascii="Palatino Linotype" w:eastAsia="Palatino Linotype" w:hAnsi="Palatino Linotype" w:cs="Palatino Linotype"/>
          <w:i/>
          <w:sz w:val="20"/>
          <w:szCs w:val="20"/>
        </w:rPr>
        <w:t>.</w:t>
      </w:r>
      <w:r w:rsidR="0016461F" w:rsidRPr="00B51EDF">
        <w:rPr>
          <w:rFonts w:ascii="Palatino Linotype" w:eastAsia="Palatino Linotype" w:hAnsi="Palatino Linotype" w:cs="Palatino Linotype"/>
          <w:i/>
          <w:sz w:val="20"/>
          <w:szCs w:val="20"/>
        </w:rPr>
        <w:t xml:space="preserve"> solfataricus</w:t>
      </w:r>
      <w:r w:rsidR="0016461F">
        <w:rPr>
          <w:rFonts w:ascii="Palatino Linotype" w:eastAsia="Palatino Linotype" w:hAnsi="Palatino Linotype" w:cs="Palatino Linotype"/>
          <w:sz w:val="20"/>
          <w:szCs w:val="20"/>
        </w:rPr>
        <w:t xml:space="preserve"> </w:t>
      </w:r>
      <w:r>
        <w:rPr>
          <w:rFonts w:ascii="Palatino Linotype" w:eastAsia="Palatino Linotype" w:hAnsi="Palatino Linotype" w:cs="Palatino Linotype"/>
          <w:sz w:val="20"/>
          <w:szCs w:val="20"/>
        </w:rPr>
        <w:t xml:space="preserve">being an ATP dependent system rather than a proton or sodium </w:t>
      </w:r>
      <w:proofErr w:type="spellStart"/>
      <w:r>
        <w:rPr>
          <w:rFonts w:ascii="Palatino Linotype" w:eastAsia="Palatino Linotype" w:hAnsi="Palatino Linotype" w:cs="Palatino Linotype"/>
          <w:sz w:val="20"/>
          <w:szCs w:val="20"/>
        </w:rPr>
        <w:t>s</w:t>
      </w:r>
      <w:r w:rsidR="009D1C56">
        <w:rPr>
          <w:rFonts w:ascii="Palatino Linotype" w:eastAsia="Palatino Linotype" w:hAnsi="Palatino Linotype" w:cs="Palatino Linotype"/>
          <w:sz w:val="20"/>
          <w:szCs w:val="20"/>
        </w:rPr>
        <w:t>y</w:t>
      </w:r>
      <w:r w:rsidR="0016461F">
        <w:rPr>
          <w:rFonts w:ascii="Palatino Linotype" w:eastAsia="Palatino Linotype" w:hAnsi="Palatino Linotype" w:cs="Palatino Linotype"/>
          <w:sz w:val="20"/>
          <w:szCs w:val="20"/>
        </w:rPr>
        <w:t>m</w:t>
      </w:r>
      <w:r>
        <w:rPr>
          <w:rFonts w:ascii="Palatino Linotype" w:eastAsia="Palatino Linotype" w:hAnsi="Palatino Linotype" w:cs="Palatino Linotype"/>
          <w:sz w:val="20"/>
          <w:szCs w:val="20"/>
        </w:rPr>
        <w:t>port</w:t>
      </w:r>
      <w:proofErr w:type="spellEnd"/>
      <w:r>
        <w:rPr>
          <w:rFonts w:ascii="Palatino Linotype" w:eastAsia="Palatino Linotype" w:hAnsi="Palatino Linotype" w:cs="Palatino Linotype"/>
          <w:sz w:val="20"/>
          <w:szCs w:val="20"/>
        </w:rPr>
        <w:t xml:space="preserve"> or a glucose uniport such as in other organisms. It also depends on the fact that in this modified pathway in the reactions catalyzed by 2-dehydro-3-deoxy-phosphogluconate aldolase or 2-keto-3-deoxygluconate aldolase one product is pyruvate</w:t>
      </w:r>
      <w:r w:rsidR="0016461F">
        <w:rPr>
          <w:rFonts w:ascii="Palatino Linotype" w:eastAsia="Palatino Linotype" w:hAnsi="Palatino Linotype" w:cs="Palatino Linotype"/>
          <w:sz w:val="20"/>
          <w:szCs w:val="20"/>
        </w:rPr>
        <w:t>:</w:t>
      </w:r>
      <w:r>
        <w:rPr>
          <w:rFonts w:ascii="Palatino Linotype" w:eastAsia="Palatino Linotype" w:hAnsi="Palatino Linotype" w:cs="Palatino Linotype"/>
          <w:sz w:val="20"/>
          <w:szCs w:val="20"/>
        </w:rPr>
        <w:t xml:space="preserve"> the production of this pyruvate does not produce any ATP, while through the normal GAPDH - PGK pathway 2 molecules of ATP</w:t>
      </w:r>
      <w:r w:rsidR="00B70B8B">
        <w:rPr>
          <w:rFonts w:ascii="Palatino Linotype" w:eastAsia="Palatino Linotype" w:hAnsi="Palatino Linotype" w:cs="Palatino Linotype"/>
          <w:sz w:val="20"/>
          <w:szCs w:val="20"/>
        </w:rPr>
        <w:t xml:space="preserve"> should have been produced</w:t>
      </w:r>
      <w:r>
        <w:rPr>
          <w:rFonts w:ascii="Palatino Linotype" w:eastAsia="Palatino Linotype" w:hAnsi="Palatino Linotype" w:cs="Palatino Linotype"/>
          <w:sz w:val="20"/>
          <w:szCs w:val="20"/>
        </w:rPr>
        <w:t xml:space="preserve">. </w:t>
      </w:r>
      <w:r w:rsidR="00E90BFC">
        <w:rPr>
          <w:rFonts w:ascii="Palatino Linotype" w:eastAsia="Palatino Linotype" w:hAnsi="Palatino Linotype" w:cs="Palatino Linotype"/>
          <w:sz w:val="20"/>
          <w:szCs w:val="20"/>
        </w:rPr>
        <w:t xml:space="preserve">Another reason is </w:t>
      </w:r>
      <w:r w:rsidR="0016461F">
        <w:rPr>
          <w:rFonts w:ascii="Palatino Linotype" w:eastAsia="Palatino Linotype" w:hAnsi="Palatino Linotype" w:cs="Palatino Linotype"/>
          <w:sz w:val="20"/>
          <w:szCs w:val="20"/>
        </w:rPr>
        <w:t xml:space="preserve">that </w:t>
      </w:r>
      <w:r w:rsidR="00B70B8B">
        <w:rPr>
          <w:rFonts w:ascii="Palatino Linotype" w:eastAsia="Palatino Linotype" w:hAnsi="Palatino Linotype" w:cs="Palatino Linotype"/>
          <w:sz w:val="20"/>
          <w:szCs w:val="20"/>
        </w:rPr>
        <w:t>the export of lactic acid becomes</w:t>
      </w:r>
      <w:r w:rsidR="006456A0">
        <w:rPr>
          <w:rFonts w:ascii="Palatino Linotype" w:eastAsia="Palatino Linotype" w:hAnsi="Palatino Linotype" w:cs="Palatino Linotype"/>
          <w:sz w:val="20"/>
          <w:szCs w:val="20"/>
        </w:rPr>
        <w:t xml:space="preserve"> thermodynamic</w:t>
      </w:r>
      <w:r w:rsidR="00B70B8B">
        <w:rPr>
          <w:rFonts w:ascii="Palatino Linotype" w:eastAsia="Palatino Linotype" w:hAnsi="Palatino Linotype" w:cs="Palatino Linotype"/>
          <w:sz w:val="20"/>
          <w:szCs w:val="20"/>
        </w:rPr>
        <w:t>ally</w:t>
      </w:r>
      <w:r w:rsidR="006456A0">
        <w:rPr>
          <w:rFonts w:ascii="Palatino Linotype" w:eastAsia="Palatino Linotype" w:hAnsi="Palatino Linotype" w:cs="Palatino Linotype"/>
          <w:sz w:val="20"/>
          <w:szCs w:val="20"/>
        </w:rPr>
        <w:t xml:space="preserve"> infeasible, as we have </w:t>
      </w:r>
      <w:r w:rsidR="006456A0" w:rsidRPr="00613B1F">
        <w:rPr>
          <w:rFonts w:ascii="Palatino Linotype" w:eastAsia="Palatino Linotype" w:hAnsi="Palatino Linotype" w:cs="Palatino Linotype"/>
          <w:sz w:val="20"/>
          <w:szCs w:val="20"/>
        </w:rPr>
        <w:t xml:space="preserve">shown in </w:t>
      </w:r>
      <w:del w:id="1380" w:author="Yanfei Zhang" w:date="2022-04-05T15:13:00Z">
        <w:r w:rsidR="006456A0" w:rsidRPr="006E18E1" w:rsidDel="0024253A">
          <w:rPr>
            <w:rFonts w:ascii="Palatino Linotype" w:eastAsia="Palatino Linotype" w:hAnsi="Palatino Linotype" w:cs="Palatino Linotype"/>
            <w:sz w:val="20"/>
            <w:szCs w:val="20"/>
            <w:highlight w:val="yellow"/>
            <w:rPrChange w:id="1381" w:author="Yanfei Zhang" w:date="2022-03-28T20:52:00Z">
              <w:rPr>
                <w:rFonts w:ascii="Palatino Linotype" w:eastAsia="Palatino Linotype" w:hAnsi="Palatino Linotype" w:cs="Palatino Linotype"/>
                <w:sz w:val="20"/>
                <w:szCs w:val="20"/>
              </w:rPr>
            </w:rPrChange>
          </w:rPr>
          <w:delText>section 3.2</w:delText>
        </w:r>
      </w:del>
      <w:ins w:id="1382" w:author="Yanfei Zhang" w:date="2022-04-05T15:13:00Z">
        <w:r w:rsidR="0024253A">
          <w:rPr>
            <w:rFonts w:ascii="Palatino Linotype" w:eastAsia="Palatino Linotype" w:hAnsi="Palatino Linotype" w:cs="Palatino Linotype"/>
            <w:sz w:val="20"/>
            <w:szCs w:val="20"/>
          </w:rPr>
          <w:t>supplementary S4</w:t>
        </w:r>
      </w:ins>
      <w:r w:rsidR="006456A0">
        <w:rPr>
          <w:rFonts w:ascii="Palatino Linotype" w:eastAsia="Palatino Linotype" w:hAnsi="Palatino Linotype" w:cs="Palatino Linotype"/>
          <w:sz w:val="20"/>
          <w:szCs w:val="20"/>
        </w:rPr>
        <w:t>.</w:t>
      </w:r>
    </w:p>
    <w:p w14:paraId="6BE60DDC" w14:textId="77777777" w:rsidR="00F25F45" w:rsidDel="00553543" w:rsidRDefault="00F25F45" w:rsidP="0039492C">
      <w:pPr>
        <w:pBdr>
          <w:top w:val="nil"/>
          <w:left w:val="nil"/>
          <w:bottom w:val="nil"/>
          <w:right w:val="nil"/>
          <w:between w:val="nil"/>
        </w:pBdr>
        <w:spacing w:line="240" w:lineRule="auto"/>
        <w:ind w:firstLine="432"/>
        <w:rPr>
          <w:del w:id="1383" w:author="Yanfei Zhang" w:date="2022-04-05T21:09:00Z"/>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We conclude that gear shifting is a feasible option for extremophiles to head off thermodynamic threats. Whether it serves </w:t>
      </w:r>
      <w:proofErr w:type="spellStart"/>
      <w:r>
        <w:rPr>
          <w:rFonts w:ascii="Palatino Linotype" w:eastAsia="Palatino Linotype" w:hAnsi="Palatino Linotype" w:cs="Palatino Linotype"/>
          <w:sz w:val="20"/>
          <w:szCs w:val="20"/>
        </w:rPr>
        <w:t>mesophiles</w:t>
      </w:r>
      <w:proofErr w:type="spellEnd"/>
      <w:r>
        <w:rPr>
          <w:rFonts w:ascii="Palatino Linotype" w:eastAsia="Palatino Linotype" w:hAnsi="Palatino Linotype" w:cs="Palatino Linotype"/>
          <w:sz w:val="20"/>
          <w:szCs w:val="20"/>
        </w:rPr>
        <w:t xml:space="preserve"> </w:t>
      </w:r>
      <w:r w:rsidR="0016461F">
        <w:rPr>
          <w:rFonts w:ascii="Palatino Linotype" w:eastAsia="Palatino Linotype" w:hAnsi="Palatino Linotype" w:cs="Palatino Linotype"/>
          <w:sz w:val="20"/>
          <w:szCs w:val="20"/>
        </w:rPr>
        <w:t xml:space="preserve">equally well, </w:t>
      </w:r>
      <w:r>
        <w:rPr>
          <w:rFonts w:ascii="Palatino Linotype" w:eastAsia="Palatino Linotype" w:hAnsi="Palatino Linotype" w:cs="Palatino Linotype"/>
          <w:sz w:val="20"/>
          <w:szCs w:val="20"/>
        </w:rPr>
        <w:t xml:space="preserve">remains to be seen. </w:t>
      </w:r>
    </w:p>
    <w:p w14:paraId="73AEA356" w14:textId="77777777" w:rsidR="00CF7356" w:rsidRDefault="00CF7356" w:rsidP="00553543">
      <w:pPr>
        <w:pBdr>
          <w:top w:val="nil"/>
          <w:left w:val="nil"/>
          <w:bottom w:val="nil"/>
          <w:right w:val="nil"/>
          <w:between w:val="nil"/>
        </w:pBdr>
        <w:spacing w:line="240" w:lineRule="auto"/>
        <w:ind w:firstLine="432"/>
        <w:rPr>
          <w:rFonts w:ascii="Palatino Linotype" w:eastAsia="Palatino Linotype" w:hAnsi="Palatino Linotype" w:cs="Palatino Linotype"/>
          <w:b/>
          <w:sz w:val="18"/>
          <w:szCs w:val="18"/>
        </w:rPr>
        <w:pPrChange w:id="1384" w:author="Yanfei Zhang" w:date="2022-04-05T21:09:00Z">
          <w:pPr>
            <w:pBdr>
              <w:top w:val="nil"/>
              <w:left w:val="nil"/>
              <w:bottom w:val="nil"/>
              <w:right w:val="nil"/>
              <w:between w:val="nil"/>
            </w:pBdr>
            <w:spacing w:before="120" w:line="240" w:lineRule="auto"/>
          </w:pPr>
        </w:pPrChange>
      </w:pPr>
    </w:p>
    <w:p w14:paraId="0DBD022C" w14:textId="77777777" w:rsidR="00AE7656" w:rsidRPr="00553543" w:rsidRDefault="00F771FC">
      <w:pPr>
        <w:pBdr>
          <w:top w:val="nil"/>
          <w:left w:val="nil"/>
          <w:bottom w:val="nil"/>
          <w:right w:val="nil"/>
          <w:between w:val="nil"/>
        </w:pBdr>
        <w:spacing w:before="120" w:line="240" w:lineRule="auto"/>
        <w:rPr>
          <w:rFonts w:ascii="Palatino Linotype" w:eastAsia="Palatino Linotype" w:hAnsi="Palatino Linotype" w:cs="Palatino Linotype"/>
          <w:sz w:val="20"/>
          <w:szCs w:val="20"/>
          <w:rPrChange w:id="1385" w:author="Yanfei Zhang" w:date="2022-04-05T21:09:00Z">
            <w:rPr>
              <w:rFonts w:ascii="Palatino Linotype" w:eastAsia="Palatino Linotype" w:hAnsi="Palatino Linotype" w:cs="Palatino Linotype"/>
              <w:sz w:val="18"/>
              <w:szCs w:val="18"/>
            </w:rPr>
          </w:rPrChange>
        </w:rPr>
      </w:pPr>
      <w:r w:rsidRPr="00553543">
        <w:rPr>
          <w:rFonts w:ascii="Palatino Linotype" w:eastAsia="Palatino Linotype" w:hAnsi="Palatino Linotype" w:cs="Palatino Linotype"/>
          <w:b/>
          <w:sz w:val="20"/>
          <w:szCs w:val="20"/>
          <w:rPrChange w:id="1386" w:author="Yanfei Zhang" w:date="2022-04-05T21:09:00Z">
            <w:rPr>
              <w:rFonts w:ascii="Palatino Linotype" w:eastAsia="Palatino Linotype" w:hAnsi="Palatino Linotype" w:cs="Palatino Linotype"/>
              <w:b/>
              <w:sz w:val="18"/>
              <w:szCs w:val="18"/>
            </w:rPr>
          </w:rPrChange>
        </w:rPr>
        <w:t>Acknowledgments</w:t>
      </w:r>
      <w:r w:rsidRPr="00553543">
        <w:rPr>
          <w:rFonts w:ascii="Palatino Linotype" w:eastAsia="Palatino Linotype" w:hAnsi="Palatino Linotype" w:cs="Palatino Linotype"/>
          <w:b/>
          <w:color w:val="auto"/>
          <w:sz w:val="20"/>
          <w:szCs w:val="20"/>
          <w:rPrChange w:id="1387" w:author="Yanfei Zhang" w:date="2022-04-05T21:09:00Z">
            <w:rPr>
              <w:rFonts w:ascii="Palatino Linotype" w:eastAsia="Palatino Linotype" w:hAnsi="Palatino Linotype" w:cs="Palatino Linotype"/>
              <w:b/>
              <w:color w:val="auto"/>
              <w:sz w:val="18"/>
              <w:szCs w:val="18"/>
            </w:rPr>
          </w:rPrChange>
        </w:rPr>
        <w:t>:</w:t>
      </w:r>
      <w:r w:rsidRPr="00553543">
        <w:rPr>
          <w:rFonts w:ascii="Palatino Linotype" w:eastAsia="Palatino Linotype" w:hAnsi="Palatino Linotype" w:cs="Palatino Linotype"/>
          <w:sz w:val="20"/>
          <w:szCs w:val="20"/>
          <w:highlight w:val="magenta"/>
          <w:rPrChange w:id="1388" w:author="Yanfei Zhang" w:date="2022-04-05T21:09:00Z">
            <w:rPr>
              <w:rFonts w:ascii="Palatino Linotype" w:eastAsia="Palatino Linotype" w:hAnsi="Palatino Linotype" w:cs="Palatino Linotype"/>
              <w:sz w:val="18"/>
              <w:szCs w:val="18"/>
              <w:highlight w:val="magenta"/>
            </w:rPr>
          </w:rPrChange>
        </w:rPr>
        <w:t xml:space="preserve"> </w:t>
      </w:r>
    </w:p>
    <w:p w14:paraId="27090310" w14:textId="4350648A" w:rsidR="0016461F" w:rsidRDefault="00B51EDF" w:rsidP="00815C1B">
      <w:pPr>
        <w:pBdr>
          <w:top w:val="nil"/>
          <w:left w:val="nil"/>
          <w:bottom w:val="nil"/>
          <w:right w:val="nil"/>
          <w:between w:val="nil"/>
        </w:pBdr>
        <w:spacing w:before="120" w:line="240" w:lineRule="auto"/>
        <w:rPr>
          <w:rFonts w:ascii="Palatino Linotype" w:eastAsia="Palatino Linotype" w:hAnsi="Palatino Linotype" w:cs="Palatino Linotype"/>
          <w:sz w:val="18"/>
          <w:szCs w:val="18"/>
        </w:rPr>
      </w:pPr>
      <w:r w:rsidRPr="00B51EDF">
        <w:rPr>
          <w:rFonts w:ascii="Palatino Linotype" w:eastAsia="Palatino Linotype" w:hAnsi="Palatino Linotype" w:cs="Palatino Linotype"/>
          <w:sz w:val="18"/>
          <w:szCs w:val="18"/>
        </w:rPr>
        <w:t>Yanfei Zhang thanks the China Scholarship Council for a PhD f</w:t>
      </w:r>
      <w:r w:rsidR="0072797A">
        <w:rPr>
          <w:rFonts w:ascii="Palatino Linotype" w:eastAsia="Palatino Linotype" w:hAnsi="Palatino Linotype" w:cs="Palatino Linotype"/>
          <w:sz w:val="18"/>
          <w:szCs w:val="18"/>
        </w:rPr>
        <w:t>ellowship</w:t>
      </w:r>
      <w:r w:rsidRPr="00B51EDF">
        <w:rPr>
          <w:rFonts w:ascii="Palatino Linotype" w:eastAsia="Palatino Linotype" w:hAnsi="Palatino Linotype" w:cs="Palatino Linotype"/>
          <w:sz w:val="18"/>
          <w:szCs w:val="18"/>
        </w:rPr>
        <w:t xml:space="preserve">. The authors acknowledge </w:t>
      </w:r>
      <w:r>
        <w:rPr>
          <w:rFonts w:ascii="Palatino Linotype" w:eastAsia="Palatino Linotype" w:hAnsi="Palatino Linotype" w:cs="Palatino Linotype"/>
          <w:sz w:val="18"/>
          <w:szCs w:val="18"/>
        </w:rPr>
        <w:t xml:space="preserve">Theresa </w:t>
      </w:r>
      <w:proofErr w:type="spellStart"/>
      <w:r>
        <w:rPr>
          <w:rFonts w:ascii="Palatino Linotype" w:eastAsia="Palatino Linotype" w:hAnsi="Palatino Linotype" w:cs="Palatino Linotype"/>
          <w:sz w:val="18"/>
          <w:szCs w:val="18"/>
        </w:rPr>
        <w:t>Kouril</w:t>
      </w:r>
      <w:proofErr w:type="spellEnd"/>
      <w:r>
        <w:rPr>
          <w:rFonts w:ascii="Palatino Linotype" w:eastAsia="Palatino Linotype" w:hAnsi="Palatino Linotype" w:cs="Palatino Linotype"/>
          <w:sz w:val="18"/>
          <w:szCs w:val="18"/>
        </w:rPr>
        <w:t xml:space="preserve"> who help</w:t>
      </w:r>
      <w:r w:rsidR="001A284F">
        <w:rPr>
          <w:rFonts w:ascii="Palatino Linotype" w:eastAsia="Palatino Linotype" w:hAnsi="Palatino Linotype" w:cs="Palatino Linotype"/>
          <w:sz w:val="18"/>
          <w:szCs w:val="18"/>
        </w:rPr>
        <w:t>ed</w:t>
      </w:r>
      <w:r>
        <w:rPr>
          <w:rFonts w:ascii="Palatino Linotype" w:eastAsia="Palatino Linotype" w:hAnsi="Palatino Linotype" w:cs="Palatino Linotype"/>
          <w:sz w:val="18"/>
          <w:szCs w:val="18"/>
        </w:rPr>
        <w:t xml:space="preserve"> in the </w:t>
      </w:r>
      <w:proofErr w:type="spellStart"/>
      <w:r w:rsidR="0072797A">
        <w:rPr>
          <w:rFonts w:ascii="Palatino Linotype" w:eastAsia="Palatino Linotype" w:hAnsi="Palatino Linotype" w:cs="Palatino Linotype"/>
          <w:sz w:val="18"/>
          <w:szCs w:val="18"/>
        </w:rPr>
        <w:t>prepar</w:t>
      </w:r>
      <w:r w:rsidR="001A284F">
        <w:rPr>
          <w:rFonts w:ascii="Palatino Linotype" w:eastAsia="Palatino Linotype" w:hAnsi="Palatino Linotype" w:cs="Palatino Linotype"/>
          <w:sz w:val="18"/>
          <w:szCs w:val="18"/>
        </w:rPr>
        <w:t>aton</w:t>
      </w:r>
      <w:proofErr w:type="spellEnd"/>
      <w:r>
        <w:rPr>
          <w:rFonts w:ascii="Palatino Linotype" w:eastAsia="Palatino Linotype" w:hAnsi="Palatino Linotype" w:cs="Palatino Linotype"/>
          <w:sz w:val="18"/>
          <w:szCs w:val="18"/>
        </w:rPr>
        <w:t xml:space="preserve"> of the manuscript</w:t>
      </w:r>
      <w:r w:rsidRPr="00B51EDF">
        <w:rPr>
          <w:rFonts w:ascii="Palatino Linotype" w:eastAsia="Palatino Linotype" w:hAnsi="Palatino Linotype" w:cs="Palatino Linotype"/>
          <w:sz w:val="18"/>
          <w:szCs w:val="18"/>
        </w:rPr>
        <w:t>.</w:t>
      </w:r>
      <w:r w:rsidR="00476D83">
        <w:rPr>
          <w:rFonts w:ascii="Palatino Linotype" w:eastAsia="Palatino Linotype" w:hAnsi="Palatino Linotype" w:cs="Palatino Linotype"/>
          <w:sz w:val="18"/>
          <w:szCs w:val="18"/>
        </w:rPr>
        <w:t xml:space="preserve"> </w:t>
      </w:r>
      <w:r w:rsidR="00815C1B">
        <w:rPr>
          <w:rFonts w:ascii="Palatino Linotype" w:eastAsia="Palatino Linotype" w:hAnsi="Palatino Linotype" w:cs="Palatino Linotype"/>
          <w:sz w:val="18"/>
          <w:szCs w:val="18"/>
        </w:rPr>
        <w:t xml:space="preserve">The authors thanks to </w:t>
      </w:r>
      <w:r w:rsidR="00476D83" w:rsidRPr="00F06958">
        <w:rPr>
          <w:rFonts w:ascii="Palatino Linotype" w:eastAsia="Palatino Linotype" w:hAnsi="Palatino Linotype" w:cs="Palatino Linotype"/>
          <w:sz w:val="18"/>
          <w:szCs w:val="18"/>
        </w:rPr>
        <w:t>collaborator</w:t>
      </w:r>
      <w:ins w:id="1389" w:author="Yanfei Zhang" w:date="2022-03-28T20:52:00Z">
        <w:r w:rsidR="006E18E1" w:rsidRPr="00F06958">
          <w:rPr>
            <w:rFonts w:ascii="Palatino Linotype" w:eastAsia="Palatino Linotype" w:hAnsi="Palatino Linotype" w:cs="Palatino Linotype"/>
            <w:sz w:val="18"/>
            <w:szCs w:val="18"/>
          </w:rPr>
          <w:t xml:space="preserve"> </w:t>
        </w:r>
        <w:proofErr w:type="spellStart"/>
        <w:r w:rsidR="006E18E1" w:rsidRPr="00566E61">
          <w:rPr>
            <w:rFonts w:ascii="Palatino Linotype" w:eastAsia="Palatino Linotype" w:hAnsi="Palatino Linotype" w:cs="Palatino Linotype"/>
            <w:sz w:val="18"/>
            <w:szCs w:val="18"/>
          </w:rPr>
          <w:t>Dr</w:t>
        </w:r>
        <w:proofErr w:type="spellEnd"/>
        <w:r w:rsidR="006E18E1" w:rsidRPr="00566E61">
          <w:rPr>
            <w:rFonts w:ascii="Palatino Linotype" w:eastAsia="Palatino Linotype" w:hAnsi="Palatino Linotype" w:cs="Palatino Linotype"/>
            <w:sz w:val="18"/>
            <w:szCs w:val="18"/>
          </w:rPr>
          <w:t xml:space="preserve"> </w:t>
        </w:r>
        <w:proofErr w:type="spellStart"/>
        <w:r w:rsidR="006E18E1" w:rsidRPr="00566E61">
          <w:rPr>
            <w:rFonts w:ascii="Palatino Linotype" w:eastAsia="Palatino Linotype" w:hAnsi="Palatino Linotype" w:cs="Palatino Linotype"/>
            <w:sz w:val="18"/>
            <w:szCs w:val="18"/>
          </w:rPr>
          <w:t>Pawel</w:t>
        </w:r>
        <w:proofErr w:type="spellEnd"/>
        <w:r w:rsidR="006E18E1" w:rsidRPr="00566E61">
          <w:rPr>
            <w:rFonts w:ascii="Palatino Linotype" w:eastAsia="Palatino Linotype" w:hAnsi="Palatino Linotype" w:cs="Palatino Linotype"/>
            <w:sz w:val="18"/>
            <w:szCs w:val="18"/>
          </w:rPr>
          <w:t xml:space="preserve"> </w:t>
        </w:r>
        <w:proofErr w:type="spellStart"/>
        <w:r w:rsidR="006E18E1" w:rsidRPr="00566E61">
          <w:rPr>
            <w:rFonts w:ascii="Palatino Linotype" w:eastAsia="Palatino Linotype" w:hAnsi="Palatino Linotype" w:cs="Palatino Linotype"/>
            <w:sz w:val="18"/>
            <w:szCs w:val="18"/>
          </w:rPr>
          <w:t>Sierocinski</w:t>
        </w:r>
        <w:proofErr w:type="spellEnd"/>
        <w:r w:rsidR="006E18E1">
          <w:rPr>
            <w:rFonts w:ascii="Palatino Linotype" w:eastAsia="Palatino Linotype" w:hAnsi="Palatino Linotype" w:cs="Palatino Linotype"/>
            <w:sz w:val="18"/>
            <w:szCs w:val="18"/>
          </w:rPr>
          <w:t xml:space="preserve"> </w:t>
        </w:r>
      </w:ins>
      <w:del w:id="1390" w:author="Yanfei Zhang" w:date="2022-03-28T20:52:00Z">
        <w:r w:rsidR="00476D83" w:rsidRPr="001A284F" w:rsidDel="006E18E1">
          <w:rPr>
            <w:rFonts w:ascii="Palatino Linotype" w:eastAsia="Palatino Linotype" w:hAnsi="Palatino Linotype" w:cs="Palatino Linotype"/>
            <w:sz w:val="18"/>
            <w:szCs w:val="18"/>
            <w:highlight w:val="yellow"/>
            <w:rPrChange w:id="1391" w:author="Microsoft account" w:date="2022-03-08T11:47:00Z">
              <w:rPr>
                <w:rFonts w:ascii="Palatino Linotype" w:eastAsia="Palatino Linotype" w:hAnsi="Palatino Linotype" w:cs="Palatino Linotype"/>
                <w:sz w:val="18"/>
                <w:szCs w:val="18"/>
              </w:rPr>
            </w:rPrChange>
          </w:rPr>
          <w:delText xml:space="preserve">s </w:delText>
        </w:r>
      </w:del>
      <w:ins w:id="1392" w:author="Microsoft account" w:date="2022-03-08T11:47:00Z">
        <w:del w:id="1393" w:author="Yanfei Zhang" w:date="2022-03-28T20:52:00Z">
          <w:r w:rsidR="001A284F" w:rsidRPr="001A284F" w:rsidDel="006E18E1">
            <w:rPr>
              <w:rFonts w:ascii="Palatino Linotype" w:eastAsia="Palatino Linotype" w:hAnsi="Palatino Linotype" w:cs="Palatino Linotype"/>
              <w:sz w:val="18"/>
              <w:szCs w:val="18"/>
              <w:highlight w:val="yellow"/>
              <w:rPrChange w:id="1394" w:author="Microsoft account" w:date="2022-03-08T11:47:00Z">
                <w:rPr>
                  <w:rFonts w:ascii="Palatino Linotype" w:eastAsia="Palatino Linotype" w:hAnsi="Palatino Linotype" w:cs="Palatino Linotype"/>
                  <w:sz w:val="18"/>
                  <w:szCs w:val="18"/>
                </w:rPr>
              </w:rPrChange>
            </w:rPr>
            <w:delText>[please mention names]</w:delText>
          </w:r>
          <w:r w:rsidR="001A284F" w:rsidDel="006E18E1">
            <w:rPr>
              <w:rFonts w:ascii="Palatino Linotype" w:eastAsia="Palatino Linotype" w:hAnsi="Palatino Linotype" w:cs="Palatino Linotype"/>
              <w:sz w:val="18"/>
              <w:szCs w:val="18"/>
            </w:rPr>
            <w:delText xml:space="preserve"> </w:delText>
          </w:r>
        </w:del>
      </w:ins>
      <w:r w:rsidR="00476D83" w:rsidRPr="00476D83">
        <w:rPr>
          <w:rFonts w:ascii="Palatino Linotype" w:eastAsia="Palatino Linotype" w:hAnsi="Palatino Linotype" w:cs="Palatino Linotype"/>
          <w:sz w:val="18"/>
          <w:szCs w:val="18"/>
        </w:rPr>
        <w:t xml:space="preserve">in the group of J. van der Oost of the Wageningen University </w:t>
      </w:r>
      <w:r w:rsidR="00815C1B">
        <w:rPr>
          <w:rFonts w:ascii="Palatino Linotype" w:eastAsia="Palatino Linotype" w:hAnsi="Palatino Linotype" w:cs="Palatino Linotype"/>
          <w:sz w:val="18"/>
          <w:szCs w:val="18"/>
        </w:rPr>
        <w:t xml:space="preserve">for supplying the </w:t>
      </w:r>
      <w:r w:rsidR="00815C1B">
        <w:rPr>
          <w:rFonts w:ascii="Palatino Linotype" w:eastAsia="Palatino Linotype" w:hAnsi="Palatino Linotype" w:cs="Palatino Linotype"/>
          <w:sz w:val="20"/>
          <w:szCs w:val="20"/>
        </w:rPr>
        <w:t xml:space="preserve">transcriptomic data of the two biological samples (the cells growing at 70 and 80 </w:t>
      </w:r>
      <w:r w:rsidR="00815C1B">
        <w:rPr>
          <w:rFonts w:asciiTheme="minorEastAsia" w:eastAsiaTheme="minorEastAsia" w:hAnsiTheme="minorEastAsia" w:hint="eastAsia"/>
          <w:sz w:val="20"/>
          <w:szCs w:val="20"/>
          <w:lang w:eastAsia="zh-CN"/>
        </w:rPr>
        <w:t>℃</w:t>
      </w:r>
      <w:r w:rsidR="00815C1B">
        <w:rPr>
          <w:rFonts w:ascii="Palatino Linotype" w:eastAsia="Palatino Linotype" w:hAnsi="Palatino Linotype" w:cs="Palatino Linotype"/>
          <w:sz w:val="20"/>
          <w:szCs w:val="20"/>
        </w:rPr>
        <w:t>).</w:t>
      </w:r>
    </w:p>
    <w:p w14:paraId="1FC755AE" w14:textId="77777777" w:rsidR="00AE7656" w:rsidRDefault="00F771FC">
      <w:pPr>
        <w:pBdr>
          <w:top w:val="nil"/>
          <w:left w:val="nil"/>
          <w:bottom w:val="nil"/>
          <w:right w:val="nil"/>
          <w:between w:val="nil"/>
        </w:pBdr>
        <w:spacing w:before="120" w:line="240" w:lineRule="auto"/>
        <w:rPr>
          <w:rFonts w:ascii="Palatino Linotype" w:eastAsia="Palatino Linotype" w:hAnsi="Palatino Linotype" w:cs="Palatino Linotype"/>
          <w:sz w:val="18"/>
          <w:szCs w:val="18"/>
        </w:rPr>
      </w:pPr>
      <w:r>
        <w:rPr>
          <w:rFonts w:ascii="Palatino Linotype" w:eastAsia="Palatino Linotype" w:hAnsi="Palatino Linotype" w:cs="Palatino Linotype"/>
          <w:b/>
          <w:sz w:val="18"/>
          <w:szCs w:val="18"/>
        </w:rPr>
        <w:t>Conflicts of Interest:</w:t>
      </w:r>
      <w:r>
        <w:rPr>
          <w:rFonts w:ascii="Palatino Linotype" w:eastAsia="Palatino Linotype" w:hAnsi="Palatino Linotype" w:cs="Palatino Linotype"/>
          <w:sz w:val="18"/>
          <w:szCs w:val="18"/>
        </w:rPr>
        <w:t xml:space="preserve"> The authors declare that there is no conflict of interest.</w:t>
      </w:r>
    </w:p>
    <w:p w14:paraId="3D2EB806" w14:textId="760D40C6" w:rsidR="00C80365" w:rsidDel="00415C97" w:rsidRDefault="00F771FC" w:rsidP="00C80365">
      <w:pPr>
        <w:widowControl w:val="0"/>
        <w:autoSpaceDE w:val="0"/>
        <w:autoSpaceDN w:val="0"/>
        <w:adjustRightInd w:val="0"/>
        <w:spacing w:before="240" w:after="120" w:line="240" w:lineRule="auto"/>
        <w:ind w:left="480" w:hanging="480"/>
        <w:rPr>
          <w:del w:id="1395" w:author="Yanfei Zhang" w:date="2022-04-04T17:19:00Z"/>
          <w:rFonts w:ascii="Palatino Linotype" w:eastAsia="Palatino Linotype" w:hAnsi="Palatino Linotype" w:cs="Palatino Linotype"/>
          <w:b/>
          <w:sz w:val="20"/>
          <w:szCs w:val="20"/>
        </w:rPr>
      </w:pPr>
      <w:r>
        <w:rPr>
          <w:rFonts w:ascii="Palatino Linotype" w:eastAsia="Palatino Linotype" w:hAnsi="Palatino Linotype" w:cs="Palatino Linotype"/>
          <w:b/>
          <w:sz w:val="20"/>
          <w:szCs w:val="20"/>
        </w:rPr>
        <w:t>References</w:t>
      </w:r>
      <w:ins w:id="1396" w:author="Microsoft account" w:date="2022-03-08T11:50:00Z">
        <w:r w:rsidR="004E7A76">
          <w:rPr>
            <w:rFonts w:ascii="Palatino Linotype" w:eastAsia="Palatino Linotype" w:hAnsi="Palatino Linotype" w:cs="Palatino Linotype"/>
            <w:b/>
            <w:sz w:val="20"/>
            <w:szCs w:val="20"/>
          </w:rPr>
          <w:t xml:space="preserve">  </w:t>
        </w:r>
        <w:del w:id="1397" w:author="Yanfei Zhang" w:date="2022-04-04T17:19:00Z">
          <w:r w:rsidR="004E7A76" w:rsidRPr="004E7A76" w:rsidDel="00415C97">
            <w:rPr>
              <w:rFonts w:ascii="Palatino Linotype" w:eastAsia="Palatino Linotype" w:hAnsi="Palatino Linotype" w:cs="Palatino Linotype"/>
              <w:b/>
              <w:sz w:val="20"/>
              <w:szCs w:val="20"/>
              <w:highlight w:val="yellow"/>
              <w:rPrChange w:id="1398" w:author="Microsoft account" w:date="2022-03-08T11:51:00Z">
                <w:rPr>
                  <w:rFonts w:ascii="Palatino Linotype" w:eastAsia="Palatino Linotype" w:hAnsi="Palatino Linotype" w:cs="Palatino Linotype"/>
                  <w:b/>
                  <w:sz w:val="20"/>
                  <w:szCs w:val="20"/>
                </w:rPr>
              </w:rPrChange>
            </w:rPr>
            <w:delText>WHY ARE THERE TWO, SOMEWHAT DIFFERENT REFERENCE LISTS??</w:delText>
          </w:r>
        </w:del>
      </w:ins>
    </w:p>
    <w:p w14:paraId="7F7F94AD" w14:textId="0A3BE04E" w:rsidR="000B3575" w:rsidRPr="000B3575" w:rsidDel="00415C97" w:rsidRDefault="00C80365" w:rsidP="000B3575">
      <w:pPr>
        <w:widowControl w:val="0"/>
        <w:autoSpaceDE w:val="0"/>
        <w:autoSpaceDN w:val="0"/>
        <w:adjustRightInd w:val="0"/>
        <w:spacing w:before="240" w:after="120" w:line="240" w:lineRule="auto"/>
        <w:ind w:left="480" w:hanging="480"/>
        <w:rPr>
          <w:del w:id="1399" w:author="Yanfei Zhang" w:date="2022-04-04T17:19:00Z"/>
          <w:rFonts w:ascii="Palatino Linotype" w:hAnsi="Palatino Linotype"/>
          <w:noProof/>
          <w:sz w:val="20"/>
        </w:rPr>
      </w:pPr>
      <w:del w:id="1400" w:author="Yanfei Zhang" w:date="2022-04-04T17:19:00Z">
        <w:r w:rsidDel="00415C97">
          <w:rPr>
            <w:rFonts w:ascii="Palatino Linotype" w:eastAsia="Palatino Linotype" w:hAnsi="Palatino Linotype" w:cs="Palatino Linotype"/>
            <w:b/>
            <w:sz w:val="20"/>
            <w:szCs w:val="20"/>
          </w:rPr>
          <w:fldChar w:fldCharType="begin" w:fldLock="1"/>
        </w:r>
        <w:r w:rsidDel="00415C97">
          <w:rPr>
            <w:rFonts w:ascii="Palatino Linotype" w:eastAsia="Palatino Linotype" w:hAnsi="Palatino Linotype" w:cs="Palatino Linotype"/>
            <w:b/>
            <w:sz w:val="20"/>
            <w:szCs w:val="20"/>
          </w:rPr>
          <w:delInstrText xml:space="preserve">ADDIN Mendeley Bibliography CSL_BIBLIOGRAPHY </w:delInstrText>
        </w:r>
        <w:r w:rsidDel="00415C97">
          <w:rPr>
            <w:rFonts w:ascii="Palatino Linotype" w:eastAsia="Palatino Linotype" w:hAnsi="Palatino Linotype" w:cs="Palatino Linotype"/>
            <w:b/>
            <w:sz w:val="20"/>
            <w:szCs w:val="20"/>
          </w:rPr>
          <w:fldChar w:fldCharType="separate"/>
        </w:r>
      </w:del>
      <w:del w:id="1401" w:author="Yanfei Zhang" w:date="2022-03-29T08:07:00Z">
        <w:r w:rsidR="000B3575" w:rsidRPr="000B3575" w:rsidDel="0042246F">
          <w:rPr>
            <w:rFonts w:ascii="Palatino Linotype" w:hAnsi="Palatino Linotype"/>
            <w:noProof/>
            <w:sz w:val="20"/>
          </w:rPr>
          <w:delText xml:space="preserve">Anemüller, S., &amp; Schäfer, G. (1990). Cytochrome aa3 from Sulfolobus acidocaldarius. </w:delText>
        </w:r>
        <w:r w:rsidR="000B3575" w:rsidRPr="000B3575" w:rsidDel="0042246F">
          <w:rPr>
            <w:rFonts w:ascii="Palatino Linotype" w:hAnsi="Palatino Linotype"/>
            <w:i/>
            <w:iCs/>
            <w:noProof/>
            <w:sz w:val="20"/>
          </w:rPr>
          <w:delText>Eur. J. Biochem.</w:delText>
        </w:r>
        <w:r w:rsidR="000B3575" w:rsidRPr="000B3575" w:rsidDel="0042246F">
          <w:rPr>
            <w:rFonts w:ascii="Palatino Linotype" w:hAnsi="Palatino Linotype"/>
            <w:noProof/>
            <w:sz w:val="20"/>
          </w:rPr>
          <w:delText xml:space="preserve">, </w:delText>
        </w:r>
        <w:r w:rsidR="000B3575" w:rsidRPr="000B3575" w:rsidDel="0042246F">
          <w:rPr>
            <w:rFonts w:ascii="Palatino Linotype" w:hAnsi="Palatino Linotype"/>
            <w:i/>
            <w:iCs/>
            <w:noProof/>
            <w:sz w:val="20"/>
          </w:rPr>
          <w:delText>305</w:delText>
        </w:r>
        <w:r w:rsidR="000B3575" w:rsidRPr="000B3575" w:rsidDel="0042246F">
          <w:rPr>
            <w:rFonts w:ascii="Palatino Linotype" w:hAnsi="Palatino Linotype"/>
            <w:noProof/>
            <w:sz w:val="20"/>
          </w:rPr>
          <w:delText>, 297–305.</w:delText>
        </w:r>
      </w:del>
    </w:p>
    <w:p w14:paraId="5C77B505" w14:textId="7B505663" w:rsidR="000B3575" w:rsidRPr="000B3575" w:rsidDel="0073547D" w:rsidRDefault="000B3575" w:rsidP="000B3575">
      <w:pPr>
        <w:widowControl w:val="0"/>
        <w:autoSpaceDE w:val="0"/>
        <w:autoSpaceDN w:val="0"/>
        <w:adjustRightInd w:val="0"/>
        <w:spacing w:before="240" w:after="120" w:line="240" w:lineRule="auto"/>
        <w:ind w:left="480" w:hanging="480"/>
        <w:rPr>
          <w:del w:id="1402" w:author="Yanfei Zhang" w:date="2022-03-29T09:46:00Z"/>
          <w:rFonts w:ascii="Palatino Linotype" w:hAnsi="Palatino Linotype"/>
          <w:noProof/>
          <w:sz w:val="20"/>
        </w:rPr>
      </w:pPr>
      <w:del w:id="1403" w:author="Yanfei Zhang" w:date="2022-03-29T09:46:00Z">
        <w:r w:rsidRPr="000B3575" w:rsidDel="0073547D">
          <w:rPr>
            <w:rFonts w:ascii="Palatino Linotype" w:hAnsi="Palatino Linotype"/>
            <w:noProof/>
            <w:sz w:val="20"/>
          </w:rPr>
          <w:delText xml:space="preserve">Bachmann, H., Molenaar, D., &amp; Kleerebezem, M. (2011). High local substrate availability stabilizes a cooperative trait. </w:delText>
        </w:r>
        <w:r w:rsidRPr="000B3575" w:rsidDel="0073547D">
          <w:rPr>
            <w:rFonts w:ascii="Palatino Linotype" w:hAnsi="Palatino Linotype"/>
            <w:i/>
            <w:iCs/>
            <w:noProof/>
            <w:sz w:val="20"/>
          </w:rPr>
          <w:delText>The ISME Journal</w:delText>
        </w:r>
        <w:r w:rsidRPr="000B3575" w:rsidDel="0073547D">
          <w:rPr>
            <w:rFonts w:ascii="Palatino Linotype" w:hAnsi="Palatino Linotype"/>
            <w:noProof/>
            <w:sz w:val="20"/>
          </w:rPr>
          <w:delText>, 929–932. https://doi.org/10.1038/ismej.2010.179</w:delText>
        </w:r>
      </w:del>
    </w:p>
    <w:p w14:paraId="77686A8A" w14:textId="6E52E46F" w:rsidR="000B3575" w:rsidRPr="000B3575" w:rsidDel="00415C97" w:rsidRDefault="000B3575" w:rsidP="000B3575">
      <w:pPr>
        <w:widowControl w:val="0"/>
        <w:autoSpaceDE w:val="0"/>
        <w:autoSpaceDN w:val="0"/>
        <w:adjustRightInd w:val="0"/>
        <w:spacing w:before="240" w:after="120" w:line="240" w:lineRule="auto"/>
        <w:ind w:left="480" w:hanging="480"/>
        <w:rPr>
          <w:del w:id="1404" w:author="Yanfei Zhang" w:date="2022-04-04T17:19:00Z"/>
          <w:moveFrom w:id="1405" w:author="Yanfei Zhang" w:date="2022-03-29T09:34:00Z"/>
          <w:rFonts w:ascii="Palatino Linotype" w:hAnsi="Palatino Linotype"/>
          <w:noProof/>
          <w:sz w:val="20"/>
        </w:rPr>
      </w:pPr>
      <w:moveFromRangeStart w:id="1406" w:author="Yanfei Zhang" w:date="2022-03-29T09:34:00Z" w:name="move99438883"/>
      <w:moveFrom w:id="1407" w:author="Yanfei Zhang" w:date="2022-03-29T09:34:00Z">
        <w:del w:id="1408" w:author="Yanfei Zhang" w:date="2022-04-04T17:19:00Z">
          <w:r w:rsidRPr="000B3575" w:rsidDel="00415C97">
            <w:rPr>
              <w:rFonts w:ascii="Palatino Linotype" w:hAnsi="Palatino Linotype"/>
              <w:noProof/>
              <w:sz w:val="20"/>
            </w:rPr>
            <w:delText xml:space="preserve">Chumnanpuen, P., Hansen, M. A. E., Smedsgaard, J., &amp; Nielsen, J. (2014). Dynamic metabolic footprinting reveals the key components of metabolic network in yeast saccharomyces cerevisiae. </w:delText>
          </w:r>
          <w:r w:rsidRPr="000B3575" w:rsidDel="00415C97">
            <w:rPr>
              <w:rFonts w:ascii="Palatino Linotype" w:hAnsi="Palatino Linotype"/>
              <w:i/>
              <w:iCs/>
              <w:noProof/>
              <w:sz w:val="20"/>
            </w:rPr>
            <w:delText>International Journal of Genomics</w:delText>
          </w:r>
          <w:r w:rsidRPr="000B3575" w:rsidDel="00415C97">
            <w:rPr>
              <w:rFonts w:ascii="Palatino Linotype" w:hAnsi="Palatino Linotype"/>
              <w:noProof/>
              <w:sz w:val="20"/>
            </w:rPr>
            <w:delText xml:space="preserve">, </w:delText>
          </w:r>
          <w:r w:rsidRPr="000B3575" w:rsidDel="00415C97">
            <w:rPr>
              <w:rFonts w:ascii="Palatino Linotype" w:hAnsi="Palatino Linotype"/>
              <w:i/>
              <w:iCs/>
              <w:noProof/>
              <w:sz w:val="20"/>
            </w:rPr>
            <w:delText>2014</w:delText>
          </w:r>
          <w:r w:rsidRPr="000B3575" w:rsidDel="00415C97">
            <w:rPr>
              <w:rFonts w:ascii="Palatino Linotype" w:hAnsi="Palatino Linotype"/>
              <w:noProof/>
              <w:sz w:val="20"/>
            </w:rPr>
            <w:delText>. https://doi.org/10.1155/2014/894296</w:delText>
          </w:r>
        </w:del>
      </w:moveFrom>
    </w:p>
    <w:moveFromRangeEnd w:id="1406"/>
    <w:p w14:paraId="7BCC1548" w14:textId="454472B7" w:rsidR="000B3575" w:rsidRPr="000B3575" w:rsidDel="008A33E7" w:rsidRDefault="000B3575" w:rsidP="000B3575">
      <w:pPr>
        <w:widowControl w:val="0"/>
        <w:autoSpaceDE w:val="0"/>
        <w:autoSpaceDN w:val="0"/>
        <w:adjustRightInd w:val="0"/>
        <w:spacing w:before="240" w:after="120" w:line="240" w:lineRule="auto"/>
        <w:ind w:left="480" w:hanging="480"/>
        <w:rPr>
          <w:del w:id="1409" w:author="Yanfei Zhang" w:date="2022-03-29T10:05:00Z"/>
          <w:rFonts w:ascii="Palatino Linotype" w:hAnsi="Palatino Linotype"/>
          <w:noProof/>
          <w:sz w:val="20"/>
        </w:rPr>
      </w:pPr>
      <w:del w:id="1410" w:author="Yanfei Zhang" w:date="2022-03-29T10:05:00Z">
        <w:r w:rsidRPr="000B3575" w:rsidDel="008A33E7">
          <w:rPr>
            <w:rFonts w:ascii="Palatino Linotype" w:hAnsi="Palatino Linotype"/>
            <w:noProof/>
            <w:sz w:val="20"/>
          </w:rPr>
          <w:delText xml:space="preserve">Damiani, C., Colombo, R., Gaglio, D., Mastroianni, F., Pescini, D., Westerhoff, H. V., Mauri, G., Vanoni, M., &amp; Alberghina, L. (2017). </w:delText>
        </w:r>
        <w:r w:rsidRPr="000B3575" w:rsidDel="008A33E7">
          <w:rPr>
            <w:rFonts w:ascii="Palatino Linotype" w:hAnsi="Palatino Linotype"/>
            <w:i/>
            <w:iCs/>
            <w:noProof/>
            <w:sz w:val="20"/>
          </w:rPr>
          <w:delText>A metabolic core model elucidates how enhanced utilization of glucose and glutamine , with enhanced glutamine- dependent lactate production , promotes cancer cell growth</w:delText>
        </w:r>
        <w:r w:rsidRPr="000B3575" w:rsidDel="008A33E7">
          <w:rPr>
            <w:i/>
            <w:iCs/>
            <w:noProof/>
            <w:sz w:val="20"/>
          </w:rPr>
          <w:delText> </w:delText>
        </w:r>
        <w:r w:rsidRPr="000B3575" w:rsidDel="008A33E7">
          <w:rPr>
            <w:rFonts w:ascii="Palatino Linotype" w:hAnsi="Palatino Linotype"/>
            <w:i/>
            <w:iCs/>
            <w:noProof/>
            <w:sz w:val="20"/>
          </w:rPr>
          <w:delText>: The WarburQ effect</w:delText>
        </w:r>
        <w:r w:rsidRPr="000B3575" w:rsidDel="008A33E7">
          <w:rPr>
            <w:rFonts w:ascii="Palatino Linotype" w:hAnsi="Palatino Linotype"/>
            <w:noProof/>
            <w:sz w:val="20"/>
          </w:rPr>
          <w:delText>. 1–29.</w:delText>
        </w:r>
      </w:del>
    </w:p>
    <w:p w14:paraId="5F5973C0" w14:textId="2A1A7E60" w:rsidR="000B3575" w:rsidRPr="000B3575" w:rsidDel="008A33E7" w:rsidRDefault="000B3575" w:rsidP="000B3575">
      <w:pPr>
        <w:widowControl w:val="0"/>
        <w:autoSpaceDE w:val="0"/>
        <w:autoSpaceDN w:val="0"/>
        <w:adjustRightInd w:val="0"/>
        <w:spacing w:before="240" w:after="120" w:line="240" w:lineRule="auto"/>
        <w:ind w:left="480" w:hanging="480"/>
        <w:rPr>
          <w:del w:id="1411" w:author="Yanfei Zhang" w:date="2022-03-29T10:05:00Z"/>
          <w:rFonts w:ascii="Palatino Linotype" w:hAnsi="Palatino Linotype"/>
          <w:noProof/>
          <w:sz w:val="20"/>
        </w:rPr>
      </w:pPr>
      <w:del w:id="1412" w:author="Yanfei Zhang" w:date="2022-03-29T10:05:00Z">
        <w:r w:rsidRPr="000B3575" w:rsidDel="008A33E7">
          <w:rPr>
            <w:rFonts w:ascii="Palatino Linotype" w:hAnsi="Palatino Linotype"/>
            <w:noProof/>
            <w:sz w:val="20"/>
          </w:rPr>
          <w:delText xml:space="preserve">Damiani, C., Maspero, D., Filippo, M. Di, Colombo, R., Pescini, D., Graudenzi, A., Westerhoff, V. H., Alberghina, L., Vanoni, M., &amp; Mauri, G. (2019). </w:delText>
        </w:r>
        <w:r w:rsidRPr="000B3575" w:rsidDel="008A33E7">
          <w:rPr>
            <w:rFonts w:ascii="Palatino Linotype" w:hAnsi="Palatino Linotype"/>
            <w:i/>
            <w:iCs/>
            <w:noProof/>
            <w:sz w:val="20"/>
          </w:rPr>
          <w:delText>Integration of single-cell RNA-seq data into population models to characterize cancer metabolism</w:delText>
        </w:r>
        <w:r w:rsidRPr="000B3575" w:rsidDel="008A33E7">
          <w:rPr>
            <w:rFonts w:ascii="Palatino Linotype" w:hAnsi="Palatino Linotype"/>
            <w:noProof/>
            <w:sz w:val="20"/>
          </w:rPr>
          <w:delText>. 1–25.</w:delText>
        </w:r>
      </w:del>
    </w:p>
    <w:p w14:paraId="05BA6BB0" w14:textId="7C571DA5" w:rsidR="000B3575" w:rsidRPr="000B3575" w:rsidDel="007260EE" w:rsidRDefault="000B3575" w:rsidP="000B3575">
      <w:pPr>
        <w:widowControl w:val="0"/>
        <w:autoSpaceDE w:val="0"/>
        <w:autoSpaceDN w:val="0"/>
        <w:adjustRightInd w:val="0"/>
        <w:spacing w:before="240" w:after="120" w:line="240" w:lineRule="auto"/>
        <w:ind w:left="480" w:hanging="480"/>
        <w:rPr>
          <w:del w:id="1413" w:author="Yanfei Zhang" w:date="2022-03-29T09:37:00Z"/>
          <w:rFonts w:ascii="Palatino Linotype" w:hAnsi="Palatino Linotype"/>
          <w:noProof/>
          <w:sz w:val="20"/>
        </w:rPr>
      </w:pPr>
      <w:del w:id="1414" w:author="Yanfei Zhang" w:date="2022-03-29T09:37:00Z">
        <w:r w:rsidRPr="000B3575" w:rsidDel="007260EE">
          <w:rPr>
            <w:rFonts w:ascii="Palatino Linotype" w:hAnsi="Palatino Linotype"/>
            <w:noProof/>
            <w:sz w:val="20"/>
          </w:rPr>
          <w:delText xml:space="preserve">Daran-lapujade, P., Rossell, S., Gulik, W. M. Van, Luttik, M. A. H., Groot, M. J. L. De, Slijper, M., Heck, A. J. R., Daran, J., Winde, J. H. De, Westerhoff, H. V, Pronk, J. T., &amp; Bakker, B. M. (2007). </w:delText>
        </w:r>
        <w:r w:rsidRPr="000B3575" w:rsidDel="007260EE">
          <w:rPr>
            <w:rFonts w:ascii="Palatino Linotype" w:hAnsi="Palatino Linotype"/>
            <w:i/>
            <w:iCs/>
            <w:noProof/>
            <w:sz w:val="20"/>
          </w:rPr>
          <w:delText>The fluxes through glycolytic enzymes in Saccharomyces cerevisiae are predominantly regulated at posttranscriptional levels</w:delText>
        </w:r>
        <w:r w:rsidRPr="000B3575" w:rsidDel="007260EE">
          <w:rPr>
            <w:rFonts w:ascii="Palatino Linotype" w:hAnsi="Palatino Linotype"/>
            <w:noProof/>
            <w:sz w:val="20"/>
          </w:rPr>
          <w:delText>.</w:delText>
        </w:r>
      </w:del>
    </w:p>
    <w:p w14:paraId="5BC1F7BB" w14:textId="59C30C22" w:rsidR="000B3575" w:rsidRPr="000B3575" w:rsidDel="007260EE" w:rsidRDefault="000B3575" w:rsidP="000B3575">
      <w:pPr>
        <w:widowControl w:val="0"/>
        <w:autoSpaceDE w:val="0"/>
        <w:autoSpaceDN w:val="0"/>
        <w:adjustRightInd w:val="0"/>
        <w:spacing w:before="240" w:after="120" w:line="240" w:lineRule="auto"/>
        <w:ind w:left="480" w:hanging="480"/>
        <w:rPr>
          <w:del w:id="1415" w:author="Yanfei Zhang" w:date="2022-03-29T09:35:00Z"/>
          <w:rFonts w:ascii="Palatino Linotype" w:hAnsi="Palatino Linotype"/>
          <w:noProof/>
          <w:sz w:val="20"/>
        </w:rPr>
      </w:pPr>
      <w:del w:id="1416" w:author="Yanfei Zhang" w:date="2022-03-29T09:35:00Z">
        <w:r w:rsidRPr="000B3575" w:rsidDel="007260EE">
          <w:rPr>
            <w:rFonts w:ascii="Palatino Linotype" w:hAnsi="Palatino Linotype"/>
            <w:noProof/>
            <w:sz w:val="20"/>
          </w:rPr>
          <w:delText xml:space="preserve">de Jong, B. W., Shi, S., Siewers, V., &amp; Nielsen, J. (2014). Improved production of fatty acid ethyl esters in Saccharomyces cerevisiae through up-regulation of the ethanol degradation pathway and expression of the heterologous phosphoketolase pathway. </w:delText>
        </w:r>
        <w:r w:rsidRPr="000B3575" w:rsidDel="007260EE">
          <w:rPr>
            <w:rFonts w:ascii="Palatino Linotype" w:hAnsi="Palatino Linotype"/>
            <w:i/>
            <w:iCs/>
            <w:noProof/>
            <w:sz w:val="20"/>
          </w:rPr>
          <w:delText>Microbial Cell Factories</w:delText>
        </w:r>
        <w:r w:rsidRPr="000B3575" w:rsidDel="007260EE">
          <w:rPr>
            <w:rFonts w:ascii="Palatino Linotype" w:hAnsi="Palatino Linotype"/>
            <w:noProof/>
            <w:sz w:val="20"/>
          </w:rPr>
          <w:delText xml:space="preserve">, </w:delText>
        </w:r>
        <w:r w:rsidRPr="000B3575" w:rsidDel="007260EE">
          <w:rPr>
            <w:rFonts w:ascii="Palatino Linotype" w:hAnsi="Palatino Linotype"/>
            <w:i/>
            <w:iCs/>
            <w:noProof/>
            <w:sz w:val="20"/>
          </w:rPr>
          <w:delText>13</w:delText>
        </w:r>
        <w:r w:rsidRPr="000B3575" w:rsidDel="007260EE">
          <w:rPr>
            <w:rFonts w:ascii="Palatino Linotype" w:hAnsi="Palatino Linotype"/>
            <w:noProof/>
            <w:sz w:val="20"/>
          </w:rPr>
          <w:delText>(1), 1–10. https://doi.org/10.1186/1475-2859-13-39</w:delText>
        </w:r>
      </w:del>
    </w:p>
    <w:p w14:paraId="3B49B500" w14:textId="13E8D258" w:rsidR="000B3575" w:rsidRPr="000B3575" w:rsidDel="008A33E7" w:rsidRDefault="000B3575" w:rsidP="000B3575">
      <w:pPr>
        <w:widowControl w:val="0"/>
        <w:autoSpaceDE w:val="0"/>
        <w:autoSpaceDN w:val="0"/>
        <w:adjustRightInd w:val="0"/>
        <w:spacing w:before="240" w:after="120" w:line="240" w:lineRule="auto"/>
        <w:ind w:left="480" w:hanging="480"/>
        <w:rPr>
          <w:del w:id="1417" w:author="Yanfei Zhang" w:date="2022-03-29T10:09:00Z"/>
          <w:rFonts w:ascii="Palatino Linotype" w:hAnsi="Palatino Linotype"/>
          <w:noProof/>
          <w:sz w:val="20"/>
        </w:rPr>
      </w:pPr>
      <w:del w:id="1418" w:author="Yanfei Zhang" w:date="2022-03-29T10:09:00Z">
        <w:r w:rsidRPr="000B3575" w:rsidDel="008A33E7">
          <w:rPr>
            <w:rFonts w:ascii="Palatino Linotype" w:hAnsi="Palatino Linotype"/>
            <w:noProof/>
            <w:sz w:val="20"/>
          </w:rPr>
          <w:delText xml:space="preserve">Ebrahim, A., Lerman, J. A., Palsson, B. O., &amp; Hyduke, D. R. (2013). COBRApy: COnstraints-Based Reconstruction and Analysis for Python. </w:delText>
        </w:r>
        <w:r w:rsidRPr="000B3575" w:rsidDel="008A33E7">
          <w:rPr>
            <w:rFonts w:ascii="Palatino Linotype" w:hAnsi="Palatino Linotype"/>
            <w:i/>
            <w:iCs/>
            <w:noProof/>
            <w:sz w:val="20"/>
          </w:rPr>
          <w:delText>BMC Systems Biology</w:delText>
        </w:r>
        <w:r w:rsidRPr="000B3575" w:rsidDel="008A33E7">
          <w:rPr>
            <w:rFonts w:ascii="Palatino Linotype" w:hAnsi="Palatino Linotype"/>
            <w:noProof/>
            <w:sz w:val="20"/>
          </w:rPr>
          <w:delText xml:space="preserve">, </w:delText>
        </w:r>
        <w:r w:rsidRPr="000B3575" w:rsidDel="008A33E7">
          <w:rPr>
            <w:rFonts w:ascii="Palatino Linotype" w:hAnsi="Palatino Linotype"/>
            <w:i/>
            <w:iCs/>
            <w:noProof/>
            <w:sz w:val="20"/>
          </w:rPr>
          <w:delText>7</w:delText>
        </w:r>
        <w:r w:rsidRPr="000B3575" w:rsidDel="008A33E7">
          <w:rPr>
            <w:rFonts w:ascii="Palatino Linotype" w:hAnsi="Palatino Linotype"/>
            <w:noProof/>
            <w:sz w:val="20"/>
          </w:rPr>
          <w:delText>. https://doi.org/10.1186/1752-0509-7-74</w:delText>
        </w:r>
      </w:del>
    </w:p>
    <w:p w14:paraId="15B18257" w14:textId="2C408867" w:rsidR="000B3575" w:rsidRPr="000B3575" w:rsidDel="008A33E7" w:rsidRDefault="000B3575" w:rsidP="000B3575">
      <w:pPr>
        <w:widowControl w:val="0"/>
        <w:autoSpaceDE w:val="0"/>
        <w:autoSpaceDN w:val="0"/>
        <w:adjustRightInd w:val="0"/>
        <w:spacing w:before="240" w:after="120" w:line="240" w:lineRule="auto"/>
        <w:ind w:left="480" w:hanging="480"/>
        <w:rPr>
          <w:del w:id="1419" w:author="Yanfei Zhang" w:date="2022-03-29T10:07:00Z"/>
          <w:rFonts w:ascii="Palatino Linotype" w:hAnsi="Palatino Linotype"/>
          <w:noProof/>
          <w:sz w:val="20"/>
        </w:rPr>
      </w:pPr>
      <w:del w:id="1420" w:author="Yanfei Zhang" w:date="2022-03-29T10:07:00Z">
        <w:r w:rsidRPr="000B3575" w:rsidDel="008A33E7">
          <w:rPr>
            <w:rFonts w:ascii="Palatino Linotype" w:hAnsi="Palatino Linotype"/>
            <w:noProof/>
            <w:sz w:val="20"/>
          </w:rPr>
          <w:delText xml:space="preserve">Gleißner, M., Kaiser, U., &amp; Antonopoulos, E. (1997). </w:delText>
        </w:r>
        <w:r w:rsidRPr="000B3575" w:rsidDel="008A33E7">
          <w:rPr>
            <w:rFonts w:ascii="Palatino Linotype" w:hAnsi="Palatino Linotype"/>
            <w:i/>
            <w:iCs/>
            <w:noProof/>
            <w:sz w:val="20"/>
          </w:rPr>
          <w:delText>The Archaeal SoxABCD Complex Is a Proton Pump in Sulfolobus acidocaldarius *</w:delText>
        </w:r>
        <w:r w:rsidRPr="000B3575" w:rsidDel="008A33E7">
          <w:rPr>
            <w:rFonts w:ascii="Palatino Linotype" w:hAnsi="Palatino Linotype"/>
            <w:noProof/>
            <w:sz w:val="20"/>
          </w:rPr>
          <w:delText xml:space="preserve">. </w:delText>
        </w:r>
        <w:r w:rsidRPr="000B3575" w:rsidDel="008A33E7">
          <w:rPr>
            <w:rFonts w:ascii="Palatino Linotype" w:hAnsi="Palatino Linotype"/>
            <w:i/>
            <w:iCs/>
            <w:noProof/>
            <w:sz w:val="20"/>
          </w:rPr>
          <w:delText>272</w:delText>
        </w:r>
        <w:r w:rsidRPr="000B3575" w:rsidDel="008A33E7">
          <w:rPr>
            <w:rFonts w:ascii="Palatino Linotype" w:hAnsi="Palatino Linotype"/>
            <w:noProof/>
            <w:sz w:val="20"/>
          </w:rPr>
          <w:delText>(13), 8417–8426. https://doi.org/10.1074/jbc.272.13.8417</w:delText>
        </w:r>
      </w:del>
    </w:p>
    <w:p w14:paraId="55E20611" w14:textId="7A35CF62" w:rsidR="000B3575" w:rsidRPr="000B3575" w:rsidDel="0073547D" w:rsidRDefault="000B3575" w:rsidP="000B3575">
      <w:pPr>
        <w:widowControl w:val="0"/>
        <w:autoSpaceDE w:val="0"/>
        <w:autoSpaceDN w:val="0"/>
        <w:adjustRightInd w:val="0"/>
        <w:spacing w:before="240" w:after="120" w:line="240" w:lineRule="auto"/>
        <w:ind w:left="480" w:hanging="480"/>
        <w:rPr>
          <w:del w:id="1421" w:author="Yanfei Zhang" w:date="2022-03-29T09:47:00Z"/>
          <w:rFonts w:ascii="Palatino Linotype" w:hAnsi="Palatino Linotype"/>
          <w:noProof/>
          <w:sz w:val="20"/>
        </w:rPr>
      </w:pPr>
      <w:del w:id="1422" w:author="Yanfei Zhang" w:date="2022-03-29T09:47:00Z">
        <w:r w:rsidRPr="000B3575" w:rsidDel="0073547D">
          <w:rPr>
            <w:rFonts w:ascii="Palatino Linotype" w:hAnsi="Palatino Linotype"/>
            <w:noProof/>
            <w:sz w:val="20"/>
          </w:rPr>
          <w:delText xml:space="preserve">Gore, J., Youk, H., &amp; Oudenaarden, A. Van. (2009). Snowdrift game dynamics and facultative cheating in yeast. </w:delText>
        </w:r>
        <w:r w:rsidRPr="000B3575" w:rsidDel="0073547D">
          <w:rPr>
            <w:rFonts w:ascii="Palatino Linotype" w:hAnsi="Palatino Linotype"/>
            <w:i/>
            <w:iCs/>
            <w:noProof/>
            <w:sz w:val="20"/>
          </w:rPr>
          <w:delText>Nature</w:delText>
        </w:r>
        <w:r w:rsidRPr="000B3575" w:rsidDel="0073547D">
          <w:rPr>
            <w:rFonts w:ascii="Palatino Linotype" w:hAnsi="Palatino Linotype"/>
            <w:noProof/>
            <w:sz w:val="20"/>
          </w:rPr>
          <w:delText xml:space="preserve">, </w:delText>
        </w:r>
        <w:r w:rsidRPr="000B3575" w:rsidDel="0073547D">
          <w:rPr>
            <w:rFonts w:ascii="Palatino Linotype" w:hAnsi="Palatino Linotype"/>
            <w:i/>
            <w:iCs/>
            <w:noProof/>
            <w:sz w:val="20"/>
          </w:rPr>
          <w:delText>459</w:delText>
        </w:r>
        <w:r w:rsidRPr="000B3575" w:rsidDel="0073547D">
          <w:rPr>
            <w:rFonts w:ascii="Palatino Linotype" w:hAnsi="Palatino Linotype"/>
            <w:noProof/>
            <w:sz w:val="20"/>
          </w:rPr>
          <w:delText>(May), 253–256. https://doi.org/10.1038/nature07921</w:delText>
        </w:r>
      </w:del>
    </w:p>
    <w:p w14:paraId="5B0F986F" w14:textId="40C43F57" w:rsidR="000B3575" w:rsidRPr="000B3575" w:rsidDel="00415C97" w:rsidRDefault="000B3575" w:rsidP="000B3575">
      <w:pPr>
        <w:widowControl w:val="0"/>
        <w:autoSpaceDE w:val="0"/>
        <w:autoSpaceDN w:val="0"/>
        <w:adjustRightInd w:val="0"/>
        <w:spacing w:before="240" w:after="120" w:line="240" w:lineRule="auto"/>
        <w:ind w:left="480" w:hanging="480"/>
        <w:rPr>
          <w:del w:id="1423" w:author="Yanfei Zhang" w:date="2022-04-04T17:19:00Z"/>
          <w:moveFrom w:id="1424" w:author="Yanfei Zhang" w:date="2022-03-29T09:38:00Z"/>
          <w:rFonts w:ascii="Palatino Linotype" w:hAnsi="Palatino Linotype"/>
          <w:noProof/>
          <w:sz w:val="20"/>
        </w:rPr>
      </w:pPr>
      <w:moveFromRangeStart w:id="1425" w:author="Yanfei Zhang" w:date="2022-03-29T09:38:00Z" w:name="move99439146"/>
      <w:moveFrom w:id="1426" w:author="Yanfei Zhang" w:date="2022-03-29T09:38:00Z">
        <w:del w:id="1427" w:author="Yanfei Zhang" w:date="2022-04-04T17:19:00Z">
          <w:r w:rsidRPr="000B3575" w:rsidDel="00415C97">
            <w:rPr>
              <w:rFonts w:ascii="Palatino Linotype" w:hAnsi="Palatino Linotype"/>
              <w:noProof/>
              <w:sz w:val="20"/>
            </w:rPr>
            <w:delText xml:space="preserve">Hoefnagel, M. H. N., Starrenburg, M. J. C., Martens, D. E., Hugenholtz, J., Kleerebezem, M., Swam, I. I. Van, Bongers, R., Westerhoff, H. V, Snoep, J. L., &amp; Wageningen, E. V. (2002). </w:delText>
          </w:r>
          <w:r w:rsidRPr="000B3575" w:rsidDel="00415C97">
            <w:rPr>
              <w:rFonts w:ascii="Palatino Linotype" w:hAnsi="Palatino Linotype"/>
              <w:i/>
              <w:iCs/>
              <w:noProof/>
              <w:sz w:val="20"/>
            </w:rPr>
            <w:delText>Metabolic engineering of lactic acid bacteria , the combined approach</w:delText>
          </w:r>
          <w:r w:rsidRPr="000B3575" w:rsidDel="00415C97">
            <w:rPr>
              <w:i/>
              <w:iCs/>
              <w:noProof/>
              <w:sz w:val="20"/>
            </w:rPr>
            <w:delText> </w:delText>
          </w:r>
          <w:r w:rsidRPr="000B3575" w:rsidDel="00415C97">
            <w:rPr>
              <w:rFonts w:ascii="Palatino Linotype" w:hAnsi="Palatino Linotype"/>
              <w:i/>
              <w:iCs/>
              <w:noProof/>
              <w:sz w:val="20"/>
            </w:rPr>
            <w:delText>: kinetic modelling , metabolic control and experimental analysis</w:delText>
          </w:r>
          <w:r w:rsidRPr="000B3575" w:rsidDel="00415C97">
            <w:rPr>
              <w:rFonts w:ascii="Palatino Linotype" w:hAnsi="Palatino Linotype"/>
              <w:noProof/>
              <w:sz w:val="20"/>
            </w:rPr>
            <w:delText>. 1003–1013.</w:delText>
          </w:r>
        </w:del>
      </w:moveFrom>
    </w:p>
    <w:p w14:paraId="0057C780" w14:textId="132FAD29" w:rsidR="000B3575" w:rsidRPr="000B3575" w:rsidDel="00415C97" w:rsidRDefault="000B3575" w:rsidP="000B3575">
      <w:pPr>
        <w:widowControl w:val="0"/>
        <w:autoSpaceDE w:val="0"/>
        <w:autoSpaceDN w:val="0"/>
        <w:adjustRightInd w:val="0"/>
        <w:spacing w:before="240" w:after="120" w:line="240" w:lineRule="auto"/>
        <w:ind w:left="480" w:hanging="480"/>
        <w:rPr>
          <w:del w:id="1428" w:author="Yanfei Zhang" w:date="2022-04-04T17:19:00Z"/>
          <w:moveFrom w:id="1429" w:author="Yanfei Zhang" w:date="2022-03-29T09:15:00Z"/>
          <w:rFonts w:ascii="Palatino Linotype" w:hAnsi="Palatino Linotype"/>
          <w:noProof/>
          <w:sz w:val="20"/>
        </w:rPr>
      </w:pPr>
      <w:moveFromRangeStart w:id="1430" w:author="Yanfei Zhang" w:date="2022-03-29T09:15:00Z" w:name="move99437736"/>
      <w:moveFromRangeEnd w:id="1425"/>
      <w:moveFrom w:id="1431" w:author="Yanfei Zhang" w:date="2022-03-29T09:15:00Z">
        <w:del w:id="1432" w:author="Yanfei Zhang" w:date="2022-04-04T17:19:00Z">
          <w:r w:rsidRPr="000B3575" w:rsidDel="00415C97">
            <w:rPr>
              <w:rFonts w:ascii="Palatino Linotype" w:hAnsi="Palatino Linotype"/>
              <w:noProof/>
              <w:sz w:val="20"/>
            </w:rPr>
            <w:delText xml:space="preserve">Kedem, O., &amp; Caplan, S. R. (1965). Degree of coupling and its relation to efficiency of energy of conversion. </w:delText>
          </w:r>
          <w:r w:rsidRPr="000B3575" w:rsidDel="00415C97">
            <w:rPr>
              <w:rFonts w:ascii="Palatino Linotype" w:hAnsi="Palatino Linotype"/>
              <w:i/>
              <w:iCs/>
              <w:noProof/>
              <w:sz w:val="20"/>
            </w:rPr>
            <w:delText>Trans. Faraday Soc.</w:delText>
          </w:r>
          <w:r w:rsidRPr="000B3575" w:rsidDel="00415C97">
            <w:rPr>
              <w:rFonts w:ascii="Palatino Linotype" w:hAnsi="Palatino Linotype"/>
              <w:noProof/>
              <w:sz w:val="20"/>
            </w:rPr>
            <w:delText xml:space="preserve">, </w:delText>
          </w:r>
          <w:r w:rsidRPr="000B3575" w:rsidDel="00415C97">
            <w:rPr>
              <w:rFonts w:ascii="Palatino Linotype" w:hAnsi="Palatino Linotype"/>
              <w:i/>
              <w:iCs/>
              <w:noProof/>
              <w:sz w:val="20"/>
            </w:rPr>
            <w:delText>21</w:delText>
          </w:r>
          <w:r w:rsidRPr="000B3575" w:rsidDel="00415C97">
            <w:rPr>
              <w:rFonts w:ascii="Palatino Linotype" w:hAnsi="Palatino Linotype"/>
              <w:noProof/>
              <w:sz w:val="20"/>
            </w:rPr>
            <w:delText>, 1897–1911.</w:delText>
          </w:r>
        </w:del>
      </w:moveFrom>
    </w:p>
    <w:moveFromRangeEnd w:id="1430"/>
    <w:p w14:paraId="428D1F90" w14:textId="70852C41" w:rsidR="000B3575" w:rsidRPr="000B3575" w:rsidDel="008A33E7" w:rsidRDefault="000B3575" w:rsidP="000B3575">
      <w:pPr>
        <w:widowControl w:val="0"/>
        <w:autoSpaceDE w:val="0"/>
        <w:autoSpaceDN w:val="0"/>
        <w:adjustRightInd w:val="0"/>
        <w:spacing w:before="240" w:after="120" w:line="240" w:lineRule="auto"/>
        <w:ind w:left="480" w:hanging="480"/>
        <w:rPr>
          <w:del w:id="1433" w:author="Yanfei Zhang" w:date="2022-03-29T10:10:00Z"/>
          <w:rFonts w:ascii="Palatino Linotype" w:hAnsi="Palatino Linotype"/>
          <w:noProof/>
          <w:sz w:val="20"/>
        </w:rPr>
      </w:pPr>
      <w:del w:id="1434" w:author="Yanfei Zhang" w:date="2022-03-29T10:10:00Z">
        <w:r w:rsidRPr="000B3575" w:rsidDel="008A33E7">
          <w:rPr>
            <w:rFonts w:ascii="Palatino Linotype" w:hAnsi="Palatino Linotype"/>
            <w:noProof/>
            <w:sz w:val="20"/>
          </w:rPr>
          <w:delText xml:space="preserve">King, Z. A., Dräger, A., Ebrahim, A., Sonnenschein, N., Lewis, N. E., &amp; Palsson, B. O. (2015). Escher: A Web Application for Building, Sharing, and Embedding Data-Rich Visualizations of Biological Pathways. </w:delText>
        </w:r>
        <w:r w:rsidRPr="000B3575" w:rsidDel="008A33E7">
          <w:rPr>
            <w:rFonts w:ascii="Palatino Linotype" w:hAnsi="Palatino Linotype"/>
            <w:i/>
            <w:iCs/>
            <w:noProof/>
            <w:sz w:val="20"/>
          </w:rPr>
          <w:delText>PLoS Computational Biology</w:delText>
        </w:r>
        <w:r w:rsidRPr="000B3575" w:rsidDel="008A33E7">
          <w:rPr>
            <w:rFonts w:ascii="Palatino Linotype" w:hAnsi="Palatino Linotype"/>
            <w:noProof/>
            <w:sz w:val="20"/>
          </w:rPr>
          <w:delText xml:space="preserve">, </w:delText>
        </w:r>
        <w:r w:rsidRPr="000B3575" w:rsidDel="008A33E7">
          <w:rPr>
            <w:rFonts w:ascii="Palatino Linotype" w:hAnsi="Palatino Linotype"/>
            <w:i/>
            <w:iCs/>
            <w:noProof/>
            <w:sz w:val="20"/>
          </w:rPr>
          <w:delText>11</w:delText>
        </w:r>
        <w:r w:rsidRPr="000B3575" w:rsidDel="008A33E7">
          <w:rPr>
            <w:rFonts w:ascii="Palatino Linotype" w:hAnsi="Palatino Linotype"/>
            <w:noProof/>
            <w:sz w:val="20"/>
          </w:rPr>
          <w:delText>(8), 1–13. https://doi.org/10.1371/journal.pcbi.1004321</w:delText>
        </w:r>
      </w:del>
    </w:p>
    <w:p w14:paraId="3B00BBA5" w14:textId="0B6CB3FC" w:rsidR="000B3575" w:rsidRPr="000B3575" w:rsidDel="00415C97" w:rsidRDefault="000B3575" w:rsidP="000B3575">
      <w:pPr>
        <w:widowControl w:val="0"/>
        <w:autoSpaceDE w:val="0"/>
        <w:autoSpaceDN w:val="0"/>
        <w:adjustRightInd w:val="0"/>
        <w:spacing w:before="240" w:after="120" w:line="240" w:lineRule="auto"/>
        <w:ind w:left="480" w:hanging="480"/>
        <w:rPr>
          <w:del w:id="1435" w:author="Yanfei Zhang" w:date="2022-04-04T17:19:00Z"/>
          <w:moveFrom w:id="1436" w:author="Yanfei Zhang" w:date="2022-03-29T08:16:00Z"/>
          <w:rFonts w:ascii="Palatino Linotype" w:hAnsi="Palatino Linotype"/>
          <w:noProof/>
          <w:sz w:val="20"/>
        </w:rPr>
      </w:pPr>
      <w:moveFromRangeStart w:id="1437" w:author="Yanfei Zhang" w:date="2022-03-29T08:16:00Z" w:name="move99434187"/>
      <w:moveFrom w:id="1438" w:author="Yanfei Zhang" w:date="2022-03-29T08:16:00Z">
        <w:del w:id="1439" w:author="Yanfei Zhang" w:date="2022-04-04T17:19:00Z">
          <w:r w:rsidRPr="000B3575" w:rsidDel="00415C97">
            <w:rPr>
              <w:rFonts w:ascii="Palatino Linotype" w:hAnsi="Palatino Linotype"/>
              <w:noProof/>
              <w:sz w:val="20"/>
            </w:rPr>
            <w:delText>Kouri, T. (2012). Challenging metabolic networks at high temperature</w:delText>
          </w:r>
          <w:r w:rsidRPr="000B3575" w:rsidDel="00415C97">
            <w:rPr>
              <w:noProof/>
              <w:sz w:val="20"/>
            </w:rPr>
            <w:delText> </w:delText>
          </w:r>
          <w:r w:rsidRPr="000B3575" w:rsidDel="00415C97">
            <w:rPr>
              <w:rFonts w:ascii="Palatino Linotype" w:hAnsi="Palatino Linotype"/>
              <w:noProof/>
              <w:sz w:val="20"/>
            </w:rPr>
            <w:delText xml:space="preserve">: The central carbohydrate metabolism of Sulfolobus solfataricus. </w:delText>
          </w:r>
          <w:r w:rsidRPr="000B3575" w:rsidDel="00415C97">
            <w:rPr>
              <w:rFonts w:ascii="Palatino Linotype" w:hAnsi="Palatino Linotype"/>
              <w:i/>
              <w:iCs/>
              <w:noProof/>
              <w:sz w:val="20"/>
            </w:rPr>
            <w:delText>Thesis</w:delText>
          </w:r>
          <w:r w:rsidRPr="000B3575" w:rsidDel="00415C97">
            <w:rPr>
              <w:rFonts w:ascii="Palatino Linotype" w:hAnsi="Palatino Linotype"/>
              <w:noProof/>
              <w:sz w:val="20"/>
            </w:rPr>
            <w:delText>.</w:delText>
          </w:r>
        </w:del>
      </w:moveFrom>
    </w:p>
    <w:moveFromRangeEnd w:id="1437"/>
    <w:p w14:paraId="262B731F" w14:textId="5263A0F2" w:rsidR="000B3575" w:rsidRPr="000B3575" w:rsidDel="008A33E7" w:rsidRDefault="000B3575" w:rsidP="000B3575">
      <w:pPr>
        <w:widowControl w:val="0"/>
        <w:autoSpaceDE w:val="0"/>
        <w:autoSpaceDN w:val="0"/>
        <w:adjustRightInd w:val="0"/>
        <w:spacing w:before="240" w:after="120" w:line="240" w:lineRule="auto"/>
        <w:ind w:left="480" w:hanging="480"/>
        <w:rPr>
          <w:del w:id="1440" w:author="Yanfei Zhang" w:date="2022-03-29T10:11:00Z"/>
          <w:rFonts w:ascii="Palatino Linotype" w:hAnsi="Palatino Linotype"/>
          <w:noProof/>
          <w:sz w:val="20"/>
        </w:rPr>
      </w:pPr>
      <w:del w:id="1441" w:author="Yanfei Zhang" w:date="2022-03-29T10:11:00Z">
        <w:r w:rsidRPr="000B3575" w:rsidDel="008A33E7">
          <w:rPr>
            <w:rFonts w:ascii="Palatino Linotype" w:hAnsi="Palatino Linotype"/>
            <w:noProof/>
            <w:sz w:val="20"/>
          </w:rPr>
          <w:delText xml:space="preserve">Lübben, M., Warne, A., Albracht, S. P. J., &amp; Saraste, M. (1994). The purified SoxABCD quinol oxidase complex of Sulfolobus acidocaldarius contains a novel haem. </w:delText>
        </w:r>
        <w:r w:rsidRPr="000B3575" w:rsidDel="008A33E7">
          <w:rPr>
            <w:rFonts w:ascii="Palatino Linotype" w:hAnsi="Palatino Linotype"/>
            <w:i/>
            <w:iCs/>
            <w:noProof/>
            <w:sz w:val="20"/>
          </w:rPr>
          <w:delText>Molecular Microbiology</w:delText>
        </w:r>
        <w:r w:rsidRPr="000B3575" w:rsidDel="008A33E7">
          <w:rPr>
            <w:rFonts w:ascii="Palatino Linotype" w:hAnsi="Palatino Linotype"/>
            <w:noProof/>
            <w:sz w:val="20"/>
          </w:rPr>
          <w:delText xml:space="preserve">, </w:delText>
        </w:r>
        <w:r w:rsidRPr="000B3575" w:rsidDel="008A33E7">
          <w:rPr>
            <w:rFonts w:ascii="Palatino Linotype" w:hAnsi="Palatino Linotype"/>
            <w:i/>
            <w:iCs/>
            <w:noProof/>
            <w:sz w:val="20"/>
          </w:rPr>
          <w:delText>13</w:delText>
        </w:r>
        <w:r w:rsidRPr="000B3575" w:rsidDel="008A33E7">
          <w:rPr>
            <w:rFonts w:ascii="Palatino Linotype" w:hAnsi="Palatino Linotype"/>
            <w:noProof/>
            <w:sz w:val="20"/>
          </w:rPr>
          <w:delText>(2), 327–335. https://doi.org/10.1111/j.1365-2958.1994.tb00426.x</w:delText>
        </w:r>
      </w:del>
    </w:p>
    <w:p w14:paraId="6BEC3F5B" w14:textId="1D838337" w:rsidR="000B3575" w:rsidRPr="000B3575" w:rsidDel="00415C97" w:rsidRDefault="000B3575" w:rsidP="000B3575">
      <w:pPr>
        <w:widowControl w:val="0"/>
        <w:autoSpaceDE w:val="0"/>
        <w:autoSpaceDN w:val="0"/>
        <w:adjustRightInd w:val="0"/>
        <w:spacing w:before="240" w:after="120" w:line="240" w:lineRule="auto"/>
        <w:ind w:left="480" w:hanging="480"/>
        <w:rPr>
          <w:del w:id="1442" w:author="Yanfei Zhang" w:date="2022-04-04T17:19:00Z"/>
          <w:moveFrom w:id="1443" w:author="Yanfei Zhang" w:date="2022-03-29T09:46:00Z"/>
          <w:rFonts w:ascii="Palatino Linotype" w:hAnsi="Palatino Linotype"/>
          <w:noProof/>
          <w:sz w:val="20"/>
        </w:rPr>
      </w:pPr>
      <w:moveFromRangeStart w:id="1444" w:author="Yanfei Zhang" w:date="2022-03-29T09:46:00Z" w:name="move99439585"/>
      <w:moveFrom w:id="1445" w:author="Yanfei Zhang" w:date="2022-03-29T09:46:00Z">
        <w:del w:id="1446" w:author="Yanfei Zhang" w:date="2022-04-04T17:19:00Z">
          <w:r w:rsidRPr="000B3575" w:rsidDel="00415C97">
            <w:rPr>
              <w:rFonts w:ascii="Palatino Linotype" w:hAnsi="Palatino Linotype"/>
              <w:noProof/>
              <w:sz w:val="20"/>
            </w:rPr>
            <w:delText xml:space="preserve">Merico, A., Sulo, P., Piškur, J., &amp; Compagno, C. (2007). Fermentative lifestyle in yeasts belonging to the Saccharomyces complex. </w:delText>
          </w:r>
          <w:r w:rsidRPr="000B3575" w:rsidDel="00415C97">
            <w:rPr>
              <w:rFonts w:ascii="Palatino Linotype" w:hAnsi="Palatino Linotype"/>
              <w:i/>
              <w:iCs/>
              <w:noProof/>
              <w:sz w:val="20"/>
            </w:rPr>
            <w:delText>FEBS Journal</w:delText>
          </w:r>
          <w:r w:rsidRPr="000B3575" w:rsidDel="00415C97">
            <w:rPr>
              <w:rFonts w:ascii="Palatino Linotype" w:hAnsi="Palatino Linotype"/>
              <w:noProof/>
              <w:sz w:val="20"/>
            </w:rPr>
            <w:delText xml:space="preserve">, </w:delText>
          </w:r>
          <w:r w:rsidRPr="000B3575" w:rsidDel="00415C97">
            <w:rPr>
              <w:rFonts w:ascii="Palatino Linotype" w:hAnsi="Palatino Linotype"/>
              <w:i/>
              <w:iCs/>
              <w:noProof/>
              <w:sz w:val="20"/>
            </w:rPr>
            <w:delText>274</w:delText>
          </w:r>
          <w:r w:rsidRPr="000B3575" w:rsidDel="00415C97">
            <w:rPr>
              <w:rFonts w:ascii="Palatino Linotype" w:hAnsi="Palatino Linotype"/>
              <w:noProof/>
              <w:sz w:val="20"/>
            </w:rPr>
            <w:delText>(4), 976–989. https://doi.org/10.1111/j.1742-4658.2007.05645.x</w:delText>
          </w:r>
        </w:del>
      </w:moveFrom>
    </w:p>
    <w:moveFromRangeEnd w:id="1444"/>
    <w:p w14:paraId="614770C1" w14:textId="477004CF" w:rsidR="000B3575" w:rsidRPr="000B3575" w:rsidDel="006767A9" w:rsidRDefault="000B3575" w:rsidP="000B3575">
      <w:pPr>
        <w:widowControl w:val="0"/>
        <w:autoSpaceDE w:val="0"/>
        <w:autoSpaceDN w:val="0"/>
        <w:adjustRightInd w:val="0"/>
        <w:spacing w:before="240" w:after="120" w:line="240" w:lineRule="auto"/>
        <w:ind w:left="480" w:hanging="480"/>
        <w:rPr>
          <w:del w:id="1447" w:author="Yanfei Zhang" w:date="2022-03-29T00:12:00Z"/>
          <w:rFonts w:ascii="Palatino Linotype" w:hAnsi="Palatino Linotype"/>
          <w:noProof/>
          <w:sz w:val="20"/>
        </w:rPr>
      </w:pPr>
      <w:del w:id="1448" w:author="Yanfei Zhang" w:date="2022-03-29T00:12:00Z">
        <w:r w:rsidRPr="000B3575" w:rsidDel="006767A9">
          <w:rPr>
            <w:rFonts w:ascii="Palatino Linotype" w:hAnsi="Palatino Linotype"/>
            <w:noProof/>
            <w:sz w:val="20"/>
          </w:rPr>
          <w:delText xml:space="preserve">Molenaar, D., Van Berlo, R., De Ridder, D., &amp; Teusink, B. (2009). Shifts in growth strategies reflect tradeoffs in cellular economics. </w:delText>
        </w:r>
        <w:r w:rsidRPr="000B3575" w:rsidDel="006767A9">
          <w:rPr>
            <w:rFonts w:ascii="Palatino Linotype" w:hAnsi="Palatino Linotype"/>
            <w:i/>
            <w:iCs/>
            <w:noProof/>
            <w:sz w:val="20"/>
          </w:rPr>
          <w:delText>Molecular Systems Biology</w:delText>
        </w:r>
        <w:r w:rsidRPr="000B3575" w:rsidDel="006767A9">
          <w:rPr>
            <w:rFonts w:ascii="Palatino Linotype" w:hAnsi="Palatino Linotype"/>
            <w:noProof/>
            <w:sz w:val="20"/>
          </w:rPr>
          <w:delText xml:space="preserve">, </w:delText>
        </w:r>
        <w:r w:rsidRPr="000B3575" w:rsidDel="006767A9">
          <w:rPr>
            <w:rFonts w:ascii="Palatino Linotype" w:hAnsi="Palatino Linotype"/>
            <w:i/>
            <w:iCs/>
            <w:noProof/>
            <w:sz w:val="20"/>
          </w:rPr>
          <w:delText>5</w:delText>
        </w:r>
        <w:r w:rsidRPr="000B3575" w:rsidDel="006767A9">
          <w:rPr>
            <w:rFonts w:ascii="Palatino Linotype" w:hAnsi="Palatino Linotype"/>
            <w:noProof/>
            <w:sz w:val="20"/>
          </w:rPr>
          <w:delText>(323), 1–10. https://doi.org/10.1038/msb.2009.82</w:delText>
        </w:r>
      </w:del>
    </w:p>
    <w:p w14:paraId="0CBD8F22" w14:textId="4984DD5D" w:rsidR="000B3575" w:rsidRPr="000B3575" w:rsidDel="00415C97" w:rsidRDefault="000B3575" w:rsidP="000B3575">
      <w:pPr>
        <w:widowControl w:val="0"/>
        <w:autoSpaceDE w:val="0"/>
        <w:autoSpaceDN w:val="0"/>
        <w:adjustRightInd w:val="0"/>
        <w:spacing w:before="240" w:after="120" w:line="240" w:lineRule="auto"/>
        <w:ind w:left="480" w:hanging="480"/>
        <w:rPr>
          <w:del w:id="1449" w:author="Yanfei Zhang" w:date="2022-04-04T17:19:00Z"/>
          <w:moveFrom w:id="1450" w:author="Yanfei Zhang" w:date="2022-03-29T08:10:00Z"/>
          <w:rFonts w:ascii="Palatino Linotype" w:hAnsi="Palatino Linotype"/>
          <w:noProof/>
          <w:sz w:val="20"/>
        </w:rPr>
      </w:pPr>
      <w:moveFromRangeStart w:id="1451" w:author="Yanfei Zhang" w:date="2022-03-29T08:10:00Z" w:name="move99433849"/>
      <w:moveFrom w:id="1452" w:author="Yanfei Zhang" w:date="2022-03-29T08:10:00Z">
        <w:del w:id="1453" w:author="Yanfei Zhang" w:date="2022-04-04T17:19:00Z">
          <w:r w:rsidRPr="000B3575" w:rsidDel="00415C97">
            <w:rPr>
              <w:rFonts w:ascii="Palatino Linotype" w:hAnsi="Palatino Linotype"/>
              <w:noProof/>
              <w:sz w:val="20"/>
            </w:rPr>
            <w:delText xml:space="preserve">Müller, F. H., Bandeiras, T. M., Urich, T., Teixeira, M., Gomes, C. M., &amp; Kletzin, A. (2004). </w:delText>
          </w:r>
          <w:r w:rsidRPr="000B3575" w:rsidDel="00415C97">
            <w:rPr>
              <w:rFonts w:ascii="Palatino Linotype" w:hAnsi="Palatino Linotype"/>
              <w:i/>
              <w:iCs/>
              <w:noProof/>
              <w:sz w:val="20"/>
            </w:rPr>
            <w:delText>Coupling of the pathway of sulphur oxidation to dioxygen reduction</w:delText>
          </w:r>
          <w:r w:rsidRPr="000B3575" w:rsidDel="00415C97">
            <w:rPr>
              <w:i/>
              <w:iCs/>
              <w:noProof/>
              <w:sz w:val="20"/>
            </w:rPr>
            <w:delText> </w:delText>
          </w:r>
          <w:r w:rsidRPr="000B3575" w:rsidDel="00415C97">
            <w:rPr>
              <w:rFonts w:ascii="Palatino Linotype" w:hAnsi="Palatino Linotype"/>
              <w:i/>
              <w:iCs/>
              <w:noProof/>
              <w:sz w:val="20"/>
            </w:rPr>
            <w:delText>: characterization of a novel membrane-bound thiosulphate</w:delText>
          </w:r>
          <w:r w:rsidRPr="000B3575" w:rsidDel="00415C97">
            <w:rPr>
              <w:i/>
              <w:iCs/>
              <w:noProof/>
              <w:sz w:val="20"/>
            </w:rPr>
            <w:delText> </w:delText>
          </w:r>
          <w:r w:rsidRPr="000B3575" w:rsidDel="00415C97">
            <w:rPr>
              <w:rFonts w:ascii="Palatino Linotype" w:hAnsi="Palatino Linotype"/>
              <w:i/>
              <w:iCs/>
              <w:noProof/>
              <w:sz w:val="20"/>
            </w:rPr>
            <w:delText>: quinone oxidoreductase</w:delText>
          </w:r>
          <w:r w:rsidRPr="000B3575" w:rsidDel="00415C97">
            <w:rPr>
              <w:rFonts w:ascii="Palatino Linotype" w:hAnsi="Palatino Linotype"/>
              <w:noProof/>
              <w:sz w:val="20"/>
            </w:rPr>
            <w:delText xml:space="preserve">. </w:delText>
          </w:r>
          <w:r w:rsidRPr="000B3575" w:rsidDel="00415C97">
            <w:rPr>
              <w:rFonts w:ascii="Palatino Linotype" w:hAnsi="Palatino Linotype"/>
              <w:i/>
              <w:iCs/>
              <w:noProof/>
              <w:sz w:val="20"/>
            </w:rPr>
            <w:delText>53</w:delText>
          </w:r>
          <w:r w:rsidRPr="000B3575" w:rsidDel="00415C97">
            <w:rPr>
              <w:rFonts w:ascii="Palatino Linotype" w:hAnsi="Palatino Linotype"/>
              <w:noProof/>
              <w:sz w:val="20"/>
            </w:rPr>
            <w:delText>, 1147–1160. https://doi.org/10.1111/j.1365-2958.2004.04193.x</w:delText>
          </w:r>
        </w:del>
      </w:moveFrom>
    </w:p>
    <w:p w14:paraId="5F28B7DB" w14:textId="6D4FBEAE" w:rsidR="000B3575" w:rsidRPr="000B3575" w:rsidDel="00415C97" w:rsidRDefault="000B3575" w:rsidP="000B3575">
      <w:pPr>
        <w:widowControl w:val="0"/>
        <w:autoSpaceDE w:val="0"/>
        <w:autoSpaceDN w:val="0"/>
        <w:adjustRightInd w:val="0"/>
        <w:spacing w:before="240" w:after="120" w:line="240" w:lineRule="auto"/>
        <w:ind w:left="480" w:hanging="480"/>
        <w:rPr>
          <w:del w:id="1454" w:author="Yanfei Zhang" w:date="2022-04-04T17:19:00Z"/>
          <w:moveFrom w:id="1455" w:author="Yanfei Zhang" w:date="2022-03-29T09:48:00Z"/>
          <w:rFonts w:ascii="Palatino Linotype" w:hAnsi="Palatino Linotype"/>
          <w:noProof/>
          <w:sz w:val="20"/>
        </w:rPr>
      </w:pPr>
      <w:moveFromRangeStart w:id="1456" w:author="Yanfei Zhang" w:date="2022-03-29T09:48:00Z" w:name="move99439732"/>
      <w:moveFromRangeEnd w:id="1451"/>
      <w:moveFrom w:id="1457" w:author="Yanfei Zhang" w:date="2022-03-29T09:48:00Z">
        <w:del w:id="1458" w:author="Yanfei Zhang" w:date="2022-04-04T17:19:00Z">
          <w:r w:rsidRPr="000B3575" w:rsidDel="00415C97">
            <w:rPr>
              <w:rFonts w:ascii="Palatino Linotype" w:hAnsi="Palatino Linotype"/>
              <w:noProof/>
              <w:sz w:val="20"/>
            </w:rPr>
            <w:delText xml:space="preserve">Neijssel, O. M., &amp; Tempest, D. . (1976). Bioenergetic aspects of Aerobic growth of klebsiella aerogenes NCTC 418 in carbon-limited and carbon-sufficient chemostat culture. </w:delText>
          </w:r>
          <w:r w:rsidRPr="000B3575" w:rsidDel="00415C97">
            <w:rPr>
              <w:rFonts w:ascii="Palatino Linotype" w:hAnsi="Palatino Linotype"/>
              <w:i/>
              <w:iCs/>
              <w:noProof/>
              <w:sz w:val="20"/>
            </w:rPr>
            <w:delText>Archives of Microbiology</w:delText>
          </w:r>
          <w:r w:rsidRPr="000B3575" w:rsidDel="00415C97">
            <w:rPr>
              <w:rFonts w:ascii="Palatino Linotype" w:hAnsi="Palatino Linotype"/>
              <w:noProof/>
              <w:sz w:val="20"/>
            </w:rPr>
            <w:delText xml:space="preserve">, </w:delText>
          </w:r>
          <w:r w:rsidRPr="000B3575" w:rsidDel="00415C97">
            <w:rPr>
              <w:rFonts w:ascii="Palatino Linotype" w:hAnsi="Palatino Linotype"/>
              <w:i/>
              <w:iCs/>
              <w:noProof/>
              <w:sz w:val="20"/>
            </w:rPr>
            <w:delText>107</w:delText>
          </w:r>
          <w:r w:rsidRPr="000B3575" w:rsidDel="00415C97">
            <w:rPr>
              <w:rFonts w:ascii="Palatino Linotype" w:hAnsi="Palatino Linotype"/>
              <w:noProof/>
              <w:sz w:val="20"/>
            </w:rPr>
            <w:delText>, 215–221.</w:delText>
          </w:r>
        </w:del>
      </w:moveFrom>
    </w:p>
    <w:moveFromRangeEnd w:id="1456"/>
    <w:p w14:paraId="382248B7" w14:textId="2752FED1" w:rsidR="000B3575" w:rsidRPr="000B3575" w:rsidDel="00415C97" w:rsidRDefault="000B3575" w:rsidP="000B3575">
      <w:pPr>
        <w:widowControl w:val="0"/>
        <w:autoSpaceDE w:val="0"/>
        <w:autoSpaceDN w:val="0"/>
        <w:adjustRightInd w:val="0"/>
        <w:spacing w:before="240" w:after="120" w:line="240" w:lineRule="auto"/>
        <w:ind w:left="480" w:hanging="480"/>
        <w:rPr>
          <w:del w:id="1459" w:author="Yanfei Zhang" w:date="2022-04-04T17:19:00Z"/>
          <w:rFonts w:ascii="Palatino Linotype" w:hAnsi="Palatino Linotype"/>
          <w:noProof/>
          <w:sz w:val="20"/>
        </w:rPr>
      </w:pPr>
      <w:del w:id="1460" w:author="Yanfei Zhang" w:date="2022-03-29T10:12:00Z">
        <w:r w:rsidRPr="000B3575" w:rsidDel="008A33E7">
          <w:rPr>
            <w:rFonts w:ascii="Palatino Linotype" w:hAnsi="Palatino Linotype"/>
            <w:noProof/>
            <w:sz w:val="20"/>
          </w:rPr>
          <w:delText xml:space="preserve">Orth, Jeffrey D., Ines Thiele, B. Ø. P. (2010). What is flux balance? </w:delText>
        </w:r>
        <w:r w:rsidRPr="000B3575" w:rsidDel="008A33E7">
          <w:rPr>
            <w:rFonts w:ascii="Palatino Linotype" w:hAnsi="Palatino Linotype"/>
            <w:i/>
            <w:iCs/>
            <w:noProof/>
            <w:sz w:val="20"/>
          </w:rPr>
          <w:delText>Nat. Biotechnol.</w:delText>
        </w:r>
        <w:r w:rsidRPr="000B3575" w:rsidDel="008A33E7">
          <w:rPr>
            <w:rFonts w:ascii="Palatino Linotype" w:hAnsi="Palatino Linotype"/>
            <w:noProof/>
            <w:sz w:val="20"/>
          </w:rPr>
          <w:delText xml:space="preserve">, </w:delText>
        </w:r>
        <w:r w:rsidRPr="000B3575" w:rsidDel="008A33E7">
          <w:rPr>
            <w:rFonts w:ascii="Palatino Linotype" w:hAnsi="Palatino Linotype"/>
            <w:i/>
            <w:iCs/>
            <w:noProof/>
            <w:sz w:val="20"/>
          </w:rPr>
          <w:delText>28</w:delText>
        </w:r>
        <w:r w:rsidRPr="000B3575" w:rsidDel="008A33E7">
          <w:rPr>
            <w:rFonts w:ascii="Palatino Linotype" w:hAnsi="Palatino Linotype"/>
            <w:noProof/>
            <w:sz w:val="20"/>
          </w:rPr>
          <w:delText>(3), 245–248. https://doi.org/10.1038/nbt.1614.What</w:delText>
        </w:r>
      </w:del>
    </w:p>
    <w:p w14:paraId="164C6D80" w14:textId="0A4248B3" w:rsidR="000B3575" w:rsidRPr="000B3575" w:rsidDel="0042246F" w:rsidRDefault="000B3575" w:rsidP="000B3575">
      <w:pPr>
        <w:widowControl w:val="0"/>
        <w:autoSpaceDE w:val="0"/>
        <w:autoSpaceDN w:val="0"/>
        <w:adjustRightInd w:val="0"/>
        <w:spacing w:before="240" w:after="120" w:line="240" w:lineRule="auto"/>
        <w:ind w:left="480" w:hanging="480"/>
        <w:rPr>
          <w:del w:id="1461" w:author="Yanfei Zhang" w:date="2022-03-29T08:05:00Z"/>
          <w:rFonts w:ascii="Palatino Linotype" w:hAnsi="Palatino Linotype"/>
          <w:noProof/>
          <w:sz w:val="20"/>
        </w:rPr>
      </w:pPr>
      <w:del w:id="1462" w:author="Yanfei Zhang" w:date="2022-03-29T08:05:00Z">
        <w:r w:rsidRPr="000B3575" w:rsidDel="0042246F">
          <w:rPr>
            <w:rFonts w:ascii="Palatino Linotype" w:hAnsi="Palatino Linotype"/>
            <w:noProof/>
            <w:sz w:val="20"/>
          </w:rPr>
          <w:delText xml:space="preserve">Schäfer, G., Engelhard, M., &amp; Müller, V. (1999). Bioenergetics of the Archaea. </w:delText>
        </w:r>
        <w:r w:rsidRPr="000B3575" w:rsidDel="0042246F">
          <w:rPr>
            <w:rFonts w:ascii="Palatino Linotype" w:hAnsi="Palatino Linotype"/>
            <w:i/>
            <w:iCs/>
            <w:noProof/>
            <w:sz w:val="20"/>
          </w:rPr>
          <w:delText>Microbiology and Molecular Biology Reviews</w:delText>
        </w:r>
        <w:r w:rsidRPr="000B3575" w:rsidDel="0042246F">
          <w:rPr>
            <w:rFonts w:ascii="Palatino Linotype" w:hAnsi="Palatino Linotype"/>
            <w:noProof/>
            <w:sz w:val="20"/>
          </w:rPr>
          <w:delText xml:space="preserve">, </w:delText>
        </w:r>
        <w:r w:rsidRPr="000B3575" w:rsidDel="0042246F">
          <w:rPr>
            <w:rFonts w:ascii="Palatino Linotype" w:hAnsi="Palatino Linotype"/>
            <w:i/>
            <w:iCs/>
            <w:noProof/>
            <w:sz w:val="20"/>
          </w:rPr>
          <w:delText>63</w:delText>
        </w:r>
        <w:r w:rsidRPr="000B3575" w:rsidDel="0042246F">
          <w:rPr>
            <w:rFonts w:ascii="Palatino Linotype" w:hAnsi="Palatino Linotype"/>
            <w:noProof/>
            <w:sz w:val="20"/>
          </w:rPr>
          <w:delText>(3), 570–620. https://doi.org/10.1128/mmbr.63.3.570-620.1999</w:delText>
        </w:r>
      </w:del>
    </w:p>
    <w:p w14:paraId="71712875" w14:textId="50DC2D66" w:rsidR="000B3575" w:rsidRPr="000B3575" w:rsidDel="00415C97" w:rsidRDefault="000B3575" w:rsidP="000B3575">
      <w:pPr>
        <w:widowControl w:val="0"/>
        <w:autoSpaceDE w:val="0"/>
        <w:autoSpaceDN w:val="0"/>
        <w:adjustRightInd w:val="0"/>
        <w:spacing w:before="240" w:after="120" w:line="240" w:lineRule="auto"/>
        <w:ind w:left="480" w:hanging="480"/>
        <w:rPr>
          <w:del w:id="1463" w:author="Yanfei Zhang" w:date="2022-04-04T17:19:00Z"/>
          <w:moveFrom w:id="1464" w:author="Yanfei Zhang" w:date="2022-03-29T09:13:00Z"/>
          <w:rFonts w:ascii="Palatino Linotype" w:hAnsi="Palatino Linotype"/>
          <w:noProof/>
          <w:sz w:val="20"/>
        </w:rPr>
      </w:pPr>
      <w:moveFromRangeStart w:id="1465" w:author="Yanfei Zhang" w:date="2022-03-29T09:13:00Z" w:name="move99437654"/>
      <w:moveFrom w:id="1466" w:author="Yanfei Zhang" w:date="2022-03-29T09:13:00Z">
        <w:del w:id="1467" w:author="Yanfei Zhang" w:date="2022-04-04T17:19:00Z">
          <w:r w:rsidRPr="000B3575" w:rsidDel="00415C97">
            <w:rPr>
              <w:rFonts w:ascii="Palatino Linotype" w:hAnsi="Palatino Linotype"/>
              <w:noProof/>
              <w:sz w:val="20"/>
            </w:rPr>
            <w:delText xml:space="preserve">She, Q., Singh, R. K., Confalonieri, F., Zivanovic, Y., Allard, G., Awayez, M. J., Chan-weiher, C. C., Groth, I., Curtis, B. A., Moors, A. De, Erauso, G., Fletcher, C., Gordon, P. M. K., Jong, I. H., Jeffries, A. C., Kozera, C. J., Medina, N., Peng, X., Thi-ngoc, H. P., … Oost, J. Van Der. (2001). </w:delText>
          </w:r>
          <w:r w:rsidRPr="000B3575" w:rsidDel="00415C97">
            <w:rPr>
              <w:rFonts w:ascii="Palatino Linotype" w:hAnsi="Palatino Linotype"/>
              <w:i/>
              <w:iCs/>
              <w:noProof/>
              <w:sz w:val="20"/>
            </w:rPr>
            <w:delText>The complete genome of the crenarchaeon Sulfolobus solfataricus P2</w:delText>
          </w:r>
          <w:r w:rsidRPr="000B3575" w:rsidDel="00415C97">
            <w:rPr>
              <w:rFonts w:ascii="Palatino Linotype" w:hAnsi="Palatino Linotype"/>
              <w:noProof/>
              <w:sz w:val="20"/>
            </w:rPr>
            <w:delText xml:space="preserve">. </w:delText>
          </w:r>
          <w:r w:rsidRPr="000B3575" w:rsidDel="00415C97">
            <w:rPr>
              <w:rFonts w:ascii="Palatino Linotype" w:hAnsi="Palatino Linotype"/>
              <w:i/>
              <w:iCs/>
              <w:noProof/>
              <w:sz w:val="20"/>
            </w:rPr>
            <w:delText>98</w:delText>
          </w:r>
          <w:r w:rsidRPr="000B3575" w:rsidDel="00415C97">
            <w:rPr>
              <w:rFonts w:ascii="Palatino Linotype" w:hAnsi="Palatino Linotype"/>
              <w:noProof/>
              <w:sz w:val="20"/>
            </w:rPr>
            <w:delText>(14), 7835–7840.</w:delText>
          </w:r>
        </w:del>
      </w:moveFrom>
    </w:p>
    <w:moveFromRangeEnd w:id="1465"/>
    <w:p w14:paraId="1D2A00F9" w14:textId="4126C395" w:rsidR="000B3575" w:rsidRPr="000B3575" w:rsidDel="0042246F" w:rsidRDefault="000B3575" w:rsidP="000B3575">
      <w:pPr>
        <w:widowControl w:val="0"/>
        <w:autoSpaceDE w:val="0"/>
        <w:autoSpaceDN w:val="0"/>
        <w:adjustRightInd w:val="0"/>
        <w:spacing w:before="240" w:after="120" w:line="240" w:lineRule="auto"/>
        <w:ind w:left="480" w:hanging="480"/>
        <w:rPr>
          <w:del w:id="1468" w:author="Yanfei Zhang" w:date="2022-03-29T08:04:00Z"/>
          <w:rFonts w:ascii="Palatino Linotype" w:hAnsi="Palatino Linotype"/>
          <w:noProof/>
          <w:sz w:val="20"/>
        </w:rPr>
      </w:pPr>
      <w:del w:id="1469" w:author="Yanfei Zhang" w:date="2022-03-29T08:04:00Z">
        <w:r w:rsidRPr="000B3575" w:rsidDel="0042246F">
          <w:rPr>
            <w:rFonts w:ascii="Palatino Linotype" w:hAnsi="Palatino Linotype"/>
            <w:noProof/>
            <w:sz w:val="20"/>
          </w:rPr>
          <w:delText xml:space="preserve">Simon, G., Walther, J., Zabeti, N., Combet-Blanc, Y., Auria, R., Van Der Oost, J., &amp; Casalot, L. (2009). Effect of O2 concentrations on Sulfolobus solfataricus P2. </w:delText>
        </w:r>
        <w:r w:rsidRPr="000B3575" w:rsidDel="0042246F">
          <w:rPr>
            <w:rFonts w:ascii="Palatino Linotype" w:hAnsi="Palatino Linotype"/>
            <w:i/>
            <w:iCs/>
            <w:noProof/>
            <w:sz w:val="20"/>
          </w:rPr>
          <w:delText>FEMS Microbiology Letters</w:delText>
        </w:r>
        <w:r w:rsidRPr="000B3575" w:rsidDel="0042246F">
          <w:rPr>
            <w:rFonts w:ascii="Palatino Linotype" w:hAnsi="Palatino Linotype"/>
            <w:noProof/>
            <w:sz w:val="20"/>
          </w:rPr>
          <w:delText xml:space="preserve">, </w:delText>
        </w:r>
        <w:r w:rsidRPr="000B3575" w:rsidDel="0042246F">
          <w:rPr>
            <w:rFonts w:ascii="Palatino Linotype" w:hAnsi="Palatino Linotype"/>
            <w:i/>
            <w:iCs/>
            <w:noProof/>
            <w:sz w:val="20"/>
          </w:rPr>
          <w:delText>299</w:delText>
        </w:r>
        <w:r w:rsidRPr="000B3575" w:rsidDel="0042246F">
          <w:rPr>
            <w:rFonts w:ascii="Palatino Linotype" w:hAnsi="Palatino Linotype"/>
            <w:noProof/>
            <w:sz w:val="20"/>
          </w:rPr>
          <w:delText>(2), 255–260. https://doi.org/10.1111/j.1574-6968.2009.01759.x</w:delText>
        </w:r>
      </w:del>
    </w:p>
    <w:p w14:paraId="6F741CA8" w14:textId="6FE87BBB" w:rsidR="000B3575" w:rsidRPr="000B3575" w:rsidDel="00415C97" w:rsidRDefault="000B3575" w:rsidP="000B3575">
      <w:pPr>
        <w:widowControl w:val="0"/>
        <w:autoSpaceDE w:val="0"/>
        <w:autoSpaceDN w:val="0"/>
        <w:adjustRightInd w:val="0"/>
        <w:spacing w:before="240" w:after="120" w:line="240" w:lineRule="auto"/>
        <w:ind w:left="480" w:hanging="480"/>
        <w:rPr>
          <w:del w:id="1470" w:author="Yanfei Zhang" w:date="2022-04-04T17:19:00Z"/>
          <w:moveFrom w:id="1471" w:author="Yanfei Zhang" w:date="2022-03-29T07:53:00Z"/>
          <w:rFonts w:ascii="Palatino Linotype" w:hAnsi="Palatino Linotype"/>
          <w:noProof/>
          <w:sz w:val="20"/>
        </w:rPr>
      </w:pPr>
      <w:moveFromRangeStart w:id="1472" w:author="Yanfei Zhang" w:date="2022-03-29T07:53:00Z" w:name="move99432802"/>
      <w:moveFrom w:id="1473" w:author="Yanfei Zhang" w:date="2022-03-29T07:53:00Z">
        <w:del w:id="1474" w:author="Yanfei Zhang" w:date="2022-04-04T17:19:00Z">
          <w:r w:rsidRPr="000B3575" w:rsidDel="00415C97">
            <w:rPr>
              <w:rFonts w:ascii="Palatino Linotype" w:hAnsi="Palatino Linotype"/>
              <w:noProof/>
              <w:sz w:val="20"/>
            </w:rPr>
            <w:delText xml:space="preserve">Stucki, J. W. (1980). The thermodynamic-Buffer Enzymes. </w:delText>
          </w:r>
          <w:r w:rsidRPr="000B3575" w:rsidDel="00415C97">
            <w:rPr>
              <w:rFonts w:ascii="Palatino Linotype" w:hAnsi="Palatino Linotype"/>
              <w:i/>
              <w:iCs/>
              <w:noProof/>
              <w:sz w:val="20"/>
            </w:rPr>
            <w:delText>Eur. J. Biochem.</w:delText>
          </w:r>
          <w:r w:rsidRPr="000B3575" w:rsidDel="00415C97">
            <w:rPr>
              <w:rFonts w:ascii="Palatino Linotype" w:hAnsi="Palatino Linotype"/>
              <w:noProof/>
              <w:sz w:val="20"/>
            </w:rPr>
            <w:delText xml:space="preserve">, </w:delText>
          </w:r>
          <w:r w:rsidRPr="000B3575" w:rsidDel="00415C97">
            <w:rPr>
              <w:rFonts w:ascii="Palatino Linotype" w:hAnsi="Palatino Linotype"/>
              <w:i/>
              <w:iCs/>
              <w:noProof/>
              <w:sz w:val="20"/>
            </w:rPr>
            <w:delText>109</w:delText>
          </w:r>
          <w:r w:rsidRPr="000B3575" w:rsidDel="00415C97">
            <w:rPr>
              <w:rFonts w:ascii="Palatino Linotype" w:hAnsi="Palatino Linotype"/>
              <w:noProof/>
              <w:sz w:val="20"/>
            </w:rPr>
            <w:delText>, 257–267.</w:delText>
          </w:r>
        </w:del>
      </w:moveFrom>
    </w:p>
    <w:p w14:paraId="547C4ED1" w14:textId="0DEC8FF4" w:rsidR="000B3575" w:rsidRPr="000B3575" w:rsidDel="00415C97" w:rsidRDefault="000B3575" w:rsidP="000B3575">
      <w:pPr>
        <w:widowControl w:val="0"/>
        <w:autoSpaceDE w:val="0"/>
        <w:autoSpaceDN w:val="0"/>
        <w:adjustRightInd w:val="0"/>
        <w:spacing w:before="240" w:after="120" w:line="240" w:lineRule="auto"/>
        <w:ind w:left="480" w:hanging="480"/>
        <w:rPr>
          <w:del w:id="1475" w:author="Yanfei Zhang" w:date="2022-04-04T17:19:00Z"/>
          <w:moveFrom w:id="1476" w:author="Yanfei Zhang" w:date="2022-03-29T11:14:00Z"/>
          <w:rFonts w:ascii="Palatino Linotype" w:hAnsi="Palatino Linotype"/>
          <w:noProof/>
          <w:sz w:val="20"/>
        </w:rPr>
      </w:pPr>
      <w:moveFromRangeStart w:id="1477" w:author="Yanfei Zhang" w:date="2022-03-29T11:14:00Z" w:name="move99444897"/>
      <w:moveFromRangeEnd w:id="1472"/>
      <w:moveFrom w:id="1478" w:author="Yanfei Zhang" w:date="2022-03-29T11:14:00Z">
        <w:del w:id="1479" w:author="Yanfei Zhang" w:date="2022-04-04T17:19:00Z">
          <w:r w:rsidRPr="000B3575" w:rsidDel="00415C97">
            <w:rPr>
              <w:rFonts w:ascii="Palatino Linotype" w:hAnsi="Palatino Linotype"/>
              <w:noProof/>
              <w:sz w:val="20"/>
            </w:rPr>
            <w:delText xml:space="preserve">Tatenhove-pel, R. J. Van, Hernandez-valdes, J. A., Kuipers, O. P., &amp; Fischlechner, M. (2020). Microdroplet screening and selection for improved microbial production of extracellular compounds. </w:delText>
          </w:r>
          <w:r w:rsidRPr="000B3575" w:rsidDel="00415C97">
            <w:rPr>
              <w:rFonts w:ascii="Palatino Linotype" w:hAnsi="Palatino Linotype"/>
              <w:i/>
              <w:iCs/>
              <w:noProof/>
              <w:sz w:val="20"/>
            </w:rPr>
            <w:delText>Current Opinion in Biotechnology</w:delText>
          </w:r>
          <w:r w:rsidRPr="000B3575" w:rsidDel="00415C97">
            <w:rPr>
              <w:rFonts w:ascii="Palatino Linotype" w:hAnsi="Palatino Linotype"/>
              <w:noProof/>
              <w:sz w:val="20"/>
            </w:rPr>
            <w:delText xml:space="preserve">, </w:delText>
          </w:r>
          <w:r w:rsidRPr="000B3575" w:rsidDel="00415C97">
            <w:rPr>
              <w:rFonts w:ascii="Palatino Linotype" w:hAnsi="Palatino Linotype"/>
              <w:i/>
              <w:iCs/>
              <w:noProof/>
              <w:sz w:val="20"/>
            </w:rPr>
            <w:delText>61</w:delText>
          </w:r>
          <w:r w:rsidRPr="000B3575" w:rsidDel="00415C97">
            <w:rPr>
              <w:rFonts w:ascii="Palatino Linotype" w:hAnsi="Palatino Linotype"/>
              <w:noProof/>
              <w:sz w:val="20"/>
            </w:rPr>
            <w:delText>, 72–81. https://doi.org/10.1016/j.copbio.2019.10.007</w:delText>
          </w:r>
        </w:del>
      </w:moveFrom>
    </w:p>
    <w:moveFromRangeEnd w:id="1477"/>
    <w:p w14:paraId="3FE89672" w14:textId="0875C611" w:rsidR="000B3575" w:rsidRPr="000B3575" w:rsidDel="004C3BCB" w:rsidRDefault="000B3575" w:rsidP="000B3575">
      <w:pPr>
        <w:widowControl w:val="0"/>
        <w:autoSpaceDE w:val="0"/>
        <w:autoSpaceDN w:val="0"/>
        <w:adjustRightInd w:val="0"/>
        <w:spacing w:before="240" w:after="120" w:line="240" w:lineRule="auto"/>
        <w:ind w:left="480" w:hanging="480"/>
        <w:rPr>
          <w:del w:id="1480" w:author="Yanfei Zhang" w:date="2022-03-29T08:17:00Z"/>
          <w:rFonts w:ascii="Palatino Linotype" w:hAnsi="Palatino Linotype"/>
          <w:noProof/>
          <w:sz w:val="20"/>
        </w:rPr>
      </w:pPr>
      <w:del w:id="1481" w:author="Yanfei Zhang" w:date="2022-03-29T08:17:00Z">
        <w:r w:rsidRPr="000B3575" w:rsidDel="004C3BCB">
          <w:rPr>
            <w:rFonts w:ascii="Palatino Linotype" w:hAnsi="Palatino Linotype"/>
            <w:noProof/>
            <w:sz w:val="20"/>
          </w:rPr>
          <w:delText xml:space="preserve">ter Kuile, B. H., &amp; Westerhoff, H. V. (2001). Transcriptome meets metabolome: Hierarchical and metabolic regulation of the glycolytic pathway. </w:delText>
        </w:r>
        <w:r w:rsidRPr="000B3575" w:rsidDel="004C3BCB">
          <w:rPr>
            <w:rFonts w:ascii="Palatino Linotype" w:hAnsi="Palatino Linotype"/>
            <w:i/>
            <w:iCs/>
            <w:noProof/>
            <w:sz w:val="20"/>
          </w:rPr>
          <w:delText>FEBS Letters</w:delText>
        </w:r>
        <w:r w:rsidRPr="000B3575" w:rsidDel="004C3BCB">
          <w:rPr>
            <w:rFonts w:ascii="Palatino Linotype" w:hAnsi="Palatino Linotype"/>
            <w:noProof/>
            <w:sz w:val="20"/>
          </w:rPr>
          <w:delText xml:space="preserve">, </w:delText>
        </w:r>
        <w:r w:rsidRPr="000B3575" w:rsidDel="004C3BCB">
          <w:rPr>
            <w:rFonts w:ascii="Palatino Linotype" w:hAnsi="Palatino Linotype"/>
            <w:i/>
            <w:iCs/>
            <w:noProof/>
            <w:sz w:val="20"/>
          </w:rPr>
          <w:delText>500</w:delText>
        </w:r>
        <w:r w:rsidRPr="000B3575" w:rsidDel="004C3BCB">
          <w:rPr>
            <w:rFonts w:ascii="Palatino Linotype" w:hAnsi="Palatino Linotype"/>
            <w:noProof/>
            <w:sz w:val="20"/>
          </w:rPr>
          <w:delText>(3), 169–171. https://doi.org/10.1016/S0014-5793(01)02613-8</w:delText>
        </w:r>
      </w:del>
    </w:p>
    <w:p w14:paraId="58E06A2E" w14:textId="6CA58668" w:rsidR="000B3575" w:rsidRPr="000B3575" w:rsidDel="00F279A4" w:rsidRDefault="000B3575" w:rsidP="000B3575">
      <w:pPr>
        <w:widowControl w:val="0"/>
        <w:autoSpaceDE w:val="0"/>
        <w:autoSpaceDN w:val="0"/>
        <w:adjustRightInd w:val="0"/>
        <w:spacing w:before="240" w:after="120" w:line="240" w:lineRule="auto"/>
        <w:ind w:left="480" w:hanging="480"/>
        <w:rPr>
          <w:del w:id="1482" w:author="Yanfei Zhang" w:date="2022-03-29T11:15:00Z"/>
          <w:rFonts w:ascii="Palatino Linotype" w:hAnsi="Palatino Linotype"/>
          <w:noProof/>
          <w:sz w:val="20"/>
        </w:rPr>
      </w:pPr>
      <w:del w:id="1483" w:author="Yanfei Zhang" w:date="2022-03-29T11:15:00Z">
        <w:r w:rsidRPr="000B3575" w:rsidDel="00F279A4">
          <w:rPr>
            <w:rFonts w:ascii="Palatino Linotype" w:hAnsi="Palatino Linotype"/>
            <w:noProof/>
            <w:sz w:val="20"/>
          </w:rPr>
          <w:delText xml:space="preserve">Thauer, R., Jungermann, K., &amp; Decker, K. (1977). Energy conservation in chemotrophic anaerobic bacteric. </w:delText>
        </w:r>
        <w:r w:rsidRPr="000B3575" w:rsidDel="00F279A4">
          <w:rPr>
            <w:rFonts w:ascii="Palatino Linotype" w:hAnsi="Palatino Linotype"/>
            <w:i/>
            <w:iCs/>
            <w:noProof/>
            <w:sz w:val="20"/>
          </w:rPr>
          <w:delText>Bacteriological Reviews</w:delText>
        </w:r>
        <w:r w:rsidRPr="000B3575" w:rsidDel="00F279A4">
          <w:rPr>
            <w:rFonts w:ascii="Palatino Linotype" w:hAnsi="Palatino Linotype"/>
            <w:noProof/>
            <w:sz w:val="20"/>
          </w:rPr>
          <w:delText xml:space="preserve">, </w:delText>
        </w:r>
        <w:r w:rsidRPr="000B3575" w:rsidDel="00F279A4">
          <w:rPr>
            <w:rFonts w:ascii="Palatino Linotype" w:hAnsi="Palatino Linotype"/>
            <w:i/>
            <w:iCs/>
            <w:noProof/>
            <w:sz w:val="20"/>
          </w:rPr>
          <w:delText>41</w:delText>
        </w:r>
        <w:r w:rsidRPr="000B3575" w:rsidDel="00F279A4">
          <w:rPr>
            <w:rFonts w:ascii="Palatino Linotype" w:hAnsi="Palatino Linotype"/>
            <w:noProof/>
            <w:sz w:val="20"/>
          </w:rPr>
          <w:delText>(1), 100–180. https://doi.org/10.1108/eb027807</w:delText>
        </w:r>
      </w:del>
    </w:p>
    <w:p w14:paraId="34564D97" w14:textId="2084F1CB" w:rsidR="000B3575" w:rsidRPr="000B3575" w:rsidDel="0073547D" w:rsidRDefault="000B3575" w:rsidP="000B3575">
      <w:pPr>
        <w:widowControl w:val="0"/>
        <w:autoSpaceDE w:val="0"/>
        <w:autoSpaceDN w:val="0"/>
        <w:adjustRightInd w:val="0"/>
        <w:spacing w:before="240" w:after="120" w:line="240" w:lineRule="auto"/>
        <w:ind w:left="480" w:hanging="480"/>
        <w:rPr>
          <w:del w:id="1484" w:author="Yanfei Zhang" w:date="2022-03-29T09:45:00Z"/>
          <w:rFonts w:ascii="Palatino Linotype" w:hAnsi="Palatino Linotype"/>
          <w:noProof/>
          <w:sz w:val="20"/>
        </w:rPr>
      </w:pPr>
      <w:del w:id="1485" w:author="Yanfei Zhang" w:date="2022-03-29T09:45:00Z">
        <w:r w:rsidRPr="000B3575" w:rsidDel="0073547D">
          <w:rPr>
            <w:rFonts w:ascii="Palatino Linotype" w:hAnsi="Palatino Linotype"/>
            <w:noProof/>
            <w:sz w:val="20"/>
          </w:rPr>
          <w:delText xml:space="preserve">Thomas, T. D., Ellwood, D. C., &amp; Longyear, V. M. C. (1979). </w:delText>
        </w:r>
        <w:r w:rsidRPr="000B3575" w:rsidDel="0073547D">
          <w:rPr>
            <w:rFonts w:ascii="Palatino Linotype" w:hAnsi="Palatino Linotype"/>
            <w:i/>
            <w:iCs/>
            <w:noProof/>
            <w:sz w:val="20"/>
          </w:rPr>
          <w:delText>Change from Homo- to Heterolactic Fermentation by Streptococcus lactis Resulting from Glucose Limitation in Anaerobic Chemostat Cultures</w:delText>
        </w:r>
        <w:r w:rsidRPr="000B3575" w:rsidDel="0073547D">
          <w:rPr>
            <w:rFonts w:ascii="Palatino Linotype" w:hAnsi="Palatino Linotype"/>
            <w:noProof/>
            <w:sz w:val="20"/>
          </w:rPr>
          <w:delText xml:space="preserve">. </w:delText>
        </w:r>
        <w:r w:rsidRPr="000B3575" w:rsidDel="0073547D">
          <w:rPr>
            <w:rFonts w:ascii="Palatino Linotype" w:hAnsi="Palatino Linotype"/>
            <w:i/>
            <w:iCs/>
            <w:noProof/>
            <w:sz w:val="20"/>
          </w:rPr>
          <w:delText>138</w:delText>
        </w:r>
        <w:r w:rsidRPr="000B3575" w:rsidDel="0073547D">
          <w:rPr>
            <w:rFonts w:ascii="Palatino Linotype" w:hAnsi="Palatino Linotype"/>
            <w:noProof/>
            <w:sz w:val="20"/>
          </w:rPr>
          <w:delText>(1), 109–117.</w:delText>
        </w:r>
      </w:del>
    </w:p>
    <w:p w14:paraId="6DEB5C64" w14:textId="538AF9E1" w:rsidR="000B3575" w:rsidRPr="000B3575" w:rsidDel="004C3BCB" w:rsidRDefault="000B3575" w:rsidP="000B3575">
      <w:pPr>
        <w:widowControl w:val="0"/>
        <w:autoSpaceDE w:val="0"/>
        <w:autoSpaceDN w:val="0"/>
        <w:adjustRightInd w:val="0"/>
        <w:spacing w:before="240" w:after="120" w:line="240" w:lineRule="auto"/>
        <w:ind w:left="480" w:hanging="480"/>
        <w:rPr>
          <w:del w:id="1486" w:author="Yanfei Zhang" w:date="2022-03-29T08:13:00Z"/>
          <w:rFonts w:ascii="Palatino Linotype" w:hAnsi="Palatino Linotype"/>
          <w:noProof/>
          <w:sz w:val="20"/>
        </w:rPr>
      </w:pPr>
      <w:del w:id="1487" w:author="Yanfei Zhang" w:date="2022-03-29T08:13:00Z">
        <w:r w:rsidRPr="000B3575" w:rsidDel="004C3BCB">
          <w:rPr>
            <w:rFonts w:ascii="Palatino Linotype" w:hAnsi="Palatino Linotype"/>
            <w:noProof/>
            <w:sz w:val="20"/>
          </w:rPr>
          <w:delText xml:space="preserve">Ulas, T., Riemer, S. A., Zaparty, M., Siebers, B., &amp; Schomburg, D. (2012). Genome-Scale Reconstruction and Analysis of the Metabolic Network in the Hyperthermophilic Archaeon Sulfolobus Solfataricus. </w:delText>
        </w:r>
        <w:r w:rsidRPr="000B3575" w:rsidDel="004C3BCB">
          <w:rPr>
            <w:rFonts w:ascii="Palatino Linotype" w:hAnsi="Palatino Linotype"/>
            <w:i/>
            <w:iCs/>
            <w:noProof/>
            <w:sz w:val="20"/>
          </w:rPr>
          <w:delText>PLoS ONE</w:delText>
        </w:r>
        <w:r w:rsidRPr="000B3575" w:rsidDel="004C3BCB">
          <w:rPr>
            <w:rFonts w:ascii="Palatino Linotype" w:hAnsi="Palatino Linotype"/>
            <w:noProof/>
            <w:sz w:val="20"/>
          </w:rPr>
          <w:delText xml:space="preserve">, </w:delText>
        </w:r>
        <w:r w:rsidRPr="000B3575" w:rsidDel="004C3BCB">
          <w:rPr>
            <w:rFonts w:ascii="Palatino Linotype" w:hAnsi="Palatino Linotype"/>
            <w:i/>
            <w:iCs/>
            <w:noProof/>
            <w:sz w:val="20"/>
          </w:rPr>
          <w:delText>7</w:delText>
        </w:r>
        <w:r w:rsidRPr="000B3575" w:rsidDel="004C3BCB">
          <w:rPr>
            <w:rFonts w:ascii="Palatino Linotype" w:hAnsi="Palatino Linotype"/>
            <w:noProof/>
            <w:sz w:val="20"/>
          </w:rPr>
          <w:delText>(8). https://doi.org/10.1371/journal.pone.0043401</w:delText>
        </w:r>
      </w:del>
    </w:p>
    <w:p w14:paraId="79444D8E" w14:textId="3122C12A" w:rsidR="000B3575" w:rsidRPr="000B3575" w:rsidDel="00415C97" w:rsidRDefault="000B3575" w:rsidP="000B3575">
      <w:pPr>
        <w:widowControl w:val="0"/>
        <w:autoSpaceDE w:val="0"/>
        <w:autoSpaceDN w:val="0"/>
        <w:adjustRightInd w:val="0"/>
        <w:spacing w:before="240" w:after="120" w:line="240" w:lineRule="auto"/>
        <w:ind w:left="480" w:hanging="480"/>
        <w:rPr>
          <w:del w:id="1488" w:author="Yanfei Zhang" w:date="2022-04-04T17:19:00Z"/>
          <w:moveFrom w:id="1489" w:author="Yanfei Zhang" w:date="2022-03-29T00:11:00Z"/>
          <w:rFonts w:ascii="Palatino Linotype" w:hAnsi="Palatino Linotype"/>
          <w:noProof/>
          <w:sz w:val="20"/>
        </w:rPr>
      </w:pPr>
      <w:moveFromRangeStart w:id="1490" w:author="Yanfei Zhang" w:date="2022-03-29T00:11:00Z" w:name="move99405103"/>
      <w:moveFrom w:id="1491" w:author="Yanfei Zhang" w:date="2022-03-29T00:11:00Z">
        <w:del w:id="1492" w:author="Yanfei Zhang" w:date="2022-04-04T17:19:00Z">
          <w:r w:rsidRPr="000B3575" w:rsidDel="00415C97">
            <w:rPr>
              <w:rFonts w:ascii="Palatino Linotype" w:hAnsi="Palatino Linotype"/>
              <w:noProof/>
              <w:sz w:val="20"/>
            </w:rPr>
            <w:delText xml:space="preserve">van Hoek, M. J. A., &amp; Merks, R. M. H. (2012). Redox balance is key to explaining full vs. partial switching to low-yield metabolism. </w:delText>
          </w:r>
          <w:r w:rsidRPr="000B3575" w:rsidDel="00415C97">
            <w:rPr>
              <w:rFonts w:ascii="Palatino Linotype" w:hAnsi="Palatino Linotype"/>
              <w:i/>
              <w:iCs/>
              <w:noProof/>
              <w:sz w:val="20"/>
            </w:rPr>
            <w:delText>BMC Systems Biology</w:delText>
          </w:r>
          <w:r w:rsidRPr="000B3575" w:rsidDel="00415C97">
            <w:rPr>
              <w:rFonts w:ascii="Palatino Linotype" w:hAnsi="Palatino Linotype"/>
              <w:noProof/>
              <w:sz w:val="20"/>
            </w:rPr>
            <w:delText xml:space="preserve">, </w:delText>
          </w:r>
          <w:r w:rsidRPr="000B3575" w:rsidDel="00415C97">
            <w:rPr>
              <w:rFonts w:ascii="Palatino Linotype" w:hAnsi="Palatino Linotype"/>
              <w:i/>
              <w:iCs/>
              <w:noProof/>
              <w:sz w:val="20"/>
            </w:rPr>
            <w:delText>6</w:delText>
          </w:r>
          <w:r w:rsidRPr="000B3575" w:rsidDel="00415C97">
            <w:rPr>
              <w:rFonts w:ascii="Palatino Linotype" w:hAnsi="Palatino Linotype"/>
              <w:noProof/>
              <w:sz w:val="20"/>
            </w:rPr>
            <w:delText>. https://doi.org/10.1186/1752-0509-6-22</w:delText>
          </w:r>
        </w:del>
      </w:moveFrom>
    </w:p>
    <w:p w14:paraId="4C6029B6" w14:textId="3F806CC5" w:rsidR="000B3575" w:rsidRPr="000B3575" w:rsidDel="00415C97" w:rsidRDefault="000B3575" w:rsidP="000B3575">
      <w:pPr>
        <w:widowControl w:val="0"/>
        <w:autoSpaceDE w:val="0"/>
        <w:autoSpaceDN w:val="0"/>
        <w:adjustRightInd w:val="0"/>
        <w:spacing w:before="240" w:after="120" w:line="240" w:lineRule="auto"/>
        <w:ind w:left="480" w:hanging="480"/>
        <w:rPr>
          <w:del w:id="1493" w:author="Yanfei Zhang" w:date="2022-04-04T17:19:00Z"/>
          <w:moveFrom w:id="1494" w:author="Yanfei Zhang" w:date="2022-03-29T00:11:00Z"/>
          <w:rFonts w:ascii="Palatino Linotype" w:hAnsi="Palatino Linotype"/>
          <w:noProof/>
          <w:sz w:val="20"/>
        </w:rPr>
      </w:pPr>
      <w:moveFrom w:id="1495" w:author="Yanfei Zhang" w:date="2022-03-29T00:11:00Z">
        <w:del w:id="1496" w:author="Yanfei Zhang" w:date="2022-04-04T17:19:00Z">
          <w:r w:rsidRPr="000B3575" w:rsidDel="00415C97">
            <w:rPr>
              <w:rFonts w:ascii="Palatino Linotype" w:hAnsi="Palatino Linotype"/>
              <w:noProof/>
              <w:sz w:val="20"/>
            </w:rPr>
            <w:delText xml:space="preserve">Van Hoek, P., Van Dijken, J. P., &amp; Pronk, J. T. (1998). Effect of specific growth rate on fermentative capacity of baker’s yeast. </w:delText>
          </w:r>
          <w:r w:rsidRPr="000B3575" w:rsidDel="00415C97">
            <w:rPr>
              <w:rFonts w:ascii="Palatino Linotype" w:hAnsi="Palatino Linotype"/>
              <w:i/>
              <w:iCs/>
              <w:noProof/>
              <w:sz w:val="20"/>
            </w:rPr>
            <w:delText>Applied and Environmental Microbiology</w:delText>
          </w:r>
          <w:r w:rsidRPr="000B3575" w:rsidDel="00415C97">
            <w:rPr>
              <w:rFonts w:ascii="Palatino Linotype" w:hAnsi="Palatino Linotype"/>
              <w:noProof/>
              <w:sz w:val="20"/>
            </w:rPr>
            <w:delText xml:space="preserve">, </w:delText>
          </w:r>
          <w:r w:rsidRPr="000B3575" w:rsidDel="00415C97">
            <w:rPr>
              <w:rFonts w:ascii="Palatino Linotype" w:hAnsi="Palatino Linotype"/>
              <w:i/>
              <w:iCs/>
              <w:noProof/>
              <w:sz w:val="20"/>
            </w:rPr>
            <w:delText>64</w:delText>
          </w:r>
          <w:r w:rsidRPr="000B3575" w:rsidDel="00415C97">
            <w:rPr>
              <w:rFonts w:ascii="Palatino Linotype" w:hAnsi="Palatino Linotype"/>
              <w:noProof/>
              <w:sz w:val="20"/>
            </w:rPr>
            <w:delText>(11), 4226–4233. https://doi.org/10.1128/aem.64.11.4226-4233.1998</w:delText>
          </w:r>
        </w:del>
      </w:moveFrom>
    </w:p>
    <w:moveFromRangeEnd w:id="1490"/>
    <w:p w14:paraId="202CFEF7" w14:textId="26929B65" w:rsidR="000B3575" w:rsidRPr="000B3575" w:rsidDel="007260EE" w:rsidRDefault="000B3575" w:rsidP="000B3575">
      <w:pPr>
        <w:widowControl w:val="0"/>
        <w:autoSpaceDE w:val="0"/>
        <w:autoSpaceDN w:val="0"/>
        <w:adjustRightInd w:val="0"/>
        <w:spacing w:before="240" w:after="120" w:line="240" w:lineRule="auto"/>
        <w:ind w:left="480" w:hanging="480"/>
        <w:rPr>
          <w:del w:id="1497" w:author="Yanfei Zhang" w:date="2022-03-29T09:37:00Z"/>
          <w:rFonts w:ascii="Palatino Linotype" w:hAnsi="Palatino Linotype"/>
          <w:noProof/>
          <w:sz w:val="20"/>
        </w:rPr>
      </w:pPr>
      <w:del w:id="1498" w:author="Yanfei Zhang" w:date="2022-03-29T09:37:00Z">
        <w:r w:rsidRPr="000B3575" w:rsidDel="007260EE">
          <w:rPr>
            <w:rFonts w:ascii="Palatino Linotype" w:hAnsi="Palatino Linotype"/>
            <w:noProof/>
            <w:sz w:val="20"/>
          </w:rPr>
          <w:delText xml:space="preserve">Vemuri, G. N., Altman, E., Sangurdekar, D. P., Khodursky, A. B., &amp; Eiteman, M. A. (2006). </w:delText>
        </w:r>
        <w:r w:rsidRPr="000B3575" w:rsidDel="007260EE">
          <w:rPr>
            <w:rFonts w:ascii="Palatino Linotype" w:hAnsi="Palatino Linotype"/>
            <w:i/>
            <w:iCs/>
            <w:noProof/>
            <w:sz w:val="20"/>
          </w:rPr>
          <w:delText>Overflow Metabolism in Escherichia coli during Steady-State Growth</w:delText>
        </w:r>
        <w:r w:rsidRPr="000B3575" w:rsidDel="007260EE">
          <w:rPr>
            <w:i/>
            <w:iCs/>
            <w:noProof/>
            <w:sz w:val="20"/>
          </w:rPr>
          <w:delText> </w:delText>
        </w:r>
        <w:r w:rsidRPr="000B3575" w:rsidDel="007260EE">
          <w:rPr>
            <w:rFonts w:ascii="Palatino Linotype" w:hAnsi="Palatino Linotype"/>
            <w:i/>
            <w:iCs/>
            <w:noProof/>
            <w:sz w:val="20"/>
          </w:rPr>
          <w:delText>: Transcriptional Regulation and Effect of the Redox Ratio †</w:delText>
        </w:r>
        <w:r w:rsidRPr="000B3575" w:rsidDel="007260EE">
          <w:rPr>
            <w:rFonts w:ascii="Palatino Linotype" w:hAnsi="Palatino Linotype"/>
            <w:noProof/>
            <w:sz w:val="20"/>
          </w:rPr>
          <w:delText xml:space="preserve">. </w:delText>
        </w:r>
        <w:r w:rsidRPr="000B3575" w:rsidDel="007260EE">
          <w:rPr>
            <w:rFonts w:ascii="Palatino Linotype" w:hAnsi="Palatino Linotype"/>
            <w:i/>
            <w:iCs/>
            <w:noProof/>
            <w:sz w:val="20"/>
          </w:rPr>
          <w:delText>72</w:delText>
        </w:r>
        <w:r w:rsidRPr="000B3575" w:rsidDel="007260EE">
          <w:rPr>
            <w:rFonts w:ascii="Palatino Linotype" w:hAnsi="Palatino Linotype"/>
            <w:noProof/>
            <w:sz w:val="20"/>
          </w:rPr>
          <w:delText>(5), 3653–3661. https://doi.org/10.1128/AEM.72.5.3653</w:delText>
        </w:r>
      </w:del>
    </w:p>
    <w:p w14:paraId="793E0705" w14:textId="368D2F12" w:rsidR="000B3575" w:rsidRPr="000B3575" w:rsidDel="002D04D7" w:rsidRDefault="000B3575" w:rsidP="000B3575">
      <w:pPr>
        <w:widowControl w:val="0"/>
        <w:autoSpaceDE w:val="0"/>
        <w:autoSpaceDN w:val="0"/>
        <w:adjustRightInd w:val="0"/>
        <w:spacing w:before="240" w:after="120" w:line="240" w:lineRule="auto"/>
        <w:ind w:left="480" w:hanging="480"/>
        <w:rPr>
          <w:del w:id="1499" w:author="Yanfei Zhang" w:date="2022-03-29T10:17:00Z"/>
          <w:rFonts w:ascii="Palatino Linotype" w:hAnsi="Palatino Linotype"/>
          <w:noProof/>
          <w:sz w:val="20"/>
        </w:rPr>
      </w:pPr>
      <w:del w:id="1500" w:author="Yanfei Zhang" w:date="2022-03-29T10:17:00Z">
        <w:r w:rsidRPr="000B3575" w:rsidDel="002D04D7">
          <w:rPr>
            <w:rFonts w:ascii="Palatino Linotype" w:hAnsi="Palatino Linotype"/>
            <w:noProof/>
            <w:sz w:val="20"/>
          </w:rPr>
          <w:delText xml:space="preserve">Węglarz-Tomczak, E., Mondeel, T. D. G. A., Piebes, D. G. E., &amp; Westerhoff, H. V. (2019). Nature and nurture integrated through an adjustable flux balance analysis: The impact of cell-nutrition changes on the Warburg effect in hepatocellular carcinoma. </w:delText>
        </w:r>
        <w:r w:rsidRPr="000B3575" w:rsidDel="002D04D7">
          <w:rPr>
            <w:rFonts w:ascii="Palatino Linotype" w:hAnsi="Palatino Linotype"/>
            <w:i/>
            <w:iCs/>
            <w:noProof/>
            <w:sz w:val="20"/>
          </w:rPr>
          <w:delText>BioRxiv</w:delText>
        </w:r>
        <w:r w:rsidRPr="000B3575" w:rsidDel="002D04D7">
          <w:rPr>
            <w:rFonts w:ascii="Palatino Linotype" w:hAnsi="Palatino Linotype"/>
            <w:noProof/>
            <w:sz w:val="20"/>
          </w:rPr>
          <w:delText>. https://doi.org/10.1101/674150</w:delText>
        </w:r>
      </w:del>
    </w:p>
    <w:p w14:paraId="5BA03AFC" w14:textId="7F3C3BB1" w:rsidR="000B3575" w:rsidRPr="000B3575" w:rsidDel="00415C97" w:rsidRDefault="000B3575" w:rsidP="000B3575">
      <w:pPr>
        <w:widowControl w:val="0"/>
        <w:autoSpaceDE w:val="0"/>
        <w:autoSpaceDN w:val="0"/>
        <w:adjustRightInd w:val="0"/>
        <w:spacing w:before="240" w:after="120" w:line="240" w:lineRule="auto"/>
        <w:ind w:left="480" w:hanging="480"/>
        <w:rPr>
          <w:del w:id="1501" w:author="Yanfei Zhang" w:date="2022-04-04T17:19:00Z"/>
          <w:moveFrom w:id="1502" w:author="Yanfei Zhang" w:date="2022-03-29T10:16:00Z"/>
          <w:rFonts w:ascii="Palatino Linotype" w:hAnsi="Palatino Linotype"/>
          <w:noProof/>
          <w:sz w:val="20"/>
        </w:rPr>
      </w:pPr>
      <w:moveFromRangeStart w:id="1503" w:author="Yanfei Zhang" w:date="2022-03-29T10:16:00Z" w:name="move99441405"/>
      <w:moveFrom w:id="1504" w:author="Yanfei Zhang" w:date="2022-03-29T10:16:00Z">
        <w:del w:id="1505" w:author="Yanfei Zhang" w:date="2022-04-04T17:19:00Z">
          <w:r w:rsidRPr="000B3575" w:rsidDel="00415C97">
            <w:rPr>
              <w:rFonts w:ascii="Palatino Linotype" w:hAnsi="Palatino Linotype"/>
              <w:noProof/>
              <w:sz w:val="20"/>
            </w:rPr>
            <w:delText xml:space="preserve">Westerhoff, H. V., Hellingwerf, K., &amp; Van Dam, K. (1983). Thermodynamic efficiency of microbial growth is low but optimal for maximal growth rate. </w:delText>
          </w:r>
          <w:r w:rsidRPr="000B3575" w:rsidDel="00415C97">
            <w:rPr>
              <w:rFonts w:ascii="Palatino Linotype" w:hAnsi="Palatino Linotype"/>
              <w:i/>
              <w:iCs/>
              <w:noProof/>
              <w:sz w:val="20"/>
            </w:rPr>
            <w:delText>Proc. Natl. Acad. Sci. U</w:delText>
          </w:r>
          <w:r w:rsidRPr="000B3575" w:rsidDel="00415C97">
            <w:rPr>
              <w:rFonts w:ascii="Palatino Linotype" w:hAnsi="Palatino Linotype"/>
              <w:noProof/>
              <w:sz w:val="20"/>
            </w:rPr>
            <w:delText xml:space="preserve">, </w:delText>
          </w:r>
          <w:r w:rsidRPr="000B3575" w:rsidDel="00415C97">
            <w:rPr>
              <w:rFonts w:ascii="Palatino Linotype" w:hAnsi="Palatino Linotype"/>
              <w:i/>
              <w:iCs/>
              <w:noProof/>
              <w:sz w:val="20"/>
            </w:rPr>
            <w:delText>80</w:delText>
          </w:r>
          <w:r w:rsidRPr="000B3575" w:rsidDel="00415C97">
            <w:rPr>
              <w:rFonts w:ascii="Palatino Linotype" w:hAnsi="Palatino Linotype"/>
              <w:noProof/>
              <w:sz w:val="20"/>
            </w:rPr>
            <w:delText>(January), 305–309.</w:delText>
          </w:r>
        </w:del>
      </w:moveFrom>
    </w:p>
    <w:p w14:paraId="2D03AC3E" w14:textId="750D13A5" w:rsidR="000B3575" w:rsidRPr="000B3575" w:rsidDel="00415C97" w:rsidRDefault="000B3575" w:rsidP="000B3575">
      <w:pPr>
        <w:widowControl w:val="0"/>
        <w:autoSpaceDE w:val="0"/>
        <w:autoSpaceDN w:val="0"/>
        <w:adjustRightInd w:val="0"/>
        <w:spacing w:before="240" w:after="120" w:line="240" w:lineRule="auto"/>
        <w:ind w:left="480" w:hanging="480"/>
        <w:rPr>
          <w:del w:id="1506" w:author="Yanfei Zhang" w:date="2022-04-04T17:19:00Z"/>
          <w:moveFrom w:id="1507" w:author="Yanfei Zhang" w:date="2022-03-29T10:16:00Z"/>
          <w:rFonts w:ascii="Palatino Linotype" w:hAnsi="Palatino Linotype"/>
          <w:noProof/>
          <w:sz w:val="20"/>
        </w:rPr>
      </w:pPr>
      <w:moveFrom w:id="1508" w:author="Yanfei Zhang" w:date="2022-03-29T10:16:00Z">
        <w:del w:id="1509" w:author="Yanfei Zhang" w:date="2022-04-04T17:19:00Z">
          <w:r w:rsidRPr="000B3575" w:rsidDel="00415C97">
            <w:rPr>
              <w:rFonts w:ascii="Palatino Linotype" w:hAnsi="Palatino Linotype"/>
              <w:noProof/>
              <w:sz w:val="20"/>
            </w:rPr>
            <w:delText xml:space="preserve">Westerhoff, H. V., Lolkema, J. S., Otto, R., &amp; Hellingwerf, K. J. (1982). Thermodynamics of growth non-equilibrium thermodynamics of bacterial growth the phenomenological and the Mosaic approach. </w:delText>
          </w:r>
          <w:r w:rsidRPr="000B3575" w:rsidDel="00415C97">
            <w:rPr>
              <w:rFonts w:ascii="Palatino Linotype" w:hAnsi="Palatino Linotype"/>
              <w:i/>
              <w:iCs/>
              <w:noProof/>
              <w:sz w:val="20"/>
            </w:rPr>
            <w:delText>BBA Reviews On Bioenergetics</w:delText>
          </w:r>
          <w:r w:rsidRPr="000B3575" w:rsidDel="00415C97">
            <w:rPr>
              <w:rFonts w:ascii="Palatino Linotype" w:hAnsi="Palatino Linotype"/>
              <w:noProof/>
              <w:sz w:val="20"/>
            </w:rPr>
            <w:delText xml:space="preserve">, </w:delText>
          </w:r>
          <w:r w:rsidRPr="000B3575" w:rsidDel="00415C97">
            <w:rPr>
              <w:rFonts w:ascii="Palatino Linotype" w:hAnsi="Palatino Linotype"/>
              <w:i/>
              <w:iCs/>
              <w:noProof/>
              <w:sz w:val="20"/>
            </w:rPr>
            <w:delText>683</w:delText>
          </w:r>
          <w:r w:rsidRPr="000B3575" w:rsidDel="00415C97">
            <w:rPr>
              <w:rFonts w:ascii="Palatino Linotype" w:hAnsi="Palatino Linotype"/>
              <w:noProof/>
              <w:sz w:val="20"/>
            </w:rPr>
            <w:delText>(3–4), 181–220. https://doi.org/10.1016/0304-4173(82)90001-5</w:delText>
          </w:r>
        </w:del>
      </w:moveFrom>
    </w:p>
    <w:p w14:paraId="00F38013" w14:textId="7715F022" w:rsidR="000B3575" w:rsidRPr="000B3575" w:rsidDel="00415C97" w:rsidRDefault="000B3575" w:rsidP="000B3575">
      <w:pPr>
        <w:widowControl w:val="0"/>
        <w:autoSpaceDE w:val="0"/>
        <w:autoSpaceDN w:val="0"/>
        <w:adjustRightInd w:val="0"/>
        <w:spacing w:before="240" w:after="120" w:line="240" w:lineRule="auto"/>
        <w:ind w:left="480" w:hanging="480"/>
        <w:rPr>
          <w:del w:id="1510" w:author="Yanfei Zhang" w:date="2022-04-04T17:19:00Z"/>
          <w:moveFrom w:id="1511" w:author="Yanfei Zhang" w:date="2022-03-29T10:16:00Z"/>
          <w:rFonts w:ascii="Palatino Linotype" w:hAnsi="Palatino Linotype"/>
          <w:noProof/>
          <w:sz w:val="20"/>
        </w:rPr>
      </w:pPr>
      <w:moveFrom w:id="1512" w:author="Yanfei Zhang" w:date="2022-03-29T10:16:00Z">
        <w:del w:id="1513" w:author="Yanfei Zhang" w:date="2022-04-04T17:19:00Z">
          <w:r w:rsidRPr="000B3575" w:rsidDel="00415C97">
            <w:rPr>
              <w:rFonts w:ascii="Palatino Linotype" w:hAnsi="Palatino Linotype"/>
              <w:noProof/>
              <w:sz w:val="20"/>
            </w:rPr>
            <w:delText xml:space="preserve">Westerhoff, H. V., Winder, C., Messiha, H., Simenidis, E., Adamczyk, M., Verma, M., Bruggeman, F. J., &amp; Dunn, W. (2009). </w:delText>
          </w:r>
          <w:r w:rsidRPr="000B3575" w:rsidDel="00415C97">
            <w:rPr>
              <w:rFonts w:ascii="Palatino Linotype" w:hAnsi="Palatino Linotype"/>
              <w:i/>
              <w:iCs/>
              <w:noProof/>
              <w:sz w:val="20"/>
            </w:rPr>
            <w:delText>Systems Biology</w:delText>
          </w:r>
          <w:r w:rsidRPr="000B3575" w:rsidDel="00415C97">
            <w:rPr>
              <w:i/>
              <w:iCs/>
              <w:noProof/>
              <w:sz w:val="20"/>
            </w:rPr>
            <w:delText> </w:delText>
          </w:r>
          <w:r w:rsidRPr="000B3575" w:rsidDel="00415C97">
            <w:rPr>
              <w:rFonts w:ascii="Palatino Linotype" w:hAnsi="Palatino Linotype"/>
              <w:i/>
              <w:iCs/>
              <w:noProof/>
              <w:sz w:val="20"/>
            </w:rPr>
            <w:delText>: The elements and principles of Life</w:delText>
          </w:r>
          <w:r w:rsidRPr="000B3575" w:rsidDel="00415C97">
            <w:rPr>
              <w:rFonts w:ascii="Palatino Linotype" w:hAnsi="Palatino Linotype"/>
              <w:noProof/>
              <w:sz w:val="20"/>
            </w:rPr>
            <w:delText xml:space="preserve">. </w:delText>
          </w:r>
          <w:r w:rsidRPr="000B3575" w:rsidDel="00415C97">
            <w:rPr>
              <w:rFonts w:ascii="Palatino Linotype" w:hAnsi="Palatino Linotype"/>
              <w:i/>
              <w:iCs/>
              <w:noProof/>
              <w:sz w:val="20"/>
            </w:rPr>
            <w:delText>583</w:delText>
          </w:r>
          <w:r w:rsidRPr="000B3575" w:rsidDel="00415C97">
            <w:rPr>
              <w:rFonts w:ascii="Palatino Linotype" w:hAnsi="Palatino Linotype"/>
              <w:noProof/>
              <w:sz w:val="20"/>
            </w:rPr>
            <w:delText>(November), 3882–3890. https://doi.org/10.1016/j.febslet.2009.11.018</w:delText>
          </w:r>
        </w:del>
      </w:moveFrom>
    </w:p>
    <w:moveFromRangeEnd w:id="1503"/>
    <w:p w14:paraId="1884F933" w14:textId="17C1CAEC" w:rsidR="000B3575" w:rsidRPr="000B3575" w:rsidDel="004C3BCB" w:rsidRDefault="000B3575" w:rsidP="000B3575">
      <w:pPr>
        <w:widowControl w:val="0"/>
        <w:autoSpaceDE w:val="0"/>
        <w:autoSpaceDN w:val="0"/>
        <w:adjustRightInd w:val="0"/>
        <w:spacing w:before="240" w:after="120" w:line="240" w:lineRule="auto"/>
        <w:ind w:left="480" w:hanging="480"/>
        <w:rPr>
          <w:del w:id="1514" w:author="Yanfei Zhang" w:date="2022-03-29T08:13:00Z"/>
          <w:rFonts w:ascii="Palatino Linotype" w:hAnsi="Palatino Linotype"/>
          <w:noProof/>
          <w:sz w:val="20"/>
        </w:rPr>
      </w:pPr>
      <w:del w:id="1515" w:author="Yanfei Zhang" w:date="2022-03-29T08:13:00Z">
        <w:r w:rsidRPr="000B3575" w:rsidDel="004C3BCB">
          <w:rPr>
            <w:rFonts w:ascii="Palatino Linotype" w:hAnsi="Palatino Linotype"/>
            <w:noProof/>
            <w:sz w:val="20"/>
          </w:rPr>
          <w:delText xml:space="preserve">Zaparty, M., Esser, D., Gertig, S., Haferkamp, P., Kouril, T., Manica, A., Pham, T. K., Reimann, J., Schreiber, K., Sierocinski, P., Teichmann, D., van Wolferen, M., von Jan, M., Wieloch, P., Albers, S. V., Driessen, A. J. M., Klenk, H. P., Schleper, C., Schomburg, D., … Siebers, B. (2009). “Hot standards” for the thermoacidophilic archaeon Sulfolobus solfataricus. </w:delText>
        </w:r>
        <w:r w:rsidRPr="000B3575" w:rsidDel="004C3BCB">
          <w:rPr>
            <w:rFonts w:ascii="Palatino Linotype" w:hAnsi="Palatino Linotype"/>
            <w:i/>
            <w:iCs/>
            <w:noProof/>
            <w:sz w:val="20"/>
          </w:rPr>
          <w:delText>Extremophiles</w:delText>
        </w:r>
        <w:r w:rsidRPr="000B3575" w:rsidDel="004C3BCB">
          <w:rPr>
            <w:rFonts w:ascii="Palatino Linotype" w:hAnsi="Palatino Linotype"/>
            <w:noProof/>
            <w:sz w:val="20"/>
          </w:rPr>
          <w:delText xml:space="preserve">, </w:delText>
        </w:r>
        <w:r w:rsidRPr="000B3575" w:rsidDel="004C3BCB">
          <w:rPr>
            <w:rFonts w:ascii="Palatino Linotype" w:hAnsi="Palatino Linotype"/>
            <w:i/>
            <w:iCs/>
            <w:noProof/>
            <w:sz w:val="20"/>
          </w:rPr>
          <w:delText>14</w:delText>
        </w:r>
        <w:r w:rsidRPr="000B3575" w:rsidDel="004C3BCB">
          <w:rPr>
            <w:rFonts w:ascii="Palatino Linotype" w:hAnsi="Palatino Linotype"/>
            <w:noProof/>
            <w:sz w:val="20"/>
          </w:rPr>
          <w:delText>(1), 119–142. https://doi.org/10.1007/s00792-009-0280-0</w:delText>
        </w:r>
      </w:del>
    </w:p>
    <w:p w14:paraId="4058D805" w14:textId="2300274A" w:rsidR="000B3575" w:rsidRPr="000B3575" w:rsidDel="002D04D7" w:rsidRDefault="000B3575" w:rsidP="000B3575">
      <w:pPr>
        <w:widowControl w:val="0"/>
        <w:autoSpaceDE w:val="0"/>
        <w:autoSpaceDN w:val="0"/>
        <w:adjustRightInd w:val="0"/>
        <w:spacing w:before="240" w:after="120" w:line="240" w:lineRule="auto"/>
        <w:ind w:left="480" w:hanging="480"/>
        <w:rPr>
          <w:del w:id="1516" w:author="Yanfei Zhang" w:date="2022-03-29T10:17:00Z"/>
          <w:rFonts w:ascii="Palatino Linotype" w:hAnsi="Palatino Linotype"/>
          <w:noProof/>
          <w:sz w:val="20"/>
        </w:rPr>
      </w:pPr>
      <w:del w:id="1517" w:author="Yanfei Zhang" w:date="2022-03-29T10:17:00Z">
        <w:r w:rsidRPr="000B3575" w:rsidDel="002D04D7">
          <w:rPr>
            <w:rFonts w:ascii="Palatino Linotype" w:hAnsi="Palatino Linotype"/>
            <w:noProof/>
            <w:sz w:val="20"/>
          </w:rPr>
          <w:delText xml:space="preserve">Zhang, Y., Kouril, T., Snoep, J. L., Siebers, B., Barberis, M., &amp; Westerhoff, H. V. (2017). The peculiar glycolytic pathway in hyperthermophylic archaea: Understanding its whims by experimentation in silico. </w:delText>
        </w:r>
        <w:r w:rsidRPr="000B3575" w:rsidDel="002D04D7">
          <w:rPr>
            <w:rFonts w:ascii="Palatino Linotype" w:hAnsi="Palatino Linotype"/>
            <w:i/>
            <w:iCs/>
            <w:noProof/>
            <w:sz w:val="20"/>
          </w:rPr>
          <w:delText>International Journal of Molecular Sciences</w:delText>
        </w:r>
        <w:r w:rsidRPr="000B3575" w:rsidDel="002D04D7">
          <w:rPr>
            <w:rFonts w:ascii="Palatino Linotype" w:hAnsi="Palatino Linotype"/>
            <w:noProof/>
            <w:sz w:val="20"/>
          </w:rPr>
          <w:delText xml:space="preserve">, </w:delText>
        </w:r>
        <w:r w:rsidRPr="000B3575" w:rsidDel="002D04D7">
          <w:rPr>
            <w:rFonts w:ascii="Palatino Linotype" w:hAnsi="Palatino Linotype"/>
            <w:i/>
            <w:iCs/>
            <w:noProof/>
            <w:sz w:val="20"/>
          </w:rPr>
          <w:delText>18</w:delText>
        </w:r>
        <w:r w:rsidRPr="000B3575" w:rsidDel="002D04D7">
          <w:rPr>
            <w:rFonts w:ascii="Palatino Linotype" w:hAnsi="Palatino Linotype"/>
            <w:noProof/>
            <w:sz w:val="20"/>
          </w:rPr>
          <w:delText>(4). https://doi.org/10.3390/ijms18040876</w:delText>
        </w:r>
      </w:del>
    </w:p>
    <w:p w14:paraId="7D475802" w14:textId="1FAA31A1" w:rsidR="00AE7656" w:rsidRDefault="00C80365" w:rsidP="00415C97">
      <w:pPr>
        <w:widowControl w:val="0"/>
        <w:autoSpaceDE w:val="0"/>
        <w:autoSpaceDN w:val="0"/>
        <w:adjustRightInd w:val="0"/>
        <w:spacing w:before="240" w:after="120" w:line="240" w:lineRule="auto"/>
        <w:ind w:left="480" w:hanging="480"/>
        <w:rPr>
          <w:rFonts w:ascii="Palatino Linotype" w:eastAsia="Palatino Linotype" w:hAnsi="Palatino Linotype" w:cs="Palatino Linotype"/>
          <w:b/>
          <w:sz w:val="20"/>
          <w:szCs w:val="20"/>
        </w:rPr>
        <w:pPrChange w:id="1518" w:author="Yanfei Zhang" w:date="2022-04-04T17:19:00Z">
          <w:pPr>
            <w:pBdr>
              <w:top w:val="nil"/>
              <w:left w:val="nil"/>
              <w:bottom w:val="nil"/>
              <w:right w:val="nil"/>
              <w:between w:val="nil"/>
            </w:pBdr>
            <w:spacing w:before="240" w:after="120" w:line="240" w:lineRule="auto"/>
            <w:jc w:val="left"/>
          </w:pPr>
        </w:pPrChange>
      </w:pPr>
      <w:del w:id="1519" w:author="Yanfei Zhang" w:date="2022-04-04T17:19:00Z">
        <w:r w:rsidDel="00415C97">
          <w:rPr>
            <w:rFonts w:ascii="Palatino Linotype" w:eastAsia="Palatino Linotype" w:hAnsi="Palatino Linotype" w:cs="Palatino Linotype"/>
            <w:b/>
            <w:sz w:val="20"/>
            <w:szCs w:val="20"/>
          </w:rPr>
          <w:fldChar w:fldCharType="end"/>
        </w:r>
      </w:del>
    </w:p>
    <w:p w14:paraId="35082D8D" w14:textId="48DE4EB4" w:rsidR="00AE7656" w:rsidRPr="00F561C5" w:rsidRDefault="00F771FC" w:rsidP="00977A95">
      <w:pPr>
        <w:widowControl w:val="0"/>
        <w:spacing w:line="240" w:lineRule="exact"/>
        <w:ind w:left="480" w:hanging="480"/>
        <w:contextualSpacing/>
        <w:rPr>
          <w:rFonts w:ascii="Palatino Linotype" w:eastAsia="Palatino Linotype" w:hAnsi="Palatino Linotype" w:cs="Palatino Linotype"/>
          <w:sz w:val="18"/>
          <w:szCs w:val="18"/>
        </w:rPr>
        <w:pPrChange w:id="1520" w:author="Yanfei Zhang" w:date="2022-03-29T23:51:00Z">
          <w:pPr>
            <w:widowControl w:val="0"/>
            <w:ind w:left="480" w:hanging="480"/>
          </w:pPr>
        </w:pPrChange>
      </w:pPr>
      <w:r w:rsidRPr="0088458A">
        <w:rPr>
          <w:rFonts w:ascii="Palatino Linotype" w:eastAsia="Palatino Linotype" w:hAnsi="Palatino Linotype" w:cs="Palatino Linotype"/>
          <w:sz w:val="18"/>
          <w:szCs w:val="18"/>
        </w:rPr>
        <w:t xml:space="preserve">Anemüller, S., </w:t>
      </w:r>
      <w:r w:rsidR="0034796F" w:rsidRPr="0088458A">
        <w:rPr>
          <w:rFonts w:ascii="Palatino Linotype" w:eastAsia="Palatino Linotype" w:hAnsi="Palatino Linotype" w:cs="Palatino Linotype"/>
          <w:sz w:val="18"/>
          <w:szCs w:val="18"/>
        </w:rPr>
        <w:t>and</w:t>
      </w:r>
      <w:r w:rsidRPr="00415C97">
        <w:rPr>
          <w:rFonts w:ascii="Palatino Linotype" w:eastAsia="Palatino Linotype" w:hAnsi="Palatino Linotype" w:cs="Palatino Linotype"/>
          <w:sz w:val="18"/>
          <w:szCs w:val="18"/>
        </w:rPr>
        <w:t xml:space="preserve"> </w:t>
      </w:r>
      <w:proofErr w:type="spellStart"/>
      <w:r w:rsidRPr="00415C97">
        <w:rPr>
          <w:rFonts w:ascii="Palatino Linotype" w:eastAsia="Palatino Linotype" w:hAnsi="Palatino Linotype" w:cs="Palatino Linotype"/>
          <w:sz w:val="18"/>
          <w:szCs w:val="18"/>
        </w:rPr>
        <w:t>Schäfer</w:t>
      </w:r>
      <w:proofErr w:type="spellEnd"/>
      <w:r w:rsidRPr="00415C97">
        <w:rPr>
          <w:rFonts w:ascii="Palatino Linotype" w:eastAsia="Palatino Linotype" w:hAnsi="Palatino Linotype" w:cs="Palatino Linotype"/>
          <w:sz w:val="18"/>
          <w:szCs w:val="18"/>
        </w:rPr>
        <w:t xml:space="preserve">, G. (1990). Cytochrome aa3 from Sulfolobus acidocaldarius. </w:t>
      </w:r>
      <w:r w:rsidRPr="00415C97">
        <w:rPr>
          <w:rFonts w:ascii="Palatino Linotype" w:eastAsia="Palatino Linotype" w:hAnsi="Palatino Linotype" w:cs="Palatino Linotype"/>
          <w:i/>
          <w:sz w:val="18"/>
          <w:szCs w:val="18"/>
        </w:rPr>
        <w:t xml:space="preserve">Eur. J. </w:t>
      </w:r>
      <w:proofErr w:type="spellStart"/>
      <w:r w:rsidRPr="00415C97">
        <w:rPr>
          <w:rFonts w:ascii="Palatino Linotype" w:eastAsia="Palatino Linotype" w:hAnsi="Palatino Linotype" w:cs="Palatino Linotype"/>
          <w:i/>
          <w:sz w:val="18"/>
          <w:szCs w:val="18"/>
        </w:rPr>
        <w:t>Biochem</w:t>
      </w:r>
      <w:proofErr w:type="spellEnd"/>
      <w:r w:rsidRPr="00415C97">
        <w:rPr>
          <w:rFonts w:ascii="Palatino Linotype" w:eastAsia="Palatino Linotype" w:hAnsi="Palatino Linotype" w:cs="Palatino Linotype"/>
          <w:i/>
          <w:sz w:val="18"/>
          <w:szCs w:val="18"/>
        </w:rPr>
        <w:t>.</w:t>
      </w:r>
      <w:r w:rsidRPr="00415C97">
        <w:rPr>
          <w:rFonts w:ascii="Palatino Linotype" w:eastAsia="Palatino Linotype" w:hAnsi="Palatino Linotype" w:cs="Palatino Linotype"/>
          <w:sz w:val="18"/>
          <w:szCs w:val="18"/>
        </w:rPr>
        <w:t xml:space="preserve"> </w:t>
      </w:r>
      <w:r w:rsidRPr="000D35F2">
        <w:rPr>
          <w:rFonts w:ascii="Palatino Linotype" w:eastAsia="Palatino Linotype" w:hAnsi="Palatino Linotype" w:cs="Palatino Linotype"/>
          <w:sz w:val="18"/>
          <w:szCs w:val="18"/>
        </w:rPr>
        <w:t>305, 297–305.</w:t>
      </w:r>
      <w:ins w:id="1521" w:author="Yanfei Zhang" w:date="2022-03-29T17:21:00Z">
        <w:r w:rsidR="00D64073" w:rsidRPr="000D35F2">
          <w:rPr>
            <w:rFonts w:ascii="Palatino Linotype" w:eastAsia="Palatino Linotype" w:hAnsi="Palatino Linotype" w:cs="Palatino Linotype"/>
            <w:sz w:val="18"/>
            <w:szCs w:val="18"/>
          </w:rPr>
          <w:t xml:space="preserve"> </w:t>
        </w:r>
      </w:ins>
      <w:proofErr w:type="spellStart"/>
      <w:ins w:id="1522" w:author="Yanfei Zhang" w:date="2022-03-29T20:33:00Z">
        <w:r w:rsidR="006B6947" w:rsidRPr="00624052">
          <w:rPr>
            <w:rFonts w:ascii="Palatino Linotype" w:eastAsia="Palatino Linotype" w:hAnsi="Palatino Linotype" w:cs="Palatino Linotype"/>
            <w:sz w:val="18"/>
            <w:szCs w:val="18"/>
          </w:rPr>
          <w:t>doi</w:t>
        </w:r>
        <w:proofErr w:type="spellEnd"/>
        <w:r w:rsidR="006B6947" w:rsidRPr="00624052">
          <w:rPr>
            <w:rFonts w:ascii="Palatino Linotype" w:eastAsia="Palatino Linotype" w:hAnsi="Palatino Linotype" w:cs="Palatino Linotype"/>
            <w:sz w:val="18"/>
            <w:szCs w:val="18"/>
          </w:rPr>
          <w:t xml:space="preserve">: </w:t>
        </w:r>
      </w:ins>
      <w:ins w:id="1523" w:author="Yanfei Zhang" w:date="2022-03-29T17:21:00Z">
        <w:r w:rsidR="00D64073" w:rsidRPr="00F561C5">
          <w:rPr>
            <w:rFonts w:ascii="Palatino Linotype" w:eastAsia="Palatino Linotype" w:hAnsi="Palatino Linotype" w:cs="Palatino Linotype"/>
            <w:sz w:val="18"/>
            <w:szCs w:val="18"/>
          </w:rPr>
          <w:t>10.1111/j.1432-</w:t>
        </w:r>
        <w:proofErr w:type="gramStart"/>
        <w:r w:rsidR="00D64073" w:rsidRPr="00F561C5">
          <w:rPr>
            <w:rFonts w:ascii="Palatino Linotype" w:eastAsia="Palatino Linotype" w:hAnsi="Palatino Linotype" w:cs="Palatino Linotype"/>
            <w:sz w:val="18"/>
            <w:szCs w:val="18"/>
          </w:rPr>
          <w:t>1033.1990.tb</w:t>
        </w:r>
        <w:proofErr w:type="gramEnd"/>
        <w:r w:rsidR="00D64073" w:rsidRPr="00F561C5">
          <w:rPr>
            <w:rFonts w:ascii="Palatino Linotype" w:eastAsia="Palatino Linotype" w:hAnsi="Palatino Linotype" w:cs="Palatino Linotype"/>
            <w:sz w:val="18"/>
            <w:szCs w:val="18"/>
          </w:rPr>
          <w:t>19123.x</w:t>
        </w:r>
      </w:ins>
    </w:p>
    <w:p w14:paraId="15C8588F" w14:textId="2FE96EEE" w:rsidR="00AE7656" w:rsidRPr="000D35F2" w:rsidRDefault="00F771FC" w:rsidP="00977A95">
      <w:pPr>
        <w:widowControl w:val="0"/>
        <w:spacing w:line="240" w:lineRule="exact"/>
        <w:ind w:left="480" w:hanging="480"/>
        <w:contextualSpacing/>
        <w:rPr>
          <w:rFonts w:ascii="Palatino Linotype" w:eastAsia="Palatino Linotype" w:hAnsi="Palatino Linotype" w:cs="Palatino Linotype"/>
          <w:sz w:val="18"/>
          <w:szCs w:val="18"/>
        </w:rPr>
        <w:pPrChange w:id="1524" w:author="Yanfei Zhang" w:date="2022-03-29T23:51:00Z">
          <w:pPr>
            <w:widowControl w:val="0"/>
            <w:ind w:left="480" w:hanging="480"/>
          </w:pPr>
        </w:pPrChange>
      </w:pPr>
      <w:r w:rsidRPr="000356A0">
        <w:rPr>
          <w:rFonts w:ascii="Palatino Linotype" w:eastAsia="Palatino Linotype" w:hAnsi="Palatino Linotype" w:cs="Palatino Linotype"/>
          <w:sz w:val="18"/>
          <w:szCs w:val="18"/>
        </w:rPr>
        <w:t>Bachmann, H., M</w:t>
      </w:r>
      <w:r w:rsidRPr="00F7022D">
        <w:rPr>
          <w:rFonts w:ascii="Palatino Linotype" w:eastAsia="Palatino Linotype" w:hAnsi="Palatino Linotype" w:cs="Palatino Linotype"/>
          <w:sz w:val="18"/>
          <w:szCs w:val="18"/>
        </w:rPr>
        <w:t xml:space="preserve">olenaar, D., </w:t>
      </w:r>
      <w:r w:rsidR="0034796F" w:rsidRPr="00F7022D">
        <w:rPr>
          <w:rFonts w:ascii="Palatino Linotype" w:eastAsia="Palatino Linotype" w:hAnsi="Palatino Linotype" w:cs="Palatino Linotype"/>
          <w:sz w:val="18"/>
          <w:szCs w:val="18"/>
        </w:rPr>
        <w:t>and</w:t>
      </w:r>
      <w:r w:rsidRPr="00F7022D">
        <w:rPr>
          <w:rFonts w:ascii="Palatino Linotype" w:eastAsia="Palatino Linotype" w:hAnsi="Palatino Linotype" w:cs="Palatino Linotype"/>
          <w:sz w:val="18"/>
          <w:szCs w:val="18"/>
        </w:rPr>
        <w:t xml:space="preserve"> </w:t>
      </w:r>
      <w:proofErr w:type="spellStart"/>
      <w:r w:rsidRPr="00F7022D">
        <w:rPr>
          <w:rFonts w:ascii="Palatino Linotype" w:eastAsia="Palatino Linotype" w:hAnsi="Palatino Linotype" w:cs="Palatino Linotype"/>
          <w:sz w:val="18"/>
          <w:szCs w:val="18"/>
        </w:rPr>
        <w:t>Kleerebezem</w:t>
      </w:r>
      <w:proofErr w:type="spellEnd"/>
      <w:r w:rsidRPr="00F7022D">
        <w:rPr>
          <w:rFonts w:ascii="Palatino Linotype" w:eastAsia="Palatino Linotype" w:hAnsi="Palatino Linotype" w:cs="Palatino Linotype"/>
          <w:sz w:val="18"/>
          <w:szCs w:val="18"/>
        </w:rPr>
        <w:t xml:space="preserve">, M. (2011). High local substrate availability stabilizes a cooperative trait. </w:t>
      </w:r>
      <w:r w:rsidRPr="00F7022D">
        <w:rPr>
          <w:rFonts w:ascii="Palatino Linotype" w:eastAsia="Palatino Linotype" w:hAnsi="Palatino Linotype" w:cs="Palatino Linotype"/>
          <w:i/>
          <w:sz w:val="18"/>
          <w:szCs w:val="18"/>
        </w:rPr>
        <w:t>The ISME J</w:t>
      </w:r>
      <w:ins w:id="1525" w:author="Yanfei Zhang" w:date="2022-03-29T20:38:00Z">
        <w:r w:rsidR="000219FD" w:rsidRPr="0094731A">
          <w:rPr>
            <w:rFonts w:ascii="Palatino Linotype" w:eastAsia="Palatino Linotype" w:hAnsi="Palatino Linotype" w:cs="Palatino Linotype"/>
            <w:sz w:val="18"/>
            <w:szCs w:val="18"/>
          </w:rPr>
          <w:t>.</w:t>
        </w:r>
      </w:ins>
      <w:del w:id="1526" w:author="Yanfei Zhang" w:date="2022-03-29T20:38:00Z">
        <w:r w:rsidRPr="0094731A" w:rsidDel="000219FD">
          <w:rPr>
            <w:rFonts w:ascii="Palatino Linotype" w:eastAsia="Palatino Linotype" w:hAnsi="Palatino Linotype" w:cs="Palatino Linotype"/>
            <w:i/>
            <w:sz w:val="18"/>
            <w:szCs w:val="18"/>
          </w:rPr>
          <w:delText>ournal</w:delText>
        </w:r>
        <w:r w:rsidRPr="0094731A" w:rsidDel="000219FD">
          <w:rPr>
            <w:rFonts w:ascii="Palatino Linotype" w:eastAsia="Palatino Linotype" w:hAnsi="Palatino Linotype" w:cs="Palatino Linotype"/>
            <w:sz w:val="18"/>
            <w:szCs w:val="18"/>
          </w:rPr>
          <w:delText>,</w:delText>
        </w:r>
      </w:del>
      <w:ins w:id="1527" w:author="Yanfei Zhang" w:date="2022-03-29T20:40:00Z">
        <w:r w:rsidR="000219FD" w:rsidRPr="00977A95">
          <w:rPr>
            <w:rFonts w:ascii="Palatino Linotype" w:hAnsi="Palatino Linotype"/>
            <w:sz w:val="18"/>
            <w:szCs w:val="18"/>
            <w:rPrChange w:id="1528" w:author="Yanfei Zhang" w:date="2022-03-29T23:51:00Z">
              <w:rPr/>
            </w:rPrChange>
          </w:rPr>
          <w:t xml:space="preserve"> </w:t>
        </w:r>
        <w:r w:rsidR="000219FD" w:rsidRPr="0088458A">
          <w:rPr>
            <w:rFonts w:ascii="Palatino Linotype" w:eastAsia="Palatino Linotype" w:hAnsi="Palatino Linotype" w:cs="Palatino Linotype"/>
            <w:sz w:val="18"/>
            <w:szCs w:val="18"/>
          </w:rPr>
          <w:t xml:space="preserve">5(5): </w:t>
        </w:r>
      </w:ins>
      <w:del w:id="1529" w:author="Yanfei Zhang" w:date="2022-03-29T20:40:00Z">
        <w:r w:rsidRPr="0088458A" w:rsidDel="000219FD">
          <w:rPr>
            <w:rFonts w:ascii="Palatino Linotype" w:eastAsia="Palatino Linotype" w:hAnsi="Palatino Linotype" w:cs="Palatino Linotype"/>
            <w:sz w:val="18"/>
            <w:szCs w:val="18"/>
          </w:rPr>
          <w:delText xml:space="preserve"> </w:delText>
        </w:r>
      </w:del>
      <w:r w:rsidRPr="0088458A">
        <w:rPr>
          <w:rFonts w:ascii="Palatino Linotype" w:eastAsia="Palatino Linotype" w:hAnsi="Palatino Linotype" w:cs="Palatino Linotype"/>
          <w:sz w:val="18"/>
          <w:szCs w:val="18"/>
        </w:rPr>
        <w:t xml:space="preserve">929–932. </w:t>
      </w:r>
      <w:del w:id="1530" w:author="Yanfei Zhang" w:date="2022-03-29T20:33:00Z">
        <w:r w:rsidRPr="00415C97" w:rsidDel="006B6947">
          <w:rPr>
            <w:rFonts w:ascii="Palatino Linotype" w:eastAsia="Palatino Linotype" w:hAnsi="Palatino Linotype" w:cs="Palatino Linotype"/>
            <w:sz w:val="18"/>
            <w:szCs w:val="18"/>
          </w:rPr>
          <w:delText>https://doi.org/</w:delText>
        </w:r>
      </w:del>
      <w:proofErr w:type="spellStart"/>
      <w:ins w:id="1531" w:author="Yanfei Zhang" w:date="2022-03-29T20:33:00Z">
        <w:r w:rsidR="006B6947" w:rsidRPr="00415C97">
          <w:rPr>
            <w:rFonts w:ascii="Palatino Linotype" w:eastAsia="Palatino Linotype" w:hAnsi="Palatino Linotype" w:cs="Palatino Linotype"/>
            <w:sz w:val="18"/>
            <w:szCs w:val="18"/>
          </w:rPr>
          <w:t>doi</w:t>
        </w:r>
        <w:proofErr w:type="spellEnd"/>
        <w:r w:rsidR="006B6947" w:rsidRPr="00415C97">
          <w:rPr>
            <w:rFonts w:ascii="Palatino Linotype" w:eastAsia="Palatino Linotype" w:hAnsi="Palatino Linotype" w:cs="Palatino Linotype"/>
            <w:sz w:val="18"/>
            <w:szCs w:val="18"/>
          </w:rPr>
          <w:t xml:space="preserve">: </w:t>
        </w:r>
      </w:ins>
      <w:r w:rsidRPr="00415C97">
        <w:rPr>
          <w:rFonts w:ascii="Palatino Linotype" w:eastAsia="Palatino Linotype" w:hAnsi="Palatino Linotype" w:cs="Palatino Linotype"/>
          <w:sz w:val="18"/>
          <w:szCs w:val="18"/>
        </w:rPr>
        <w:t>10.1038/ismej.2010.179</w:t>
      </w:r>
    </w:p>
    <w:p w14:paraId="41FA33BA" w14:textId="592319A3" w:rsidR="00AE7656" w:rsidRPr="00415C97" w:rsidRDefault="00F771FC" w:rsidP="00977A95">
      <w:pPr>
        <w:widowControl w:val="0"/>
        <w:spacing w:line="240" w:lineRule="exact"/>
        <w:ind w:left="480" w:hanging="480"/>
        <w:contextualSpacing/>
        <w:rPr>
          <w:ins w:id="1532" w:author="Yanfei Zhang" w:date="2022-03-28T23:30:00Z"/>
          <w:rFonts w:ascii="Palatino Linotype" w:eastAsia="Palatino Linotype" w:hAnsi="Palatino Linotype" w:cs="Palatino Linotype"/>
          <w:color w:val="auto"/>
          <w:sz w:val="18"/>
          <w:szCs w:val="18"/>
          <w:lang w:val="nl-NL"/>
          <w:rPrChange w:id="1533" w:author="Yanfei Zhang" w:date="2022-04-04T17:19:00Z">
            <w:rPr>
              <w:ins w:id="1534" w:author="Yanfei Zhang" w:date="2022-03-28T23:30:00Z"/>
              <w:rFonts w:ascii="Palatino Linotype" w:eastAsia="Palatino Linotype" w:hAnsi="Palatino Linotype" w:cs="Palatino Linotype"/>
              <w:sz w:val="18"/>
              <w:szCs w:val="18"/>
              <w:lang w:val="nl-NL"/>
            </w:rPr>
          </w:rPrChange>
        </w:rPr>
        <w:pPrChange w:id="1535" w:author="Yanfei Zhang" w:date="2022-03-29T23:51:00Z">
          <w:pPr>
            <w:widowControl w:val="0"/>
            <w:ind w:left="480" w:hanging="480"/>
          </w:pPr>
        </w:pPrChange>
      </w:pPr>
      <w:del w:id="1536" w:author="Yanfei Zhang" w:date="2022-03-29T20:47:00Z">
        <w:r w:rsidRPr="00F561C5" w:rsidDel="0034796F">
          <w:rPr>
            <w:rFonts w:ascii="Palatino Linotype" w:eastAsia="Palatino Linotype" w:hAnsi="Palatino Linotype" w:cs="Palatino Linotype"/>
            <w:sz w:val="18"/>
            <w:szCs w:val="18"/>
          </w:rPr>
          <w:delText xml:space="preserve">Carl R. </w:delText>
        </w:r>
      </w:del>
      <w:proofErr w:type="spellStart"/>
      <w:r w:rsidRPr="00F561C5">
        <w:rPr>
          <w:rFonts w:ascii="Palatino Linotype" w:eastAsia="Palatino Linotype" w:hAnsi="Palatino Linotype" w:cs="Palatino Linotype"/>
          <w:sz w:val="18"/>
          <w:szCs w:val="18"/>
        </w:rPr>
        <w:t>Woese</w:t>
      </w:r>
      <w:proofErr w:type="spellEnd"/>
      <w:r w:rsidRPr="00F561C5">
        <w:rPr>
          <w:rFonts w:ascii="Palatino Linotype" w:eastAsia="Palatino Linotype" w:hAnsi="Palatino Linotype" w:cs="Palatino Linotype"/>
          <w:sz w:val="18"/>
          <w:szCs w:val="18"/>
        </w:rPr>
        <w:t xml:space="preserve">, </w:t>
      </w:r>
      <w:ins w:id="1537" w:author="Yanfei Zhang" w:date="2022-03-29T20:47:00Z">
        <w:r w:rsidR="0034796F" w:rsidRPr="00A432C3">
          <w:rPr>
            <w:rFonts w:ascii="Palatino Linotype" w:eastAsia="Palatino Linotype" w:hAnsi="Palatino Linotype" w:cs="Palatino Linotype"/>
            <w:sz w:val="18"/>
            <w:szCs w:val="18"/>
          </w:rPr>
          <w:t>C. R., Kindler, O.,</w:t>
        </w:r>
      </w:ins>
      <w:ins w:id="1538" w:author="Yanfei Zhang" w:date="2022-03-29T20:48:00Z">
        <w:r w:rsidR="0034796F" w:rsidRPr="00A432C3">
          <w:rPr>
            <w:rFonts w:ascii="Palatino Linotype" w:eastAsia="Palatino Linotype" w:hAnsi="Palatino Linotype" w:cs="Palatino Linotype"/>
            <w:sz w:val="18"/>
            <w:szCs w:val="18"/>
          </w:rPr>
          <w:t xml:space="preserve"> and </w:t>
        </w:r>
        <w:proofErr w:type="spellStart"/>
        <w:r w:rsidR="0034796F" w:rsidRPr="00A432C3">
          <w:rPr>
            <w:rFonts w:ascii="Palatino Linotype" w:eastAsia="Palatino Linotype" w:hAnsi="Palatino Linotype" w:cs="Palatino Linotype"/>
            <w:sz w:val="18"/>
            <w:szCs w:val="18"/>
          </w:rPr>
          <w:t>Wheelis</w:t>
        </w:r>
        <w:proofErr w:type="spellEnd"/>
        <w:r w:rsidR="0034796F" w:rsidRPr="00A432C3">
          <w:rPr>
            <w:rFonts w:ascii="Palatino Linotype" w:eastAsia="Palatino Linotype" w:hAnsi="Palatino Linotype" w:cs="Palatino Linotype"/>
            <w:sz w:val="18"/>
            <w:szCs w:val="18"/>
          </w:rPr>
          <w:t>, M. L.</w:t>
        </w:r>
      </w:ins>
      <w:del w:id="1539" w:author="Yanfei Zhang" w:date="2022-03-29T20:47:00Z">
        <w:r w:rsidRPr="001C240F" w:rsidDel="0034796F">
          <w:rPr>
            <w:rFonts w:ascii="Palatino Linotype" w:eastAsia="Palatino Linotype" w:hAnsi="Palatino Linotype" w:cs="Palatino Linotype"/>
            <w:sz w:val="18"/>
            <w:szCs w:val="18"/>
          </w:rPr>
          <w:delText>O. K</w:delText>
        </w:r>
      </w:del>
      <w:del w:id="1540" w:author="Yanfei Zhang" w:date="2022-03-29T20:48:00Z">
        <w:r w:rsidRPr="001C240F" w:rsidDel="0034796F">
          <w:rPr>
            <w:rFonts w:ascii="Palatino Linotype" w:eastAsia="Palatino Linotype" w:hAnsi="Palatino Linotype" w:cs="Palatino Linotype"/>
            <w:sz w:val="18"/>
            <w:szCs w:val="18"/>
          </w:rPr>
          <w:delText>. and.</w:delText>
        </w:r>
      </w:del>
      <w:r w:rsidRPr="001C240F">
        <w:rPr>
          <w:rFonts w:ascii="Palatino Linotype" w:eastAsia="Palatino Linotype" w:hAnsi="Palatino Linotype" w:cs="Palatino Linotype"/>
          <w:sz w:val="18"/>
          <w:szCs w:val="18"/>
        </w:rPr>
        <w:t xml:space="preserve"> (1990)</w:t>
      </w:r>
      <w:r w:rsidRPr="000356A0">
        <w:rPr>
          <w:rFonts w:ascii="Palatino Linotype" w:eastAsia="Palatino Linotype" w:hAnsi="Palatino Linotype" w:cs="Palatino Linotype"/>
          <w:sz w:val="18"/>
          <w:szCs w:val="18"/>
        </w:rPr>
        <w:t xml:space="preserve">. Towards a natural system of organisms: proposal for the domains Archaea, Bacteria, and Eucarya. </w:t>
      </w:r>
      <w:r w:rsidRPr="00F7022D">
        <w:rPr>
          <w:rFonts w:ascii="Palatino Linotype" w:eastAsia="Palatino Linotype" w:hAnsi="Palatino Linotype" w:cs="Palatino Linotype"/>
          <w:i/>
          <w:sz w:val="18"/>
          <w:szCs w:val="18"/>
          <w:lang w:val="nl-NL"/>
        </w:rPr>
        <w:t xml:space="preserve">Proc. Natl. Acad. Sci. </w:t>
      </w:r>
      <w:del w:id="1541" w:author="Yanfei Zhang" w:date="2022-03-29T20:30:00Z">
        <w:r w:rsidRPr="00F7022D" w:rsidDel="006B6947">
          <w:rPr>
            <w:rFonts w:ascii="Palatino Linotype" w:eastAsia="Palatino Linotype" w:hAnsi="Palatino Linotype" w:cs="Palatino Linotype"/>
            <w:i/>
            <w:sz w:val="18"/>
            <w:szCs w:val="18"/>
            <w:lang w:val="nl-NL"/>
          </w:rPr>
          <w:delText>U</w:delText>
        </w:r>
        <w:r w:rsidRPr="00F7022D" w:rsidDel="006B6947">
          <w:rPr>
            <w:rFonts w:ascii="Palatino Linotype" w:eastAsia="Palatino Linotype" w:hAnsi="Palatino Linotype" w:cs="Palatino Linotype"/>
            <w:sz w:val="18"/>
            <w:szCs w:val="18"/>
            <w:lang w:val="nl-NL"/>
          </w:rPr>
          <w:delText xml:space="preserve">, </w:delText>
        </w:r>
      </w:del>
      <w:ins w:id="1542" w:author="Yanfei Zhang" w:date="2022-03-29T20:30:00Z">
        <w:r w:rsidR="00FA1E58" w:rsidRPr="00F7022D">
          <w:rPr>
            <w:rFonts w:ascii="Palatino Linotype" w:eastAsia="Palatino Linotype" w:hAnsi="Palatino Linotype" w:cs="Palatino Linotype"/>
            <w:sz w:val="18"/>
            <w:szCs w:val="18"/>
            <w:lang w:val="nl-NL"/>
          </w:rPr>
          <w:t>U S A</w:t>
        </w:r>
        <w:r w:rsidR="006B6947" w:rsidRPr="0094731A">
          <w:rPr>
            <w:rFonts w:ascii="Palatino Linotype" w:eastAsia="Palatino Linotype" w:hAnsi="Palatino Linotype" w:cs="Palatino Linotype"/>
            <w:sz w:val="18"/>
            <w:szCs w:val="18"/>
            <w:lang w:val="nl-NL"/>
          </w:rPr>
          <w:t xml:space="preserve"> </w:t>
        </w:r>
        <w:r w:rsidR="00FA1E58" w:rsidRPr="0094731A">
          <w:rPr>
            <w:rFonts w:ascii="Palatino Linotype" w:eastAsia="Palatino Linotype" w:hAnsi="Palatino Linotype" w:cs="Palatino Linotype"/>
            <w:sz w:val="18"/>
            <w:szCs w:val="18"/>
            <w:lang w:val="nl-NL"/>
          </w:rPr>
          <w:t xml:space="preserve"> </w:t>
        </w:r>
      </w:ins>
      <w:r w:rsidRPr="0094731A">
        <w:rPr>
          <w:rFonts w:ascii="Palatino Linotype" w:eastAsia="Palatino Linotype" w:hAnsi="Palatino Linotype" w:cs="Palatino Linotype"/>
          <w:sz w:val="18"/>
          <w:szCs w:val="18"/>
          <w:lang w:val="nl-NL"/>
        </w:rPr>
        <w:t xml:space="preserve">87, 4576–4579. </w:t>
      </w:r>
      <w:ins w:id="1543" w:author="Yanfei Zhang" w:date="2022-03-28T23:30:00Z">
        <w:r w:rsidR="001B3936" w:rsidRPr="00415C97">
          <w:rPr>
            <w:rFonts w:ascii="Palatino Linotype" w:eastAsia="Palatino Linotype" w:hAnsi="Palatino Linotype" w:cs="Palatino Linotype"/>
            <w:color w:val="auto"/>
            <w:sz w:val="18"/>
            <w:szCs w:val="18"/>
            <w:lang w:val="nl-NL"/>
            <w:rPrChange w:id="1544" w:author="Yanfei Zhang" w:date="2022-04-04T17:19:00Z">
              <w:rPr>
                <w:rFonts w:ascii="Palatino Linotype" w:eastAsia="Palatino Linotype" w:hAnsi="Palatino Linotype" w:cs="Palatino Linotype"/>
                <w:sz w:val="18"/>
                <w:szCs w:val="18"/>
                <w:lang w:val="nl-NL"/>
              </w:rPr>
            </w:rPrChange>
          </w:rPr>
          <w:fldChar w:fldCharType="begin"/>
        </w:r>
        <w:r w:rsidR="001B3936" w:rsidRPr="00415C97">
          <w:rPr>
            <w:rFonts w:ascii="Palatino Linotype" w:eastAsia="Palatino Linotype" w:hAnsi="Palatino Linotype" w:cs="Palatino Linotype"/>
            <w:color w:val="auto"/>
            <w:sz w:val="18"/>
            <w:szCs w:val="18"/>
            <w:lang w:val="nl-NL"/>
            <w:rPrChange w:id="1545" w:author="Yanfei Zhang" w:date="2022-04-04T17:19:00Z">
              <w:rPr>
                <w:rFonts w:ascii="Palatino Linotype" w:eastAsia="Palatino Linotype" w:hAnsi="Palatino Linotype" w:cs="Palatino Linotype"/>
                <w:sz w:val="18"/>
                <w:szCs w:val="18"/>
                <w:lang w:val="nl-NL"/>
              </w:rPr>
            </w:rPrChange>
          </w:rPr>
          <w:instrText xml:space="preserve"> HYPERLINK "</w:instrText>
        </w:r>
      </w:ins>
      <w:r w:rsidR="001B3936" w:rsidRPr="00415C97">
        <w:rPr>
          <w:rFonts w:ascii="Palatino Linotype" w:eastAsia="Palatino Linotype" w:hAnsi="Palatino Linotype" w:cs="Palatino Linotype"/>
          <w:color w:val="auto"/>
          <w:sz w:val="18"/>
          <w:szCs w:val="18"/>
          <w:lang w:val="nl-NL"/>
          <w:rPrChange w:id="1546" w:author="Yanfei Zhang" w:date="2022-04-04T17:19:00Z">
            <w:rPr>
              <w:rFonts w:ascii="Palatino Linotype" w:eastAsia="Palatino Linotype" w:hAnsi="Palatino Linotype" w:cs="Palatino Linotype"/>
              <w:sz w:val="18"/>
              <w:szCs w:val="18"/>
              <w:lang w:val="nl-NL"/>
            </w:rPr>
          </w:rPrChange>
        </w:rPr>
        <w:instrText>https://doi.org/10.1136/bmj.1.4540.46</w:instrText>
      </w:r>
      <w:ins w:id="1547" w:author="Yanfei Zhang" w:date="2022-03-28T23:30:00Z">
        <w:r w:rsidR="001B3936" w:rsidRPr="00415C97">
          <w:rPr>
            <w:rFonts w:ascii="Palatino Linotype" w:eastAsia="Palatino Linotype" w:hAnsi="Palatino Linotype" w:cs="Palatino Linotype"/>
            <w:color w:val="auto"/>
            <w:sz w:val="18"/>
            <w:szCs w:val="18"/>
            <w:lang w:val="nl-NL"/>
            <w:rPrChange w:id="1548" w:author="Yanfei Zhang" w:date="2022-04-04T17:19:00Z">
              <w:rPr>
                <w:rFonts w:ascii="Palatino Linotype" w:eastAsia="Palatino Linotype" w:hAnsi="Palatino Linotype" w:cs="Palatino Linotype"/>
                <w:sz w:val="18"/>
                <w:szCs w:val="18"/>
                <w:lang w:val="nl-NL"/>
              </w:rPr>
            </w:rPrChange>
          </w:rPr>
          <w:instrText xml:space="preserve">" </w:instrText>
        </w:r>
        <w:r w:rsidR="001B3936" w:rsidRPr="00415C97">
          <w:rPr>
            <w:rFonts w:ascii="Palatino Linotype" w:eastAsia="Palatino Linotype" w:hAnsi="Palatino Linotype" w:cs="Palatino Linotype"/>
            <w:color w:val="auto"/>
            <w:sz w:val="18"/>
            <w:szCs w:val="18"/>
            <w:lang w:val="nl-NL"/>
            <w:rPrChange w:id="1549" w:author="Yanfei Zhang" w:date="2022-04-04T17:19:00Z">
              <w:rPr>
                <w:rFonts w:ascii="Palatino Linotype" w:eastAsia="Palatino Linotype" w:hAnsi="Palatino Linotype" w:cs="Palatino Linotype"/>
                <w:sz w:val="18"/>
                <w:szCs w:val="18"/>
                <w:lang w:val="nl-NL"/>
              </w:rPr>
            </w:rPrChange>
          </w:rPr>
          <w:fldChar w:fldCharType="separate"/>
        </w:r>
      </w:ins>
      <w:del w:id="1550" w:author="Yanfei Zhang" w:date="2022-03-29T20:34:00Z">
        <w:r w:rsidR="001B3936" w:rsidRPr="00415C97" w:rsidDel="006B6947">
          <w:rPr>
            <w:rStyle w:val="Hyperlink"/>
            <w:rFonts w:ascii="Palatino Linotype" w:eastAsia="Palatino Linotype" w:hAnsi="Palatino Linotype" w:cs="Palatino Linotype"/>
            <w:color w:val="auto"/>
            <w:sz w:val="18"/>
            <w:szCs w:val="18"/>
            <w:u w:val="none"/>
            <w:lang w:val="nl-NL"/>
            <w:rPrChange w:id="1551" w:author="Yanfei Zhang" w:date="2022-04-04T17:19:00Z">
              <w:rPr>
                <w:rStyle w:val="Hyperlink"/>
                <w:rFonts w:ascii="Palatino Linotype" w:eastAsia="Palatino Linotype" w:hAnsi="Palatino Linotype" w:cs="Palatino Linotype"/>
                <w:sz w:val="18"/>
                <w:szCs w:val="18"/>
                <w:lang w:val="nl-NL"/>
              </w:rPr>
            </w:rPrChange>
          </w:rPr>
          <w:delText>https://doi.org/</w:delText>
        </w:r>
      </w:del>
      <w:ins w:id="1552" w:author="Yanfei Zhang" w:date="2022-03-29T20:34:00Z">
        <w:r w:rsidR="006B6947" w:rsidRPr="00415C97">
          <w:rPr>
            <w:rStyle w:val="Hyperlink"/>
            <w:rFonts w:ascii="Palatino Linotype" w:eastAsia="Palatino Linotype" w:hAnsi="Palatino Linotype" w:cs="Palatino Linotype"/>
            <w:color w:val="auto"/>
            <w:sz w:val="18"/>
            <w:szCs w:val="18"/>
            <w:u w:val="none"/>
            <w:lang w:val="nl-NL"/>
            <w:rPrChange w:id="1553" w:author="Yanfei Zhang" w:date="2022-04-04T17:19:00Z">
              <w:rPr>
                <w:rStyle w:val="Hyperlink"/>
                <w:rFonts w:ascii="Palatino Linotype" w:eastAsia="Palatino Linotype" w:hAnsi="Palatino Linotype" w:cs="Palatino Linotype"/>
                <w:sz w:val="18"/>
                <w:szCs w:val="18"/>
                <w:lang w:val="nl-NL"/>
              </w:rPr>
            </w:rPrChange>
          </w:rPr>
          <w:t xml:space="preserve">doi: </w:t>
        </w:r>
      </w:ins>
      <w:r w:rsidR="001B3936" w:rsidRPr="00415C97">
        <w:rPr>
          <w:rStyle w:val="Hyperlink"/>
          <w:rFonts w:ascii="Palatino Linotype" w:eastAsia="Palatino Linotype" w:hAnsi="Palatino Linotype" w:cs="Palatino Linotype"/>
          <w:color w:val="auto"/>
          <w:sz w:val="18"/>
          <w:szCs w:val="18"/>
          <w:u w:val="none"/>
          <w:lang w:val="nl-NL"/>
          <w:rPrChange w:id="1554" w:author="Yanfei Zhang" w:date="2022-04-04T17:19:00Z">
            <w:rPr>
              <w:rStyle w:val="Hyperlink"/>
              <w:rFonts w:ascii="Palatino Linotype" w:eastAsia="Palatino Linotype" w:hAnsi="Palatino Linotype" w:cs="Palatino Linotype"/>
              <w:sz w:val="18"/>
              <w:szCs w:val="18"/>
              <w:lang w:val="nl-NL"/>
            </w:rPr>
          </w:rPrChange>
        </w:rPr>
        <w:t>10.1136/bmj.1.4540.46</w:t>
      </w:r>
      <w:ins w:id="1555" w:author="Yanfei Zhang" w:date="2022-03-28T23:30:00Z">
        <w:r w:rsidR="001B3936" w:rsidRPr="00415C97">
          <w:rPr>
            <w:rFonts w:ascii="Palatino Linotype" w:eastAsia="Palatino Linotype" w:hAnsi="Palatino Linotype" w:cs="Palatino Linotype"/>
            <w:color w:val="auto"/>
            <w:sz w:val="18"/>
            <w:szCs w:val="18"/>
            <w:lang w:val="nl-NL"/>
            <w:rPrChange w:id="1556" w:author="Yanfei Zhang" w:date="2022-04-04T17:19:00Z">
              <w:rPr>
                <w:rFonts w:ascii="Palatino Linotype" w:eastAsia="Palatino Linotype" w:hAnsi="Palatino Linotype" w:cs="Palatino Linotype"/>
                <w:sz w:val="18"/>
                <w:szCs w:val="18"/>
                <w:lang w:val="nl-NL"/>
              </w:rPr>
            </w:rPrChange>
          </w:rPr>
          <w:fldChar w:fldCharType="end"/>
        </w:r>
      </w:ins>
    </w:p>
    <w:p w14:paraId="2F872D48" w14:textId="6FF871B9" w:rsidR="00B17FC3" w:rsidRPr="001C240F" w:rsidRDefault="00B17FC3" w:rsidP="00977A95">
      <w:pPr>
        <w:widowControl w:val="0"/>
        <w:autoSpaceDE w:val="0"/>
        <w:autoSpaceDN w:val="0"/>
        <w:adjustRightInd w:val="0"/>
        <w:spacing w:before="240" w:after="120" w:line="240" w:lineRule="exact"/>
        <w:ind w:left="480" w:hanging="480"/>
        <w:contextualSpacing/>
        <w:rPr>
          <w:ins w:id="1557" w:author="Yanfei Zhang" w:date="2022-03-29T09:34:00Z"/>
          <w:rFonts w:ascii="Palatino Linotype" w:hAnsi="Palatino Linotype"/>
          <w:noProof/>
          <w:sz w:val="18"/>
          <w:szCs w:val="18"/>
        </w:rPr>
        <w:pPrChange w:id="1558" w:author="Yanfei Zhang" w:date="2022-03-29T23:51:00Z">
          <w:pPr>
            <w:widowControl w:val="0"/>
            <w:autoSpaceDE w:val="0"/>
            <w:autoSpaceDN w:val="0"/>
            <w:adjustRightInd w:val="0"/>
            <w:spacing w:before="240" w:after="120" w:line="240" w:lineRule="auto"/>
            <w:ind w:left="480" w:hanging="480"/>
          </w:pPr>
        </w:pPrChange>
      </w:pPr>
      <w:moveToRangeStart w:id="1559" w:author="Yanfei Zhang" w:date="2022-03-29T09:34:00Z" w:name="move99438883"/>
      <w:moveTo w:id="1560" w:author="Yanfei Zhang" w:date="2022-03-29T09:34:00Z">
        <w:r w:rsidRPr="0088458A">
          <w:rPr>
            <w:rFonts w:ascii="Palatino Linotype" w:hAnsi="Palatino Linotype"/>
            <w:noProof/>
            <w:sz w:val="18"/>
            <w:szCs w:val="18"/>
          </w:rPr>
          <w:t xml:space="preserve">Chumnanpuen, P., Hansen, M. A. E., Smedsgaard, J., </w:t>
        </w:r>
        <w:del w:id="1561" w:author="Yanfei Zhang" w:date="2022-03-29T21:05:00Z">
          <w:r w:rsidRPr="0088458A" w:rsidDel="00D10F0E">
            <w:rPr>
              <w:rFonts w:ascii="Palatino Linotype" w:hAnsi="Palatino Linotype"/>
              <w:noProof/>
              <w:sz w:val="18"/>
              <w:szCs w:val="18"/>
            </w:rPr>
            <w:delText>&amp;</w:delText>
          </w:r>
        </w:del>
      </w:moveTo>
      <w:ins w:id="1562" w:author="Yanfei Zhang" w:date="2022-03-29T21:05:00Z">
        <w:r w:rsidR="00D10F0E" w:rsidRPr="00415C97">
          <w:rPr>
            <w:rFonts w:ascii="Palatino Linotype" w:hAnsi="Palatino Linotype"/>
            <w:noProof/>
            <w:sz w:val="18"/>
            <w:szCs w:val="18"/>
          </w:rPr>
          <w:t>and</w:t>
        </w:r>
      </w:ins>
      <w:moveTo w:id="1563" w:author="Yanfei Zhang" w:date="2022-03-29T09:34:00Z">
        <w:r w:rsidRPr="000D35F2">
          <w:rPr>
            <w:rFonts w:ascii="Palatino Linotype" w:hAnsi="Palatino Linotype"/>
            <w:noProof/>
            <w:sz w:val="18"/>
            <w:szCs w:val="18"/>
          </w:rPr>
          <w:t xml:space="preserve"> Nielsen, J. (2014). Dynamic metabolic footprinting reveals the key components of metabolic network in yeast saccharomyces cerevisiae.</w:t>
        </w:r>
      </w:moveTo>
      <w:ins w:id="1564" w:author="Yanfei Zhang" w:date="2022-03-29T20:41:00Z">
        <w:r w:rsidR="0034796F" w:rsidRPr="000D35F2">
          <w:rPr>
            <w:rFonts w:ascii="Palatino Linotype" w:hAnsi="Palatino Linotype"/>
            <w:noProof/>
            <w:sz w:val="18"/>
            <w:szCs w:val="18"/>
          </w:rPr>
          <w:t xml:space="preserve"> </w:t>
        </w:r>
        <w:r w:rsidR="0034796F" w:rsidRPr="00977A95">
          <w:rPr>
            <w:rFonts w:ascii="Palatino Linotype" w:hAnsi="Palatino Linotype"/>
            <w:i/>
            <w:noProof/>
            <w:sz w:val="18"/>
            <w:szCs w:val="18"/>
            <w:rPrChange w:id="1565" w:author="Yanfei Zhang" w:date="2022-03-29T23:51:00Z">
              <w:rPr>
                <w:rFonts w:ascii="Palatino Linotype" w:hAnsi="Palatino Linotype"/>
                <w:noProof/>
                <w:sz w:val="20"/>
              </w:rPr>
            </w:rPrChange>
          </w:rPr>
          <w:t>Int</w:t>
        </w:r>
      </w:ins>
      <w:ins w:id="1566" w:author="Yanfei Zhang" w:date="2022-03-29T20:43:00Z">
        <w:r w:rsidR="0034796F" w:rsidRPr="0088458A">
          <w:rPr>
            <w:rFonts w:ascii="Palatino Linotype" w:hAnsi="Palatino Linotype"/>
            <w:i/>
            <w:noProof/>
            <w:sz w:val="18"/>
            <w:szCs w:val="18"/>
          </w:rPr>
          <w:t>.</w:t>
        </w:r>
      </w:ins>
      <w:ins w:id="1567" w:author="Yanfei Zhang" w:date="2022-03-29T20:41:00Z">
        <w:r w:rsidR="0034796F" w:rsidRPr="00977A95">
          <w:rPr>
            <w:rFonts w:ascii="Palatino Linotype" w:hAnsi="Palatino Linotype"/>
            <w:i/>
            <w:noProof/>
            <w:sz w:val="18"/>
            <w:szCs w:val="18"/>
            <w:rPrChange w:id="1568" w:author="Yanfei Zhang" w:date="2022-03-29T23:51:00Z">
              <w:rPr>
                <w:rFonts w:ascii="Palatino Linotype" w:hAnsi="Palatino Linotype"/>
                <w:noProof/>
                <w:sz w:val="20"/>
              </w:rPr>
            </w:rPrChange>
          </w:rPr>
          <w:t xml:space="preserve"> J</w:t>
        </w:r>
      </w:ins>
      <w:ins w:id="1569" w:author="Yanfei Zhang" w:date="2022-03-29T20:43:00Z">
        <w:r w:rsidR="0034796F" w:rsidRPr="0088458A">
          <w:rPr>
            <w:rFonts w:ascii="Palatino Linotype" w:hAnsi="Palatino Linotype"/>
            <w:i/>
            <w:noProof/>
            <w:sz w:val="18"/>
            <w:szCs w:val="18"/>
          </w:rPr>
          <w:t>.</w:t>
        </w:r>
      </w:ins>
      <w:ins w:id="1570" w:author="Yanfei Zhang" w:date="2022-03-29T20:41:00Z">
        <w:r w:rsidR="0034796F" w:rsidRPr="00977A95">
          <w:rPr>
            <w:rFonts w:ascii="Palatino Linotype" w:hAnsi="Palatino Linotype"/>
            <w:i/>
            <w:noProof/>
            <w:sz w:val="18"/>
            <w:szCs w:val="18"/>
            <w:rPrChange w:id="1571" w:author="Yanfei Zhang" w:date="2022-03-29T23:51:00Z">
              <w:rPr>
                <w:rFonts w:ascii="Palatino Linotype" w:hAnsi="Palatino Linotype"/>
                <w:noProof/>
                <w:sz w:val="20"/>
              </w:rPr>
            </w:rPrChange>
          </w:rPr>
          <w:t xml:space="preserve"> Genomics</w:t>
        </w:r>
        <w:r w:rsidR="0034796F" w:rsidRPr="0088458A">
          <w:rPr>
            <w:rFonts w:ascii="Palatino Linotype" w:hAnsi="Palatino Linotype"/>
            <w:noProof/>
            <w:sz w:val="18"/>
            <w:szCs w:val="18"/>
          </w:rPr>
          <w:t>.</w:t>
        </w:r>
      </w:ins>
      <w:ins w:id="1572" w:author="Yanfei Zhang" w:date="2022-03-29T20:42:00Z">
        <w:r w:rsidR="0034796F" w:rsidRPr="0088458A">
          <w:rPr>
            <w:rFonts w:ascii="Palatino Linotype" w:hAnsi="Palatino Linotype"/>
            <w:noProof/>
            <w:sz w:val="18"/>
            <w:szCs w:val="18"/>
          </w:rPr>
          <w:t xml:space="preserve"> 2014</w:t>
        </w:r>
        <w:r w:rsidR="0034796F" w:rsidRPr="00415C97">
          <w:rPr>
            <w:rFonts w:ascii="Palatino Linotype" w:hAnsi="Palatino Linotype"/>
            <w:noProof/>
            <w:sz w:val="18"/>
            <w:szCs w:val="18"/>
          </w:rPr>
          <w:t xml:space="preserve">, </w:t>
        </w:r>
        <w:r w:rsidR="0034796F" w:rsidRPr="000D35F2">
          <w:rPr>
            <w:rFonts w:ascii="Palatino Linotype" w:hAnsi="Palatino Linotype"/>
            <w:noProof/>
            <w:sz w:val="18"/>
            <w:szCs w:val="18"/>
          </w:rPr>
          <w:t>894296</w:t>
        </w:r>
      </w:ins>
      <w:ins w:id="1573" w:author="Yanfei Zhang" w:date="2022-03-29T20:43:00Z">
        <w:r w:rsidR="0034796F" w:rsidRPr="000D35F2">
          <w:rPr>
            <w:rFonts w:ascii="Palatino Linotype" w:hAnsi="Palatino Linotype"/>
            <w:noProof/>
            <w:sz w:val="18"/>
            <w:szCs w:val="18"/>
          </w:rPr>
          <w:t xml:space="preserve">. </w:t>
        </w:r>
      </w:ins>
      <w:moveTo w:id="1574" w:author="Yanfei Zhang" w:date="2022-03-29T09:34:00Z">
        <w:del w:id="1575" w:author="Yanfei Zhang" w:date="2022-03-29T20:40:00Z">
          <w:r w:rsidRPr="000D35F2" w:rsidDel="0034796F">
            <w:rPr>
              <w:rFonts w:ascii="Palatino Linotype" w:hAnsi="Palatino Linotype"/>
              <w:noProof/>
              <w:sz w:val="18"/>
              <w:szCs w:val="18"/>
            </w:rPr>
            <w:delText xml:space="preserve"> </w:delText>
          </w:r>
          <w:r w:rsidRPr="000D35F2" w:rsidDel="0034796F">
            <w:rPr>
              <w:rFonts w:ascii="Palatino Linotype" w:hAnsi="Palatino Linotype"/>
              <w:i/>
              <w:iCs/>
              <w:noProof/>
              <w:sz w:val="18"/>
              <w:szCs w:val="18"/>
            </w:rPr>
            <w:delText>International Journal of Genomics</w:delText>
          </w:r>
        </w:del>
        <w:del w:id="1576" w:author="Yanfei Zhang" w:date="2022-03-29T17:22:00Z">
          <w:r w:rsidRPr="000D35F2" w:rsidDel="00D64073">
            <w:rPr>
              <w:rFonts w:ascii="Palatino Linotype" w:hAnsi="Palatino Linotype"/>
              <w:noProof/>
              <w:sz w:val="18"/>
              <w:szCs w:val="18"/>
            </w:rPr>
            <w:delText xml:space="preserve">, </w:delText>
          </w:r>
          <w:r w:rsidRPr="00624052" w:rsidDel="00D64073">
            <w:rPr>
              <w:rFonts w:ascii="Palatino Linotype" w:hAnsi="Palatino Linotype"/>
              <w:i/>
              <w:iCs/>
              <w:noProof/>
              <w:sz w:val="18"/>
              <w:szCs w:val="18"/>
            </w:rPr>
            <w:delText>2014</w:delText>
          </w:r>
        </w:del>
        <w:r w:rsidRPr="00F561C5">
          <w:rPr>
            <w:rFonts w:ascii="Palatino Linotype" w:hAnsi="Palatino Linotype"/>
            <w:noProof/>
            <w:sz w:val="18"/>
            <w:szCs w:val="18"/>
          </w:rPr>
          <w:t xml:space="preserve">. </w:t>
        </w:r>
        <w:del w:id="1577" w:author="Yanfei Zhang" w:date="2022-03-29T20:34:00Z">
          <w:r w:rsidRPr="00F561C5" w:rsidDel="006B6947">
            <w:rPr>
              <w:rFonts w:ascii="Palatino Linotype" w:hAnsi="Palatino Linotype"/>
              <w:noProof/>
              <w:sz w:val="18"/>
              <w:szCs w:val="18"/>
            </w:rPr>
            <w:delText>https</w:delText>
          </w:r>
          <w:r w:rsidRPr="00A432C3" w:rsidDel="006B6947">
            <w:rPr>
              <w:rFonts w:ascii="Palatino Linotype" w:hAnsi="Palatino Linotype"/>
              <w:noProof/>
              <w:sz w:val="18"/>
              <w:szCs w:val="18"/>
            </w:rPr>
            <w:delText>://doi.org/</w:delText>
          </w:r>
        </w:del>
      </w:moveTo>
      <w:ins w:id="1578" w:author="Yanfei Zhang" w:date="2022-03-29T20:34:00Z">
        <w:r w:rsidR="006B6947" w:rsidRPr="00A432C3">
          <w:rPr>
            <w:rFonts w:ascii="Palatino Linotype" w:hAnsi="Palatino Linotype"/>
            <w:noProof/>
            <w:sz w:val="18"/>
            <w:szCs w:val="18"/>
          </w:rPr>
          <w:t xml:space="preserve">doi: </w:t>
        </w:r>
      </w:ins>
      <w:moveTo w:id="1579" w:author="Yanfei Zhang" w:date="2022-03-29T09:34:00Z">
        <w:r w:rsidRPr="001C240F">
          <w:rPr>
            <w:rFonts w:ascii="Palatino Linotype" w:hAnsi="Palatino Linotype"/>
            <w:noProof/>
            <w:sz w:val="18"/>
            <w:szCs w:val="18"/>
          </w:rPr>
          <w:t>10.1155/2014/894296</w:t>
        </w:r>
      </w:moveTo>
      <w:moveToRangeEnd w:id="1559"/>
    </w:p>
    <w:p w14:paraId="7BA8A7E1" w14:textId="2DA55A45" w:rsidR="00FF3666" w:rsidRPr="00977A95" w:rsidRDefault="00FF3666" w:rsidP="00977A95">
      <w:pPr>
        <w:widowControl w:val="0"/>
        <w:autoSpaceDE w:val="0"/>
        <w:autoSpaceDN w:val="0"/>
        <w:adjustRightInd w:val="0"/>
        <w:spacing w:before="240" w:after="120" w:line="240" w:lineRule="exact"/>
        <w:ind w:left="480" w:hanging="480"/>
        <w:contextualSpacing/>
        <w:rPr>
          <w:ins w:id="1580" w:author="Yanfei Zhang" w:date="2022-03-28T23:55:00Z"/>
          <w:rFonts w:ascii="Palatino Linotype" w:hAnsi="Palatino Linotype"/>
          <w:noProof/>
          <w:sz w:val="18"/>
          <w:szCs w:val="18"/>
          <w:rPrChange w:id="1581" w:author="Yanfei Zhang" w:date="2022-03-29T23:51:00Z">
            <w:rPr>
              <w:ins w:id="1582" w:author="Yanfei Zhang" w:date="2022-03-28T23:55:00Z"/>
              <w:rFonts w:ascii="Palatino Linotype" w:hAnsi="Palatino Linotype"/>
              <w:noProof/>
              <w:sz w:val="20"/>
            </w:rPr>
          </w:rPrChange>
        </w:rPr>
        <w:pPrChange w:id="1583" w:author="Yanfei Zhang" w:date="2022-03-29T23:51:00Z">
          <w:pPr>
            <w:widowControl w:val="0"/>
            <w:autoSpaceDE w:val="0"/>
            <w:autoSpaceDN w:val="0"/>
            <w:adjustRightInd w:val="0"/>
            <w:spacing w:before="240" w:after="120" w:line="240" w:lineRule="auto"/>
            <w:ind w:left="480" w:hanging="480"/>
          </w:pPr>
        </w:pPrChange>
      </w:pPr>
      <w:ins w:id="1584" w:author="Yanfei Zhang" w:date="2022-03-28T23:55:00Z">
        <w:r w:rsidRPr="00977A95">
          <w:rPr>
            <w:rFonts w:ascii="Palatino Linotype" w:hAnsi="Palatino Linotype"/>
            <w:noProof/>
            <w:sz w:val="18"/>
            <w:szCs w:val="18"/>
            <w:rPrChange w:id="1585" w:author="Yanfei Zhang" w:date="2022-03-29T23:51:00Z">
              <w:rPr>
                <w:rFonts w:ascii="Palatino Linotype" w:hAnsi="Palatino Linotype"/>
                <w:noProof/>
                <w:sz w:val="20"/>
              </w:rPr>
            </w:rPrChange>
          </w:rPr>
          <w:t xml:space="preserve">Damiani, C., Colombo, R., Gaglio, D., Mastroianni, F., Pescini, D., Westerhoff, H. V., Mauri, G., Vanoni, M., </w:t>
        </w:r>
      </w:ins>
      <w:ins w:id="1586" w:author="Yanfei Zhang" w:date="2022-03-29T21:03:00Z">
        <w:r w:rsidR="00D10F0E" w:rsidRPr="0088458A">
          <w:rPr>
            <w:rFonts w:ascii="Palatino Linotype" w:hAnsi="Palatino Linotype"/>
            <w:noProof/>
            <w:sz w:val="18"/>
            <w:szCs w:val="18"/>
          </w:rPr>
          <w:t>and</w:t>
        </w:r>
      </w:ins>
      <w:ins w:id="1587" w:author="Yanfei Zhang" w:date="2022-03-28T23:55:00Z">
        <w:r w:rsidRPr="00977A95">
          <w:rPr>
            <w:rFonts w:ascii="Palatino Linotype" w:hAnsi="Palatino Linotype"/>
            <w:noProof/>
            <w:sz w:val="18"/>
            <w:szCs w:val="18"/>
            <w:rPrChange w:id="1588" w:author="Yanfei Zhang" w:date="2022-03-29T23:51:00Z">
              <w:rPr>
                <w:rFonts w:ascii="Palatino Linotype" w:hAnsi="Palatino Linotype"/>
                <w:noProof/>
                <w:sz w:val="20"/>
              </w:rPr>
            </w:rPrChange>
          </w:rPr>
          <w:t xml:space="preserve"> Alberghina, L. (2017). </w:t>
        </w:r>
        <w:r w:rsidRPr="00977A95">
          <w:rPr>
            <w:rFonts w:ascii="Palatino Linotype" w:hAnsi="Palatino Linotype"/>
            <w:iCs/>
            <w:noProof/>
            <w:sz w:val="18"/>
            <w:szCs w:val="18"/>
            <w:rPrChange w:id="1589" w:author="Yanfei Zhang" w:date="2022-03-29T23:51:00Z">
              <w:rPr>
                <w:rFonts w:ascii="Palatino Linotype" w:hAnsi="Palatino Linotype"/>
                <w:iCs/>
                <w:noProof/>
                <w:sz w:val="20"/>
              </w:rPr>
            </w:rPrChange>
          </w:rPr>
          <w:t>A metabolic core model elucidates how enhanced utilization of glucose and glutamine , with enhanced glutamine- dependent lactate production , promotes cancer cell growth</w:t>
        </w:r>
        <w:r w:rsidRPr="00977A95">
          <w:rPr>
            <w:iCs/>
            <w:noProof/>
            <w:sz w:val="18"/>
            <w:szCs w:val="18"/>
            <w:rPrChange w:id="1590" w:author="Yanfei Zhang" w:date="2022-03-29T23:51:00Z">
              <w:rPr>
                <w:iCs/>
                <w:noProof/>
                <w:sz w:val="20"/>
              </w:rPr>
            </w:rPrChange>
          </w:rPr>
          <w:t> </w:t>
        </w:r>
        <w:r w:rsidRPr="00977A95">
          <w:rPr>
            <w:rFonts w:ascii="Palatino Linotype" w:hAnsi="Palatino Linotype"/>
            <w:iCs/>
            <w:noProof/>
            <w:sz w:val="18"/>
            <w:szCs w:val="18"/>
            <w:rPrChange w:id="1591" w:author="Yanfei Zhang" w:date="2022-03-29T23:51:00Z">
              <w:rPr>
                <w:rFonts w:ascii="Palatino Linotype" w:hAnsi="Palatino Linotype"/>
                <w:iCs/>
                <w:noProof/>
                <w:sz w:val="20"/>
              </w:rPr>
            </w:rPrChange>
          </w:rPr>
          <w:t>: The WarburQ effect</w:t>
        </w:r>
        <w:r w:rsidRPr="00977A95">
          <w:rPr>
            <w:rFonts w:ascii="Palatino Linotype" w:hAnsi="Palatino Linotype"/>
            <w:noProof/>
            <w:sz w:val="18"/>
            <w:szCs w:val="18"/>
            <w:rPrChange w:id="1592" w:author="Yanfei Zhang" w:date="2022-03-29T23:51:00Z">
              <w:rPr>
                <w:rFonts w:ascii="Palatino Linotype" w:hAnsi="Palatino Linotype"/>
                <w:noProof/>
                <w:sz w:val="20"/>
              </w:rPr>
            </w:rPrChange>
          </w:rPr>
          <w:t>.</w:t>
        </w:r>
      </w:ins>
      <w:r w:rsidR="00681C64" w:rsidRPr="00977A95">
        <w:rPr>
          <w:rFonts w:ascii="Palatino Linotype" w:hAnsi="Palatino Linotype"/>
          <w:noProof/>
          <w:sz w:val="18"/>
          <w:szCs w:val="18"/>
          <w:rPrChange w:id="1593" w:author="Yanfei Zhang" w:date="2022-03-29T23:51:00Z">
            <w:rPr>
              <w:rFonts w:ascii="Palatino Linotype" w:hAnsi="Palatino Linotype"/>
              <w:noProof/>
              <w:sz w:val="20"/>
            </w:rPr>
          </w:rPrChange>
        </w:rPr>
        <w:t xml:space="preserve"> </w:t>
      </w:r>
      <w:r w:rsidR="00681C64" w:rsidRPr="00977A95">
        <w:rPr>
          <w:rFonts w:ascii="Palatino Linotype" w:hAnsi="Palatino Linotype"/>
          <w:i/>
          <w:noProof/>
          <w:sz w:val="18"/>
          <w:szCs w:val="18"/>
          <w:rPrChange w:id="1594" w:author="Yanfei Zhang" w:date="2022-03-29T23:51:00Z">
            <w:rPr>
              <w:rFonts w:ascii="Palatino Linotype" w:hAnsi="Palatino Linotype"/>
              <w:i/>
              <w:noProof/>
              <w:sz w:val="20"/>
            </w:rPr>
          </w:rPrChange>
        </w:rPr>
        <w:t>PLoS Comput. Biol.</w:t>
      </w:r>
      <w:ins w:id="1595" w:author="Yanfei Zhang" w:date="2022-03-28T23:55:00Z">
        <w:r w:rsidRPr="00977A95">
          <w:rPr>
            <w:rFonts w:ascii="Palatino Linotype" w:hAnsi="Palatino Linotype"/>
            <w:noProof/>
            <w:sz w:val="18"/>
            <w:szCs w:val="18"/>
            <w:rPrChange w:id="1596" w:author="Yanfei Zhang" w:date="2022-03-29T23:51:00Z">
              <w:rPr>
                <w:rFonts w:ascii="Palatino Linotype" w:hAnsi="Palatino Linotype"/>
                <w:noProof/>
                <w:sz w:val="20"/>
              </w:rPr>
            </w:rPrChange>
          </w:rPr>
          <w:t xml:space="preserve"> </w:t>
        </w:r>
      </w:ins>
      <w:r w:rsidR="00013E85" w:rsidRPr="00977A95">
        <w:rPr>
          <w:rFonts w:ascii="Palatino Linotype" w:hAnsi="Palatino Linotype"/>
          <w:noProof/>
          <w:sz w:val="18"/>
          <w:szCs w:val="18"/>
          <w:rPrChange w:id="1597" w:author="Yanfei Zhang" w:date="2022-03-29T23:51:00Z">
            <w:rPr>
              <w:rFonts w:ascii="Palatino Linotype" w:hAnsi="Palatino Linotype"/>
              <w:noProof/>
              <w:sz w:val="20"/>
            </w:rPr>
          </w:rPrChange>
        </w:rPr>
        <w:t>13(9):e1005758</w:t>
      </w:r>
      <w:ins w:id="1598" w:author="Yanfei Zhang" w:date="2022-03-28T23:55:00Z">
        <w:r w:rsidRPr="00977A95">
          <w:rPr>
            <w:rFonts w:ascii="Palatino Linotype" w:hAnsi="Palatino Linotype"/>
            <w:noProof/>
            <w:sz w:val="18"/>
            <w:szCs w:val="18"/>
            <w:rPrChange w:id="1599" w:author="Yanfei Zhang" w:date="2022-03-29T23:51:00Z">
              <w:rPr>
                <w:rFonts w:ascii="Palatino Linotype" w:hAnsi="Palatino Linotype"/>
                <w:noProof/>
                <w:sz w:val="20"/>
              </w:rPr>
            </w:rPrChange>
          </w:rPr>
          <w:t>.</w:t>
        </w:r>
      </w:ins>
      <w:ins w:id="1600" w:author="Yanfei Zhang" w:date="2022-03-29T17:24:00Z">
        <w:r w:rsidR="00D64073" w:rsidRPr="00977A95">
          <w:rPr>
            <w:rFonts w:ascii="Palatino Linotype" w:hAnsi="Palatino Linotype"/>
            <w:noProof/>
            <w:sz w:val="18"/>
            <w:szCs w:val="18"/>
            <w:rPrChange w:id="1601" w:author="Yanfei Zhang" w:date="2022-03-29T23:51:00Z">
              <w:rPr>
                <w:rFonts w:ascii="Palatino Linotype" w:hAnsi="Palatino Linotype"/>
                <w:noProof/>
                <w:sz w:val="20"/>
              </w:rPr>
            </w:rPrChange>
          </w:rPr>
          <w:t xml:space="preserve"> doi: 10.1371/journal.pcbi.1005758</w:t>
        </w:r>
      </w:ins>
    </w:p>
    <w:p w14:paraId="2943E0ED" w14:textId="541CE109" w:rsidR="007260EE" w:rsidRPr="000D35F2" w:rsidRDefault="00FF3666" w:rsidP="00977A95">
      <w:pPr>
        <w:widowControl w:val="0"/>
        <w:autoSpaceDE w:val="0"/>
        <w:autoSpaceDN w:val="0"/>
        <w:adjustRightInd w:val="0"/>
        <w:spacing w:before="240" w:after="120" w:line="240" w:lineRule="exact"/>
        <w:ind w:left="480" w:hanging="480"/>
        <w:contextualSpacing/>
        <w:rPr>
          <w:ins w:id="1602" w:author="Yanfei Zhang" w:date="2022-03-29T09:35:00Z"/>
          <w:rFonts w:ascii="Palatino Linotype" w:hAnsi="Palatino Linotype"/>
          <w:noProof/>
          <w:sz w:val="18"/>
          <w:szCs w:val="18"/>
        </w:rPr>
        <w:pPrChange w:id="1603" w:author="Yanfei Zhang" w:date="2022-03-29T23:51:00Z">
          <w:pPr>
            <w:widowControl w:val="0"/>
            <w:ind w:left="480" w:hanging="480"/>
          </w:pPr>
        </w:pPrChange>
      </w:pPr>
      <w:ins w:id="1604" w:author="Yanfei Zhang" w:date="2022-03-28T23:55:00Z">
        <w:r w:rsidRPr="0088458A">
          <w:rPr>
            <w:rFonts w:ascii="Palatino Linotype" w:hAnsi="Palatino Linotype"/>
            <w:noProof/>
            <w:sz w:val="18"/>
            <w:szCs w:val="18"/>
          </w:rPr>
          <w:t>Damiani, C., Maspero, D., Filippo, M. Di, Colombo, R., Pescini, D., Graudenzi, A.</w:t>
        </w:r>
      </w:ins>
      <w:ins w:id="1605" w:author="Yanfei Zhang" w:date="2022-03-29T21:07:00Z">
        <w:r w:rsidR="00D10F0E" w:rsidRPr="0088458A">
          <w:rPr>
            <w:rFonts w:ascii="Palatino Linotype" w:hAnsi="Palatino Linotype"/>
            <w:noProof/>
            <w:sz w:val="18"/>
            <w:szCs w:val="18"/>
          </w:rPr>
          <w:t xml:space="preserve">, et al. </w:t>
        </w:r>
      </w:ins>
      <w:ins w:id="1606" w:author="Yanfei Zhang" w:date="2022-03-28T23:55:00Z">
        <w:r w:rsidRPr="00415C97">
          <w:rPr>
            <w:rFonts w:ascii="Palatino Linotype" w:hAnsi="Palatino Linotype"/>
            <w:noProof/>
            <w:sz w:val="18"/>
            <w:szCs w:val="18"/>
          </w:rPr>
          <w:t xml:space="preserve">(2019). </w:t>
        </w:r>
        <w:r w:rsidRPr="00977A95">
          <w:rPr>
            <w:rFonts w:ascii="Palatino Linotype" w:hAnsi="Palatino Linotype"/>
            <w:iCs/>
            <w:noProof/>
            <w:sz w:val="18"/>
            <w:szCs w:val="18"/>
            <w:rPrChange w:id="1607" w:author="Yanfei Zhang" w:date="2022-03-29T23:51:00Z">
              <w:rPr>
                <w:rFonts w:ascii="Palatino Linotype" w:hAnsi="Palatino Linotype"/>
                <w:i/>
                <w:iCs/>
                <w:noProof/>
                <w:sz w:val="20"/>
              </w:rPr>
            </w:rPrChange>
          </w:rPr>
          <w:t>Integration of single-cell RNA-seq data into population models to characterize cancer metabolism</w:t>
        </w:r>
        <w:r w:rsidRPr="0088458A">
          <w:rPr>
            <w:rFonts w:ascii="Palatino Linotype" w:hAnsi="Palatino Linotype"/>
            <w:noProof/>
            <w:sz w:val="18"/>
            <w:szCs w:val="18"/>
          </w:rPr>
          <w:t xml:space="preserve">. </w:t>
        </w:r>
      </w:ins>
      <w:ins w:id="1608" w:author="Yanfei Zhang" w:date="2022-03-29T20:54:00Z">
        <w:r w:rsidR="00681C64" w:rsidRPr="00977A95">
          <w:rPr>
            <w:rFonts w:ascii="Palatino Linotype" w:hAnsi="Palatino Linotype"/>
            <w:i/>
            <w:noProof/>
            <w:sz w:val="18"/>
            <w:szCs w:val="18"/>
            <w:rPrChange w:id="1609" w:author="Yanfei Zhang" w:date="2022-03-29T23:51:00Z">
              <w:rPr>
                <w:rFonts w:ascii="Palatino Linotype" w:hAnsi="Palatino Linotype"/>
                <w:noProof/>
                <w:sz w:val="20"/>
              </w:rPr>
            </w:rPrChange>
          </w:rPr>
          <w:t>PLoS Comput. Biol.</w:t>
        </w:r>
        <w:r w:rsidR="00681C64" w:rsidRPr="0088458A">
          <w:rPr>
            <w:rFonts w:ascii="Palatino Linotype" w:hAnsi="Palatino Linotype"/>
            <w:noProof/>
            <w:sz w:val="18"/>
            <w:szCs w:val="18"/>
          </w:rPr>
          <w:t xml:space="preserve"> </w:t>
        </w:r>
      </w:ins>
      <w:ins w:id="1610" w:author="Yanfei Zhang" w:date="2022-03-28T23:55:00Z">
        <w:r w:rsidRPr="0088458A">
          <w:rPr>
            <w:rFonts w:ascii="Palatino Linotype" w:hAnsi="Palatino Linotype"/>
            <w:noProof/>
            <w:sz w:val="18"/>
            <w:szCs w:val="18"/>
          </w:rPr>
          <w:t>1–25.</w:t>
        </w:r>
      </w:ins>
      <w:ins w:id="1611" w:author="Yanfei Zhang" w:date="2022-03-29T20:56:00Z">
        <w:r w:rsidR="00681C64" w:rsidRPr="00415C97">
          <w:rPr>
            <w:rFonts w:ascii="Palatino Linotype" w:hAnsi="Palatino Linotype"/>
            <w:noProof/>
            <w:sz w:val="18"/>
            <w:szCs w:val="18"/>
          </w:rPr>
          <w:t xml:space="preserve"> doi: </w:t>
        </w:r>
        <w:r w:rsidR="00681C64" w:rsidRPr="000D35F2">
          <w:rPr>
            <w:rFonts w:ascii="Palatino Linotype" w:hAnsi="Palatino Linotype"/>
            <w:noProof/>
            <w:sz w:val="18"/>
            <w:szCs w:val="18"/>
          </w:rPr>
          <w:t>10.1371/journal.pcbi.1006733</w:t>
        </w:r>
      </w:ins>
    </w:p>
    <w:p w14:paraId="369F2EE1" w14:textId="70FE457C" w:rsidR="00AE7656" w:rsidRPr="000D35F2" w:rsidRDefault="00F771FC" w:rsidP="00977A95">
      <w:pPr>
        <w:widowControl w:val="0"/>
        <w:spacing w:line="240" w:lineRule="exact"/>
        <w:ind w:left="480" w:hanging="480"/>
        <w:contextualSpacing/>
        <w:rPr>
          <w:ins w:id="1612" w:author="Yanfei Zhang" w:date="2022-03-29T00:04:00Z"/>
          <w:rFonts w:ascii="Palatino Linotype" w:eastAsia="Palatino Linotype" w:hAnsi="Palatino Linotype" w:cs="Palatino Linotype"/>
          <w:sz w:val="18"/>
          <w:szCs w:val="18"/>
        </w:rPr>
        <w:pPrChange w:id="1613" w:author="Yanfei Zhang" w:date="2022-03-29T23:51:00Z">
          <w:pPr>
            <w:widowControl w:val="0"/>
            <w:ind w:left="480" w:hanging="480"/>
          </w:pPr>
        </w:pPrChange>
      </w:pPr>
      <w:r w:rsidRPr="000D35F2">
        <w:rPr>
          <w:rFonts w:ascii="Palatino Linotype" w:eastAsia="Palatino Linotype" w:hAnsi="Palatino Linotype" w:cs="Palatino Linotype"/>
          <w:sz w:val="18"/>
          <w:szCs w:val="18"/>
          <w:lang w:val="nl-NL"/>
        </w:rPr>
        <w:t>Daran-lapujade, P., Rossell, S., Gulik, W. M. Van, Luttik, M. A. H., Groot, M. J. L. De, Slijper, M.,</w:t>
      </w:r>
      <w:del w:id="1614" w:author="Yanfei Zhang" w:date="2022-03-29T21:08:00Z">
        <w:r w:rsidRPr="000D35F2" w:rsidDel="00D10F0E">
          <w:rPr>
            <w:rFonts w:ascii="Palatino Linotype" w:eastAsia="Palatino Linotype" w:hAnsi="Palatino Linotype" w:cs="Palatino Linotype"/>
            <w:sz w:val="18"/>
            <w:szCs w:val="18"/>
            <w:lang w:val="nl-NL"/>
          </w:rPr>
          <w:delText xml:space="preserve"> </w:delText>
        </w:r>
      </w:del>
      <w:ins w:id="1615" w:author="Yanfei Zhang" w:date="2022-03-29T21:08:00Z">
        <w:r w:rsidR="00D10F0E" w:rsidRPr="000D35F2">
          <w:rPr>
            <w:rFonts w:ascii="Palatino Linotype" w:eastAsia="Palatino Linotype" w:hAnsi="Palatino Linotype" w:cs="Palatino Linotype"/>
            <w:sz w:val="18"/>
            <w:szCs w:val="18"/>
            <w:lang w:val="nl-NL"/>
          </w:rPr>
          <w:t xml:space="preserve"> et al.</w:t>
        </w:r>
      </w:ins>
      <w:del w:id="1616" w:author="Yanfei Zhang" w:date="2022-03-29T21:08:00Z">
        <w:r w:rsidRPr="00624052" w:rsidDel="00D10F0E">
          <w:rPr>
            <w:rFonts w:ascii="Palatino Linotype" w:eastAsia="Palatino Linotype" w:hAnsi="Palatino Linotype" w:cs="Palatino Linotype"/>
            <w:sz w:val="18"/>
            <w:szCs w:val="18"/>
            <w:lang w:val="nl-NL"/>
          </w:rPr>
          <w:delText xml:space="preserve">… </w:delText>
        </w:r>
        <w:r w:rsidRPr="00F561C5" w:rsidDel="00D10F0E">
          <w:rPr>
            <w:rFonts w:ascii="Palatino Linotype" w:eastAsia="Palatino Linotype" w:hAnsi="Palatino Linotype" w:cs="Palatino Linotype"/>
            <w:sz w:val="18"/>
            <w:szCs w:val="18"/>
          </w:rPr>
          <w:delText>Bakker, B. M</w:delText>
        </w:r>
      </w:del>
      <w:r w:rsidRPr="00F561C5">
        <w:rPr>
          <w:rFonts w:ascii="Palatino Linotype" w:eastAsia="Palatino Linotype" w:hAnsi="Palatino Linotype" w:cs="Palatino Linotype"/>
          <w:sz w:val="18"/>
          <w:szCs w:val="18"/>
        </w:rPr>
        <w:t xml:space="preserve"> (2007). The fluxes through glycolytic enz</w:t>
      </w:r>
      <w:r w:rsidRPr="00A432C3">
        <w:rPr>
          <w:rFonts w:ascii="Palatino Linotype" w:eastAsia="Palatino Linotype" w:hAnsi="Palatino Linotype" w:cs="Palatino Linotype"/>
          <w:sz w:val="18"/>
          <w:szCs w:val="18"/>
        </w:rPr>
        <w:t>ymes in Saccharomyces cerevisiae are predominantly regulated at posttranscriptional levels.</w:t>
      </w:r>
      <w:ins w:id="1617" w:author="Yanfei Zhang" w:date="2022-03-29T20:57:00Z">
        <w:r w:rsidR="00681C64" w:rsidRPr="00A432C3">
          <w:rPr>
            <w:rFonts w:ascii="Palatino Linotype" w:eastAsia="Palatino Linotype" w:hAnsi="Palatino Linotype" w:cs="Palatino Linotype"/>
            <w:sz w:val="18"/>
            <w:szCs w:val="18"/>
          </w:rPr>
          <w:t xml:space="preserve"> </w:t>
        </w:r>
        <w:proofErr w:type="spellStart"/>
        <w:r w:rsidR="00681C64" w:rsidRPr="00977A95">
          <w:rPr>
            <w:rFonts w:ascii="Palatino Linotype" w:eastAsia="Palatino Linotype" w:hAnsi="Palatino Linotype" w:cs="Palatino Linotype"/>
            <w:i/>
            <w:sz w:val="18"/>
            <w:szCs w:val="18"/>
            <w:rPrChange w:id="1618" w:author="Yanfei Zhang" w:date="2022-03-29T23:51:00Z">
              <w:rPr>
                <w:rFonts w:ascii="Palatino Linotype" w:eastAsia="Palatino Linotype" w:hAnsi="Palatino Linotype" w:cs="Palatino Linotype"/>
                <w:sz w:val="18"/>
                <w:szCs w:val="18"/>
              </w:rPr>
            </w:rPrChange>
          </w:rPr>
          <w:t>Proc</w:t>
        </w:r>
        <w:proofErr w:type="spellEnd"/>
        <w:r w:rsidR="00681C64" w:rsidRPr="00977A95">
          <w:rPr>
            <w:rFonts w:ascii="Palatino Linotype" w:eastAsia="Palatino Linotype" w:hAnsi="Palatino Linotype" w:cs="Palatino Linotype"/>
            <w:i/>
            <w:sz w:val="18"/>
            <w:szCs w:val="18"/>
            <w:rPrChange w:id="1619" w:author="Yanfei Zhang" w:date="2022-03-29T23:51:00Z">
              <w:rPr>
                <w:rFonts w:ascii="Palatino Linotype" w:eastAsia="Palatino Linotype" w:hAnsi="Palatino Linotype" w:cs="Palatino Linotype"/>
                <w:sz w:val="18"/>
                <w:szCs w:val="18"/>
              </w:rPr>
            </w:rPrChange>
          </w:rPr>
          <w:t xml:space="preserve"> Natl </w:t>
        </w:r>
        <w:proofErr w:type="spellStart"/>
        <w:r w:rsidR="00681C64" w:rsidRPr="00977A95">
          <w:rPr>
            <w:rFonts w:ascii="Palatino Linotype" w:eastAsia="Palatino Linotype" w:hAnsi="Palatino Linotype" w:cs="Palatino Linotype"/>
            <w:i/>
            <w:sz w:val="18"/>
            <w:szCs w:val="18"/>
            <w:rPrChange w:id="1620" w:author="Yanfei Zhang" w:date="2022-03-29T23:51:00Z">
              <w:rPr>
                <w:rFonts w:ascii="Palatino Linotype" w:eastAsia="Palatino Linotype" w:hAnsi="Palatino Linotype" w:cs="Palatino Linotype"/>
                <w:sz w:val="18"/>
                <w:szCs w:val="18"/>
              </w:rPr>
            </w:rPrChange>
          </w:rPr>
          <w:t>Acad</w:t>
        </w:r>
        <w:proofErr w:type="spellEnd"/>
        <w:r w:rsidR="00681C64" w:rsidRPr="00977A95">
          <w:rPr>
            <w:rFonts w:ascii="Palatino Linotype" w:eastAsia="Palatino Linotype" w:hAnsi="Palatino Linotype" w:cs="Palatino Linotype"/>
            <w:i/>
            <w:sz w:val="18"/>
            <w:szCs w:val="18"/>
            <w:rPrChange w:id="1621" w:author="Yanfei Zhang" w:date="2022-03-29T23:51:00Z">
              <w:rPr>
                <w:rFonts w:ascii="Palatino Linotype" w:eastAsia="Palatino Linotype" w:hAnsi="Palatino Linotype" w:cs="Palatino Linotype"/>
                <w:sz w:val="18"/>
                <w:szCs w:val="18"/>
              </w:rPr>
            </w:rPrChange>
          </w:rPr>
          <w:t xml:space="preserve"> </w:t>
        </w:r>
        <w:proofErr w:type="spellStart"/>
        <w:r w:rsidR="00681C64" w:rsidRPr="00977A95">
          <w:rPr>
            <w:rFonts w:ascii="Palatino Linotype" w:eastAsia="Palatino Linotype" w:hAnsi="Palatino Linotype" w:cs="Palatino Linotype"/>
            <w:i/>
            <w:sz w:val="18"/>
            <w:szCs w:val="18"/>
            <w:rPrChange w:id="1622" w:author="Yanfei Zhang" w:date="2022-03-29T23:51:00Z">
              <w:rPr>
                <w:rFonts w:ascii="Palatino Linotype" w:eastAsia="Palatino Linotype" w:hAnsi="Palatino Linotype" w:cs="Palatino Linotype"/>
                <w:sz w:val="18"/>
                <w:szCs w:val="18"/>
              </w:rPr>
            </w:rPrChange>
          </w:rPr>
          <w:t>Sci</w:t>
        </w:r>
        <w:proofErr w:type="spellEnd"/>
        <w:r w:rsidR="00681C64" w:rsidRPr="00977A95">
          <w:rPr>
            <w:rFonts w:ascii="Palatino Linotype" w:eastAsia="Palatino Linotype" w:hAnsi="Palatino Linotype" w:cs="Palatino Linotype"/>
            <w:i/>
            <w:sz w:val="18"/>
            <w:szCs w:val="18"/>
            <w:rPrChange w:id="1623" w:author="Yanfei Zhang" w:date="2022-03-29T23:51:00Z">
              <w:rPr>
                <w:rFonts w:ascii="Palatino Linotype" w:eastAsia="Palatino Linotype" w:hAnsi="Palatino Linotype" w:cs="Palatino Linotype"/>
                <w:sz w:val="18"/>
                <w:szCs w:val="18"/>
              </w:rPr>
            </w:rPrChange>
          </w:rPr>
          <w:t xml:space="preserve"> U S A.</w:t>
        </w:r>
        <w:r w:rsidR="00681C64" w:rsidRPr="0088458A">
          <w:rPr>
            <w:rFonts w:ascii="Palatino Linotype" w:eastAsia="Palatino Linotype" w:hAnsi="Palatino Linotype" w:cs="Palatino Linotype"/>
            <w:sz w:val="18"/>
            <w:szCs w:val="18"/>
          </w:rPr>
          <w:t xml:space="preserve"> 104(40): 15753–15758. </w:t>
        </w:r>
        <w:proofErr w:type="spellStart"/>
        <w:r w:rsidR="00681C64" w:rsidRPr="00415C97">
          <w:rPr>
            <w:rFonts w:ascii="Palatino Linotype" w:eastAsia="Palatino Linotype" w:hAnsi="Palatino Linotype" w:cs="Palatino Linotype"/>
            <w:sz w:val="18"/>
            <w:szCs w:val="18"/>
          </w:rPr>
          <w:t>doi</w:t>
        </w:r>
        <w:proofErr w:type="spellEnd"/>
        <w:r w:rsidR="00681C64" w:rsidRPr="00415C97">
          <w:rPr>
            <w:rFonts w:ascii="Palatino Linotype" w:eastAsia="Palatino Linotype" w:hAnsi="Palatino Linotype" w:cs="Palatino Linotype"/>
            <w:sz w:val="18"/>
            <w:szCs w:val="18"/>
          </w:rPr>
          <w:t>: 10.1073/pnas.0707476104</w:t>
        </w:r>
      </w:ins>
    </w:p>
    <w:p w14:paraId="0908BE32" w14:textId="75D3788D" w:rsidR="007260EE" w:rsidRPr="00415C97" w:rsidRDefault="007260EE" w:rsidP="00977A95">
      <w:pPr>
        <w:widowControl w:val="0"/>
        <w:autoSpaceDE w:val="0"/>
        <w:autoSpaceDN w:val="0"/>
        <w:adjustRightInd w:val="0"/>
        <w:spacing w:before="240" w:after="120" w:line="240" w:lineRule="exact"/>
        <w:ind w:left="480" w:hanging="480"/>
        <w:contextualSpacing/>
        <w:rPr>
          <w:ins w:id="1624" w:author="Yanfei Zhang" w:date="2022-03-29T09:36:00Z"/>
          <w:rFonts w:ascii="Palatino Linotype" w:hAnsi="Palatino Linotype"/>
          <w:noProof/>
          <w:sz w:val="18"/>
          <w:szCs w:val="18"/>
        </w:rPr>
        <w:pPrChange w:id="1625" w:author="Yanfei Zhang" w:date="2022-03-29T23:51:00Z">
          <w:pPr>
            <w:widowControl w:val="0"/>
            <w:ind w:left="480" w:hanging="480"/>
          </w:pPr>
        </w:pPrChange>
      </w:pPr>
      <w:ins w:id="1626" w:author="Yanfei Zhang" w:date="2022-03-29T09:36:00Z">
        <w:r w:rsidRPr="000D35F2">
          <w:rPr>
            <w:rFonts w:ascii="Palatino Linotype" w:hAnsi="Palatino Linotype"/>
            <w:noProof/>
            <w:sz w:val="18"/>
            <w:szCs w:val="18"/>
          </w:rPr>
          <w:t xml:space="preserve">de Jong, B. W., Shi, S., Siewers, V., </w:t>
        </w:r>
      </w:ins>
      <w:ins w:id="1627" w:author="Yanfei Zhang" w:date="2022-03-29T21:11:00Z">
        <w:r w:rsidR="00D10F0E" w:rsidRPr="000D35F2">
          <w:rPr>
            <w:rFonts w:ascii="Palatino Linotype" w:hAnsi="Palatino Linotype"/>
            <w:noProof/>
            <w:sz w:val="18"/>
            <w:szCs w:val="18"/>
          </w:rPr>
          <w:t>and</w:t>
        </w:r>
      </w:ins>
      <w:ins w:id="1628" w:author="Yanfei Zhang" w:date="2022-03-29T09:36:00Z">
        <w:r w:rsidRPr="000D35F2">
          <w:rPr>
            <w:rFonts w:ascii="Palatino Linotype" w:hAnsi="Palatino Linotype"/>
            <w:noProof/>
            <w:sz w:val="18"/>
            <w:szCs w:val="18"/>
          </w:rPr>
          <w:t xml:space="preserve"> Nielsen, J. (2014). Improved production of fatty acid ethyl esters in Saccharomyces cerevisiae through up-regulation of the ethanol degradation pathway and expression of the heterologous phosphoketolase pathway. </w:t>
        </w:r>
        <w:r w:rsidRPr="00624052">
          <w:rPr>
            <w:rFonts w:ascii="Palatino Linotype" w:hAnsi="Palatino Linotype"/>
            <w:i/>
            <w:iCs/>
            <w:noProof/>
            <w:sz w:val="18"/>
            <w:szCs w:val="18"/>
          </w:rPr>
          <w:t>Microb</w:t>
        </w:r>
      </w:ins>
      <w:ins w:id="1629" w:author="Yanfei Zhang" w:date="2022-03-29T20:59:00Z">
        <w:r w:rsidR="00681C64" w:rsidRPr="00F561C5">
          <w:rPr>
            <w:rFonts w:ascii="Palatino Linotype" w:hAnsi="Palatino Linotype"/>
            <w:i/>
            <w:iCs/>
            <w:noProof/>
            <w:sz w:val="18"/>
            <w:szCs w:val="18"/>
          </w:rPr>
          <w:t>.</w:t>
        </w:r>
      </w:ins>
      <w:ins w:id="1630" w:author="Yanfei Zhang" w:date="2022-03-29T09:36:00Z">
        <w:r w:rsidRPr="00F561C5">
          <w:rPr>
            <w:rFonts w:ascii="Palatino Linotype" w:hAnsi="Palatino Linotype"/>
            <w:i/>
            <w:iCs/>
            <w:noProof/>
            <w:sz w:val="18"/>
            <w:szCs w:val="18"/>
          </w:rPr>
          <w:t xml:space="preserve"> Cell Factories</w:t>
        </w:r>
      </w:ins>
      <w:ins w:id="1631" w:author="Yanfei Zhang" w:date="2022-03-29T20:59:00Z">
        <w:r w:rsidR="00681C64" w:rsidRPr="00A432C3">
          <w:rPr>
            <w:rFonts w:ascii="Palatino Linotype" w:hAnsi="Palatino Linotype"/>
            <w:noProof/>
            <w:sz w:val="18"/>
            <w:szCs w:val="18"/>
          </w:rPr>
          <w:t>.</w:t>
        </w:r>
      </w:ins>
      <w:ins w:id="1632" w:author="Yanfei Zhang" w:date="2022-03-29T09:36:00Z">
        <w:r w:rsidRPr="00A432C3">
          <w:rPr>
            <w:rFonts w:ascii="Palatino Linotype" w:hAnsi="Palatino Linotype"/>
            <w:noProof/>
            <w:sz w:val="18"/>
            <w:szCs w:val="18"/>
          </w:rPr>
          <w:t xml:space="preserve"> </w:t>
        </w:r>
        <w:r w:rsidRPr="00977A95">
          <w:rPr>
            <w:rFonts w:ascii="Palatino Linotype" w:hAnsi="Palatino Linotype"/>
            <w:iCs/>
            <w:noProof/>
            <w:sz w:val="18"/>
            <w:szCs w:val="18"/>
            <w:rPrChange w:id="1633" w:author="Yanfei Zhang" w:date="2022-03-29T23:51:00Z">
              <w:rPr>
                <w:rFonts w:ascii="Palatino Linotype" w:hAnsi="Palatino Linotype"/>
                <w:i/>
                <w:iCs/>
                <w:noProof/>
                <w:sz w:val="20"/>
              </w:rPr>
            </w:rPrChange>
          </w:rPr>
          <w:t>13</w:t>
        </w:r>
        <w:r w:rsidRPr="0088458A">
          <w:rPr>
            <w:rFonts w:ascii="Palatino Linotype" w:hAnsi="Palatino Linotype"/>
            <w:noProof/>
            <w:sz w:val="18"/>
            <w:szCs w:val="18"/>
          </w:rPr>
          <w:t xml:space="preserve">(1), 1–10. </w:t>
        </w:r>
      </w:ins>
      <w:ins w:id="1634" w:author="Yanfei Zhang" w:date="2022-03-29T20:34:00Z">
        <w:r w:rsidR="006B6947" w:rsidRPr="0088458A">
          <w:rPr>
            <w:rFonts w:ascii="Palatino Linotype" w:hAnsi="Palatino Linotype"/>
            <w:noProof/>
            <w:sz w:val="18"/>
            <w:szCs w:val="18"/>
          </w:rPr>
          <w:t xml:space="preserve">doi: </w:t>
        </w:r>
      </w:ins>
      <w:ins w:id="1635" w:author="Yanfei Zhang" w:date="2022-03-29T09:36:00Z">
        <w:r w:rsidR="00D10F0E" w:rsidRPr="0088458A">
          <w:rPr>
            <w:rFonts w:ascii="Palatino Linotype" w:hAnsi="Palatino Linotype"/>
            <w:noProof/>
            <w:sz w:val="18"/>
            <w:szCs w:val="18"/>
          </w:rPr>
          <w:t>10.1186/1475-2859-13-39</w:t>
        </w:r>
      </w:ins>
    </w:p>
    <w:p w14:paraId="3F40F949" w14:textId="2EF7F194" w:rsidR="000B3575" w:rsidRPr="00977A95" w:rsidRDefault="000B3575" w:rsidP="00977A95">
      <w:pPr>
        <w:widowControl w:val="0"/>
        <w:autoSpaceDE w:val="0"/>
        <w:autoSpaceDN w:val="0"/>
        <w:adjustRightInd w:val="0"/>
        <w:spacing w:before="240" w:after="120" w:line="240" w:lineRule="exact"/>
        <w:ind w:left="480" w:hanging="480"/>
        <w:contextualSpacing/>
        <w:rPr>
          <w:rFonts w:ascii="Palatino Linotype" w:hAnsi="Palatino Linotype"/>
          <w:noProof/>
          <w:sz w:val="18"/>
          <w:szCs w:val="18"/>
          <w:rPrChange w:id="1636" w:author="Yanfei Zhang" w:date="2022-03-29T23:51:00Z">
            <w:rPr>
              <w:rFonts w:ascii="Palatino Linotype" w:eastAsia="Palatino Linotype" w:hAnsi="Palatino Linotype" w:cs="Palatino Linotype"/>
              <w:sz w:val="18"/>
              <w:szCs w:val="18"/>
            </w:rPr>
          </w:rPrChange>
        </w:rPr>
        <w:pPrChange w:id="1637" w:author="Yanfei Zhang" w:date="2022-03-29T23:51:00Z">
          <w:pPr>
            <w:widowControl w:val="0"/>
            <w:ind w:left="480" w:hanging="480"/>
          </w:pPr>
        </w:pPrChange>
      </w:pPr>
      <w:ins w:id="1638" w:author="Yanfei Zhang" w:date="2022-03-29T00:04:00Z">
        <w:r w:rsidRPr="00977A95">
          <w:rPr>
            <w:rFonts w:ascii="Palatino Linotype" w:hAnsi="Palatino Linotype"/>
            <w:noProof/>
            <w:sz w:val="18"/>
            <w:szCs w:val="18"/>
            <w:rPrChange w:id="1639" w:author="Yanfei Zhang" w:date="2022-03-29T23:51:00Z">
              <w:rPr>
                <w:rFonts w:ascii="Palatino Linotype" w:hAnsi="Palatino Linotype"/>
                <w:noProof/>
                <w:sz w:val="20"/>
              </w:rPr>
            </w:rPrChange>
          </w:rPr>
          <w:t xml:space="preserve">Ebrahim, A., </w:t>
        </w:r>
        <w:r w:rsidR="0088458A" w:rsidRPr="00415C97">
          <w:rPr>
            <w:rFonts w:ascii="Palatino Linotype" w:hAnsi="Palatino Linotype"/>
            <w:noProof/>
            <w:sz w:val="18"/>
            <w:szCs w:val="18"/>
          </w:rPr>
          <w:t>Lerman, J. A., Palsson, B. O., and</w:t>
        </w:r>
        <w:r w:rsidRPr="00977A95">
          <w:rPr>
            <w:rFonts w:ascii="Palatino Linotype" w:hAnsi="Palatino Linotype"/>
            <w:noProof/>
            <w:sz w:val="18"/>
            <w:szCs w:val="18"/>
            <w:rPrChange w:id="1640" w:author="Yanfei Zhang" w:date="2022-03-29T23:51:00Z">
              <w:rPr>
                <w:rFonts w:ascii="Palatino Linotype" w:hAnsi="Palatino Linotype"/>
                <w:noProof/>
                <w:sz w:val="20"/>
              </w:rPr>
            </w:rPrChange>
          </w:rPr>
          <w:t xml:space="preserve"> Hyduke, D. R. (2013). COBRApy: COnstraints-Based Reconstruction and Analysis for Python. </w:t>
        </w:r>
      </w:ins>
      <w:r w:rsidR="00C81DAA" w:rsidRPr="0088458A">
        <w:rPr>
          <w:rFonts w:ascii="Palatino Linotype" w:hAnsi="Palatino Linotype"/>
          <w:i/>
          <w:iCs/>
          <w:noProof/>
          <w:sz w:val="18"/>
          <w:szCs w:val="18"/>
        </w:rPr>
        <w:t>BMC Syst. Biol</w:t>
      </w:r>
      <w:ins w:id="1641" w:author="Yanfei Zhang" w:date="2022-03-29T00:04:00Z">
        <w:r w:rsidR="00681C64" w:rsidRPr="0088458A">
          <w:rPr>
            <w:rFonts w:ascii="Palatino Linotype" w:hAnsi="Palatino Linotype"/>
            <w:noProof/>
            <w:sz w:val="18"/>
            <w:szCs w:val="18"/>
          </w:rPr>
          <w:t>.</w:t>
        </w:r>
        <w:r w:rsidRPr="00977A95">
          <w:rPr>
            <w:rFonts w:ascii="Palatino Linotype" w:hAnsi="Palatino Linotype"/>
            <w:noProof/>
            <w:sz w:val="18"/>
            <w:szCs w:val="18"/>
            <w:rPrChange w:id="1642" w:author="Yanfei Zhang" w:date="2022-03-29T23:51:00Z">
              <w:rPr>
                <w:rFonts w:ascii="Palatino Linotype" w:hAnsi="Palatino Linotype"/>
                <w:noProof/>
                <w:sz w:val="20"/>
              </w:rPr>
            </w:rPrChange>
          </w:rPr>
          <w:t xml:space="preserve"> </w:t>
        </w:r>
        <w:r w:rsidRPr="00977A95">
          <w:rPr>
            <w:rFonts w:ascii="Palatino Linotype" w:hAnsi="Palatino Linotype"/>
            <w:iCs/>
            <w:noProof/>
            <w:sz w:val="18"/>
            <w:szCs w:val="18"/>
            <w:rPrChange w:id="1643" w:author="Yanfei Zhang" w:date="2022-03-29T23:51:00Z">
              <w:rPr>
                <w:rFonts w:ascii="Palatino Linotype" w:hAnsi="Palatino Linotype"/>
                <w:i/>
                <w:iCs/>
                <w:noProof/>
                <w:sz w:val="20"/>
              </w:rPr>
            </w:rPrChange>
          </w:rPr>
          <w:t>7</w:t>
        </w:r>
      </w:ins>
      <w:ins w:id="1644" w:author="Yanfei Zhang" w:date="2022-03-29T21:01:00Z">
        <w:r w:rsidR="00681C64" w:rsidRPr="00977A95">
          <w:rPr>
            <w:rFonts w:ascii="Palatino Linotype" w:hAnsi="Palatino Linotype"/>
            <w:iCs/>
            <w:noProof/>
            <w:sz w:val="18"/>
            <w:szCs w:val="18"/>
            <w:rPrChange w:id="1645" w:author="Yanfei Zhang" w:date="2022-03-29T23:51:00Z">
              <w:rPr>
                <w:rFonts w:ascii="Palatino Linotype" w:hAnsi="Palatino Linotype"/>
                <w:i/>
                <w:iCs/>
                <w:noProof/>
                <w:sz w:val="18"/>
                <w:szCs w:val="18"/>
              </w:rPr>
            </w:rPrChange>
          </w:rPr>
          <w:t>: 74</w:t>
        </w:r>
      </w:ins>
      <w:ins w:id="1646" w:author="Yanfei Zhang" w:date="2022-03-29T00:04:00Z">
        <w:r w:rsidRPr="00977A95">
          <w:rPr>
            <w:rFonts w:ascii="Palatino Linotype" w:hAnsi="Palatino Linotype"/>
            <w:noProof/>
            <w:sz w:val="18"/>
            <w:szCs w:val="18"/>
            <w:rPrChange w:id="1647" w:author="Yanfei Zhang" w:date="2022-03-29T23:51:00Z">
              <w:rPr>
                <w:rFonts w:ascii="Palatino Linotype" w:hAnsi="Palatino Linotype"/>
                <w:noProof/>
                <w:sz w:val="20"/>
              </w:rPr>
            </w:rPrChange>
          </w:rPr>
          <w:t xml:space="preserve">. </w:t>
        </w:r>
      </w:ins>
      <w:ins w:id="1648" w:author="Yanfei Zhang" w:date="2022-03-29T20:34:00Z">
        <w:r w:rsidR="006B6947" w:rsidRPr="0088458A">
          <w:rPr>
            <w:rFonts w:ascii="Palatino Linotype" w:hAnsi="Palatino Linotype"/>
            <w:noProof/>
            <w:sz w:val="18"/>
            <w:szCs w:val="18"/>
          </w:rPr>
          <w:t xml:space="preserve">doi: </w:t>
        </w:r>
      </w:ins>
      <w:ins w:id="1649" w:author="Yanfei Zhang" w:date="2022-03-29T00:04:00Z">
        <w:r w:rsidRPr="0088458A">
          <w:rPr>
            <w:rFonts w:ascii="Palatino Linotype" w:hAnsi="Palatino Linotype"/>
            <w:noProof/>
            <w:sz w:val="18"/>
            <w:szCs w:val="18"/>
          </w:rPr>
          <w:t>10.1186/1752-0509-7-74</w:t>
        </w:r>
      </w:ins>
    </w:p>
    <w:p w14:paraId="13D62C15" w14:textId="4EF18F1F" w:rsidR="00AE7656" w:rsidRPr="00415C97" w:rsidRDefault="00F771FC" w:rsidP="00977A95">
      <w:pPr>
        <w:widowControl w:val="0"/>
        <w:spacing w:line="240" w:lineRule="exact"/>
        <w:ind w:left="475" w:hanging="475"/>
        <w:contextualSpacing/>
        <w:rPr>
          <w:rFonts w:ascii="Palatino Linotype" w:eastAsia="Palatino Linotype" w:hAnsi="Palatino Linotype" w:cs="Palatino Linotype"/>
          <w:sz w:val="18"/>
          <w:szCs w:val="18"/>
        </w:rPr>
        <w:pPrChange w:id="1650" w:author="Yanfei Zhang" w:date="2022-03-29T23:51:00Z">
          <w:pPr>
            <w:widowControl w:val="0"/>
            <w:ind w:left="475" w:hanging="475"/>
          </w:pPr>
        </w:pPrChange>
      </w:pPr>
      <w:r w:rsidRPr="00977A95">
        <w:rPr>
          <w:rFonts w:ascii="Palatino Linotype" w:eastAsia="Palatino Linotype" w:hAnsi="Palatino Linotype" w:cs="Palatino Linotype"/>
          <w:sz w:val="18"/>
          <w:szCs w:val="18"/>
          <w:lang w:val="nl-NL"/>
          <w:rPrChange w:id="1651" w:author="Yanfei Zhang" w:date="2022-03-29T23:51:00Z">
            <w:rPr>
              <w:rFonts w:ascii="Palatino Linotype" w:eastAsia="Palatino Linotype" w:hAnsi="Palatino Linotype" w:cs="Palatino Linotype"/>
              <w:sz w:val="18"/>
              <w:szCs w:val="18"/>
              <w:lang w:val="nl-NL"/>
            </w:rPr>
          </w:rPrChange>
        </w:rPr>
        <w:t xml:space="preserve">Elferink, M. G. L., Albers, S. V., Konings, W. N., </w:t>
      </w:r>
      <w:r w:rsidR="00C81DAA" w:rsidRPr="00977A95">
        <w:rPr>
          <w:rFonts w:ascii="Palatino Linotype" w:eastAsia="Palatino Linotype" w:hAnsi="Palatino Linotype" w:cs="Palatino Linotype"/>
          <w:sz w:val="18"/>
          <w:szCs w:val="18"/>
          <w:lang w:val="nl-NL"/>
          <w:rPrChange w:id="1652" w:author="Yanfei Zhang" w:date="2022-03-29T23:51:00Z">
            <w:rPr>
              <w:rFonts w:ascii="Palatino Linotype" w:eastAsia="Palatino Linotype" w:hAnsi="Palatino Linotype" w:cs="Palatino Linotype"/>
              <w:sz w:val="18"/>
              <w:szCs w:val="18"/>
              <w:lang w:val="nl-NL"/>
            </w:rPr>
          </w:rPrChange>
        </w:rPr>
        <w:t>and</w:t>
      </w:r>
      <w:r w:rsidRPr="00977A95">
        <w:rPr>
          <w:rFonts w:ascii="Palatino Linotype" w:eastAsia="Palatino Linotype" w:hAnsi="Palatino Linotype" w:cs="Palatino Linotype"/>
          <w:sz w:val="18"/>
          <w:szCs w:val="18"/>
          <w:lang w:val="nl-NL"/>
          <w:rPrChange w:id="1653" w:author="Yanfei Zhang" w:date="2022-03-29T23:51:00Z">
            <w:rPr>
              <w:rFonts w:ascii="Palatino Linotype" w:eastAsia="Palatino Linotype" w:hAnsi="Palatino Linotype" w:cs="Palatino Linotype"/>
              <w:sz w:val="18"/>
              <w:szCs w:val="18"/>
              <w:lang w:val="nl-NL"/>
            </w:rPr>
          </w:rPrChange>
        </w:rPr>
        <w:t xml:space="preserve"> Driessen, A. J. M. (2001). </w:t>
      </w:r>
      <w:r w:rsidRPr="00977A95">
        <w:rPr>
          <w:rFonts w:ascii="Palatino Linotype" w:eastAsia="Palatino Linotype" w:hAnsi="Palatino Linotype" w:cs="Palatino Linotype"/>
          <w:sz w:val="18"/>
          <w:szCs w:val="18"/>
          <w:rPrChange w:id="1654" w:author="Yanfei Zhang" w:date="2022-03-29T23:51:00Z">
            <w:rPr>
              <w:rFonts w:ascii="Palatino Linotype" w:eastAsia="Palatino Linotype" w:hAnsi="Palatino Linotype" w:cs="Palatino Linotype"/>
              <w:sz w:val="18"/>
              <w:szCs w:val="18"/>
            </w:rPr>
          </w:rPrChange>
        </w:rPr>
        <w:t xml:space="preserve">Sugar transport in Sulfolobus solfataricus is mediated by two families of binding protein-dependent ABC transporters. </w:t>
      </w:r>
      <w:ins w:id="1655" w:author="Yanfei Zhang" w:date="2022-03-29T21:02:00Z">
        <w:r w:rsidR="00D10F0E" w:rsidRPr="00977A95">
          <w:rPr>
            <w:rFonts w:ascii="Palatino Linotype" w:eastAsia="Palatino Linotype" w:hAnsi="Palatino Linotype" w:cs="Palatino Linotype"/>
            <w:i/>
            <w:sz w:val="18"/>
            <w:szCs w:val="18"/>
            <w:rPrChange w:id="1656" w:author="Yanfei Zhang" w:date="2022-03-29T23:51:00Z">
              <w:rPr>
                <w:rFonts w:ascii="Palatino Linotype" w:eastAsia="Palatino Linotype" w:hAnsi="Palatino Linotype" w:cs="Palatino Linotype"/>
                <w:i/>
                <w:sz w:val="18"/>
                <w:szCs w:val="18"/>
              </w:rPr>
            </w:rPrChange>
          </w:rPr>
          <w:t xml:space="preserve">Mol. </w:t>
        </w:r>
        <w:proofErr w:type="spellStart"/>
        <w:r w:rsidR="00D10F0E" w:rsidRPr="00977A95">
          <w:rPr>
            <w:rFonts w:ascii="Palatino Linotype" w:eastAsia="Palatino Linotype" w:hAnsi="Palatino Linotype" w:cs="Palatino Linotype"/>
            <w:i/>
            <w:sz w:val="18"/>
            <w:szCs w:val="18"/>
            <w:rPrChange w:id="1657" w:author="Yanfei Zhang" w:date="2022-03-29T23:51:00Z">
              <w:rPr>
                <w:rFonts w:ascii="Palatino Linotype" w:eastAsia="Palatino Linotype" w:hAnsi="Palatino Linotype" w:cs="Palatino Linotype"/>
                <w:i/>
                <w:sz w:val="18"/>
                <w:szCs w:val="18"/>
              </w:rPr>
            </w:rPrChange>
          </w:rPr>
          <w:t>Microbiol</w:t>
        </w:r>
        <w:proofErr w:type="spellEnd"/>
        <w:r w:rsidR="00D10F0E" w:rsidRPr="00977A95">
          <w:rPr>
            <w:rFonts w:ascii="Palatino Linotype" w:eastAsia="Palatino Linotype" w:hAnsi="Palatino Linotype" w:cs="Palatino Linotype"/>
            <w:i/>
            <w:sz w:val="18"/>
            <w:szCs w:val="18"/>
            <w:rPrChange w:id="1658" w:author="Yanfei Zhang" w:date="2022-03-29T23:51:00Z">
              <w:rPr>
                <w:rFonts w:ascii="Palatino Linotype" w:eastAsia="Palatino Linotype" w:hAnsi="Palatino Linotype" w:cs="Palatino Linotype"/>
                <w:i/>
                <w:sz w:val="18"/>
                <w:szCs w:val="18"/>
              </w:rPr>
            </w:rPrChange>
          </w:rPr>
          <w:t xml:space="preserve">. </w:t>
        </w:r>
      </w:ins>
      <w:del w:id="1659" w:author="Yanfei Zhang" w:date="2022-03-29T21:02:00Z">
        <w:r w:rsidRPr="00977A95" w:rsidDel="00D10F0E">
          <w:rPr>
            <w:rFonts w:ascii="Palatino Linotype" w:eastAsia="Palatino Linotype" w:hAnsi="Palatino Linotype" w:cs="Palatino Linotype"/>
            <w:i/>
            <w:sz w:val="18"/>
            <w:szCs w:val="18"/>
            <w:rPrChange w:id="1660" w:author="Yanfei Zhang" w:date="2022-03-29T23:51:00Z">
              <w:rPr>
                <w:rFonts w:ascii="Palatino Linotype" w:eastAsia="Palatino Linotype" w:hAnsi="Palatino Linotype" w:cs="Palatino Linotype"/>
                <w:i/>
                <w:sz w:val="18"/>
                <w:szCs w:val="18"/>
              </w:rPr>
            </w:rPrChange>
          </w:rPr>
          <w:delText>Molecular Microbiology</w:delText>
        </w:r>
        <w:r w:rsidRPr="00977A95" w:rsidDel="00D10F0E">
          <w:rPr>
            <w:rFonts w:ascii="Palatino Linotype" w:eastAsia="Palatino Linotype" w:hAnsi="Palatino Linotype" w:cs="Palatino Linotype"/>
            <w:sz w:val="18"/>
            <w:szCs w:val="18"/>
            <w:rPrChange w:id="1661" w:author="Yanfei Zhang" w:date="2022-03-29T23:51:00Z">
              <w:rPr>
                <w:rFonts w:ascii="Palatino Linotype" w:eastAsia="Palatino Linotype" w:hAnsi="Palatino Linotype" w:cs="Palatino Linotype"/>
                <w:sz w:val="18"/>
                <w:szCs w:val="18"/>
              </w:rPr>
            </w:rPrChange>
          </w:rPr>
          <w:delText xml:space="preserve">, </w:delText>
        </w:r>
      </w:del>
      <w:r w:rsidRPr="00977A95">
        <w:rPr>
          <w:rFonts w:ascii="Palatino Linotype" w:eastAsia="Palatino Linotype" w:hAnsi="Palatino Linotype" w:cs="Palatino Linotype"/>
          <w:sz w:val="18"/>
          <w:szCs w:val="18"/>
          <w:rPrChange w:id="1662" w:author="Yanfei Zhang" w:date="2022-03-29T23:51:00Z">
            <w:rPr>
              <w:rFonts w:ascii="Palatino Linotype" w:eastAsia="Palatino Linotype" w:hAnsi="Palatino Linotype" w:cs="Palatino Linotype"/>
              <w:i/>
              <w:sz w:val="18"/>
              <w:szCs w:val="18"/>
            </w:rPr>
          </w:rPrChange>
        </w:rPr>
        <w:t>39</w:t>
      </w:r>
      <w:r w:rsidRPr="0088458A">
        <w:rPr>
          <w:rFonts w:ascii="Palatino Linotype" w:eastAsia="Palatino Linotype" w:hAnsi="Palatino Linotype" w:cs="Palatino Linotype"/>
          <w:sz w:val="18"/>
          <w:szCs w:val="18"/>
        </w:rPr>
        <w:t xml:space="preserve">(6), 1494–1503. </w:t>
      </w:r>
      <w:del w:id="1663" w:author="Yanfei Zhang" w:date="2022-03-29T20:34:00Z">
        <w:r w:rsidRPr="0088458A" w:rsidDel="006B6947">
          <w:rPr>
            <w:rFonts w:ascii="Palatino Linotype" w:eastAsia="Palatino Linotype" w:hAnsi="Palatino Linotype" w:cs="Palatino Linotype"/>
            <w:sz w:val="18"/>
            <w:szCs w:val="18"/>
          </w:rPr>
          <w:delText>https://doi.org/</w:delText>
        </w:r>
      </w:del>
      <w:proofErr w:type="spellStart"/>
      <w:ins w:id="1664" w:author="Yanfei Zhang" w:date="2022-03-29T20:34:00Z">
        <w:r w:rsidR="006B6947" w:rsidRPr="0088458A">
          <w:rPr>
            <w:rFonts w:ascii="Palatino Linotype" w:eastAsia="Palatino Linotype" w:hAnsi="Palatino Linotype" w:cs="Palatino Linotype"/>
            <w:sz w:val="18"/>
            <w:szCs w:val="18"/>
          </w:rPr>
          <w:t>doi</w:t>
        </w:r>
        <w:proofErr w:type="spellEnd"/>
        <w:r w:rsidR="006B6947" w:rsidRPr="0088458A">
          <w:rPr>
            <w:rFonts w:ascii="Palatino Linotype" w:eastAsia="Palatino Linotype" w:hAnsi="Palatino Linotype" w:cs="Palatino Linotype"/>
            <w:sz w:val="18"/>
            <w:szCs w:val="18"/>
          </w:rPr>
          <w:t xml:space="preserve">: </w:t>
        </w:r>
      </w:ins>
      <w:r w:rsidRPr="00415C97">
        <w:rPr>
          <w:rFonts w:ascii="Palatino Linotype" w:eastAsia="Palatino Linotype" w:hAnsi="Palatino Linotype" w:cs="Palatino Linotype"/>
          <w:sz w:val="18"/>
          <w:szCs w:val="18"/>
        </w:rPr>
        <w:t>10.1046/j.1365-2958.</w:t>
      </w:r>
      <w:proofErr w:type="gramStart"/>
      <w:r w:rsidRPr="00415C97">
        <w:rPr>
          <w:rFonts w:ascii="Palatino Linotype" w:eastAsia="Palatino Linotype" w:hAnsi="Palatino Linotype" w:cs="Palatino Linotype"/>
          <w:sz w:val="18"/>
          <w:szCs w:val="18"/>
        </w:rPr>
        <w:t>2001.02336.x</w:t>
      </w:r>
      <w:proofErr w:type="gramEnd"/>
    </w:p>
    <w:p w14:paraId="1A65D9E7" w14:textId="52514B1A" w:rsidR="00AE7656" w:rsidRPr="00415C97" w:rsidRDefault="00F771FC" w:rsidP="00977A95">
      <w:pPr>
        <w:widowControl w:val="0"/>
        <w:spacing w:line="240" w:lineRule="exact"/>
        <w:ind w:left="480" w:hanging="480"/>
        <w:contextualSpacing/>
        <w:rPr>
          <w:rFonts w:ascii="Palatino Linotype" w:eastAsia="Palatino Linotype" w:hAnsi="Palatino Linotype" w:cs="Palatino Linotype"/>
          <w:sz w:val="18"/>
          <w:szCs w:val="18"/>
          <w:lang w:val="nl-NL"/>
        </w:rPr>
        <w:pPrChange w:id="1665" w:author="Yanfei Zhang" w:date="2022-03-29T23:51:00Z">
          <w:pPr>
            <w:widowControl w:val="0"/>
            <w:ind w:left="480" w:hanging="480"/>
          </w:pPr>
        </w:pPrChange>
      </w:pPr>
      <w:r w:rsidRPr="000D35F2">
        <w:rPr>
          <w:rFonts w:ascii="Palatino Linotype" w:eastAsia="Palatino Linotype" w:hAnsi="Palatino Linotype" w:cs="Palatino Linotype"/>
          <w:sz w:val="18"/>
          <w:szCs w:val="18"/>
        </w:rPr>
        <w:t xml:space="preserve">Gasmi, N., Jacques, P. E., Klimova, N., Guo, X., Ricciardi, A., Robert, F., </w:t>
      </w:r>
      <w:del w:id="1666" w:author="Yanfei Zhang" w:date="2022-03-29T21:12:00Z">
        <w:r w:rsidRPr="000D35F2" w:rsidDel="00515BE8">
          <w:rPr>
            <w:rFonts w:ascii="Palatino Linotype" w:eastAsia="Palatino Linotype" w:hAnsi="Palatino Linotype" w:cs="Palatino Linotype"/>
            <w:sz w:val="18"/>
            <w:szCs w:val="18"/>
          </w:rPr>
          <w:delText xml:space="preserve">&amp; </w:delText>
        </w:r>
      </w:del>
      <w:ins w:id="1667" w:author="Yanfei Zhang" w:date="2022-03-29T21:12:00Z">
        <w:r w:rsidR="00515BE8" w:rsidRPr="000D35F2">
          <w:rPr>
            <w:rFonts w:ascii="Palatino Linotype" w:eastAsia="Palatino Linotype" w:hAnsi="Palatino Linotype" w:cs="Palatino Linotype"/>
            <w:sz w:val="18"/>
            <w:szCs w:val="18"/>
          </w:rPr>
          <w:t xml:space="preserve">and </w:t>
        </w:r>
      </w:ins>
      <w:proofErr w:type="spellStart"/>
      <w:r w:rsidRPr="000D35F2">
        <w:rPr>
          <w:rFonts w:ascii="Palatino Linotype" w:eastAsia="Palatino Linotype" w:hAnsi="Palatino Linotype" w:cs="Palatino Linotype"/>
          <w:sz w:val="18"/>
          <w:szCs w:val="18"/>
        </w:rPr>
        <w:t>Turcotte</w:t>
      </w:r>
      <w:proofErr w:type="spellEnd"/>
      <w:r w:rsidRPr="000D35F2">
        <w:rPr>
          <w:rFonts w:ascii="Palatino Linotype" w:eastAsia="Palatino Linotype" w:hAnsi="Palatino Linotype" w:cs="Palatino Linotype"/>
          <w:sz w:val="18"/>
          <w:szCs w:val="18"/>
        </w:rPr>
        <w:t xml:space="preserve">, B. (2014). The switch from fermentation to respiration in Saccharomyces cerevisiae is regulated by the Ert1 transcriptional activator/repressor. </w:t>
      </w:r>
      <w:r w:rsidRPr="00624052">
        <w:rPr>
          <w:rFonts w:ascii="Palatino Linotype" w:eastAsia="Palatino Linotype" w:hAnsi="Palatino Linotype" w:cs="Palatino Linotype"/>
          <w:i/>
          <w:sz w:val="18"/>
          <w:szCs w:val="18"/>
          <w:lang w:val="nl-NL"/>
        </w:rPr>
        <w:t>Genetics</w:t>
      </w:r>
      <w:del w:id="1668" w:author="Yanfei Zhang" w:date="2022-03-29T21:03:00Z">
        <w:r w:rsidRPr="00F561C5" w:rsidDel="00D10F0E">
          <w:rPr>
            <w:rFonts w:ascii="Palatino Linotype" w:eastAsia="Palatino Linotype" w:hAnsi="Palatino Linotype" w:cs="Palatino Linotype"/>
            <w:sz w:val="18"/>
            <w:szCs w:val="18"/>
            <w:lang w:val="nl-NL"/>
          </w:rPr>
          <w:delText>,</w:delText>
        </w:r>
      </w:del>
      <w:r w:rsidRPr="00F561C5">
        <w:rPr>
          <w:rFonts w:ascii="Palatino Linotype" w:eastAsia="Palatino Linotype" w:hAnsi="Palatino Linotype" w:cs="Palatino Linotype"/>
          <w:sz w:val="18"/>
          <w:szCs w:val="18"/>
          <w:lang w:val="nl-NL"/>
        </w:rPr>
        <w:t xml:space="preserve"> </w:t>
      </w:r>
      <w:r w:rsidRPr="00977A95">
        <w:rPr>
          <w:rFonts w:ascii="Palatino Linotype" w:eastAsia="Palatino Linotype" w:hAnsi="Palatino Linotype" w:cs="Palatino Linotype"/>
          <w:sz w:val="18"/>
          <w:szCs w:val="18"/>
          <w:lang w:val="nl-NL"/>
          <w:rPrChange w:id="1669" w:author="Yanfei Zhang" w:date="2022-03-29T23:51:00Z">
            <w:rPr>
              <w:rFonts w:ascii="Palatino Linotype" w:eastAsia="Palatino Linotype" w:hAnsi="Palatino Linotype" w:cs="Palatino Linotype"/>
              <w:i/>
              <w:sz w:val="18"/>
              <w:szCs w:val="18"/>
              <w:lang w:val="nl-NL"/>
            </w:rPr>
          </w:rPrChange>
        </w:rPr>
        <w:t>198</w:t>
      </w:r>
      <w:r w:rsidRPr="0088458A">
        <w:rPr>
          <w:rFonts w:ascii="Palatino Linotype" w:eastAsia="Palatino Linotype" w:hAnsi="Palatino Linotype" w:cs="Palatino Linotype"/>
          <w:sz w:val="18"/>
          <w:szCs w:val="18"/>
          <w:lang w:val="nl-NL"/>
        </w:rPr>
        <w:t xml:space="preserve">(2), 547–560. </w:t>
      </w:r>
      <w:del w:id="1670" w:author="Yanfei Zhang" w:date="2022-03-29T20:34:00Z">
        <w:r w:rsidRPr="0088458A" w:rsidDel="006B6947">
          <w:rPr>
            <w:rFonts w:ascii="Palatino Linotype" w:eastAsia="Palatino Linotype" w:hAnsi="Palatino Linotype" w:cs="Palatino Linotype"/>
            <w:sz w:val="18"/>
            <w:szCs w:val="18"/>
            <w:lang w:val="nl-NL"/>
          </w:rPr>
          <w:delText>https://doi.org/</w:delText>
        </w:r>
      </w:del>
      <w:ins w:id="1671" w:author="Yanfei Zhang" w:date="2022-03-29T20:34:00Z">
        <w:r w:rsidR="006B6947" w:rsidRPr="0088458A">
          <w:rPr>
            <w:rFonts w:ascii="Palatino Linotype" w:eastAsia="Palatino Linotype" w:hAnsi="Palatino Linotype" w:cs="Palatino Linotype"/>
            <w:sz w:val="18"/>
            <w:szCs w:val="18"/>
            <w:lang w:val="nl-NL"/>
          </w:rPr>
          <w:t xml:space="preserve">doi: </w:t>
        </w:r>
      </w:ins>
      <w:r w:rsidRPr="00415C97">
        <w:rPr>
          <w:rFonts w:ascii="Palatino Linotype" w:eastAsia="Palatino Linotype" w:hAnsi="Palatino Linotype" w:cs="Palatino Linotype"/>
          <w:sz w:val="18"/>
          <w:szCs w:val="18"/>
          <w:lang w:val="nl-NL"/>
        </w:rPr>
        <w:t>10.1534/genetics.114.168609</w:t>
      </w:r>
    </w:p>
    <w:p w14:paraId="3F5D5786" w14:textId="14C20892" w:rsidR="0042246F" w:rsidRPr="0088458A" w:rsidRDefault="0088458A" w:rsidP="00977A95">
      <w:pPr>
        <w:widowControl w:val="0"/>
        <w:autoSpaceDE w:val="0"/>
        <w:autoSpaceDN w:val="0"/>
        <w:adjustRightInd w:val="0"/>
        <w:spacing w:before="240" w:after="120" w:line="240" w:lineRule="exact"/>
        <w:ind w:left="480" w:hanging="480"/>
        <w:contextualSpacing/>
        <w:rPr>
          <w:ins w:id="1672" w:author="Yanfei Zhang" w:date="2022-03-29T08:02:00Z"/>
          <w:rFonts w:ascii="Palatino Linotype" w:hAnsi="Palatino Linotype"/>
          <w:noProof/>
          <w:sz w:val="18"/>
          <w:szCs w:val="18"/>
        </w:rPr>
        <w:pPrChange w:id="1673" w:author="Yanfei Zhang" w:date="2022-03-29T23:51:00Z">
          <w:pPr>
            <w:widowControl w:val="0"/>
            <w:ind w:left="480" w:hanging="480"/>
          </w:pPr>
        </w:pPrChange>
      </w:pPr>
      <w:ins w:id="1674" w:author="Yanfei Zhang" w:date="2022-03-29T08:02:00Z">
        <w:r w:rsidRPr="00415C97">
          <w:rPr>
            <w:rFonts w:ascii="Palatino Linotype" w:hAnsi="Palatino Linotype"/>
            <w:noProof/>
            <w:sz w:val="18"/>
            <w:szCs w:val="18"/>
          </w:rPr>
          <w:t>Gleißner, M., Kaiser, U., and</w:t>
        </w:r>
        <w:r w:rsidR="0042246F" w:rsidRPr="000D35F2">
          <w:rPr>
            <w:rFonts w:ascii="Palatino Linotype" w:hAnsi="Palatino Linotype"/>
            <w:noProof/>
            <w:sz w:val="18"/>
            <w:szCs w:val="18"/>
          </w:rPr>
          <w:t xml:space="preserve"> Antonopoulos, E. (1997). </w:t>
        </w:r>
        <w:r w:rsidR="0042246F" w:rsidRPr="000D35F2">
          <w:rPr>
            <w:rFonts w:ascii="Palatino Linotype" w:hAnsi="Palatino Linotype"/>
            <w:iCs/>
            <w:noProof/>
            <w:sz w:val="18"/>
            <w:szCs w:val="18"/>
          </w:rPr>
          <w:t xml:space="preserve">The Archaeal SoxABCD Complex Is a Proton Pump in </w:t>
        </w:r>
        <w:r w:rsidR="0042246F" w:rsidRPr="000D35F2">
          <w:rPr>
            <w:rFonts w:ascii="Palatino Linotype" w:hAnsi="Palatino Linotype"/>
            <w:iCs/>
            <w:noProof/>
            <w:sz w:val="18"/>
            <w:szCs w:val="18"/>
          </w:rPr>
          <w:lastRenderedPageBreak/>
          <w:t>Sulfolobus acidocaldarius</w:t>
        </w:r>
        <w:r w:rsidR="0042246F" w:rsidRPr="00624052">
          <w:rPr>
            <w:rFonts w:ascii="Palatino Linotype" w:hAnsi="Palatino Linotype"/>
            <w:noProof/>
            <w:sz w:val="18"/>
            <w:szCs w:val="18"/>
          </w:rPr>
          <w:t xml:space="preserve">. </w:t>
        </w:r>
      </w:ins>
      <w:ins w:id="1675" w:author="Yanfei Zhang" w:date="2022-04-04T20:08:00Z">
        <w:r w:rsidR="000D35F2" w:rsidRPr="000D35F2">
          <w:rPr>
            <w:rFonts w:ascii="Palatino Linotype" w:hAnsi="Palatino Linotype"/>
            <w:i/>
            <w:noProof/>
            <w:sz w:val="18"/>
            <w:szCs w:val="18"/>
            <w:rPrChange w:id="1676" w:author="Yanfei Zhang" w:date="2022-04-04T20:08:00Z">
              <w:rPr>
                <w:rFonts w:ascii="Palatino Linotype" w:hAnsi="Palatino Linotype"/>
                <w:noProof/>
                <w:sz w:val="18"/>
                <w:szCs w:val="18"/>
              </w:rPr>
            </w:rPrChange>
          </w:rPr>
          <w:t>J. Biol. Chem</w:t>
        </w:r>
        <w:r w:rsidR="000D35F2">
          <w:rPr>
            <w:rFonts w:ascii="Palatino Linotype" w:hAnsi="Palatino Linotype"/>
            <w:noProof/>
            <w:sz w:val="18"/>
            <w:szCs w:val="18"/>
          </w:rPr>
          <w:t xml:space="preserve"> </w:t>
        </w:r>
      </w:ins>
      <w:ins w:id="1677" w:author="Yanfei Zhang" w:date="2022-03-29T08:02:00Z">
        <w:r w:rsidR="0042246F" w:rsidRPr="00745FBA">
          <w:rPr>
            <w:rFonts w:ascii="Palatino Linotype" w:hAnsi="Palatino Linotype"/>
            <w:iCs/>
            <w:noProof/>
            <w:sz w:val="18"/>
            <w:szCs w:val="18"/>
            <w:rPrChange w:id="1678" w:author="Yanfei Zhang" w:date="2022-03-29T23:58:00Z">
              <w:rPr>
                <w:rFonts w:ascii="Palatino Linotype" w:hAnsi="Palatino Linotype"/>
                <w:i/>
                <w:iCs/>
                <w:noProof/>
                <w:sz w:val="18"/>
                <w:szCs w:val="18"/>
              </w:rPr>
            </w:rPrChange>
          </w:rPr>
          <w:t>272</w:t>
        </w:r>
        <w:r w:rsidR="0042246F" w:rsidRPr="0088458A">
          <w:rPr>
            <w:rFonts w:ascii="Palatino Linotype" w:hAnsi="Palatino Linotype"/>
            <w:noProof/>
            <w:sz w:val="18"/>
            <w:szCs w:val="18"/>
          </w:rPr>
          <w:t xml:space="preserve">(13), 8417–8426. </w:t>
        </w:r>
      </w:ins>
      <w:ins w:id="1679" w:author="Yanfei Zhang" w:date="2022-03-29T20:34:00Z">
        <w:r w:rsidR="006B6947" w:rsidRPr="0088458A">
          <w:rPr>
            <w:rFonts w:ascii="Palatino Linotype" w:hAnsi="Palatino Linotype"/>
            <w:noProof/>
            <w:sz w:val="18"/>
            <w:szCs w:val="18"/>
          </w:rPr>
          <w:t xml:space="preserve">doi: </w:t>
        </w:r>
      </w:ins>
      <w:ins w:id="1680" w:author="Yanfei Zhang" w:date="2022-03-29T08:02:00Z">
        <w:r w:rsidR="0042246F" w:rsidRPr="0088458A">
          <w:rPr>
            <w:rFonts w:ascii="Palatino Linotype" w:hAnsi="Palatino Linotype"/>
            <w:noProof/>
            <w:sz w:val="18"/>
            <w:szCs w:val="18"/>
          </w:rPr>
          <w:t>10.1074/jbc.272.13.8417</w:t>
        </w:r>
      </w:ins>
    </w:p>
    <w:p w14:paraId="50653634" w14:textId="3791508D" w:rsidR="00AE7656" w:rsidRPr="001C240F" w:rsidRDefault="00F771FC" w:rsidP="00977A95">
      <w:pPr>
        <w:widowControl w:val="0"/>
        <w:spacing w:line="240" w:lineRule="exact"/>
        <w:ind w:left="480" w:hanging="480"/>
        <w:contextualSpacing/>
        <w:rPr>
          <w:rFonts w:ascii="Palatino Linotype" w:eastAsia="Palatino Linotype" w:hAnsi="Palatino Linotype" w:cs="Palatino Linotype"/>
          <w:sz w:val="18"/>
          <w:szCs w:val="18"/>
        </w:rPr>
        <w:pPrChange w:id="1681" w:author="Yanfei Zhang" w:date="2022-03-29T23:51:00Z">
          <w:pPr>
            <w:widowControl w:val="0"/>
            <w:ind w:left="480" w:hanging="480"/>
          </w:pPr>
        </w:pPrChange>
      </w:pPr>
      <w:r w:rsidRPr="0088458A">
        <w:rPr>
          <w:rFonts w:ascii="Palatino Linotype" w:eastAsia="Palatino Linotype" w:hAnsi="Palatino Linotype" w:cs="Palatino Linotype"/>
          <w:sz w:val="18"/>
          <w:szCs w:val="18"/>
          <w:lang w:val="nl-NL"/>
        </w:rPr>
        <w:t xml:space="preserve">Gore, J., Youk, H., &amp; Oudenaarden, A. Van. </w:t>
      </w:r>
      <w:r w:rsidRPr="0088458A">
        <w:rPr>
          <w:rFonts w:ascii="Palatino Linotype" w:eastAsia="Palatino Linotype" w:hAnsi="Palatino Linotype" w:cs="Palatino Linotype"/>
          <w:sz w:val="18"/>
          <w:szCs w:val="18"/>
        </w:rPr>
        <w:t xml:space="preserve">(2009). Snowdrift game dynamics and facultative cheating in yeast. </w:t>
      </w:r>
      <w:r w:rsidRPr="000D35F2">
        <w:rPr>
          <w:rFonts w:ascii="Palatino Linotype" w:eastAsia="Palatino Linotype" w:hAnsi="Palatino Linotype" w:cs="Palatino Linotype"/>
          <w:i/>
          <w:sz w:val="18"/>
          <w:szCs w:val="18"/>
        </w:rPr>
        <w:t>Nature</w:t>
      </w:r>
      <w:r w:rsidRPr="000D35F2">
        <w:rPr>
          <w:rFonts w:ascii="Palatino Linotype" w:eastAsia="Palatino Linotype" w:hAnsi="Palatino Linotype" w:cs="Palatino Linotype"/>
          <w:sz w:val="18"/>
          <w:szCs w:val="18"/>
        </w:rPr>
        <w:t xml:space="preserve">, </w:t>
      </w:r>
      <w:r w:rsidRPr="00624052">
        <w:rPr>
          <w:rFonts w:ascii="Palatino Linotype" w:eastAsia="Palatino Linotype" w:hAnsi="Palatino Linotype" w:cs="Palatino Linotype"/>
          <w:i/>
          <w:sz w:val="18"/>
          <w:szCs w:val="18"/>
        </w:rPr>
        <w:t>459</w:t>
      </w:r>
      <w:del w:id="1682" w:author="Yanfei Zhang" w:date="2022-03-29T17:30:00Z">
        <w:r w:rsidRPr="00F561C5" w:rsidDel="00D64073">
          <w:rPr>
            <w:rFonts w:ascii="Palatino Linotype" w:eastAsia="Palatino Linotype" w:hAnsi="Palatino Linotype" w:cs="Palatino Linotype"/>
            <w:sz w:val="18"/>
            <w:szCs w:val="18"/>
          </w:rPr>
          <w:delText>(May)</w:delText>
        </w:r>
      </w:del>
      <w:r w:rsidRPr="00F561C5">
        <w:rPr>
          <w:rFonts w:ascii="Palatino Linotype" w:eastAsia="Palatino Linotype" w:hAnsi="Palatino Linotype" w:cs="Palatino Linotype"/>
          <w:sz w:val="18"/>
          <w:szCs w:val="18"/>
        </w:rPr>
        <w:t xml:space="preserve">, 253–256. </w:t>
      </w:r>
      <w:del w:id="1683" w:author="Yanfei Zhang" w:date="2022-03-29T20:34:00Z">
        <w:r w:rsidRPr="00A432C3" w:rsidDel="006B6947">
          <w:rPr>
            <w:rFonts w:ascii="Palatino Linotype" w:eastAsia="Palatino Linotype" w:hAnsi="Palatino Linotype" w:cs="Palatino Linotype"/>
            <w:sz w:val="18"/>
            <w:szCs w:val="18"/>
          </w:rPr>
          <w:delText>https://doi.org/</w:delText>
        </w:r>
      </w:del>
      <w:proofErr w:type="spellStart"/>
      <w:ins w:id="1684" w:author="Yanfei Zhang" w:date="2022-03-29T20:34:00Z">
        <w:r w:rsidR="006B6947" w:rsidRPr="00A432C3">
          <w:rPr>
            <w:rFonts w:ascii="Palatino Linotype" w:eastAsia="Palatino Linotype" w:hAnsi="Palatino Linotype" w:cs="Palatino Linotype"/>
            <w:sz w:val="18"/>
            <w:szCs w:val="18"/>
          </w:rPr>
          <w:t>doi</w:t>
        </w:r>
        <w:proofErr w:type="spellEnd"/>
        <w:r w:rsidR="006B6947" w:rsidRPr="00A432C3">
          <w:rPr>
            <w:rFonts w:ascii="Palatino Linotype" w:eastAsia="Palatino Linotype" w:hAnsi="Palatino Linotype" w:cs="Palatino Linotype"/>
            <w:sz w:val="18"/>
            <w:szCs w:val="18"/>
          </w:rPr>
          <w:t xml:space="preserve">: </w:t>
        </w:r>
      </w:ins>
      <w:r w:rsidRPr="001C240F">
        <w:rPr>
          <w:rFonts w:ascii="Palatino Linotype" w:eastAsia="Palatino Linotype" w:hAnsi="Palatino Linotype" w:cs="Palatino Linotype"/>
          <w:sz w:val="18"/>
          <w:szCs w:val="18"/>
        </w:rPr>
        <w:t>10.1038/nature07921</w:t>
      </w:r>
    </w:p>
    <w:p w14:paraId="3DB2C493" w14:textId="777E8486" w:rsidR="006C2C27" w:rsidRDefault="006C2C27" w:rsidP="00977A95">
      <w:pPr>
        <w:widowControl w:val="0"/>
        <w:spacing w:line="240" w:lineRule="exact"/>
        <w:ind w:left="480" w:hanging="480"/>
        <w:contextualSpacing/>
        <w:rPr>
          <w:ins w:id="1685" w:author="Yanfei Zhang" w:date="2022-04-06T16:32:00Z"/>
          <w:rFonts w:ascii="Palatino Linotype" w:eastAsia="Palatino Linotype" w:hAnsi="Palatino Linotype" w:cs="Palatino Linotype"/>
          <w:sz w:val="18"/>
          <w:szCs w:val="18"/>
        </w:rPr>
        <w:pPrChange w:id="1686" w:author="Yanfei Zhang" w:date="2022-03-29T23:51:00Z">
          <w:pPr>
            <w:widowControl w:val="0"/>
            <w:ind w:left="480" w:hanging="480"/>
          </w:pPr>
        </w:pPrChange>
      </w:pPr>
      <w:proofErr w:type="spellStart"/>
      <w:ins w:id="1687" w:author="Yanfei Zhang" w:date="2022-04-06T16:32:00Z">
        <w:r w:rsidRPr="006C2C27">
          <w:rPr>
            <w:rFonts w:ascii="Palatino Linotype" w:eastAsia="Palatino Linotype" w:hAnsi="Palatino Linotype" w:cs="Palatino Linotype"/>
            <w:sz w:val="18"/>
            <w:szCs w:val="18"/>
          </w:rPr>
          <w:t>Haferkamp</w:t>
        </w:r>
        <w:proofErr w:type="spellEnd"/>
        <w:r w:rsidRPr="006C2C27">
          <w:rPr>
            <w:rFonts w:ascii="Palatino Linotype" w:eastAsia="Palatino Linotype" w:hAnsi="Palatino Linotype" w:cs="Palatino Linotype"/>
            <w:sz w:val="18"/>
            <w:szCs w:val="18"/>
          </w:rPr>
          <w:t xml:space="preserve">, P. (2011) Biochemical studies of enzymes involved in glycolysis of the </w:t>
        </w:r>
        <w:proofErr w:type="spellStart"/>
        <w:r w:rsidRPr="006C2C27">
          <w:rPr>
            <w:rFonts w:ascii="Palatino Linotype" w:eastAsia="Palatino Linotype" w:hAnsi="Palatino Linotype" w:cs="Palatino Linotype"/>
            <w:sz w:val="18"/>
            <w:szCs w:val="18"/>
          </w:rPr>
          <w:t>thermoacidophilic</w:t>
        </w:r>
        <w:proofErr w:type="spellEnd"/>
        <w:r w:rsidRPr="006C2C27">
          <w:rPr>
            <w:rFonts w:ascii="Palatino Linotype" w:eastAsia="Palatino Linotype" w:hAnsi="Palatino Linotype" w:cs="Palatino Linotype"/>
            <w:sz w:val="18"/>
            <w:szCs w:val="18"/>
          </w:rPr>
          <w:t xml:space="preserve"> </w:t>
        </w:r>
        <w:proofErr w:type="spellStart"/>
        <w:r w:rsidRPr="006C2C27">
          <w:rPr>
            <w:rFonts w:ascii="Palatino Linotype" w:eastAsia="Palatino Linotype" w:hAnsi="Palatino Linotype" w:cs="Palatino Linotype"/>
            <w:sz w:val="18"/>
            <w:szCs w:val="18"/>
          </w:rPr>
          <w:t>crena</w:t>
        </w:r>
        <w:r>
          <w:rPr>
            <w:rFonts w:ascii="Palatino Linotype" w:eastAsia="Palatino Linotype" w:hAnsi="Palatino Linotype" w:cs="Palatino Linotype"/>
            <w:sz w:val="18"/>
            <w:szCs w:val="18"/>
          </w:rPr>
          <w:t>rchaeon</w:t>
        </w:r>
        <w:proofErr w:type="spellEnd"/>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Sulfolobus</w:t>
        </w:r>
        <w:proofErr w:type="spellEnd"/>
        <w:r>
          <w:rPr>
            <w:rFonts w:ascii="Palatino Linotype" w:eastAsia="Palatino Linotype" w:hAnsi="Palatino Linotype" w:cs="Palatino Linotype"/>
            <w:sz w:val="18"/>
            <w:szCs w:val="18"/>
          </w:rPr>
          <w:t xml:space="preserve"> </w:t>
        </w:r>
        <w:proofErr w:type="spellStart"/>
        <w:r>
          <w:rPr>
            <w:rFonts w:ascii="Palatino Linotype" w:eastAsia="Palatino Linotype" w:hAnsi="Palatino Linotype" w:cs="Palatino Linotype"/>
            <w:sz w:val="18"/>
            <w:szCs w:val="18"/>
          </w:rPr>
          <w:t>solfataricus</w:t>
        </w:r>
        <w:proofErr w:type="spellEnd"/>
        <w:r>
          <w:rPr>
            <w:rFonts w:ascii="Palatino Linotype" w:eastAsia="Palatino Linotype" w:hAnsi="Palatino Linotype" w:cs="Palatino Linotype"/>
            <w:sz w:val="18"/>
            <w:szCs w:val="18"/>
          </w:rPr>
          <w:t>.</w:t>
        </w:r>
        <w:r w:rsidRPr="006C2C27">
          <w:rPr>
            <w:rFonts w:ascii="Palatino Linotype" w:eastAsia="Palatino Linotype" w:hAnsi="Palatino Linotype" w:cs="Palatino Linotype"/>
            <w:sz w:val="18"/>
            <w:szCs w:val="18"/>
          </w:rPr>
          <w:t xml:space="preserve"> </w:t>
        </w:r>
      </w:ins>
      <w:ins w:id="1688" w:author="Yanfei Zhang" w:date="2022-04-06T16:33:00Z">
        <w:r>
          <w:rPr>
            <w:rFonts w:ascii="Palatino Linotype" w:eastAsia="Palatino Linotype" w:hAnsi="Palatino Linotype" w:cs="Palatino Linotype"/>
            <w:sz w:val="18"/>
            <w:szCs w:val="18"/>
          </w:rPr>
          <w:t>[</w:t>
        </w:r>
      </w:ins>
      <w:ins w:id="1689" w:author="Yanfei Zhang" w:date="2022-04-06T16:32:00Z">
        <w:r w:rsidRPr="006C2C27">
          <w:rPr>
            <w:rFonts w:ascii="Palatino Linotype" w:eastAsia="Palatino Linotype" w:hAnsi="Palatino Linotype" w:cs="Palatino Linotype"/>
            <w:sz w:val="18"/>
            <w:szCs w:val="18"/>
          </w:rPr>
          <w:t>PhD</w:t>
        </w:r>
      </w:ins>
      <w:ins w:id="1690" w:author="Yanfei Zhang" w:date="2022-04-06T16:34:00Z">
        <w:r>
          <w:rPr>
            <w:rFonts w:ascii="Palatino Linotype" w:eastAsia="Palatino Linotype" w:hAnsi="Palatino Linotype" w:cs="Palatino Linotype"/>
            <w:sz w:val="18"/>
            <w:szCs w:val="18"/>
          </w:rPr>
          <w:t>’s</w:t>
        </w:r>
      </w:ins>
      <w:ins w:id="1691" w:author="Yanfei Zhang" w:date="2022-04-06T16:32:00Z">
        <w:r w:rsidRPr="006C2C27">
          <w:rPr>
            <w:rFonts w:ascii="Palatino Linotype" w:eastAsia="Palatino Linotype" w:hAnsi="Palatino Linotype" w:cs="Palatino Linotype"/>
            <w:sz w:val="18"/>
            <w:szCs w:val="18"/>
          </w:rPr>
          <w:t xml:space="preserve"> thesis</w:t>
        </w:r>
      </w:ins>
      <w:ins w:id="1692" w:author="Yanfei Zhang" w:date="2022-04-06T16:33:00Z">
        <w:r>
          <w:rPr>
            <w:rFonts w:ascii="Palatino Linotype" w:eastAsia="Palatino Linotype" w:hAnsi="Palatino Linotype" w:cs="Palatino Linotype"/>
            <w:sz w:val="18"/>
            <w:szCs w:val="18"/>
          </w:rPr>
          <w:t>]</w:t>
        </w:r>
      </w:ins>
      <w:ins w:id="1693" w:author="Yanfei Zhang" w:date="2022-04-06T16:32:00Z">
        <w:r>
          <w:rPr>
            <w:rFonts w:ascii="Palatino Linotype" w:eastAsia="Palatino Linotype" w:hAnsi="Palatino Linotype" w:cs="Palatino Linotype"/>
            <w:sz w:val="18"/>
            <w:szCs w:val="18"/>
          </w:rPr>
          <w:t>.</w:t>
        </w:r>
      </w:ins>
      <w:ins w:id="1694" w:author="Yanfei Zhang" w:date="2022-04-06T16:34:00Z">
        <w:r>
          <w:rPr>
            <w:rFonts w:ascii="Palatino Linotype" w:eastAsia="Palatino Linotype" w:hAnsi="Palatino Linotype" w:cs="Palatino Linotype"/>
            <w:sz w:val="18"/>
            <w:szCs w:val="18"/>
          </w:rPr>
          <w:t xml:space="preserve"> [Essen]:</w:t>
        </w:r>
      </w:ins>
      <w:ins w:id="1695" w:author="Yanfei Zhang" w:date="2022-04-06T16:32:00Z">
        <w:r w:rsidRPr="006C2C27">
          <w:rPr>
            <w:rFonts w:ascii="Palatino Linotype" w:eastAsia="Palatino Linotype" w:hAnsi="Palatino Linotype" w:cs="Palatino Linotype"/>
            <w:sz w:val="18"/>
            <w:szCs w:val="18"/>
          </w:rPr>
          <w:t xml:space="preserve"> University Duisburg-Essen</w:t>
        </w:r>
      </w:ins>
    </w:p>
    <w:p w14:paraId="55DD4713" w14:textId="17EEC2C5" w:rsidR="00AE7656" w:rsidRPr="00415C97" w:rsidDel="006C2C27" w:rsidRDefault="00F771FC" w:rsidP="00977A95">
      <w:pPr>
        <w:widowControl w:val="0"/>
        <w:spacing w:line="240" w:lineRule="exact"/>
        <w:ind w:left="480" w:hanging="480"/>
        <w:contextualSpacing/>
        <w:rPr>
          <w:del w:id="1696" w:author="Yanfei Zhang" w:date="2022-04-06T16:30:00Z"/>
          <w:rFonts w:ascii="Palatino Linotype" w:eastAsia="Palatino Linotype" w:hAnsi="Palatino Linotype" w:cs="Palatino Linotype"/>
          <w:sz w:val="18"/>
          <w:szCs w:val="18"/>
        </w:rPr>
        <w:pPrChange w:id="1697" w:author="Yanfei Zhang" w:date="2022-03-29T23:51:00Z">
          <w:pPr>
            <w:widowControl w:val="0"/>
            <w:ind w:left="480" w:hanging="480"/>
          </w:pPr>
        </w:pPrChange>
      </w:pPr>
      <w:del w:id="1698" w:author="Yanfei Zhang" w:date="2022-04-06T16:30:00Z">
        <w:r w:rsidRPr="000356A0" w:rsidDel="006C2C27">
          <w:rPr>
            <w:rFonts w:ascii="Palatino Linotype" w:eastAsia="Palatino Linotype" w:hAnsi="Palatino Linotype" w:cs="Palatino Linotype"/>
            <w:sz w:val="18"/>
            <w:szCs w:val="18"/>
          </w:rPr>
          <w:delText xml:space="preserve">Haferkamp, P., Tjaden, B., Shen, L., Bräsen, C., Kouril, T., </w:delText>
        </w:r>
      </w:del>
      <w:del w:id="1699" w:author="Yanfei Zhang" w:date="2022-03-29T21:12:00Z">
        <w:r w:rsidRPr="00F7022D" w:rsidDel="00515BE8">
          <w:rPr>
            <w:rFonts w:ascii="Palatino Linotype" w:eastAsia="Palatino Linotype" w:hAnsi="Palatino Linotype" w:cs="Palatino Linotype"/>
            <w:sz w:val="18"/>
            <w:szCs w:val="18"/>
          </w:rPr>
          <w:delText xml:space="preserve">&amp; </w:delText>
        </w:r>
      </w:del>
      <w:del w:id="1700" w:author="Yanfei Zhang" w:date="2022-04-06T16:30:00Z">
        <w:r w:rsidRPr="0094731A" w:rsidDel="006C2C27">
          <w:rPr>
            <w:rFonts w:ascii="Palatino Linotype" w:eastAsia="Palatino Linotype" w:hAnsi="Palatino Linotype" w:cs="Palatino Linotype"/>
            <w:sz w:val="18"/>
            <w:szCs w:val="18"/>
          </w:rPr>
          <w:delText xml:space="preserve">Siebers, B. (2019). The carbon switch at the level of pyruvate and phosphoenolpyruvate in sulfolobus solfataricusP2. </w:delText>
        </w:r>
      </w:del>
      <w:del w:id="1701" w:author="Yanfei Zhang" w:date="2022-03-29T21:13:00Z">
        <w:r w:rsidRPr="00B95541" w:rsidDel="00515BE8">
          <w:rPr>
            <w:rFonts w:ascii="Palatino Linotype" w:eastAsia="Palatino Linotype" w:hAnsi="Palatino Linotype" w:cs="Palatino Linotype"/>
            <w:i/>
            <w:sz w:val="18"/>
            <w:szCs w:val="18"/>
          </w:rPr>
          <w:delText>Frontiers in Microbiology</w:delText>
        </w:r>
        <w:r w:rsidRPr="00B95541" w:rsidDel="00515BE8">
          <w:rPr>
            <w:rFonts w:ascii="Palatino Linotype" w:eastAsia="Palatino Linotype" w:hAnsi="Palatino Linotype" w:cs="Palatino Linotype"/>
            <w:sz w:val="18"/>
            <w:szCs w:val="18"/>
          </w:rPr>
          <w:delText>,</w:delText>
        </w:r>
      </w:del>
      <w:del w:id="1702" w:author="Yanfei Zhang" w:date="2022-04-06T16:30:00Z">
        <w:r w:rsidRPr="00B95541" w:rsidDel="006C2C27">
          <w:rPr>
            <w:rFonts w:ascii="Palatino Linotype" w:eastAsia="Palatino Linotype" w:hAnsi="Palatino Linotype" w:cs="Palatino Linotype"/>
            <w:sz w:val="18"/>
            <w:szCs w:val="18"/>
          </w:rPr>
          <w:delText xml:space="preserve"> </w:delText>
        </w:r>
        <w:r w:rsidRPr="00977A95" w:rsidDel="006C2C27">
          <w:rPr>
            <w:rFonts w:ascii="Palatino Linotype" w:eastAsia="Palatino Linotype" w:hAnsi="Palatino Linotype" w:cs="Palatino Linotype"/>
            <w:sz w:val="18"/>
            <w:szCs w:val="18"/>
            <w:rPrChange w:id="1703" w:author="Yanfei Zhang" w:date="2022-03-29T23:51:00Z">
              <w:rPr>
                <w:rFonts w:ascii="Palatino Linotype" w:eastAsia="Palatino Linotype" w:hAnsi="Palatino Linotype" w:cs="Palatino Linotype"/>
                <w:i/>
                <w:sz w:val="18"/>
                <w:szCs w:val="18"/>
              </w:rPr>
            </w:rPrChange>
          </w:rPr>
          <w:delText>10</w:delText>
        </w:r>
      </w:del>
      <w:del w:id="1704" w:author="Yanfei Zhang" w:date="2022-03-29T21:14:00Z">
        <w:r w:rsidRPr="0088458A" w:rsidDel="00515BE8">
          <w:rPr>
            <w:rFonts w:ascii="Palatino Linotype" w:eastAsia="Palatino Linotype" w:hAnsi="Palatino Linotype" w:cs="Palatino Linotype"/>
            <w:sz w:val="18"/>
            <w:szCs w:val="18"/>
          </w:rPr>
          <w:delText>(APR)</w:delText>
        </w:r>
      </w:del>
      <w:del w:id="1705" w:author="Yanfei Zhang" w:date="2022-04-06T16:30:00Z">
        <w:r w:rsidRPr="0088458A" w:rsidDel="006C2C27">
          <w:rPr>
            <w:rFonts w:ascii="Palatino Linotype" w:eastAsia="Palatino Linotype" w:hAnsi="Palatino Linotype" w:cs="Palatino Linotype"/>
            <w:sz w:val="18"/>
            <w:szCs w:val="18"/>
          </w:rPr>
          <w:delText xml:space="preserve">, 1–13. </w:delText>
        </w:r>
      </w:del>
      <w:del w:id="1706" w:author="Yanfei Zhang" w:date="2022-03-29T20:34:00Z">
        <w:r w:rsidRPr="0088458A" w:rsidDel="006B6947">
          <w:rPr>
            <w:rFonts w:ascii="Palatino Linotype" w:eastAsia="Palatino Linotype" w:hAnsi="Palatino Linotype" w:cs="Palatino Linotype"/>
            <w:sz w:val="18"/>
            <w:szCs w:val="18"/>
          </w:rPr>
          <w:delText>https://doi.org/</w:delText>
        </w:r>
      </w:del>
      <w:del w:id="1707" w:author="Yanfei Zhang" w:date="2022-04-06T16:30:00Z">
        <w:r w:rsidRPr="0088458A" w:rsidDel="006C2C27">
          <w:rPr>
            <w:rFonts w:ascii="Palatino Linotype" w:eastAsia="Palatino Linotype" w:hAnsi="Palatino Linotype" w:cs="Palatino Linotype"/>
            <w:sz w:val="18"/>
            <w:szCs w:val="18"/>
          </w:rPr>
          <w:delText>10.3389/fmicb.2019.00757</w:delText>
        </w:r>
      </w:del>
    </w:p>
    <w:p w14:paraId="43C65F80" w14:textId="0D3860F7" w:rsidR="007260EE" w:rsidRPr="00977A95" w:rsidRDefault="007260EE" w:rsidP="00977A95">
      <w:pPr>
        <w:widowControl w:val="0"/>
        <w:autoSpaceDE w:val="0"/>
        <w:autoSpaceDN w:val="0"/>
        <w:adjustRightInd w:val="0"/>
        <w:spacing w:before="240" w:after="120" w:line="240" w:lineRule="exact"/>
        <w:ind w:left="480" w:hanging="480"/>
        <w:contextualSpacing/>
        <w:rPr>
          <w:ins w:id="1708" w:author="Yanfei Zhang" w:date="2022-03-29T09:38:00Z"/>
          <w:rFonts w:ascii="Palatino Linotype" w:hAnsi="Palatino Linotype"/>
          <w:noProof/>
          <w:sz w:val="18"/>
          <w:szCs w:val="18"/>
          <w:rPrChange w:id="1709" w:author="Yanfei Zhang" w:date="2022-03-29T23:51:00Z">
            <w:rPr>
              <w:ins w:id="1710" w:author="Yanfei Zhang" w:date="2022-03-29T09:38:00Z"/>
              <w:rFonts w:ascii="Palatino Linotype" w:hAnsi="Palatino Linotype"/>
              <w:noProof/>
              <w:sz w:val="20"/>
            </w:rPr>
          </w:rPrChange>
        </w:rPr>
        <w:pPrChange w:id="1711" w:author="Yanfei Zhang" w:date="2022-03-29T23:51:00Z">
          <w:pPr>
            <w:widowControl w:val="0"/>
            <w:autoSpaceDE w:val="0"/>
            <w:autoSpaceDN w:val="0"/>
            <w:adjustRightInd w:val="0"/>
            <w:spacing w:before="240" w:after="120" w:line="240" w:lineRule="auto"/>
            <w:ind w:left="480" w:hanging="480"/>
          </w:pPr>
        </w:pPrChange>
      </w:pPr>
      <w:moveToRangeStart w:id="1712" w:author="Yanfei Zhang" w:date="2022-03-29T09:38:00Z" w:name="move99439146"/>
      <w:moveTo w:id="1713" w:author="Yanfei Zhang" w:date="2022-03-29T09:38:00Z">
        <w:r w:rsidRPr="00977A95">
          <w:rPr>
            <w:rFonts w:ascii="Palatino Linotype" w:hAnsi="Palatino Linotype"/>
            <w:noProof/>
            <w:sz w:val="18"/>
            <w:szCs w:val="18"/>
            <w:rPrChange w:id="1714" w:author="Yanfei Zhang" w:date="2022-03-29T23:51:00Z">
              <w:rPr>
                <w:rFonts w:ascii="Palatino Linotype" w:hAnsi="Palatino Linotype"/>
                <w:noProof/>
                <w:sz w:val="20"/>
              </w:rPr>
            </w:rPrChange>
          </w:rPr>
          <w:t xml:space="preserve">Hoefnagel, M. H. N., Starrenburg, M. J. C., Martens, D. E., Hugenholtz, J., Kleerebezem, M., </w:t>
        </w:r>
      </w:moveTo>
      <w:ins w:id="1715" w:author="Yanfei Zhang" w:date="2022-04-06T16:50:00Z">
        <w:r w:rsidR="00141003" w:rsidRPr="00B74FC6">
          <w:rPr>
            <w:rFonts w:ascii="Palatino Linotype" w:hAnsi="Palatino Linotype"/>
            <w:noProof/>
            <w:sz w:val="18"/>
            <w:szCs w:val="18"/>
          </w:rPr>
          <w:t>Van</w:t>
        </w:r>
        <w:r w:rsidR="00141003" w:rsidRPr="009A6693">
          <w:rPr>
            <w:rFonts w:ascii="Palatino Linotype" w:hAnsi="Palatino Linotype"/>
            <w:noProof/>
            <w:sz w:val="18"/>
            <w:szCs w:val="18"/>
          </w:rPr>
          <w:t xml:space="preserve"> </w:t>
        </w:r>
      </w:ins>
      <w:moveTo w:id="1716" w:author="Yanfei Zhang" w:date="2022-03-29T09:38:00Z">
        <w:r w:rsidRPr="00977A95">
          <w:rPr>
            <w:rFonts w:ascii="Palatino Linotype" w:hAnsi="Palatino Linotype"/>
            <w:noProof/>
            <w:sz w:val="18"/>
            <w:szCs w:val="18"/>
            <w:rPrChange w:id="1717" w:author="Yanfei Zhang" w:date="2022-03-29T23:51:00Z">
              <w:rPr>
                <w:rFonts w:ascii="Palatino Linotype" w:hAnsi="Palatino Linotype"/>
                <w:noProof/>
                <w:sz w:val="20"/>
              </w:rPr>
            </w:rPrChange>
          </w:rPr>
          <w:t>Swam, I. I.</w:t>
        </w:r>
        <w:del w:id="1718" w:author="Yanfei Zhang" w:date="2022-04-06T16:50:00Z">
          <w:r w:rsidRPr="00977A95" w:rsidDel="00141003">
            <w:rPr>
              <w:rFonts w:ascii="Palatino Linotype" w:hAnsi="Palatino Linotype"/>
              <w:noProof/>
              <w:sz w:val="18"/>
              <w:szCs w:val="18"/>
              <w:rPrChange w:id="1719" w:author="Yanfei Zhang" w:date="2022-03-29T23:51:00Z">
                <w:rPr>
                  <w:rFonts w:ascii="Palatino Linotype" w:hAnsi="Palatino Linotype"/>
                  <w:noProof/>
                  <w:sz w:val="20"/>
                </w:rPr>
              </w:rPrChange>
            </w:rPr>
            <w:delText xml:space="preserve"> Van</w:delText>
          </w:r>
        </w:del>
        <w:r w:rsidRPr="00977A95">
          <w:rPr>
            <w:rFonts w:ascii="Palatino Linotype" w:hAnsi="Palatino Linotype"/>
            <w:noProof/>
            <w:sz w:val="18"/>
            <w:szCs w:val="18"/>
            <w:rPrChange w:id="1720" w:author="Yanfei Zhang" w:date="2022-03-29T23:51:00Z">
              <w:rPr>
                <w:rFonts w:ascii="Palatino Linotype" w:hAnsi="Palatino Linotype"/>
                <w:noProof/>
                <w:sz w:val="20"/>
              </w:rPr>
            </w:rPrChange>
          </w:rPr>
          <w:t xml:space="preserve">, </w:t>
        </w:r>
        <w:del w:id="1721" w:author="Yanfei Zhang" w:date="2022-04-06T16:50:00Z">
          <w:r w:rsidRPr="00977A95" w:rsidDel="00141003">
            <w:rPr>
              <w:rFonts w:ascii="Palatino Linotype" w:hAnsi="Palatino Linotype"/>
              <w:noProof/>
              <w:sz w:val="18"/>
              <w:szCs w:val="18"/>
              <w:rPrChange w:id="1722" w:author="Yanfei Zhang" w:date="2022-03-29T23:51:00Z">
                <w:rPr>
                  <w:rFonts w:ascii="Palatino Linotype" w:hAnsi="Palatino Linotype"/>
                  <w:noProof/>
                  <w:sz w:val="20"/>
                </w:rPr>
              </w:rPrChange>
            </w:rPr>
            <w:delText xml:space="preserve">Bongers, R., </w:delText>
          </w:r>
        </w:del>
      </w:moveTo>
      <w:ins w:id="1723" w:author="Yanfei Zhang" w:date="2022-03-29T21:15:00Z">
        <w:r w:rsidR="00515BE8" w:rsidRPr="00977A95">
          <w:rPr>
            <w:rFonts w:ascii="Palatino Linotype" w:hAnsi="Palatino Linotype"/>
            <w:noProof/>
            <w:sz w:val="18"/>
            <w:szCs w:val="18"/>
            <w:rPrChange w:id="1724" w:author="Yanfei Zhang" w:date="2022-03-29T23:51:00Z">
              <w:rPr>
                <w:rFonts w:ascii="Palatino Linotype" w:hAnsi="Palatino Linotype"/>
                <w:noProof/>
                <w:sz w:val="20"/>
              </w:rPr>
            </w:rPrChange>
          </w:rPr>
          <w:t>et al</w:t>
        </w:r>
      </w:ins>
      <w:ins w:id="1725" w:author="Yanfei Zhang" w:date="2022-03-29T21:16:00Z">
        <w:r w:rsidR="00515BE8" w:rsidRPr="00977A95">
          <w:rPr>
            <w:rFonts w:ascii="Palatino Linotype" w:hAnsi="Palatino Linotype"/>
            <w:noProof/>
            <w:sz w:val="18"/>
            <w:szCs w:val="18"/>
            <w:rPrChange w:id="1726" w:author="Yanfei Zhang" w:date="2022-03-29T23:51:00Z">
              <w:rPr>
                <w:rFonts w:ascii="Palatino Linotype" w:hAnsi="Palatino Linotype"/>
                <w:noProof/>
                <w:sz w:val="20"/>
              </w:rPr>
            </w:rPrChange>
          </w:rPr>
          <w:t xml:space="preserve">. </w:t>
        </w:r>
      </w:ins>
      <w:moveTo w:id="1727" w:author="Yanfei Zhang" w:date="2022-03-29T09:38:00Z">
        <w:del w:id="1728" w:author="Yanfei Zhang" w:date="2022-03-29T21:14:00Z">
          <w:r w:rsidRPr="00977A95" w:rsidDel="00515BE8">
            <w:rPr>
              <w:rFonts w:ascii="Palatino Linotype" w:hAnsi="Palatino Linotype"/>
              <w:noProof/>
              <w:sz w:val="18"/>
              <w:szCs w:val="18"/>
              <w:rPrChange w:id="1729" w:author="Yanfei Zhang" w:date="2022-03-29T23:51:00Z">
                <w:rPr>
                  <w:rFonts w:ascii="Palatino Linotype" w:hAnsi="Palatino Linotype"/>
                  <w:noProof/>
                  <w:sz w:val="20"/>
                </w:rPr>
              </w:rPrChange>
            </w:rPr>
            <w:delText xml:space="preserve">Westerhoff, H. V, Snoep, J. L., &amp; Wageningen, E. V. </w:delText>
          </w:r>
        </w:del>
        <w:r w:rsidRPr="00977A95">
          <w:rPr>
            <w:rFonts w:ascii="Palatino Linotype" w:hAnsi="Palatino Linotype"/>
            <w:noProof/>
            <w:sz w:val="18"/>
            <w:szCs w:val="18"/>
            <w:rPrChange w:id="1730" w:author="Yanfei Zhang" w:date="2022-03-29T23:51:00Z">
              <w:rPr>
                <w:rFonts w:ascii="Palatino Linotype" w:hAnsi="Palatino Linotype"/>
                <w:noProof/>
                <w:sz w:val="20"/>
              </w:rPr>
            </w:rPrChange>
          </w:rPr>
          <w:t xml:space="preserve">(2002). </w:t>
        </w:r>
        <w:r w:rsidRPr="00977A95">
          <w:rPr>
            <w:rFonts w:ascii="Palatino Linotype" w:hAnsi="Palatino Linotype"/>
            <w:iCs/>
            <w:noProof/>
            <w:sz w:val="18"/>
            <w:szCs w:val="18"/>
            <w:rPrChange w:id="1731" w:author="Yanfei Zhang" w:date="2022-03-29T23:51:00Z">
              <w:rPr>
                <w:rFonts w:ascii="Palatino Linotype" w:hAnsi="Palatino Linotype"/>
                <w:iCs/>
                <w:noProof/>
                <w:sz w:val="20"/>
              </w:rPr>
            </w:rPrChange>
          </w:rPr>
          <w:t>Metabolic engineering of lactic acid bacteria , the combined approach</w:t>
        </w:r>
        <w:r w:rsidRPr="00977A95">
          <w:rPr>
            <w:iCs/>
            <w:noProof/>
            <w:sz w:val="18"/>
            <w:szCs w:val="18"/>
            <w:rPrChange w:id="1732" w:author="Yanfei Zhang" w:date="2022-03-29T23:51:00Z">
              <w:rPr>
                <w:iCs/>
                <w:noProof/>
                <w:sz w:val="20"/>
              </w:rPr>
            </w:rPrChange>
          </w:rPr>
          <w:t> </w:t>
        </w:r>
        <w:r w:rsidRPr="00977A95">
          <w:rPr>
            <w:rFonts w:ascii="Palatino Linotype" w:hAnsi="Palatino Linotype"/>
            <w:iCs/>
            <w:noProof/>
            <w:sz w:val="18"/>
            <w:szCs w:val="18"/>
            <w:rPrChange w:id="1733" w:author="Yanfei Zhang" w:date="2022-03-29T23:51:00Z">
              <w:rPr>
                <w:rFonts w:ascii="Palatino Linotype" w:hAnsi="Palatino Linotype"/>
                <w:iCs/>
                <w:noProof/>
                <w:sz w:val="20"/>
              </w:rPr>
            </w:rPrChange>
          </w:rPr>
          <w:t>: kinetic modelling , metabolic control and experimental analysis</w:t>
        </w:r>
        <w:r w:rsidRPr="00977A95">
          <w:rPr>
            <w:rFonts w:ascii="Palatino Linotype" w:hAnsi="Palatino Linotype"/>
            <w:noProof/>
            <w:sz w:val="18"/>
            <w:szCs w:val="18"/>
            <w:rPrChange w:id="1734" w:author="Yanfei Zhang" w:date="2022-03-29T23:51:00Z">
              <w:rPr>
                <w:rFonts w:ascii="Palatino Linotype" w:hAnsi="Palatino Linotype"/>
                <w:noProof/>
                <w:sz w:val="20"/>
              </w:rPr>
            </w:rPrChange>
          </w:rPr>
          <w:t xml:space="preserve">. </w:t>
        </w:r>
      </w:moveTo>
      <w:ins w:id="1735" w:author="Yanfei Zhang" w:date="2022-03-29T17:32:00Z">
        <w:r w:rsidR="00653CD1" w:rsidRPr="00977A95">
          <w:rPr>
            <w:rFonts w:ascii="Palatino Linotype" w:hAnsi="Palatino Linotype"/>
            <w:i/>
            <w:noProof/>
            <w:sz w:val="18"/>
            <w:szCs w:val="18"/>
            <w:rPrChange w:id="1736" w:author="Yanfei Zhang" w:date="2022-03-29T23:51:00Z">
              <w:rPr>
                <w:rFonts w:ascii="Palatino Linotype" w:hAnsi="Palatino Linotype"/>
                <w:noProof/>
                <w:sz w:val="20"/>
              </w:rPr>
            </w:rPrChange>
          </w:rPr>
          <w:t>Microbiology</w:t>
        </w:r>
        <w:r w:rsidR="00653CD1" w:rsidRPr="00977A95">
          <w:rPr>
            <w:rFonts w:ascii="Palatino Linotype" w:hAnsi="Palatino Linotype"/>
            <w:noProof/>
            <w:sz w:val="18"/>
            <w:szCs w:val="18"/>
            <w:rPrChange w:id="1737" w:author="Yanfei Zhang" w:date="2022-03-29T23:51:00Z">
              <w:rPr>
                <w:rFonts w:ascii="Palatino Linotype" w:hAnsi="Palatino Linotype"/>
                <w:noProof/>
                <w:sz w:val="20"/>
              </w:rPr>
            </w:rPrChange>
          </w:rPr>
          <w:t xml:space="preserve"> 148: </w:t>
        </w:r>
      </w:ins>
      <w:moveTo w:id="1738" w:author="Yanfei Zhang" w:date="2022-03-29T09:38:00Z">
        <w:r w:rsidRPr="00977A95">
          <w:rPr>
            <w:rFonts w:ascii="Palatino Linotype" w:hAnsi="Palatino Linotype"/>
            <w:noProof/>
            <w:sz w:val="18"/>
            <w:szCs w:val="18"/>
            <w:rPrChange w:id="1739" w:author="Yanfei Zhang" w:date="2022-03-29T23:51:00Z">
              <w:rPr>
                <w:rFonts w:ascii="Palatino Linotype" w:hAnsi="Palatino Linotype"/>
                <w:noProof/>
                <w:sz w:val="20"/>
              </w:rPr>
            </w:rPrChange>
          </w:rPr>
          <w:t>1003–1013.</w:t>
        </w:r>
      </w:moveTo>
      <w:ins w:id="1740" w:author="Yanfei Zhang" w:date="2022-03-29T17:31:00Z">
        <w:r w:rsidR="00D64073" w:rsidRPr="00977A95">
          <w:rPr>
            <w:rFonts w:ascii="Palatino Linotype" w:hAnsi="Palatino Linotype"/>
            <w:noProof/>
            <w:sz w:val="18"/>
            <w:szCs w:val="18"/>
            <w:rPrChange w:id="1741" w:author="Yanfei Zhang" w:date="2022-03-29T23:51:00Z">
              <w:rPr>
                <w:rFonts w:ascii="Palatino Linotype" w:hAnsi="Palatino Linotype"/>
                <w:noProof/>
                <w:sz w:val="20"/>
              </w:rPr>
            </w:rPrChange>
          </w:rPr>
          <w:t xml:space="preserve"> doi: 10.1099/00221287-148-4-1003</w:t>
        </w:r>
      </w:ins>
      <w:moveToRangeEnd w:id="1712"/>
    </w:p>
    <w:p w14:paraId="21E09168" w14:textId="6AF9C1A5" w:rsidR="000B3575" w:rsidRPr="00977A95" w:rsidRDefault="00F771FC" w:rsidP="00977A95">
      <w:pPr>
        <w:widowControl w:val="0"/>
        <w:autoSpaceDE w:val="0"/>
        <w:autoSpaceDN w:val="0"/>
        <w:adjustRightInd w:val="0"/>
        <w:spacing w:before="240" w:after="120" w:line="240" w:lineRule="exact"/>
        <w:ind w:left="480" w:hanging="480"/>
        <w:contextualSpacing/>
        <w:rPr>
          <w:ins w:id="1742" w:author="Yanfei Zhang" w:date="2022-03-29T00:00:00Z"/>
          <w:rFonts w:ascii="Palatino Linotype" w:hAnsi="Palatino Linotype"/>
          <w:noProof/>
          <w:sz w:val="18"/>
          <w:szCs w:val="18"/>
          <w:rPrChange w:id="1743" w:author="Yanfei Zhang" w:date="2022-03-29T23:51:00Z">
            <w:rPr>
              <w:ins w:id="1744" w:author="Yanfei Zhang" w:date="2022-03-29T00:00:00Z"/>
              <w:rFonts w:ascii="Palatino Linotype" w:hAnsi="Palatino Linotype"/>
              <w:noProof/>
              <w:sz w:val="20"/>
            </w:rPr>
          </w:rPrChange>
        </w:rPr>
        <w:pPrChange w:id="1745" w:author="Yanfei Zhang" w:date="2022-03-29T23:51:00Z">
          <w:pPr>
            <w:widowControl w:val="0"/>
            <w:autoSpaceDE w:val="0"/>
            <w:autoSpaceDN w:val="0"/>
            <w:adjustRightInd w:val="0"/>
            <w:spacing w:before="240" w:after="120" w:line="240" w:lineRule="auto"/>
            <w:ind w:left="480" w:hanging="480"/>
          </w:pPr>
        </w:pPrChange>
      </w:pPr>
      <w:r w:rsidRPr="0088458A">
        <w:rPr>
          <w:rFonts w:ascii="Palatino Linotype" w:eastAsia="Palatino Linotype" w:hAnsi="Palatino Linotype" w:cs="Palatino Linotype"/>
          <w:sz w:val="18"/>
          <w:szCs w:val="18"/>
        </w:rPr>
        <w:t xml:space="preserve">Ishikawa, R., Ishido, Y., Tachikawa, A., Kawasaki, H., Matsuzawa, H., </w:t>
      </w:r>
      <w:del w:id="1746" w:author="Yanfei Zhang" w:date="2022-03-29T21:18:00Z">
        <w:r w:rsidRPr="0088458A" w:rsidDel="00515BE8">
          <w:rPr>
            <w:rFonts w:ascii="Palatino Linotype" w:eastAsia="Palatino Linotype" w:hAnsi="Palatino Linotype" w:cs="Palatino Linotype"/>
            <w:sz w:val="18"/>
            <w:szCs w:val="18"/>
          </w:rPr>
          <w:delText xml:space="preserve">&amp; </w:delText>
        </w:r>
      </w:del>
      <w:ins w:id="1747" w:author="Yanfei Zhang" w:date="2022-03-29T21:18:00Z">
        <w:r w:rsidR="00515BE8" w:rsidRPr="0088458A">
          <w:rPr>
            <w:rFonts w:ascii="Palatino Linotype" w:eastAsia="Palatino Linotype" w:hAnsi="Palatino Linotype" w:cs="Palatino Linotype"/>
            <w:sz w:val="18"/>
            <w:szCs w:val="18"/>
          </w:rPr>
          <w:t xml:space="preserve">and </w:t>
        </w:r>
      </w:ins>
      <w:proofErr w:type="spellStart"/>
      <w:r w:rsidRPr="0088458A">
        <w:rPr>
          <w:rFonts w:ascii="Palatino Linotype" w:eastAsia="Palatino Linotype" w:hAnsi="Palatino Linotype" w:cs="Palatino Linotype"/>
          <w:sz w:val="18"/>
          <w:szCs w:val="18"/>
        </w:rPr>
        <w:t>Wakagi</w:t>
      </w:r>
      <w:proofErr w:type="spellEnd"/>
      <w:r w:rsidRPr="0088458A">
        <w:rPr>
          <w:rFonts w:ascii="Palatino Linotype" w:eastAsia="Palatino Linotype" w:hAnsi="Palatino Linotype" w:cs="Palatino Linotype"/>
          <w:sz w:val="18"/>
          <w:szCs w:val="18"/>
        </w:rPr>
        <w:t>, T. (2002). Aeropyrum pernix K1, a strictly a</w:t>
      </w:r>
      <w:r w:rsidRPr="000D35F2">
        <w:rPr>
          <w:rFonts w:ascii="Palatino Linotype" w:eastAsia="Palatino Linotype" w:hAnsi="Palatino Linotype" w:cs="Palatino Linotype"/>
          <w:sz w:val="18"/>
          <w:szCs w:val="18"/>
        </w:rPr>
        <w:t xml:space="preserve">erobic and hyperthermophilic archaeon, has two terminal oxidases, cytochrome ba3 and cytochrome aa3. </w:t>
      </w:r>
      <w:r w:rsidRPr="000D35F2">
        <w:rPr>
          <w:rFonts w:ascii="Palatino Linotype" w:eastAsia="Palatino Linotype" w:hAnsi="Palatino Linotype" w:cs="Palatino Linotype"/>
          <w:i/>
          <w:sz w:val="18"/>
          <w:szCs w:val="18"/>
        </w:rPr>
        <w:t>Archives of Microbiology</w:t>
      </w:r>
      <w:del w:id="1748" w:author="Yanfei Zhang" w:date="2022-03-29T17:36:00Z">
        <w:r w:rsidRPr="00624052" w:rsidDel="00653CD1">
          <w:rPr>
            <w:rFonts w:ascii="Palatino Linotype" w:eastAsia="Palatino Linotype" w:hAnsi="Palatino Linotype" w:cs="Palatino Linotype"/>
            <w:sz w:val="18"/>
            <w:szCs w:val="18"/>
          </w:rPr>
          <w:delText xml:space="preserve">, </w:delText>
        </w:r>
      </w:del>
      <w:ins w:id="1749" w:author="Yanfei Zhang" w:date="2022-03-29T17:36:00Z">
        <w:r w:rsidR="00653CD1" w:rsidRPr="00F561C5">
          <w:rPr>
            <w:rFonts w:ascii="Palatino Linotype" w:eastAsia="Palatino Linotype" w:hAnsi="Palatino Linotype" w:cs="Palatino Linotype"/>
            <w:sz w:val="18"/>
            <w:szCs w:val="18"/>
          </w:rPr>
          <w:t xml:space="preserve"> </w:t>
        </w:r>
      </w:ins>
      <w:r w:rsidRPr="00F561C5">
        <w:rPr>
          <w:rFonts w:ascii="Palatino Linotype" w:eastAsia="Palatino Linotype" w:hAnsi="Palatino Linotype" w:cs="Palatino Linotype"/>
          <w:sz w:val="18"/>
          <w:szCs w:val="18"/>
        </w:rPr>
        <w:t xml:space="preserve">179(1), 42–49. </w:t>
      </w:r>
      <w:ins w:id="1750" w:author="Yanfei Zhang" w:date="2022-03-29T00:00:00Z">
        <w:r w:rsidR="000B3575" w:rsidRPr="00745FBA">
          <w:rPr>
            <w:rFonts w:ascii="Palatino Linotype" w:eastAsia="Palatino Linotype" w:hAnsi="Palatino Linotype" w:cs="Palatino Linotype"/>
            <w:color w:val="auto"/>
            <w:sz w:val="18"/>
            <w:szCs w:val="18"/>
            <w:rPrChange w:id="1751" w:author="Yanfei Zhang" w:date="2022-03-29T23:58:00Z">
              <w:rPr>
                <w:rFonts w:ascii="Palatino Linotype" w:eastAsia="Palatino Linotype" w:hAnsi="Palatino Linotype" w:cs="Palatino Linotype"/>
                <w:sz w:val="18"/>
                <w:szCs w:val="18"/>
              </w:rPr>
            </w:rPrChange>
          </w:rPr>
          <w:fldChar w:fldCharType="begin"/>
        </w:r>
        <w:r w:rsidR="000B3575" w:rsidRPr="00745FBA">
          <w:rPr>
            <w:rFonts w:ascii="Palatino Linotype" w:eastAsia="Palatino Linotype" w:hAnsi="Palatino Linotype" w:cs="Palatino Linotype"/>
            <w:color w:val="auto"/>
            <w:sz w:val="18"/>
            <w:szCs w:val="18"/>
            <w:rPrChange w:id="1752" w:author="Yanfei Zhang" w:date="2022-03-29T23:58:00Z">
              <w:rPr>
                <w:rFonts w:ascii="Palatino Linotype" w:eastAsia="Palatino Linotype" w:hAnsi="Palatino Linotype" w:cs="Palatino Linotype"/>
                <w:sz w:val="18"/>
                <w:szCs w:val="18"/>
              </w:rPr>
            </w:rPrChange>
          </w:rPr>
          <w:instrText xml:space="preserve"> HYPERLINK "</w:instrText>
        </w:r>
      </w:ins>
      <w:r w:rsidR="000B3575" w:rsidRPr="00745FBA">
        <w:rPr>
          <w:rFonts w:ascii="Palatino Linotype" w:eastAsia="Palatino Linotype" w:hAnsi="Palatino Linotype" w:cs="Palatino Linotype"/>
          <w:color w:val="auto"/>
          <w:sz w:val="18"/>
          <w:szCs w:val="18"/>
          <w:rPrChange w:id="1753" w:author="Yanfei Zhang" w:date="2022-03-29T23:58:00Z">
            <w:rPr>
              <w:rFonts w:ascii="Palatino Linotype" w:eastAsia="Palatino Linotype" w:hAnsi="Palatino Linotype" w:cs="Palatino Linotype"/>
              <w:sz w:val="18"/>
              <w:szCs w:val="18"/>
            </w:rPr>
          </w:rPrChange>
        </w:rPr>
        <w:instrText>https://doi.org/10.1007/s00203-002-0496-1</w:instrText>
      </w:r>
      <w:ins w:id="1754" w:author="Yanfei Zhang" w:date="2022-03-29T00:00:00Z">
        <w:r w:rsidR="000B3575" w:rsidRPr="00745FBA">
          <w:rPr>
            <w:rFonts w:ascii="Palatino Linotype" w:eastAsia="Palatino Linotype" w:hAnsi="Palatino Linotype" w:cs="Palatino Linotype"/>
            <w:color w:val="auto"/>
            <w:sz w:val="18"/>
            <w:szCs w:val="18"/>
            <w:rPrChange w:id="1755" w:author="Yanfei Zhang" w:date="2022-03-29T23:58:00Z">
              <w:rPr>
                <w:rFonts w:ascii="Palatino Linotype" w:eastAsia="Palatino Linotype" w:hAnsi="Palatino Linotype" w:cs="Palatino Linotype"/>
                <w:sz w:val="18"/>
                <w:szCs w:val="18"/>
              </w:rPr>
            </w:rPrChange>
          </w:rPr>
          <w:instrText xml:space="preserve">" </w:instrText>
        </w:r>
        <w:r w:rsidR="000B3575" w:rsidRPr="00745FBA">
          <w:rPr>
            <w:rFonts w:ascii="Palatino Linotype" w:eastAsia="Palatino Linotype" w:hAnsi="Palatino Linotype" w:cs="Palatino Linotype"/>
            <w:color w:val="auto"/>
            <w:sz w:val="18"/>
            <w:szCs w:val="18"/>
            <w:rPrChange w:id="1756" w:author="Yanfei Zhang" w:date="2022-03-29T23:58:00Z">
              <w:rPr>
                <w:rFonts w:ascii="Palatino Linotype" w:eastAsia="Palatino Linotype" w:hAnsi="Palatino Linotype" w:cs="Palatino Linotype"/>
                <w:sz w:val="18"/>
                <w:szCs w:val="18"/>
              </w:rPr>
            </w:rPrChange>
          </w:rPr>
          <w:fldChar w:fldCharType="separate"/>
        </w:r>
      </w:ins>
      <w:del w:id="1757" w:author="Yanfei Zhang" w:date="2022-03-29T20:34:00Z">
        <w:r w:rsidR="000B3575" w:rsidRPr="00745FBA" w:rsidDel="006B6947">
          <w:rPr>
            <w:rStyle w:val="Hyperlink"/>
            <w:rFonts w:ascii="Palatino Linotype" w:eastAsia="Palatino Linotype" w:hAnsi="Palatino Linotype" w:cs="Palatino Linotype"/>
            <w:color w:val="auto"/>
            <w:sz w:val="18"/>
            <w:szCs w:val="18"/>
            <w:u w:val="none"/>
            <w:rPrChange w:id="1758" w:author="Yanfei Zhang" w:date="2022-03-29T23:58:00Z">
              <w:rPr>
                <w:rStyle w:val="Hyperlink"/>
                <w:rFonts w:ascii="Palatino Linotype" w:eastAsia="Palatino Linotype" w:hAnsi="Palatino Linotype" w:cs="Palatino Linotype"/>
                <w:sz w:val="18"/>
                <w:szCs w:val="18"/>
              </w:rPr>
            </w:rPrChange>
          </w:rPr>
          <w:delText>https://doi.org/</w:delText>
        </w:r>
      </w:del>
      <w:proofErr w:type="spellStart"/>
      <w:ins w:id="1759" w:author="Yanfei Zhang" w:date="2022-03-29T20:34:00Z">
        <w:r w:rsidR="006B6947" w:rsidRPr="00745FBA">
          <w:rPr>
            <w:rStyle w:val="Hyperlink"/>
            <w:rFonts w:ascii="Palatino Linotype" w:eastAsia="Palatino Linotype" w:hAnsi="Palatino Linotype" w:cs="Palatino Linotype"/>
            <w:color w:val="auto"/>
            <w:sz w:val="18"/>
            <w:szCs w:val="18"/>
            <w:u w:val="none"/>
            <w:rPrChange w:id="1760" w:author="Yanfei Zhang" w:date="2022-03-29T23:58:00Z">
              <w:rPr>
                <w:rStyle w:val="Hyperlink"/>
                <w:rFonts w:ascii="Palatino Linotype" w:eastAsia="Palatino Linotype" w:hAnsi="Palatino Linotype" w:cs="Palatino Linotype"/>
                <w:sz w:val="18"/>
                <w:szCs w:val="18"/>
              </w:rPr>
            </w:rPrChange>
          </w:rPr>
          <w:t>doi</w:t>
        </w:r>
        <w:proofErr w:type="spellEnd"/>
        <w:r w:rsidR="006B6947" w:rsidRPr="00745FBA">
          <w:rPr>
            <w:rStyle w:val="Hyperlink"/>
            <w:rFonts w:ascii="Palatino Linotype" w:eastAsia="Palatino Linotype" w:hAnsi="Palatino Linotype" w:cs="Palatino Linotype"/>
            <w:color w:val="auto"/>
            <w:sz w:val="18"/>
            <w:szCs w:val="18"/>
            <w:u w:val="none"/>
            <w:rPrChange w:id="1761" w:author="Yanfei Zhang" w:date="2022-03-29T23:58:00Z">
              <w:rPr>
                <w:rStyle w:val="Hyperlink"/>
                <w:rFonts w:ascii="Palatino Linotype" w:eastAsia="Palatino Linotype" w:hAnsi="Palatino Linotype" w:cs="Palatino Linotype"/>
                <w:sz w:val="18"/>
                <w:szCs w:val="18"/>
              </w:rPr>
            </w:rPrChange>
          </w:rPr>
          <w:t xml:space="preserve">: </w:t>
        </w:r>
      </w:ins>
      <w:r w:rsidR="000B3575" w:rsidRPr="00745FBA">
        <w:rPr>
          <w:rStyle w:val="Hyperlink"/>
          <w:rFonts w:ascii="Palatino Linotype" w:eastAsia="Palatino Linotype" w:hAnsi="Palatino Linotype" w:cs="Palatino Linotype"/>
          <w:color w:val="auto"/>
          <w:sz w:val="18"/>
          <w:szCs w:val="18"/>
          <w:u w:val="none"/>
          <w:rPrChange w:id="1762" w:author="Yanfei Zhang" w:date="2022-03-29T23:58:00Z">
            <w:rPr>
              <w:rStyle w:val="Hyperlink"/>
              <w:rFonts w:ascii="Palatino Linotype" w:eastAsia="Palatino Linotype" w:hAnsi="Palatino Linotype" w:cs="Palatino Linotype"/>
              <w:sz w:val="18"/>
              <w:szCs w:val="18"/>
            </w:rPr>
          </w:rPrChange>
        </w:rPr>
        <w:t>10.1007/s00203-002-0496-1</w:t>
      </w:r>
      <w:ins w:id="1763" w:author="Yanfei Zhang" w:date="2022-03-29T00:00:00Z">
        <w:r w:rsidR="000B3575" w:rsidRPr="00745FBA">
          <w:rPr>
            <w:rFonts w:ascii="Palatino Linotype" w:eastAsia="Palatino Linotype" w:hAnsi="Palatino Linotype" w:cs="Palatino Linotype"/>
            <w:color w:val="auto"/>
            <w:sz w:val="18"/>
            <w:szCs w:val="18"/>
            <w:rPrChange w:id="1764" w:author="Yanfei Zhang" w:date="2022-03-29T23:58:00Z">
              <w:rPr>
                <w:rFonts w:ascii="Palatino Linotype" w:eastAsia="Palatino Linotype" w:hAnsi="Palatino Linotype" w:cs="Palatino Linotype"/>
                <w:sz w:val="18"/>
                <w:szCs w:val="18"/>
              </w:rPr>
            </w:rPrChange>
          </w:rPr>
          <w:fldChar w:fldCharType="end"/>
        </w:r>
        <w:r w:rsidR="000B3575" w:rsidRPr="00745FBA">
          <w:rPr>
            <w:rFonts w:ascii="Palatino Linotype" w:hAnsi="Palatino Linotype"/>
            <w:noProof/>
            <w:color w:val="auto"/>
            <w:sz w:val="18"/>
            <w:szCs w:val="18"/>
            <w:rPrChange w:id="1765" w:author="Yanfei Zhang" w:date="2022-03-29T23:58:00Z">
              <w:rPr>
                <w:rFonts w:ascii="Palatino Linotype" w:hAnsi="Palatino Linotype"/>
                <w:noProof/>
                <w:sz w:val="20"/>
              </w:rPr>
            </w:rPrChange>
          </w:rPr>
          <w:t xml:space="preserve"> </w:t>
        </w:r>
      </w:ins>
    </w:p>
    <w:p w14:paraId="6D4D4160" w14:textId="3A035B6B" w:rsidR="00B56989" w:rsidRPr="00977A95" w:rsidRDefault="00B56989" w:rsidP="00977A95">
      <w:pPr>
        <w:widowControl w:val="0"/>
        <w:autoSpaceDE w:val="0"/>
        <w:autoSpaceDN w:val="0"/>
        <w:adjustRightInd w:val="0"/>
        <w:spacing w:before="240" w:after="120" w:line="240" w:lineRule="exact"/>
        <w:ind w:left="480" w:hanging="480"/>
        <w:contextualSpacing/>
        <w:rPr>
          <w:ins w:id="1766" w:author="Yanfei Zhang" w:date="2022-03-29T09:15:00Z"/>
          <w:rFonts w:ascii="Palatino Linotype" w:hAnsi="Palatino Linotype"/>
          <w:noProof/>
          <w:sz w:val="18"/>
          <w:szCs w:val="18"/>
          <w:rPrChange w:id="1767" w:author="Yanfei Zhang" w:date="2022-03-29T23:51:00Z">
            <w:rPr>
              <w:ins w:id="1768" w:author="Yanfei Zhang" w:date="2022-03-29T09:15:00Z"/>
              <w:rFonts w:ascii="Palatino Linotype" w:hAnsi="Palatino Linotype"/>
              <w:noProof/>
              <w:sz w:val="20"/>
            </w:rPr>
          </w:rPrChange>
        </w:rPr>
        <w:pPrChange w:id="1769" w:author="Yanfei Zhang" w:date="2022-03-29T23:51:00Z">
          <w:pPr>
            <w:widowControl w:val="0"/>
            <w:autoSpaceDE w:val="0"/>
            <w:autoSpaceDN w:val="0"/>
            <w:adjustRightInd w:val="0"/>
            <w:spacing w:before="240" w:after="120" w:line="240" w:lineRule="auto"/>
            <w:ind w:left="480" w:hanging="480"/>
          </w:pPr>
        </w:pPrChange>
      </w:pPr>
      <w:moveToRangeStart w:id="1770" w:author="Yanfei Zhang" w:date="2022-03-29T09:15:00Z" w:name="move99437736"/>
      <w:moveTo w:id="1771" w:author="Yanfei Zhang" w:date="2022-03-29T09:15:00Z">
        <w:r w:rsidRPr="00977A95">
          <w:rPr>
            <w:rFonts w:ascii="Palatino Linotype" w:hAnsi="Palatino Linotype"/>
            <w:noProof/>
            <w:sz w:val="18"/>
            <w:szCs w:val="18"/>
            <w:rPrChange w:id="1772" w:author="Yanfei Zhang" w:date="2022-03-29T23:51:00Z">
              <w:rPr>
                <w:rFonts w:ascii="Palatino Linotype" w:hAnsi="Palatino Linotype"/>
                <w:noProof/>
                <w:sz w:val="20"/>
              </w:rPr>
            </w:rPrChange>
          </w:rPr>
          <w:t xml:space="preserve">Kedem, O., </w:t>
        </w:r>
        <w:del w:id="1773" w:author="Yanfei Zhang" w:date="2022-03-29T21:18:00Z">
          <w:r w:rsidRPr="00977A95" w:rsidDel="00515BE8">
            <w:rPr>
              <w:rFonts w:ascii="Palatino Linotype" w:hAnsi="Palatino Linotype"/>
              <w:noProof/>
              <w:sz w:val="18"/>
              <w:szCs w:val="18"/>
              <w:rPrChange w:id="1774" w:author="Yanfei Zhang" w:date="2022-03-29T23:51:00Z">
                <w:rPr>
                  <w:rFonts w:ascii="Palatino Linotype" w:hAnsi="Palatino Linotype"/>
                  <w:noProof/>
                  <w:sz w:val="20"/>
                </w:rPr>
              </w:rPrChange>
            </w:rPr>
            <w:delText>&amp;</w:delText>
          </w:r>
        </w:del>
      </w:moveTo>
      <w:ins w:id="1775" w:author="Yanfei Zhang" w:date="2022-03-29T21:18:00Z">
        <w:r w:rsidR="00515BE8" w:rsidRPr="00977A95">
          <w:rPr>
            <w:rFonts w:ascii="Palatino Linotype" w:hAnsi="Palatino Linotype"/>
            <w:noProof/>
            <w:sz w:val="18"/>
            <w:szCs w:val="18"/>
            <w:rPrChange w:id="1776" w:author="Yanfei Zhang" w:date="2022-03-29T23:51:00Z">
              <w:rPr>
                <w:rFonts w:ascii="Palatino Linotype" w:hAnsi="Palatino Linotype"/>
                <w:noProof/>
                <w:sz w:val="20"/>
              </w:rPr>
            </w:rPrChange>
          </w:rPr>
          <w:t>and</w:t>
        </w:r>
      </w:ins>
      <w:moveTo w:id="1777" w:author="Yanfei Zhang" w:date="2022-03-29T09:15:00Z">
        <w:r w:rsidRPr="00977A95">
          <w:rPr>
            <w:rFonts w:ascii="Palatino Linotype" w:hAnsi="Palatino Linotype"/>
            <w:noProof/>
            <w:sz w:val="18"/>
            <w:szCs w:val="18"/>
            <w:rPrChange w:id="1778" w:author="Yanfei Zhang" w:date="2022-03-29T23:51:00Z">
              <w:rPr>
                <w:rFonts w:ascii="Palatino Linotype" w:hAnsi="Palatino Linotype"/>
                <w:noProof/>
                <w:sz w:val="20"/>
              </w:rPr>
            </w:rPrChange>
          </w:rPr>
          <w:t xml:space="preserve"> Caplan, S. R. (1965). Degree of coupling and its relation to efficiency of energy of conversion. </w:t>
        </w:r>
        <w:r w:rsidRPr="00977A95">
          <w:rPr>
            <w:rFonts w:ascii="Palatino Linotype" w:hAnsi="Palatino Linotype"/>
            <w:i/>
            <w:iCs/>
            <w:noProof/>
            <w:sz w:val="18"/>
            <w:szCs w:val="18"/>
            <w:rPrChange w:id="1779" w:author="Yanfei Zhang" w:date="2022-03-29T23:51:00Z">
              <w:rPr>
                <w:rFonts w:ascii="Palatino Linotype" w:hAnsi="Palatino Linotype"/>
                <w:i/>
                <w:iCs/>
                <w:noProof/>
                <w:sz w:val="20"/>
              </w:rPr>
            </w:rPrChange>
          </w:rPr>
          <w:t>Trans. Faraday Soc.</w:t>
        </w:r>
        <w:del w:id="1780" w:author="Yanfei Zhang" w:date="2022-03-29T21:18:00Z">
          <w:r w:rsidRPr="00977A95" w:rsidDel="00515BE8">
            <w:rPr>
              <w:rFonts w:ascii="Palatino Linotype" w:hAnsi="Palatino Linotype"/>
              <w:noProof/>
              <w:sz w:val="18"/>
              <w:szCs w:val="18"/>
              <w:rPrChange w:id="1781" w:author="Yanfei Zhang" w:date="2022-03-29T23:51:00Z">
                <w:rPr>
                  <w:rFonts w:ascii="Palatino Linotype" w:hAnsi="Palatino Linotype"/>
                  <w:noProof/>
                  <w:sz w:val="20"/>
                </w:rPr>
              </w:rPrChange>
            </w:rPr>
            <w:delText>,</w:delText>
          </w:r>
        </w:del>
        <w:r w:rsidRPr="00977A95">
          <w:rPr>
            <w:rFonts w:ascii="Palatino Linotype" w:hAnsi="Palatino Linotype"/>
            <w:noProof/>
            <w:sz w:val="18"/>
            <w:szCs w:val="18"/>
            <w:rPrChange w:id="1782" w:author="Yanfei Zhang" w:date="2022-03-29T23:51:00Z">
              <w:rPr>
                <w:rFonts w:ascii="Palatino Linotype" w:hAnsi="Palatino Linotype"/>
                <w:noProof/>
                <w:sz w:val="20"/>
              </w:rPr>
            </w:rPrChange>
          </w:rPr>
          <w:t xml:space="preserve"> </w:t>
        </w:r>
        <w:r w:rsidRPr="00977A95">
          <w:rPr>
            <w:rFonts w:ascii="Palatino Linotype" w:hAnsi="Palatino Linotype"/>
            <w:iCs/>
            <w:noProof/>
            <w:sz w:val="18"/>
            <w:szCs w:val="18"/>
            <w:rPrChange w:id="1783" w:author="Yanfei Zhang" w:date="2022-03-29T23:51:00Z">
              <w:rPr>
                <w:rFonts w:ascii="Palatino Linotype" w:hAnsi="Palatino Linotype"/>
                <w:i/>
                <w:iCs/>
                <w:noProof/>
                <w:sz w:val="20"/>
              </w:rPr>
            </w:rPrChange>
          </w:rPr>
          <w:t>21</w:t>
        </w:r>
        <w:r w:rsidRPr="00977A95">
          <w:rPr>
            <w:rFonts w:ascii="Palatino Linotype" w:hAnsi="Palatino Linotype"/>
            <w:noProof/>
            <w:sz w:val="18"/>
            <w:szCs w:val="18"/>
            <w:rPrChange w:id="1784" w:author="Yanfei Zhang" w:date="2022-03-29T23:51:00Z">
              <w:rPr>
                <w:rFonts w:ascii="Palatino Linotype" w:hAnsi="Palatino Linotype"/>
                <w:noProof/>
                <w:sz w:val="20"/>
              </w:rPr>
            </w:rPrChange>
          </w:rPr>
          <w:t>, 1897–1911.</w:t>
        </w:r>
      </w:moveTo>
      <w:moveToRangeEnd w:id="1770"/>
    </w:p>
    <w:p w14:paraId="450A2A65" w14:textId="016FF941" w:rsidR="000B3575" w:rsidRPr="00977A95" w:rsidRDefault="000B3575" w:rsidP="00977A95">
      <w:pPr>
        <w:widowControl w:val="0"/>
        <w:autoSpaceDE w:val="0"/>
        <w:autoSpaceDN w:val="0"/>
        <w:adjustRightInd w:val="0"/>
        <w:spacing w:before="240" w:after="120" w:line="240" w:lineRule="exact"/>
        <w:ind w:left="480" w:hanging="480"/>
        <w:contextualSpacing/>
        <w:rPr>
          <w:rFonts w:ascii="Palatino Linotype" w:hAnsi="Palatino Linotype"/>
          <w:noProof/>
          <w:sz w:val="18"/>
          <w:szCs w:val="18"/>
          <w:rPrChange w:id="1785" w:author="Yanfei Zhang" w:date="2022-03-29T23:51:00Z">
            <w:rPr>
              <w:rFonts w:ascii="Palatino Linotype" w:hAnsi="Palatino Linotype"/>
              <w:noProof/>
              <w:sz w:val="20"/>
            </w:rPr>
          </w:rPrChange>
        </w:rPr>
        <w:pPrChange w:id="1786" w:author="Yanfei Zhang" w:date="2022-03-29T23:51:00Z">
          <w:pPr>
            <w:widowControl w:val="0"/>
            <w:ind w:left="480" w:hanging="480"/>
          </w:pPr>
        </w:pPrChange>
      </w:pPr>
      <w:ins w:id="1787" w:author="Yanfei Zhang" w:date="2022-03-29T00:00:00Z">
        <w:r w:rsidRPr="00977A95">
          <w:rPr>
            <w:rFonts w:ascii="Palatino Linotype" w:hAnsi="Palatino Linotype"/>
            <w:noProof/>
            <w:sz w:val="18"/>
            <w:szCs w:val="18"/>
            <w:rPrChange w:id="1788" w:author="Yanfei Zhang" w:date="2022-03-29T23:51:00Z">
              <w:rPr>
                <w:rFonts w:ascii="Palatino Linotype" w:hAnsi="Palatino Linotype"/>
                <w:noProof/>
                <w:sz w:val="20"/>
              </w:rPr>
            </w:rPrChange>
          </w:rPr>
          <w:t xml:space="preserve">King, Z. A., Dräger, A., Ebrahim, A., Sonnenschein, N., Lewis, N. E., </w:t>
        </w:r>
      </w:ins>
      <w:ins w:id="1789" w:author="Yanfei Zhang" w:date="2022-03-29T21:19:00Z">
        <w:r w:rsidR="00515BE8" w:rsidRPr="00977A95">
          <w:rPr>
            <w:rFonts w:ascii="Palatino Linotype" w:hAnsi="Palatino Linotype"/>
            <w:noProof/>
            <w:sz w:val="18"/>
            <w:szCs w:val="18"/>
            <w:rPrChange w:id="1790" w:author="Yanfei Zhang" w:date="2022-03-29T23:51:00Z">
              <w:rPr>
                <w:rFonts w:ascii="Palatino Linotype" w:hAnsi="Palatino Linotype"/>
                <w:noProof/>
                <w:sz w:val="20"/>
              </w:rPr>
            </w:rPrChange>
          </w:rPr>
          <w:t>and</w:t>
        </w:r>
      </w:ins>
      <w:ins w:id="1791" w:author="Yanfei Zhang" w:date="2022-03-29T00:00:00Z">
        <w:r w:rsidRPr="00977A95">
          <w:rPr>
            <w:rFonts w:ascii="Palatino Linotype" w:hAnsi="Palatino Linotype"/>
            <w:noProof/>
            <w:sz w:val="18"/>
            <w:szCs w:val="18"/>
            <w:rPrChange w:id="1792" w:author="Yanfei Zhang" w:date="2022-03-29T23:51:00Z">
              <w:rPr>
                <w:rFonts w:ascii="Palatino Linotype" w:hAnsi="Palatino Linotype"/>
                <w:noProof/>
                <w:sz w:val="20"/>
              </w:rPr>
            </w:rPrChange>
          </w:rPr>
          <w:t xml:space="preserve"> Palsson, B. O. (2015). Escher: A Web Application for Building, Sharing, and Embedding Data-Rich Visualizations of Biological Pathways.</w:t>
        </w:r>
      </w:ins>
      <w:ins w:id="1793" w:author="Yanfei Zhang" w:date="2022-03-29T21:20:00Z">
        <w:r w:rsidR="00515BE8" w:rsidRPr="00977A95">
          <w:rPr>
            <w:rFonts w:ascii="Palatino Linotype" w:hAnsi="Palatino Linotype"/>
            <w:noProof/>
            <w:sz w:val="18"/>
            <w:szCs w:val="18"/>
            <w:rPrChange w:id="1794" w:author="Yanfei Zhang" w:date="2022-03-29T23:51:00Z">
              <w:rPr>
                <w:rFonts w:ascii="Palatino Linotype" w:hAnsi="Palatino Linotype"/>
                <w:noProof/>
                <w:sz w:val="20"/>
              </w:rPr>
            </w:rPrChange>
          </w:rPr>
          <w:t xml:space="preserve"> </w:t>
        </w:r>
        <w:r w:rsidR="00515BE8" w:rsidRPr="00977A95">
          <w:rPr>
            <w:rFonts w:ascii="Palatino Linotype" w:hAnsi="Palatino Linotype"/>
            <w:i/>
            <w:noProof/>
            <w:sz w:val="18"/>
            <w:szCs w:val="18"/>
            <w:rPrChange w:id="1795" w:author="Yanfei Zhang" w:date="2022-03-29T23:51:00Z">
              <w:rPr>
                <w:rFonts w:ascii="Palatino Linotype" w:hAnsi="Palatino Linotype"/>
                <w:noProof/>
                <w:sz w:val="20"/>
              </w:rPr>
            </w:rPrChange>
          </w:rPr>
          <w:t>PLoS Comput. Biol.</w:t>
        </w:r>
      </w:ins>
      <w:ins w:id="1796" w:author="Yanfei Zhang" w:date="2022-03-29T00:00:00Z">
        <w:r w:rsidRPr="00977A95">
          <w:rPr>
            <w:rFonts w:ascii="Palatino Linotype" w:hAnsi="Palatino Linotype"/>
            <w:noProof/>
            <w:sz w:val="18"/>
            <w:szCs w:val="18"/>
            <w:rPrChange w:id="1797" w:author="Yanfei Zhang" w:date="2022-03-29T23:51:00Z">
              <w:rPr>
                <w:rFonts w:ascii="Palatino Linotype" w:hAnsi="Palatino Linotype"/>
                <w:noProof/>
                <w:sz w:val="20"/>
              </w:rPr>
            </w:rPrChange>
          </w:rPr>
          <w:t xml:space="preserve"> </w:t>
        </w:r>
        <w:r w:rsidRPr="00977A95">
          <w:rPr>
            <w:rFonts w:ascii="Palatino Linotype" w:hAnsi="Palatino Linotype"/>
            <w:iCs/>
            <w:noProof/>
            <w:sz w:val="18"/>
            <w:szCs w:val="18"/>
            <w:rPrChange w:id="1798" w:author="Yanfei Zhang" w:date="2022-03-29T23:51:00Z">
              <w:rPr>
                <w:rFonts w:ascii="Palatino Linotype" w:hAnsi="Palatino Linotype"/>
                <w:i/>
                <w:iCs/>
                <w:noProof/>
                <w:sz w:val="20"/>
              </w:rPr>
            </w:rPrChange>
          </w:rPr>
          <w:t>11</w:t>
        </w:r>
        <w:r w:rsidRPr="00977A95">
          <w:rPr>
            <w:rFonts w:ascii="Palatino Linotype" w:hAnsi="Palatino Linotype"/>
            <w:noProof/>
            <w:sz w:val="18"/>
            <w:szCs w:val="18"/>
            <w:rPrChange w:id="1799" w:author="Yanfei Zhang" w:date="2022-03-29T23:51:00Z">
              <w:rPr>
                <w:rFonts w:ascii="Palatino Linotype" w:hAnsi="Palatino Linotype"/>
                <w:noProof/>
                <w:sz w:val="20"/>
              </w:rPr>
            </w:rPrChange>
          </w:rPr>
          <w:t xml:space="preserve">(8), 1–13. </w:t>
        </w:r>
      </w:ins>
      <w:ins w:id="1800" w:author="Yanfei Zhang" w:date="2022-03-29T20:34:00Z">
        <w:r w:rsidR="006B6947" w:rsidRPr="00977A95">
          <w:rPr>
            <w:rFonts w:ascii="Palatino Linotype" w:hAnsi="Palatino Linotype"/>
            <w:noProof/>
            <w:sz w:val="18"/>
            <w:szCs w:val="18"/>
            <w:rPrChange w:id="1801" w:author="Yanfei Zhang" w:date="2022-03-29T23:51:00Z">
              <w:rPr>
                <w:rFonts w:ascii="Palatino Linotype" w:hAnsi="Palatino Linotype"/>
                <w:noProof/>
                <w:sz w:val="20"/>
              </w:rPr>
            </w:rPrChange>
          </w:rPr>
          <w:t xml:space="preserve">doi: </w:t>
        </w:r>
      </w:ins>
      <w:ins w:id="1802" w:author="Yanfei Zhang" w:date="2022-03-29T00:00:00Z">
        <w:r w:rsidRPr="00977A95">
          <w:rPr>
            <w:rFonts w:ascii="Palatino Linotype" w:hAnsi="Palatino Linotype"/>
            <w:noProof/>
            <w:sz w:val="18"/>
            <w:szCs w:val="18"/>
            <w:rPrChange w:id="1803" w:author="Yanfei Zhang" w:date="2022-03-29T23:51:00Z">
              <w:rPr>
                <w:rFonts w:ascii="Palatino Linotype" w:hAnsi="Palatino Linotype"/>
                <w:noProof/>
                <w:sz w:val="20"/>
              </w:rPr>
            </w:rPrChange>
          </w:rPr>
          <w:t>10.1371/journal.pcbi.1004321</w:t>
        </w:r>
      </w:ins>
    </w:p>
    <w:p w14:paraId="7544304E" w14:textId="219A80E0" w:rsidR="00415C97" w:rsidRDefault="00415C97" w:rsidP="00977A95">
      <w:pPr>
        <w:widowControl w:val="0"/>
        <w:spacing w:line="240" w:lineRule="exact"/>
        <w:ind w:left="480" w:hanging="480"/>
        <w:contextualSpacing/>
        <w:rPr>
          <w:ins w:id="1804" w:author="Yanfei Zhang" w:date="2022-04-04T17:24:00Z"/>
          <w:rFonts w:ascii="Palatino Linotype" w:eastAsia="Palatino Linotype" w:hAnsi="Palatino Linotype" w:cs="Palatino Linotype"/>
          <w:sz w:val="18"/>
          <w:szCs w:val="18"/>
        </w:rPr>
        <w:pPrChange w:id="1805" w:author="Yanfei Zhang" w:date="2022-03-29T23:51:00Z">
          <w:pPr>
            <w:widowControl w:val="0"/>
            <w:ind w:left="480" w:hanging="480"/>
          </w:pPr>
        </w:pPrChange>
      </w:pPr>
      <w:proofErr w:type="spellStart"/>
      <w:ins w:id="1806" w:author="Yanfei Zhang" w:date="2022-04-04T17:25:00Z">
        <w:r>
          <w:rPr>
            <w:rFonts w:ascii="Palatino Linotype" w:eastAsia="Palatino Linotype" w:hAnsi="Palatino Linotype" w:cs="Palatino Linotype"/>
            <w:sz w:val="18"/>
            <w:szCs w:val="18"/>
          </w:rPr>
          <w:t>Komorowski</w:t>
        </w:r>
        <w:proofErr w:type="spellEnd"/>
        <w:r>
          <w:rPr>
            <w:rFonts w:ascii="Palatino Linotype" w:eastAsia="Palatino Linotype" w:hAnsi="Palatino Linotype" w:cs="Palatino Linotype"/>
            <w:sz w:val="18"/>
            <w:szCs w:val="18"/>
          </w:rPr>
          <w:t xml:space="preserve">, L., </w:t>
        </w:r>
        <w:proofErr w:type="spellStart"/>
        <w:r>
          <w:rPr>
            <w:rFonts w:ascii="Palatino Linotype" w:eastAsia="Palatino Linotype" w:hAnsi="Palatino Linotype" w:cs="Palatino Linotype"/>
            <w:sz w:val="18"/>
            <w:szCs w:val="18"/>
          </w:rPr>
          <w:t>Verheyen</w:t>
        </w:r>
        <w:proofErr w:type="spellEnd"/>
        <w:r>
          <w:rPr>
            <w:rFonts w:ascii="Palatino Linotype" w:eastAsia="Palatino Linotype" w:hAnsi="Palatino Linotype" w:cs="Palatino Linotype"/>
            <w:sz w:val="18"/>
            <w:szCs w:val="18"/>
          </w:rPr>
          <w:t>, W., and</w:t>
        </w:r>
        <w:r w:rsidRPr="00415C97">
          <w:rPr>
            <w:rFonts w:ascii="Palatino Linotype" w:eastAsia="Palatino Linotype" w:hAnsi="Palatino Linotype" w:cs="Palatino Linotype"/>
            <w:sz w:val="18"/>
            <w:szCs w:val="18"/>
          </w:rPr>
          <w:t xml:space="preserve"> Schaefer, G. (2002). The archaeal respiratory </w:t>
        </w:r>
        <w:proofErr w:type="spellStart"/>
        <w:r w:rsidRPr="00415C97">
          <w:rPr>
            <w:rFonts w:ascii="Palatino Linotype" w:eastAsia="Palatino Linotype" w:hAnsi="Palatino Linotype" w:cs="Palatino Linotype"/>
            <w:sz w:val="18"/>
            <w:szCs w:val="18"/>
          </w:rPr>
          <w:t>supercomplex</w:t>
        </w:r>
        <w:proofErr w:type="spellEnd"/>
        <w:r w:rsidRPr="00415C97">
          <w:rPr>
            <w:rFonts w:ascii="Palatino Linotype" w:eastAsia="Palatino Linotype" w:hAnsi="Palatino Linotype" w:cs="Palatino Linotype"/>
            <w:sz w:val="18"/>
            <w:szCs w:val="18"/>
          </w:rPr>
          <w:t xml:space="preserve"> </w:t>
        </w:r>
        <w:proofErr w:type="spellStart"/>
        <w:r w:rsidRPr="00415C97">
          <w:rPr>
            <w:rFonts w:ascii="Palatino Linotype" w:eastAsia="Palatino Linotype" w:hAnsi="Palatino Linotype" w:cs="Palatino Linotype"/>
            <w:sz w:val="18"/>
            <w:szCs w:val="18"/>
          </w:rPr>
          <w:t>SoxM</w:t>
        </w:r>
        <w:proofErr w:type="spellEnd"/>
        <w:r w:rsidRPr="00415C97">
          <w:rPr>
            <w:rFonts w:ascii="Palatino Linotype" w:eastAsia="Palatino Linotype" w:hAnsi="Palatino Linotype" w:cs="Palatino Linotype"/>
            <w:sz w:val="18"/>
            <w:szCs w:val="18"/>
          </w:rPr>
          <w:t xml:space="preserve"> from S. </w:t>
        </w:r>
        <w:proofErr w:type="spellStart"/>
        <w:r w:rsidRPr="00415C97">
          <w:rPr>
            <w:rFonts w:ascii="Palatino Linotype" w:eastAsia="Palatino Linotype" w:hAnsi="Palatino Linotype" w:cs="Palatino Linotype"/>
            <w:sz w:val="18"/>
            <w:szCs w:val="18"/>
          </w:rPr>
          <w:t>acidocaldarius</w:t>
        </w:r>
        <w:proofErr w:type="spellEnd"/>
        <w:r w:rsidRPr="00415C97">
          <w:rPr>
            <w:rFonts w:ascii="Palatino Linotype" w:eastAsia="Palatino Linotype" w:hAnsi="Palatino Linotype" w:cs="Palatino Linotype"/>
            <w:sz w:val="18"/>
            <w:szCs w:val="18"/>
          </w:rPr>
          <w:t xml:space="preserve"> combines features of </w:t>
        </w:r>
        <w:proofErr w:type="spellStart"/>
        <w:r w:rsidRPr="00415C97">
          <w:rPr>
            <w:rFonts w:ascii="Palatino Linotype" w:eastAsia="Palatino Linotype" w:hAnsi="Palatino Linotype" w:cs="Palatino Linotype"/>
            <w:sz w:val="18"/>
            <w:szCs w:val="18"/>
          </w:rPr>
          <w:t>quinole</w:t>
        </w:r>
        <w:proofErr w:type="spellEnd"/>
        <w:r w:rsidRPr="00415C97">
          <w:rPr>
            <w:rFonts w:ascii="Palatino Linotype" w:eastAsia="Palatino Linotype" w:hAnsi="Palatino Linotype" w:cs="Palatino Linotype"/>
            <w:sz w:val="18"/>
            <w:szCs w:val="18"/>
          </w:rPr>
          <w:t xml:space="preserve"> and cytochrome c oxidases.</w:t>
        </w:r>
      </w:ins>
      <w:ins w:id="1807" w:author="Yanfei Zhang" w:date="2022-04-04T17:27:00Z">
        <w:r w:rsidRPr="00415C97">
          <w:t xml:space="preserve"> </w:t>
        </w:r>
        <w:r w:rsidRPr="00415C97">
          <w:rPr>
            <w:rFonts w:ascii="Palatino Linotype" w:eastAsia="Palatino Linotype" w:hAnsi="Palatino Linotype" w:cs="Palatino Linotype"/>
            <w:sz w:val="18"/>
            <w:szCs w:val="18"/>
          </w:rPr>
          <w:t>Biol. Chem.</w:t>
        </w:r>
        <w:r>
          <w:rPr>
            <w:rFonts w:ascii="Palatino Linotype" w:eastAsia="Palatino Linotype" w:hAnsi="Palatino Linotype" w:cs="Palatino Linotype"/>
            <w:sz w:val="18"/>
            <w:szCs w:val="18"/>
          </w:rPr>
          <w:t xml:space="preserve"> </w:t>
        </w:r>
        <w:r w:rsidRPr="00415C97">
          <w:rPr>
            <w:rFonts w:ascii="Palatino Linotype" w:eastAsia="Palatino Linotype" w:hAnsi="Palatino Linotype" w:cs="Palatino Linotype"/>
            <w:sz w:val="18"/>
            <w:szCs w:val="18"/>
          </w:rPr>
          <w:t>383(11):1791-</w:t>
        </w:r>
      </w:ins>
      <w:ins w:id="1808" w:author="Yanfei Zhang" w:date="2022-04-04T17:28:00Z">
        <w:r w:rsidR="00496A28">
          <w:rPr>
            <w:rFonts w:ascii="Palatino Linotype" w:eastAsia="Palatino Linotype" w:hAnsi="Palatino Linotype" w:cs="Palatino Linotype"/>
            <w:sz w:val="18"/>
            <w:szCs w:val="18"/>
          </w:rPr>
          <w:t>179</w:t>
        </w:r>
      </w:ins>
      <w:ins w:id="1809" w:author="Yanfei Zhang" w:date="2022-04-04T17:27:00Z">
        <w:r w:rsidRPr="00415C97">
          <w:rPr>
            <w:rFonts w:ascii="Palatino Linotype" w:eastAsia="Palatino Linotype" w:hAnsi="Palatino Linotype" w:cs="Palatino Linotype"/>
            <w:sz w:val="18"/>
            <w:szCs w:val="18"/>
          </w:rPr>
          <w:t>9</w:t>
        </w:r>
      </w:ins>
      <w:ins w:id="1810" w:author="Yanfei Zhang" w:date="2022-04-04T17:28:00Z">
        <w:r w:rsidR="00496A28">
          <w:rPr>
            <w:rFonts w:ascii="Palatino Linotype" w:eastAsia="Palatino Linotype" w:hAnsi="Palatino Linotype" w:cs="Palatino Linotype"/>
            <w:sz w:val="18"/>
            <w:szCs w:val="18"/>
          </w:rPr>
          <w:t xml:space="preserve">. </w:t>
        </w:r>
        <w:proofErr w:type="spellStart"/>
        <w:r w:rsidR="00496A28">
          <w:rPr>
            <w:rFonts w:ascii="Palatino Linotype" w:eastAsia="Palatino Linotype" w:hAnsi="Palatino Linotype" w:cs="Palatino Linotype"/>
            <w:sz w:val="18"/>
            <w:szCs w:val="18"/>
          </w:rPr>
          <w:t>doi</w:t>
        </w:r>
        <w:proofErr w:type="spellEnd"/>
        <w:r w:rsidR="00496A28">
          <w:rPr>
            <w:rFonts w:ascii="Palatino Linotype" w:eastAsia="Palatino Linotype" w:hAnsi="Palatino Linotype" w:cs="Palatino Linotype"/>
            <w:sz w:val="18"/>
            <w:szCs w:val="18"/>
          </w:rPr>
          <w:t xml:space="preserve">: </w:t>
        </w:r>
        <w:r w:rsidR="00496A28" w:rsidRPr="00496A28">
          <w:rPr>
            <w:rFonts w:ascii="Palatino Linotype" w:eastAsia="Palatino Linotype" w:hAnsi="Palatino Linotype" w:cs="Palatino Linotype"/>
            <w:sz w:val="18"/>
            <w:szCs w:val="18"/>
          </w:rPr>
          <w:t>10.1515/BC.2002.200</w:t>
        </w:r>
      </w:ins>
    </w:p>
    <w:p w14:paraId="074AFE5C" w14:textId="47B13B7E" w:rsidR="00AE7656" w:rsidRPr="000D35F2" w:rsidRDefault="00F771FC" w:rsidP="00977A95">
      <w:pPr>
        <w:widowControl w:val="0"/>
        <w:spacing w:line="240" w:lineRule="exact"/>
        <w:ind w:left="480" w:hanging="480"/>
        <w:contextualSpacing/>
        <w:rPr>
          <w:rFonts w:ascii="Palatino Linotype" w:eastAsia="Palatino Linotype" w:hAnsi="Palatino Linotype" w:cs="Palatino Linotype"/>
          <w:sz w:val="18"/>
          <w:szCs w:val="18"/>
        </w:rPr>
        <w:pPrChange w:id="1811" w:author="Yanfei Zhang" w:date="2022-03-29T23:51:00Z">
          <w:pPr>
            <w:widowControl w:val="0"/>
            <w:ind w:left="480" w:hanging="480"/>
          </w:pPr>
        </w:pPrChange>
      </w:pPr>
      <w:proofErr w:type="spellStart"/>
      <w:r w:rsidRPr="0088458A">
        <w:rPr>
          <w:rFonts w:ascii="Palatino Linotype" w:eastAsia="Palatino Linotype" w:hAnsi="Palatino Linotype" w:cs="Palatino Linotype"/>
          <w:sz w:val="18"/>
          <w:szCs w:val="18"/>
        </w:rPr>
        <w:t>Koning</w:t>
      </w:r>
      <w:proofErr w:type="spellEnd"/>
      <w:r w:rsidRPr="0088458A">
        <w:rPr>
          <w:rFonts w:ascii="Palatino Linotype" w:eastAsia="Palatino Linotype" w:hAnsi="Palatino Linotype" w:cs="Palatino Linotype"/>
          <w:sz w:val="18"/>
          <w:szCs w:val="18"/>
        </w:rPr>
        <w:t xml:space="preserve">, S. M., Albers, S. V., Konings, W. N., </w:t>
      </w:r>
      <w:del w:id="1812" w:author="Yanfei Zhang" w:date="2022-03-29T21:21:00Z">
        <w:r w:rsidRPr="0088458A" w:rsidDel="00515BE8">
          <w:rPr>
            <w:rFonts w:ascii="Palatino Linotype" w:eastAsia="Palatino Linotype" w:hAnsi="Palatino Linotype" w:cs="Palatino Linotype"/>
            <w:sz w:val="18"/>
            <w:szCs w:val="18"/>
          </w:rPr>
          <w:delText xml:space="preserve">&amp; </w:delText>
        </w:r>
      </w:del>
      <w:ins w:id="1813" w:author="Yanfei Zhang" w:date="2022-03-29T21:21:00Z">
        <w:r w:rsidR="00515BE8" w:rsidRPr="0088458A">
          <w:rPr>
            <w:rFonts w:ascii="Palatino Linotype" w:eastAsia="Palatino Linotype" w:hAnsi="Palatino Linotype" w:cs="Palatino Linotype"/>
            <w:sz w:val="18"/>
            <w:szCs w:val="18"/>
          </w:rPr>
          <w:t xml:space="preserve">and </w:t>
        </w:r>
      </w:ins>
      <w:proofErr w:type="spellStart"/>
      <w:r w:rsidRPr="0088458A">
        <w:rPr>
          <w:rFonts w:ascii="Palatino Linotype" w:eastAsia="Palatino Linotype" w:hAnsi="Palatino Linotype" w:cs="Palatino Linotype"/>
          <w:sz w:val="18"/>
          <w:szCs w:val="18"/>
        </w:rPr>
        <w:t>Driessen</w:t>
      </w:r>
      <w:proofErr w:type="spellEnd"/>
      <w:r w:rsidRPr="0088458A">
        <w:rPr>
          <w:rFonts w:ascii="Palatino Linotype" w:eastAsia="Palatino Linotype" w:hAnsi="Palatino Linotype" w:cs="Palatino Linotype"/>
          <w:sz w:val="18"/>
          <w:szCs w:val="18"/>
        </w:rPr>
        <w:t xml:space="preserve">, A. J. M. (2002). </w:t>
      </w:r>
      <w:r w:rsidRPr="00415C97">
        <w:rPr>
          <w:rFonts w:ascii="Palatino Linotype" w:eastAsia="Palatino Linotype" w:hAnsi="Palatino Linotype" w:cs="Palatino Linotype"/>
          <w:sz w:val="18"/>
          <w:szCs w:val="18"/>
        </w:rPr>
        <w:t xml:space="preserve">Sugar transport in (hyper)thermophilic archaea. </w:t>
      </w:r>
      <w:r w:rsidRPr="000D35F2">
        <w:rPr>
          <w:rFonts w:ascii="Palatino Linotype" w:eastAsia="Palatino Linotype" w:hAnsi="Palatino Linotype" w:cs="Palatino Linotype"/>
          <w:i/>
          <w:sz w:val="18"/>
          <w:szCs w:val="18"/>
        </w:rPr>
        <w:t>Research in Microbiology</w:t>
      </w:r>
      <w:del w:id="1814" w:author="Yanfei Zhang" w:date="2022-03-29T21:22:00Z">
        <w:r w:rsidRPr="00624052" w:rsidDel="00515BE8">
          <w:rPr>
            <w:rFonts w:ascii="Palatino Linotype" w:eastAsia="Palatino Linotype" w:hAnsi="Palatino Linotype" w:cs="Palatino Linotype"/>
            <w:sz w:val="18"/>
            <w:szCs w:val="18"/>
          </w:rPr>
          <w:delText>,</w:delText>
        </w:r>
      </w:del>
      <w:ins w:id="1815" w:author="Yanfei Zhang" w:date="2022-03-29T21:22:00Z">
        <w:r w:rsidR="00515BE8" w:rsidRPr="00F561C5">
          <w:rPr>
            <w:rFonts w:ascii="Palatino Linotype" w:eastAsia="Palatino Linotype" w:hAnsi="Palatino Linotype" w:cs="Palatino Linotype"/>
            <w:sz w:val="18"/>
            <w:szCs w:val="18"/>
          </w:rPr>
          <w:t>.</w:t>
        </w:r>
      </w:ins>
      <w:r w:rsidRPr="00F561C5">
        <w:rPr>
          <w:rFonts w:ascii="Palatino Linotype" w:eastAsia="Palatino Linotype" w:hAnsi="Palatino Linotype" w:cs="Palatino Linotype"/>
          <w:sz w:val="18"/>
          <w:szCs w:val="18"/>
        </w:rPr>
        <w:t xml:space="preserve"> </w:t>
      </w:r>
      <w:r w:rsidRPr="00977A95">
        <w:rPr>
          <w:rFonts w:ascii="Palatino Linotype" w:eastAsia="Palatino Linotype" w:hAnsi="Palatino Linotype" w:cs="Palatino Linotype"/>
          <w:sz w:val="18"/>
          <w:szCs w:val="18"/>
          <w:rPrChange w:id="1816" w:author="Yanfei Zhang" w:date="2022-03-29T23:51:00Z">
            <w:rPr>
              <w:rFonts w:ascii="Palatino Linotype" w:eastAsia="Palatino Linotype" w:hAnsi="Palatino Linotype" w:cs="Palatino Linotype"/>
              <w:i/>
              <w:sz w:val="18"/>
              <w:szCs w:val="18"/>
            </w:rPr>
          </w:rPrChange>
        </w:rPr>
        <w:t>153</w:t>
      </w:r>
      <w:r w:rsidRPr="0088458A">
        <w:rPr>
          <w:rFonts w:ascii="Palatino Linotype" w:eastAsia="Palatino Linotype" w:hAnsi="Palatino Linotype" w:cs="Palatino Linotype"/>
          <w:sz w:val="18"/>
          <w:szCs w:val="18"/>
        </w:rPr>
        <w:t xml:space="preserve">(2), 61–67. </w:t>
      </w:r>
      <w:del w:id="1817" w:author="Yanfei Zhang" w:date="2022-03-29T20:34:00Z">
        <w:r w:rsidRPr="0088458A" w:rsidDel="006B6947">
          <w:rPr>
            <w:rFonts w:ascii="Palatino Linotype" w:eastAsia="Palatino Linotype" w:hAnsi="Palatino Linotype" w:cs="Palatino Linotype"/>
            <w:sz w:val="18"/>
            <w:szCs w:val="18"/>
          </w:rPr>
          <w:delText>https://doi.org/</w:delText>
        </w:r>
      </w:del>
      <w:proofErr w:type="spellStart"/>
      <w:ins w:id="1818" w:author="Yanfei Zhang" w:date="2022-03-29T20:34:00Z">
        <w:r w:rsidR="006B6947" w:rsidRPr="0088458A">
          <w:rPr>
            <w:rFonts w:ascii="Palatino Linotype" w:eastAsia="Palatino Linotype" w:hAnsi="Palatino Linotype" w:cs="Palatino Linotype"/>
            <w:sz w:val="18"/>
            <w:szCs w:val="18"/>
          </w:rPr>
          <w:t>doi</w:t>
        </w:r>
        <w:proofErr w:type="spellEnd"/>
        <w:r w:rsidR="006B6947" w:rsidRPr="0088458A">
          <w:rPr>
            <w:rFonts w:ascii="Palatino Linotype" w:eastAsia="Palatino Linotype" w:hAnsi="Palatino Linotype" w:cs="Palatino Linotype"/>
            <w:sz w:val="18"/>
            <w:szCs w:val="18"/>
          </w:rPr>
          <w:t xml:space="preserve">: </w:t>
        </w:r>
      </w:ins>
      <w:r w:rsidRPr="0088458A">
        <w:rPr>
          <w:rFonts w:ascii="Palatino Linotype" w:eastAsia="Palatino Linotype" w:hAnsi="Palatino Linotype" w:cs="Palatino Linotype"/>
          <w:sz w:val="18"/>
          <w:szCs w:val="18"/>
        </w:rPr>
        <w:t>10.1016/S0923-2508(01)01289-X</w:t>
      </w:r>
    </w:p>
    <w:p w14:paraId="29E28363" w14:textId="548951D8" w:rsidR="00D95315" w:rsidRDefault="004C3BCB" w:rsidP="00977A95">
      <w:pPr>
        <w:widowControl w:val="0"/>
        <w:autoSpaceDE w:val="0"/>
        <w:autoSpaceDN w:val="0"/>
        <w:adjustRightInd w:val="0"/>
        <w:spacing w:before="240" w:after="120" w:line="240" w:lineRule="exact"/>
        <w:ind w:left="480" w:hanging="480"/>
        <w:contextualSpacing/>
        <w:rPr>
          <w:ins w:id="1819" w:author="Yanfei Zhang" w:date="2022-04-06T16:27:00Z"/>
          <w:rFonts w:ascii="Palatino Linotype" w:hAnsi="Palatino Linotype"/>
          <w:noProof/>
          <w:sz w:val="18"/>
          <w:szCs w:val="18"/>
        </w:rPr>
        <w:pPrChange w:id="1820" w:author="Yanfei Zhang" w:date="2022-03-29T23:51:00Z">
          <w:pPr>
            <w:widowControl w:val="0"/>
            <w:autoSpaceDE w:val="0"/>
            <w:autoSpaceDN w:val="0"/>
            <w:adjustRightInd w:val="0"/>
            <w:spacing w:before="240" w:after="120" w:line="240" w:lineRule="auto"/>
            <w:ind w:left="480" w:hanging="480"/>
          </w:pPr>
        </w:pPrChange>
      </w:pPr>
      <w:moveToRangeStart w:id="1821" w:author="Yanfei Zhang" w:date="2022-03-29T08:16:00Z" w:name="move99434187"/>
      <w:moveTo w:id="1822" w:author="Yanfei Zhang" w:date="2022-03-29T08:16:00Z">
        <w:r w:rsidRPr="00977A95">
          <w:rPr>
            <w:rFonts w:ascii="Palatino Linotype" w:hAnsi="Palatino Linotype"/>
            <w:noProof/>
            <w:sz w:val="18"/>
            <w:szCs w:val="18"/>
            <w:rPrChange w:id="1823" w:author="Yanfei Zhang" w:date="2022-03-29T23:51:00Z">
              <w:rPr>
                <w:rFonts w:ascii="Palatino Linotype" w:hAnsi="Palatino Linotype"/>
                <w:noProof/>
                <w:sz w:val="20"/>
              </w:rPr>
            </w:rPrChange>
          </w:rPr>
          <w:t>Kouri, T. (2012). Challenging metabolic networks at high temperature</w:t>
        </w:r>
        <w:r w:rsidRPr="00977A95">
          <w:rPr>
            <w:noProof/>
            <w:sz w:val="18"/>
            <w:szCs w:val="18"/>
            <w:rPrChange w:id="1824" w:author="Yanfei Zhang" w:date="2022-03-29T23:51:00Z">
              <w:rPr>
                <w:noProof/>
                <w:sz w:val="20"/>
              </w:rPr>
            </w:rPrChange>
          </w:rPr>
          <w:t> </w:t>
        </w:r>
        <w:r w:rsidRPr="00977A95">
          <w:rPr>
            <w:rFonts w:ascii="Palatino Linotype" w:hAnsi="Palatino Linotype"/>
            <w:noProof/>
            <w:sz w:val="18"/>
            <w:szCs w:val="18"/>
            <w:rPrChange w:id="1825" w:author="Yanfei Zhang" w:date="2022-03-29T23:51:00Z">
              <w:rPr>
                <w:rFonts w:ascii="Palatino Linotype" w:hAnsi="Palatino Linotype"/>
                <w:noProof/>
                <w:sz w:val="20"/>
              </w:rPr>
            </w:rPrChange>
          </w:rPr>
          <w:t>: The central carbohydrate metabolism of Sulfolobus solfataricus.</w:t>
        </w:r>
        <w:del w:id="1826" w:author="Yanfei Zhang" w:date="2022-03-29T21:22:00Z">
          <w:r w:rsidRPr="00977A95" w:rsidDel="000C5EF5">
            <w:rPr>
              <w:rFonts w:ascii="Palatino Linotype" w:hAnsi="Palatino Linotype"/>
              <w:noProof/>
              <w:sz w:val="18"/>
              <w:szCs w:val="18"/>
              <w:rPrChange w:id="1827" w:author="Yanfei Zhang" w:date="2022-03-29T23:51:00Z">
                <w:rPr>
                  <w:rFonts w:ascii="Palatino Linotype" w:hAnsi="Palatino Linotype"/>
                  <w:noProof/>
                  <w:sz w:val="20"/>
                </w:rPr>
              </w:rPrChange>
            </w:rPr>
            <w:delText xml:space="preserve"> </w:delText>
          </w:r>
          <w:r w:rsidRPr="00977A95" w:rsidDel="000C5EF5">
            <w:rPr>
              <w:rFonts w:ascii="Palatino Linotype" w:hAnsi="Palatino Linotype"/>
              <w:i/>
              <w:iCs/>
              <w:noProof/>
              <w:sz w:val="18"/>
              <w:szCs w:val="18"/>
              <w:rPrChange w:id="1828" w:author="Yanfei Zhang" w:date="2022-03-29T23:51:00Z">
                <w:rPr>
                  <w:rFonts w:ascii="Palatino Linotype" w:hAnsi="Palatino Linotype"/>
                  <w:i/>
                  <w:iCs/>
                  <w:noProof/>
                  <w:sz w:val="20"/>
                </w:rPr>
              </w:rPrChange>
            </w:rPr>
            <w:delText>Thesis</w:delText>
          </w:r>
        </w:del>
      </w:moveTo>
      <w:ins w:id="1829" w:author="Yanfei Zhang" w:date="2022-04-06T16:27:00Z">
        <w:r w:rsidR="00D95315">
          <w:rPr>
            <w:rFonts w:ascii="Palatino Linotype" w:hAnsi="Palatino Linotype"/>
            <w:noProof/>
            <w:sz w:val="18"/>
            <w:szCs w:val="18"/>
          </w:rPr>
          <w:t xml:space="preserve"> </w:t>
        </w:r>
      </w:ins>
      <w:ins w:id="1830" w:author="Yanfei Zhang" w:date="2022-04-06T16:28:00Z">
        <w:r w:rsidR="00D95315">
          <w:rPr>
            <w:rFonts w:ascii="Palatino Linotype" w:hAnsi="Palatino Linotype"/>
            <w:noProof/>
            <w:sz w:val="18"/>
            <w:szCs w:val="18"/>
          </w:rPr>
          <w:t xml:space="preserve">[PhD’s thesis]. [Amsterdam]: </w:t>
        </w:r>
      </w:ins>
      <w:ins w:id="1831" w:author="Yanfei Zhang" w:date="2022-04-06T16:29:00Z">
        <w:r w:rsidR="00D95315" w:rsidRPr="00D95315">
          <w:rPr>
            <w:rFonts w:ascii="Palatino Linotype" w:hAnsi="Palatino Linotype"/>
            <w:noProof/>
            <w:sz w:val="18"/>
            <w:szCs w:val="18"/>
          </w:rPr>
          <w:t>Vrije Universiteit Amsterdam</w:t>
        </w:r>
      </w:ins>
    </w:p>
    <w:p w14:paraId="159A401F" w14:textId="25C99210" w:rsidR="0042246F" w:rsidRPr="00977A95" w:rsidRDefault="004C3BCB" w:rsidP="00977A95">
      <w:pPr>
        <w:widowControl w:val="0"/>
        <w:autoSpaceDE w:val="0"/>
        <w:autoSpaceDN w:val="0"/>
        <w:adjustRightInd w:val="0"/>
        <w:spacing w:before="240" w:after="120" w:line="240" w:lineRule="exact"/>
        <w:ind w:left="480" w:hanging="480"/>
        <w:contextualSpacing/>
        <w:rPr>
          <w:ins w:id="1832" w:author="Yanfei Zhang" w:date="2022-03-29T08:03:00Z"/>
          <w:rFonts w:ascii="Palatino Linotype" w:hAnsi="Palatino Linotype"/>
          <w:noProof/>
          <w:sz w:val="18"/>
          <w:szCs w:val="18"/>
          <w:rPrChange w:id="1833" w:author="Yanfei Zhang" w:date="2022-03-29T23:51:00Z">
            <w:rPr>
              <w:ins w:id="1834" w:author="Yanfei Zhang" w:date="2022-03-29T08:03:00Z"/>
              <w:rFonts w:ascii="Palatino Linotype" w:hAnsi="Palatino Linotype"/>
              <w:noProof/>
              <w:sz w:val="20"/>
            </w:rPr>
          </w:rPrChange>
        </w:rPr>
        <w:pPrChange w:id="1835" w:author="Yanfei Zhang" w:date="2022-03-29T23:51:00Z">
          <w:pPr>
            <w:widowControl w:val="0"/>
            <w:autoSpaceDE w:val="0"/>
            <w:autoSpaceDN w:val="0"/>
            <w:adjustRightInd w:val="0"/>
            <w:spacing w:before="240" w:after="120" w:line="240" w:lineRule="auto"/>
            <w:ind w:left="480" w:hanging="480"/>
          </w:pPr>
        </w:pPrChange>
      </w:pPr>
      <w:moveTo w:id="1836" w:author="Yanfei Zhang" w:date="2022-03-29T08:16:00Z">
        <w:del w:id="1837" w:author="Yanfei Zhang" w:date="2022-04-06T16:26:00Z">
          <w:r w:rsidRPr="00977A95" w:rsidDel="00D95315">
            <w:rPr>
              <w:rFonts w:ascii="Palatino Linotype" w:hAnsi="Palatino Linotype"/>
              <w:noProof/>
              <w:sz w:val="18"/>
              <w:szCs w:val="18"/>
              <w:rPrChange w:id="1838" w:author="Yanfei Zhang" w:date="2022-03-29T23:51:00Z">
                <w:rPr>
                  <w:rFonts w:ascii="Palatino Linotype" w:hAnsi="Palatino Linotype"/>
                  <w:noProof/>
                  <w:sz w:val="20"/>
                </w:rPr>
              </w:rPrChange>
            </w:rPr>
            <w:delText>.</w:delText>
          </w:r>
        </w:del>
      </w:moveTo>
      <w:moveToRangeEnd w:id="1821"/>
      <w:ins w:id="1839" w:author="Yanfei Zhang" w:date="2022-03-29T08:03:00Z">
        <w:r w:rsidR="0042246F" w:rsidRPr="00977A95">
          <w:rPr>
            <w:rFonts w:ascii="Palatino Linotype" w:hAnsi="Palatino Linotype"/>
            <w:noProof/>
            <w:sz w:val="18"/>
            <w:szCs w:val="18"/>
            <w:rPrChange w:id="1840" w:author="Yanfei Zhang" w:date="2022-03-29T23:51:00Z">
              <w:rPr>
                <w:rFonts w:ascii="Palatino Linotype" w:hAnsi="Palatino Linotype"/>
                <w:noProof/>
                <w:sz w:val="20"/>
              </w:rPr>
            </w:rPrChange>
          </w:rPr>
          <w:t xml:space="preserve">Lübben, M., </w:t>
        </w:r>
        <w:r w:rsidR="0088458A" w:rsidRPr="00415C97">
          <w:rPr>
            <w:rFonts w:ascii="Palatino Linotype" w:hAnsi="Palatino Linotype"/>
            <w:noProof/>
            <w:sz w:val="18"/>
            <w:szCs w:val="18"/>
          </w:rPr>
          <w:t>Warne, A., Albracht, S. P. J., and</w:t>
        </w:r>
        <w:r w:rsidR="0042246F" w:rsidRPr="00977A95">
          <w:rPr>
            <w:rFonts w:ascii="Palatino Linotype" w:hAnsi="Palatino Linotype"/>
            <w:noProof/>
            <w:sz w:val="18"/>
            <w:szCs w:val="18"/>
            <w:rPrChange w:id="1841" w:author="Yanfei Zhang" w:date="2022-03-29T23:51:00Z">
              <w:rPr>
                <w:rFonts w:ascii="Palatino Linotype" w:hAnsi="Palatino Linotype"/>
                <w:noProof/>
                <w:sz w:val="20"/>
              </w:rPr>
            </w:rPrChange>
          </w:rPr>
          <w:t xml:space="preserve"> Saraste, M. (1994). The purified SoxABCD quinol oxidase complex of Sulfolobus acidocaldarius contains a novel haem. </w:t>
        </w:r>
      </w:ins>
      <w:ins w:id="1842" w:author="Yanfei Zhang" w:date="2022-03-29T21:23:00Z">
        <w:r w:rsidR="000C5EF5" w:rsidRPr="00977A95">
          <w:rPr>
            <w:rFonts w:ascii="Palatino Linotype" w:hAnsi="Palatino Linotype"/>
            <w:i/>
            <w:iCs/>
            <w:noProof/>
            <w:sz w:val="18"/>
            <w:szCs w:val="18"/>
            <w:rPrChange w:id="1843" w:author="Yanfei Zhang" w:date="2022-03-29T23:51:00Z">
              <w:rPr>
                <w:rFonts w:ascii="Palatino Linotype" w:hAnsi="Palatino Linotype"/>
                <w:i/>
                <w:iCs/>
                <w:noProof/>
                <w:sz w:val="20"/>
              </w:rPr>
            </w:rPrChange>
          </w:rPr>
          <w:t>Mol. Microbiol.</w:t>
        </w:r>
      </w:ins>
      <w:ins w:id="1844" w:author="Yanfei Zhang" w:date="2022-03-29T08:03:00Z">
        <w:r w:rsidR="0042246F" w:rsidRPr="00977A95">
          <w:rPr>
            <w:rFonts w:ascii="Palatino Linotype" w:hAnsi="Palatino Linotype"/>
            <w:noProof/>
            <w:sz w:val="18"/>
            <w:szCs w:val="18"/>
            <w:rPrChange w:id="1845" w:author="Yanfei Zhang" w:date="2022-03-29T23:51:00Z">
              <w:rPr>
                <w:rFonts w:ascii="Palatino Linotype" w:hAnsi="Palatino Linotype"/>
                <w:noProof/>
                <w:sz w:val="20"/>
              </w:rPr>
            </w:rPrChange>
          </w:rPr>
          <w:t xml:space="preserve"> </w:t>
        </w:r>
        <w:r w:rsidR="0042246F" w:rsidRPr="00745FBA">
          <w:rPr>
            <w:rFonts w:ascii="Palatino Linotype" w:hAnsi="Palatino Linotype"/>
            <w:iCs/>
            <w:noProof/>
            <w:sz w:val="18"/>
            <w:szCs w:val="18"/>
            <w:rPrChange w:id="1846" w:author="Yanfei Zhang" w:date="2022-03-29T23:58:00Z">
              <w:rPr>
                <w:rFonts w:ascii="Palatino Linotype" w:hAnsi="Palatino Linotype"/>
                <w:i/>
                <w:iCs/>
                <w:noProof/>
                <w:sz w:val="20"/>
              </w:rPr>
            </w:rPrChange>
          </w:rPr>
          <w:t>13</w:t>
        </w:r>
        <w:r w:rsidR="0042246F" w:rsidRPr="00977A95">
          <w:rPr>
            <w:rFonts w:ascii="Palatino Linotype" w:hAnsi="Palatino Linotype"/>
            <w:noProof/>
            <w:sz w:val="18"/>
            <w:szCs w:val="18"/>
            <w:rPrChange w:id="1847" w:author="Yanfei Zhang" w:date="2022-03-29T23:51:00Z">
              <w:rPr>
                <w:rFonts w:ascii="Palatino Linotype" w:hAnsi="Palatino Linotype"/>
                <w:noProof/>
                <w:sz w:val="20"/>
              </w:rPr>
            </w:rPrChange>
          </w:rPr>
          <w:t xml:space="preserve">(2), 327–335. </w:t>
        </w:r>
      </w:ins>
      <w:ins w:id="1848" w:author="Yanfei Zhang" w:date="2022-03-29T20:34:00Z">
        <w:r w:rsidR="006B6947" w:rsidRPr="00977A95">
          <w:rPr>
            <w:rFonts w:ascii="Palatino Linotype" w:hAnsi="Palatino Linotype"/>
            <w:noProof/>
            <w:sz w:val="18"/>
            <w:szCs w:val="18"/>
            <w:rPrChange w:id="1849" w:author="Yanfei Zhang" w:date="2022-03-29T23:51:00Z">
              <w:rPr>
                <w:rFonts w:ascii="Palatino Linotype" w:hAnsi="Palatino Linotype"/>
                <w:noProof/>
                <w:sz w:val="20"/>
              </w:rPr>
            </w:rPrChange>
          </w:rPr>
          <w:t xml:space="preserve">doi: </w:t>
        </w:r>
      </w:ins>
      <w:ins w:id="1850" w:author="Yanfei Zhang" w:date="2022-03-29T08:03:00Z">
        <w:r w:rsidR="0042246F" w:rsidRPr="00977A95">
          <w:rPr>
            <w:rFonts w:ascii="Palatino Linotype" w:hAnsi="Palatino Linotype"/>
            <w:noProof/>
            <w:sz w:val="18"/>
            <w:szCs w:val="18"/>
            <w:rPrChange w:id="1851" w:author="Yanfei Zhang" w:date="2022-03-29T23:51:00Z">
              <w:rPr>
                <w:rFonts w:ascii="Palatino Linotype" w:hAnsi="Palatino Linotype"/>
                <w:noProof/>
                <w:sz w:val="20"/>
              </w:rPr>
            </w:rPrChange>
          </w:rPr>
          <w:t>10.1111/j.1365-2958.1994.tb00426.x</w:t>
        </w:r>
      </w:ins>
    </w:p>
    <w:p w14:paraId="5626874E" w14:textId="3DE7C789" w:rsidR="00865A57" w:rsidRDefault="00865A57" w:rsidP="00977A95">
      <w:pPr>
        <w:widowControl w:val="0"/>
        <w:autoSpaceDE w:val="0"/>
        <w:autoSpaceDN w:val="0"/>
        <w:adjustRightInd w:val="0"/>
        <w:spacing w:before="240" w:after="120" w:line="240" w:lineRule="exact"/>
        <w:ind w:left="480" w:hanging="480"/>
        <w:contextualSpacing/>
        <w:rPr>
          <w:ins w:id="1852" w:author="Yanfei Zhang" w:date="2022-04-06T17:07:00Z"/>
          <w:rFonts w:ascii="Palatino Linotype" w:hAnsi="Palatino Linotype"/>
          <w:noProof/>
          <w:sz w:val="18"/>
          <w:szCs w:val="18"/>
        </w:rPr>
        <w:pPrChange w:id="1853" w:author="Yanfei Zhang" w:date="2022-03-29T23:51:00Z">
          <w:pPr>
            <w:widowControl w:val="0"/>
            <w:autoSpaceDE w:val="0"/>
            <w:autoSpaceDN w:val="0"/>
            <w:adjustRightInd w:val="0"/>
            <w:spacing w:before="240" w:after="120" w:line="240" w:lineRule="auto"/>
            <w:ind w:left="480" w:hanging="480"/>
          </w:pPr>
        </w:pPrChange>
      </w:pPr>
      <w:ins w:id="1854" w:author="Yanfei Zhang" w:date="2022-04-06T17:07:00Z">
        <w:r w:rsidRPr="00865A57">
          <w:rPr>
            <w:rFonts w:ascii="Palatino Linotype" w:hAnsi="Palatino Linotype"/>
            <w:noProof/>
            <w:sz w:val="18"/>
            <w:szCs w:val="18"/>
          </w:rPr>
          <w:t>Wilson, E.O. and MacArthur, R.H., 1967. The theory of island biogeography (Vol. 1). Princeton, NJ: Princeton University Press.</w:t>
        </w:r>
      </w:ins>
    </w:p>
    <w:p w14:paraId="524D23A4" w14:textId="662C8CE8" w:rsidR="0073547D" w:rsidRPr="00977A95" w:rsidRDefault="0073547D" w:rsidP="00977A95">
      <w:pPr>
        <w:widowControl w:val="0"/>
        <w:autoSpaceDE w:val="0"/>
        <w:autoSpaceDN w:val="0"/>
        <w:adjustRightInd w:val="0"/>
        <w:spacing w:before="240" w:after="120" w:line="240" w:lineRule="exact"/>
        <w:ind w:left="480" w:hanging="480"/>
        <w:contextualSpacing/>
        <w:rPr>
          <w:ins w:id="1855" w:author="Yanfei Zhang" w:date="2022-03-29T09:46:00Z"/>
          <w:rFonts w:ascii="Palatino Linotype" w:hAnsi="Palatino Linotype"/>
          <w:noProof/>
          <w:sz w:val="18"/>
          <w:szCs w:val="18"/>
          <w:rPrChange w:id="1856" w:author="Yanfei Zhang" w:date="2022-03-29T23:51:00Z">
            <w:rPr>
              <w:ins w:id="1857" w:author="Yanfei Zhang" w:date="2022-03-29T09:46:00Z"/>
              <w:rFonts w:ascii="Palatino Linotype" w:hAnsi="Palatino Linotype"/>
              <w:noProof/>
              <w:sz w:val="20"/>
            </w:rPr>
          </w:rPrChange>
        </w:rPr>
        <w:pPrChange w:id="1858" w:author="Yanfei Zhang" w:date="2022-03-29T23:51:00Z">
          <w:pPr>
            <w:widowControl w:val="0"/>
            <w:autoSpaceDE w:val="0"/>
            <w:autoSpaceDN w:val="0"/>
            <w:adjustRightInd w:val="0"/>
            <w:spacing w:before="240" w:after="120" w:line="240" w:lineRule="auto"/>
            <w:ind w:left="480" w:hanging="480"/>
          </w:pPr>
        </w:pPrChange>
      </w:pPr>
      <w:moveToRangeStart w:id="1859" w:author="Yanfei Zhang" w:date="2022-03-29T09:46:00Z" w:name="move99439585"/>
      <w:moveTo w:id="1860" w:author="Yanfei Zhang" w:date="2022-03-29T09:46:00Z">
        <w:r w:rsidRPr="00977A95">
          <w:rPr>
            <w:rFonts w:ascii="Palatino Linotype" w:hAnsi="Palatino Linotype"/>
            <w:noProof/>
            <w:sz w:val="18"/>
            <w:szCs w:val="18"/>
            <w:rPrChange w:id="1861" w:author="Yanfei Zhang" w:date="2022-03-29T23:51:00Z">
              <w:rPr>
                <w:rFonts w:ascii="Palatino Linotype" w:hAnsi="Palatino Linotype"/>
                <w:noProof/>
                <w:sz w:val="20"/>
              </w:rPr>
            </w:rPrChange>
          </w:rPr>
          <w:t xml:space="preserve">Merico, A., Sulo, P., Piškur, J., </w:t>
        </w:r>
        <w:del w:id="1862" w:author="Yanfei Zhang" w:date="2022-03-29T23:32:00Z">
          <w:r w:rsidRPr="00977A95" w:rsidDel="00EA0255">
            <w:rPr>
              <w:rFonts w:ascii="Palatino Linotype" w:hAnsi="Palatino Linotype"/>
              <w:noProof/>
              <w:sz w:val="18"/>
              <w:szCs w:val="18"/>
              <w:rPrChange w:id="1863" w:author="Yanfei Zhang" w:date="2022-03-29T23:51:00Z">
                <w:rPr>
                  <w:rFonts w:ascii="Palatino Linotype" w:hAnsi="Palatino Linotype"/>
                  <w:noProof/>
                  <w:sz w:val="20"/>
                </w:rPr>
              </w:rPrChange>
            </w:rPr>
            <w:delText>&amp;</w:delText>
          </w:r>
        </w:del>
      </w:moveTo>
      <w:ins w:id="1864" w:author="Yanfei Zhang" w:date="2022-03-29T23:32:00Z">
        <w:r w:rsidR="00EA0255" w:rsidRPr="0088458A">
          <w:rPr>
            <w:rFonts w:ascii="Palatino Linotype" w:hAnsi="Palatino Linotype"/>
            <w:noProof/>
            <w:sz w:val="18"/>
            <w:szCs w:val="18"/>
          </w:rPr>
          <w:t>and</w:t>
        </w:r>
      </w:ins>
      <w:moveTo w:id="1865" w:author="Yanfei Zhang" w:date="2022-03-29T09:46:00Z">
        <w:r w:rsidRPr="00977A95">
          <w:rPr>
            <w:rFonts w:ascii="Palatino Linotype" w:hAnsi="Palatino Linotype"/>
            <w:noProof/>
            <w:sz w:val="18"/>
            <w:szCs w:val="18"/>
            <w:rPrChange w:id="1866" w:author="Yanfei Zhang" w:date="2022-03-29T23:51:00Z">
              <w:rPr>
                <w:rFonts w:ascii="Palatino Linotype" w:hAnsi="Palatino Linotype"/>
                <w:noProof/>
                <w:sz w:val="20"/>
              </w:rPr>
            </w:rPrChange>
          </w:rPr>
          <w:t xml:space="preserve"> Compagno, C. (2007). Fermentative lifestyle in yeasts belonging to the Saccharomyces complex. </w:t>
        </w:r>
        <w:r w:rsidRPr="00977A95">
          <w:rPr>
            <w:rFonts w:ascii="Palatino Linotype" w:hAnsi="Palatino Linotype"/>
            <w:i/>
            <w:iCs/>
            <w:noProof/>
            <w:sz w:val="18"/>
            <w:szCs w:val="18"/>
            <w:rPrChange w:id="1867" w:author="Yanfei Zhang" w:date="2022-03-29T23:51:00Z">
              <w:rPr>
                <w:rFonts w:ascii="Palatino Linotype" w:hAnsi="Palatino Linotype"/>
                <w:i/>
                <w:iCs/>
                <w:noProof/>
                <w:sz w:val="20"/>
              </w:rPr>
            </w:rPrChange>
          </w:rPr>
          <w:t>FEBS J</w:t>
        </w:r>
        <w:del w:id="1868" w:author="Yanfei Zhang" w:date="2022-03-29T21:23:00Z">
          <w:r w:rsidRPr="00977A95" w:rsidDel="000C5EF5">
            <w:rPr>
              <w:rFonts w:ascii="Palatino Linotype" w:hAnsi="Palatino Linotype"/>
              <w:i/>
              <w:iCs/>
              <w:noProof/>
              <w:sz w:val="18"/>
              <w:szCs w:val="18"/>
              <w:rPrChange w:id="1869" w:author="Yanfei Zhang" w:date="2022-03-29T23:51:00Z">
                <w:rPr>
                  <w:rFonts w:ascii="Palatino Linotype" w:hAnsi="Palatino Linotype"/>
                  <w:i/>
                  <w:iCs/>
                  <w:noProof/>
                  <w:sz w:val="20"/>
                </w:rPr>
              </w:rPrChange>
            </w:rPr>
            <w:delText>ournal</w:delText>
          </w:r>
          <w:r w:rsidRPr="00977A95" w:rsidDel="000C5EF5">
            <w:rPr>
              <w:rFonts w:ascii="Palatino Linotype" w:hAnsi="Palatino Linotype"/>
              <w:noProof/>
              <w:sz w:val="18"/>
              <w:szCs w:val="18"/>
              <w:rPrChange w:id="1870" w:author="Yanfei Zhang" w:date="2022-03-29T23:51:00Z">
                <w:rPr>
                  <w:rFonts w:ascii="Palatino Linotype" w:hAnsi="Palatino Linotype"/>
                  <w:noProof/>
                  <w:sz w:val="20"/>
                </w:rPr>
              </w:rPrChange>
            </w:rPr>
            <w:delText xml:space="preserve">, </w:delText>
          </w:r>
        </w:del>
      </w:moveTo>
      <w:ins w:id="1871" w:author="Yanfei Zhang" w:date="2022-03-29T21:23:00Z">
        <w:r w:rsidR="000C5EF5" w:rsidRPr="00977A95">
          <w:rPr>
            <w:rFonts w:ascii="Palatino Linotype" w:hAnsi="Palatino Linotype"/>
            <w:i/>
            <w:iCs/>
            <w:noProof/>
            <w:sz w:val="18"/>
            <w:szCs w:val="18"/>
            <w:rPrChange w:id="1872" w:author="Yanfei Zhang" w:date="2022-03-29T23:51:00Z">
              <w:rPr>
                <w:rFonts w:ascii="Palatino Linotype" w:hAnsi="Palatino Linotype"/>
                <w:i/>
                <w:iCs/>
                <w:noProof/>
                <w:sz w:val="20"/>
              </w:rPr>
            </w:rPrChange>
          </w:rPr>
          <w:t xml:space="preserve">. </w:t>
        </w:r>
      </w:ins>
      <w:moveTo w:id="1873" w:author="Yanfei Zhang" w:date="2022-03-29T09:46:00Z">
        <w:r w:rsidRPr="00977A95">
          <w:rPr>
            <w:rFonts w:ascii="Palatino Linotype" w:hAnsi="Palatino Linotype"/>
            <w:iCs/>
            <w:noProof/>
            <w:sz w:val="18"/>
            <w:szCs w:val="18"/>
            <w:rPrChange w:id="1874" w:author="Yanfei Zhang" w:date="2022-03-29T23:51:00Z">
              <w:rPr>
                <w:rFonts w:ascii="Palatino Linotype" w:hAnsi="Palatino Linotype"/>
                <w:i/>
                <w:iCs/>
                <w:noProof/>
                <w:sz w:val="20"/>
              </w:rPr>
            </w:rPrChange>
          </w:rPr>
          <w:t>274</w:t>
        </w:r>
        <w:r w:rsidRPr="00977A95">
          <w:rPr>
            <w:rFonts w:ascii="Palatino Linotype" w:hAnsi="Palatino Linotype"/>
            <w:noProof/>
            <w:sz w:val="18"/>
            <w:szCs w:val="18"/>
            <w:rPrChange w:id="1875" w:author="Yanfei Zhang" w:date="2022-03-29T23:51:00Z">
              <w:rPr>
                <w:rFonts w:ascii="Palatino Linotype" w:hAnsi="Palatino Linotype"/>
                <w:noProof/>
                <w:sz w:val="20"/>
              </w:rPr>
            </w:rPrChange>
          </w:rPr>
          <w:t xml:space="preserve">(4), 976–989. </w:t>
        </w:r>
        <w:del w:id="1876" w:author="Yanfei Zhang" w:date="2022-03-29T20:34:00Z">
          <w:r w:rsidRPr="00977A95" w:rsidDel="006B6947">
            <w:rPr>
              <w:rFonts w:ascii="Palatino Linotype" w:hAnsi="Palatino Linotype"/>
              <w:noProof/>
              <w:sz w:val="18"/>
              <w:szCs w:val="18"/>
              <w:rPrChange w:id="1877" w:author="Yanfei Zhang" w:date="2022-03-29T23:51:00Z">
                <w:rPr>
                  <w:rFonts w:ascii="Palatino Linotype" w:hAnsi="Palatino Linotype"/>
                  <w:noProof/>
                  <w:sz w:val="20"/>
                </w:rPr>
              </w:rPrChange>
            </w:rPr>
            <w:delText>https://doi.org/</w:delText>
          </w:r>
        </w:del>
      </w:moveTo>
      <w:ins w:id="1878" w:author="Yanfei Zhang" w:date="2022-03-29T20:34:00Z">
        <w:r w:rsidR="006B6947" w:rsidRPr="00977A95">
          <w:rPr>
            <w:rFonts w:ascii="Palatino Linotype" w:hAnsi="Palatino Linotype"/>
            <w:noProof/>
            <w:sz w:val="18"/>
            <w:szCs w:val="18"/>
            <w:rPrChange w:id="1879" w:author="Yanfei Zhang" w:date="2022-03-29T23:51:00Z">
              <w:rPr>
                <w:rFonts w:ascii="Palatino Linotype" w:hAnsi="Palatino Linotype"/>
                <w:noProof/>
                <w:sz w:val="20"/>
              </w:rPr>
            </w:rPrChange>
          </w:rPr>
          <w:t xml:space="preserve">doi: </w:t>
        </w:r>
      </w:ins>
      <w:moveTo w:id="1880" w:author="Yanfei Zhang" w:date="2022-03-29T09:46:00Z">
        <w:r w:rsidRPr="00977A95">
          <w:rPr>
            <w:rFonts w:ascii="Palatino Linotype" w:hAnsi="Palatino Linotype"/>
            <w:noProof/>
            <w:sz w:val="18"/>
            <w:szCs w:val="18"/>
            <w:rPrChange w:id="1881" w:author="Yanfei Zhang" w:date="2022-03-29T23:51:00Z">
              <w:rPr>
                <w:rFonts w:ascii="Palatino Linotype" w:hAnsi="Palatino Linotype"/>
                <w:noProof/>
                <w:sz w:val="20"/>
              </w:rPr>
            </w:rPrChange>
          </w:rPr>
          <w:t>10.1111/j.1742-4658.2007.05645.x</w:t>
        </w:r>
      </w:moveTo>
      <w:moveToRangeEnd w:id="1859"/>
    </w:p>
    <w:p w14:paraId="630CCD03" w14:textId="1A679C05" w:rsidR="00AE7656" w:rsidRPr="00F561C5" w:rsidRDefault="00F771FC" w:rsidP="00977A95">
      <w:pPr>
        <w:widowControl w:val="0"/>
        <w:spacing w:line="240" w:lineRule="exact"/>
        <w:ind w:left="480" w:hanging="480"/>
        <w:contextualSpacing/>
        <w:rPr>
          <w:rFonts w:ascii="Palatino Linotype" w:eastAsia="Palatino Linotype" w:hAnsi="Palatino Linotype" w:cs="Palatino Linotype"/>
          <w:sz w:val="18"/>
          <w:szCs w:val="18"/>
        </w:rPr>
        <w:pPrChange w:id="1882" w:author="Yanfei Zhang" w:date="2022-03-29T23:51:00Z">
          <w:pPr>
            <w:widowControl w:val="0"/>
            <w:ind w:left="480" w:hanging="480"/>
          </w:pPr>
        </w:pPrChange>
      </w:pPr>
      <w:r w:rsidRPr="0088458A">
        <w:rPr>
          <w:rFonts w:ascii="Palatino Linotype" w:eastAsia="Palatino Linotype" w:hAnsi="Palatino Linotype" w:cs="Palatino Linotype"/>
          <w:sz w:val="18"/>
          <w:szCs w:val="18"/>
          <w:lang w:val="nl-NL"/>
        </w:rPr>
        <w:t>Mondeel, T. D. G.</w:t>
      </w:r>
      <w:ins w:id="1883" w:author="Microsoft account" w:date="2022-03-08T12:07:00Z">
        <w:r w:rsidR="00B92B69" w:rsidRPr="0088458A">
          <w:rPr>
            <w:rFonts w:ascii="Palatino Linotype" w:eastAsia="Palatino Linotype" w:hAnsi="Palatino Linotype" w:cs="Palatino Linotype"/>
            <w:sz w:val="18"/>
            <w:szCs w:val="18"/>
            <w:lang w:val="nl-NL"/>
          </w:rPr>
          <w:t xml:space="preserve"> A.</w:t>
        </w:r>
      </w:ins>
      <w:del w:id="1884" w:author="Microsoft account" w:date="2022-03-08T12:07:00Z">
        <w:r w:rsidRPr="0088458A" w:rsidDel="00B92B69">
          <w:rPr>
            <w:rFonts w:ascii="Palatino Linotype" w:eastAsia="Palatino Linotype" w:hAnsi="Palatino Linotype" w:cs="Palatino Linotype"/>
            <w:sz w:val="18"/>
            <w:szCs w:val="18"/>
            <w:lang w:val="nl-NL"/>
          </w:rPr>
          <w:delText xml:space="preserve"> .</w:delText>
        </w:r>
      </w:del>
      <w:r w:rsidRPr="00415C97">
        <w:rPr>
          <w:rFonts w:ascii="Palatino Linotype" w:eastAsia="Palatino Linotype" w:hAnsi="Palatino Linotype" w:cs="Palatino Linotype"/>
          <w:sz w:val="18"/>
          <w:szCs w:val="18"/>
          <w:lang w:val="nl-NL"/>
        </w:rPr>
        <w:t>,</w:t>
      </w:r>
      <w:r w:rsidRPr="0088458A">
        <w:rPr>
          <w:rFonts w:ascii="Palatino Linotype" w:eastAsia="Palatino Linotype" w:hAnsi="Palatino Linotype" w:cs="Palatino Linotype"/>
          <w:sz w:val="18"/>
          <w:szCs w:val="18"/>
          <w:lang w:val="nl-NL"/>
        </w:rPr>
        <w:t xml:space="preserve"> Rehman, S., Zhang, Y., Verma, M., Durre, P., Barberis, M., </w:t>
      </w:r>
      <w:del w:id="1885" w:author="Yanfei Zhang" w:date="2022-03-29T21:25:00Z">
        <w:r w:rsidRPr="0088458A" w:rsidDel="000C5EF5">
          <w:rPr>
            <w:rFonts w:ascii="Palatino Linotype" w:eastAsia="Palatino Linotype" w:hAnsi="Palatino Linotype" w:cs="Palatino Linotype"/>
            <w:sz w:val="18"/>
            <w:szCs w:val="18"/>
            <w:lang w:val="nl-NL"/>
          </w:rPr>
          <w:delText xml:space="preserve">&amp; </w:delText>
        </w:r>
      </w:del>
      <w:ins w:id="1886" w:author="Yanfei Zhang" w:date="2022-03-29T21:25:00Z">
        <w:r w:rsidR="000C5EF5" w:rsidRPr="0088458A">
          <w:rPr>
            <w:rFonts w:ascii="Palatino Linotype" w:eastAsia="Palatino Linotype" w:hAnsi="Palatino Linotype" w:cs="Palatino Linotype"/>
            <w:sz w:val="18"/>
            <w:szCs w:val="18"/>
            <w:lang w:val="nl-NL"/>
          </w:rPr>
          <w:t xml:space="preserve">and </w:t>
        </w:r>
      </w:ins>
      <w:r w:rsidRPr="0088458A">
        <w:rPr>
          <w:rFonts w:ascii="Palatino Linotype" w:eastAsia="Palatino Linotype" w:hAnsi="Palatino Linotype" w:cs="Palatino Linotype"/>
          <w:sz w:val="18"/>
          <w:szCs w:val="18"/>
          <w:lang w:val="nl-NL"/>
        </w:rPr>
        <w:t xml:space="preserve">Westerhoff, H. V. (2016). </w:t>
      </w:r>
      <w:r w:rsidRPr="000D35F2">
        <w:rPr>
          <w:rFonts w:ascii="Palatino Linotype" w:eastAsia="Palatino Linotype" w:hAnsi="Palatino Linotype" w:cs="Palatino Linotype"/>
          <w:sz w:val="18"/>
          <w:szCs w:val="18"/>
        </w:rPr>
        <w:t xml:space="preserve">ScienceDirect Maps for when the living gets </w:t>
      </w:r>
      <w:proofErr w:type="gramStart"/>
      <w:r w:rsidRPr="000D35F2">
        <w:rPr>
          <w:rFonts w:ascii="Palatino Linotype" w:eastAsia="Palatino Linotype" w:hAnsi="Palatino Linotype" w:cs="Palatino Linotype"/>
          <w:sz w:val="18"/>
          <w:szCs w:val="18"/>
        </w:rPr>
        <w:t>tough</w:t>
      </w:r>
      <w:r w:rsidRPr="000D35F2">
        <w:rPr>
          <w:sz w:val="18"/>
          <w:szCs w:val="18"/>
        </w:rPr>
        <w:t> </w:t>
      </w:r>
      <w:r w:rsidRPr="00624052">
        <w:rPr>
          <w:rFonts w:ascii="Palatino Linotype" w:eastAsia="Palatino Linotype" w:hAnsi="Palatino Linotype" w:cs="Palatino Linotype"/>
          <w:sz w:val="18"/>
          <w:szCs w:val="18"/>
        </w:rPr>
        <w:t>:</w:t>
      </w:r>
      <w:proofErr w:type="gramEnd"/>
      <w:r w:rsidRPr="00624052">
        <w:rPr>
          <w:rFonts w:ascii="Palatino Linotype" w:eastAsia="Palatino Linotype" w:hAnsi="Palatino Linotype" w:cs="Palatino Linotype"/>
          <w:sz w:val="18"/>
          <w:szCs w:val="18"/>
        </w:rPr>
        <w:t xml:space="preserve"> Maneuvering through a hostile energy Maps for when the living gets tough</w:t>
      </w:r>
      <w:r w:rsidRPr="00F561C5">
        <w:rPr>
          <w:sz w:val="18"/>
          <w:szCs w:val="18"/>
        </w:rPr>
        <w:t> </w:t>
      </w:r>
      <w:r w:rsidRPr="00F561C5">
        <w:rPr>
          <w:rFonts w:ascii="Palatino Linotype" w:eastAsia="Palatino Linotype" w:hAnsi="Palatino Linotype" w:cs="Palatino Linotype"/>
          <w:sz w:val="18"/>
          <w:szCs w:val="18"/>
        </w:rPr>
        <w:t xml:space="preserve">: Maneuvering through a hostile energy Maps landscape. </w:t>
      </w:r>
      <w:r w:rsidRPr="00A432C3">
        <w:rPr>
          <w:rFonts w:ascii="Palatino Linotype" w:eastAsia="Palatino Linotype" w:hAnsi="Palatino Linotype" w:cs="Palatino Linotype"/>
          <w:i/>
          <w:sz w:val="18"/>
          <w:szCs w:val="18"/>
        </w:rPr>
        <w:t xml:space="preserve">IFAC </w:t>
      </w:r>
      <w:proofErr w:type="spellStart"/>
      <w:r w:rsidRPr="00A432C3">
        <w:rPr>
          <w:rFonts w:ascii="Palatino Linotype" w:eastAsia="Palatino Linotype" w:hAnsi="Palatino Linotype" w:cs="Palatino Linotype"/>
          <w:i/>
          <w:sz w:val="18"/>
          <w:szCs w:val="18"/>
        </w:rPr>
        <w:t>PapersOnLine</w:t>
      </w:r>
      <w:proofErr w:type="spellEnd"/>
      <w:del w:id="1887" w:author="Yanfei Zhang" w:date="2022-03-29T21:25:00Z">
        <w:r w:rsidRPr="00A432C3" w:rsidDel="000C5EF5">
          <w:rPr>
            <w:rFonts w:ascii="Palatino Linotype" w:eastAsia="Palatino Linotype" w:hAnsi="Palatino Linotype" w:cs="Palatino Linotype"/>
            <w:sz w:val="18"/>
            <w:szCs w:val="18"/>
          </w:rPr>
          <w:delText>,</w:delText>
        </w:r>
      </w:del>
      <w:r w:rsidRPr="001C240F">
        <w:rPr>
          <w:rFonts w:ascii="Palatino Linotype" w:eastAsia="Palatino Linotype" w:hAnsi="Palatino Linotype" w:cs="Palatino Linotype"/>
          <w:sz w:val="18"/>
          <w:szCs w:val="18"/>
        </w:rPr>
        <w:t xml:space="preserve"> </w:t>
      </w:r>
      <w:r w:rsidRPr="00977A95">
        <w:rPr>
          <w:rFonts w:ascii="Palatino Linotype" w:eastAsia="Palatino Linotype" w:hAnsi="Palatino Linotype" w:cs="Palatino Linotype"/>
          <w:sz w:val="18"/>
          <w:szCs w:val="18"/>
          <w:rPrChange w:id="1888" w:author="Yanfei Zhang" w:date="2022-03-29T23:51:00Z">
            <w:rPr>
              <w:rFonts w:ascii="Palatino Linotype" w:eastAsia="Palatino Linotype" w:hAnsi="Palatino Linotype" w:cs="Palatino Linotype"/>
              <w:i/>
              <w:sz w:val="18"/>
              <w:szCs w:val="18"/>
            </w:rPr>
          </w:rPrChange>
        </w:rPr>
        <w:t>49</w:t>
      </w:r>
      <w:r w:rsidRPr="0088458A">
        <w:rPr>
          <w:rFonts w:ascii="Palatino Linotype" w:eastAsia="Palatino Linotype" w:hAnsi="Palatino Linotype" w:cs="Palatino Linotype"/>
          <w:sz w:val="18"/>
          <w:szCs w:val="18"/>
        </w:rPr>
        <w:t xml:space="preserve">(26), 364–370. </w:t>
      </w:r>
      <w:del w:id="1889" w:author="Yanfei Zhang" w:date="2022-03-29T20:34:00Z">
        <w:r w:rsidRPr="000D35F2" w:rsidDel="006B6947">
          <w:rPr>
            <w:rFonts w:ascii="Palatino Linotype" w:eastAsia="Palatino Linotype" w:hAnsi="Palatino Linotype" w:cs="Palatino Linotype"/>
            <w:sz w:val="18"/>
            <w:szCs w:val="18"/>
          </w:rPr>
          <w:delText>https://doi.org/</w:delText>
        </w:r>
      </w:del>
      <w:proofErr w:type="spellStart"/>
      <w:ins w:id="1890" w:author="Yanfei Zhang" w:date="2022-03-29T20:34:00Z">
        <w:r w:rsidR="006B6947" w:rsidRPr="000D35F2">
          <w:rPr>
            <w:rFonts w:ascii="Palatino Linotype" w:eastAsia="Palatino Linotype" w:hAnsi="Palatino Linotype" w:cs="Palatino Linotype"/>
            <w:sz w:val="18"/>
            <w:szCs w:val="18"/>
          </w:rPr>
          <w:t>doi</w:t>
        </w:r>
        <w:proofErr w:type="spellEnd"/>
        <w:r w:rsidR="006B6947" w:rsidRPr="000D35F2">
          <w:rPr>
            <w:rFonts w:ascii="Palatino Linotype" w:eastAsia="Palatino Linotype" w:hAnsi="Palatino Linotype" w:cs="Palatino Linotype"/>
            <w:sz w:val="18"/>
            <w:szCs w:val="18"/>
          </w:rPr>
          <w:t>:</w:t>
        </w:r>
        <w:r w:rsidR="006B6947" w:rsidRPr="00624052">
          <w:rPr>
            <w:rFonts w:ascii="Palatino Linotype" w:eastAsia="Palatino Linotype" w:hAnsi="Palatino Linotype" w:cs="Palatino Linotype"/>
            <w:sz w:val="18"/>
            <w:szCs w:val="18"/>
          </w:rPr>
          <w:t xml:space="preserve"> </w:t>
        </w:r>
      </w:ins>
      <w:r w:rsidRPr="00F561C5">
        <w:rPr>
          <w:rFonts w:ascii="Palatino Linotype" w:eastAsia="Palatino Linotype" w:hAnsi="Palatino Linotype" w:cs="Palatino Linotype"/>
          <w:sz w:val="18"/>
          <w:szCs w:val="18"/>
        </w:rPr>
        <w:t>10.1016/j.ifacol.2017.03.002</w:t>
      </w:r>
    </w:p>
    <w:p w14:paraId="767AB367" w14:textId="78FA9920" w:rsidR="006767A9" w:rsidRPr="00977A95" w:rsidRDefault="006767A9" w:rsidP="00977A95">
      <w:pPr>
        <w:widowControl w:val="0"/>
        <w:autoSpaceDE w:val="0"/>
        <w:autoSpaceDN w:val="0"/>
        <w:adjustRightInd w:val="0"/>
        <w:spacing w:before="240" w:after="120" w:line="240" w:lineRule="exact"/>
        <w:ind w:left="480" w:hanging="480"/>
        <w:contextualSpacing/>
        <w:rPr>
          <w:ins w:id="1891" w:author="Yanfei Zhang" w:date="2022-03-29T00:12:00Z"/>
          <w:rFonts w:ascii="Palatino Linotype" w:hAnsi="Palatino Linotype"/>
          <w:noProof/>
          <w:sz w:val="18"/>
          <w:szCs w:val="18"/>
          <w:rPrChange w:id="1892" w:author="Yanfei Zhang" w:date="2022-03-29T23:51:00Z">
            <w:rPr>
              <w:ins w:id="1893" w:author="Yanfei Zhang" w:date="2022-03-29T00:12:00Z"/>
              <w:rFonts w:ascii="Palatino Linotype" w:eastAsia="Palatino Linotype" w:hAnsi="Palatino Linotype" w:cs="Palatino Linotype"/>
              <w:sz w:val="18"/>
              <w:szCs w:val="18"/>
            </w:rPr>
          </w:rPrChange>
        </w:rPr>
        <w:pPrChange w:id="1894" w:author="Yanfei Zhang" w:date="2022-03-29T23:51:00Z">
          <w:pPr>
            <w:widowControl w:val="0"/>
            <w:ind w:left="480" w:hanging="480"/>
          </w:pPr>
        </w:pPrChange>
      </w:pPr>
      <w:ins w:id="1895" w:author="Yanfei Zhang" w:date="2022-03-29T00:12:00Z">
        <w:r w:rsidRPr="00977A95">
          <w:rPr>
            <w:rFonts w:ascii="Palatino Linotype" w:hAnsi="Palatino Linotype"/>
            <w:noProof/>
            <w:sz w:val="18"/>
            <w:szCs w:val="18"/>
            <w:rPrChange w:id="1896" w:author="Yanfei Zhang" w:date="2022-03-29T23:51:00Z">
              <w:rPr>
                <w:rFonts w:ascii="Palatino Linotype" w:hAnsi="Palatino Linotype"/>
                <w:noProof/>
                <w:sz w:val="20"/>
              </w:rPr>
            </w:rPrChange>
          </w:rPr>
          <w:t xml:space="preserve">Molenaar, D., Van Berlo, R., De Ridder, D., </w:t>
        </w:r>
      </w:ins>
      <w:ins w:id="1897" w:author="Yanfei Zhang" w:date="2022-03-29T21:28:00Z">
        <w:r w:rsidR="000C5EF5" w:rsidRPr="00977A95">
          <w:rPr>
            <w:rFonts w:ascii="Palatino Linotype" w:hAnsi="Palatino Linotype"/>
            <w:noProof/>
            <w:sz w:val="18"/>
            <w:szCs w:val="18"/>
            <w:rPrChange w:id="1898" w:author="Yanfei Zhang" w:date="2022-03-29T23:51:00Z">
              <w:rPr>
                <w:rFonts w:ascii="Palatino Linotype" w:hAnsi="Palatino Linotype"/>
                <w:noProof/>
                <w:sz w:val="20"/>
              </w:rPr>
            </w:rPrChange>
          </w:rPr>
          <w:t>and</w:t>
        </w:r>
      </w:ins>
      <w:ins w:id="1899" w:author="Yanfei Zhang" w:date="2022-03-29T00:12:00Z">
        <w:r w:rsidRPr="00977A95">
          <w:rPr>
            <w:rFonts w:ascii="Palatino Linotype" w:hAnsi="Palatino Linotype"/>
            <w:noProof/>
            <w:sz w:val="18"/>
            <w:szCs w:val="18"/>
            <w:rPrChange w:id="1900" w:author="Yanfei Zhang" w:date="2022-03-29T23:51:00Z">
              <w:rPr>
                <w:rFonts w:ascii="Palatino Linotype" w:hAnsi="Palatino Linotype"/>
                <w:noProof/>
                <w:sz w:val="20"/>
              </w:rPr>
            </w:rPrChange>
          </w:rPr>
          <w:t xml:space="preserve"> Teusink, B. (2009). Shifts in growth strategies reflect tradeoffs in cellular economics. </w:t>
        </w:r>
      </w:ins>
      <w:ins w:id="1901" w:author="Yanfei Zhang" w:date="2022-03-29T21:26:00Z">
        <w:r w:rsidR="000C5EF5" w:rsidRPr="00977A95">
          <w:rPr>
            <w:rFonts w:ascii="Palatino Linotype" w:hAnsi="Palatino Linotype"/>
            <w:i/>
            <w:iCs/>
            <w:noProof/>
            <w:sz w:val="18"/>
            <w:szCs w:val="18"/>
            <w:rPrChange w:id="1902" w:author="Yanfei Zhang" w:date="2022-03-29T23:51:00Z">
              <w:rPr>
                <w:rFonts w:ascii="Palatino Linotype" w:hAnsi="Palatino Linotype"/>
                <w:i/>
                <w:iCs/>
                <w:noProof/>
                <w:sz w:val="20"/>
              </w:rPr>
            </w:rPrChange>
          </w:rPr>
          <w:t>Mol. Syst. Biol.</w:t>
        </w:r>
      </w:ins>
      <w:ins w:id="1903" w:author="Yanfei Zhang" w:date="2022-03-29T00:12:00Z">
        <w:r w:rsidRPr="00977A95">
          <w:rPr>
            <w:rFonts w:ascii="Palatino Linotype" w:hAnsi="Palatino Linotype"/>
            <w:noProof/>
            <w:sz w:val="18"/>
            <w:szCs w:val="18"/>
            <w:rPrChange w:id="1904" w:author="Yanfei Zhang" w:date="2022-03-29T23:51:00Z">
              <w:rPr>
                <w:rFonts w:ascii="Palatino Linotype" w:hAnsi="Palatino Linotype"/>
                <w:noProof/>
                <w:sz w:val="20"/>
              </w:rPr>
            </w:rPrChange>
          </w:rPr>
          <w:t xml:space="preserve"> </w:t>
        </w:r>
        <w:r w:rsidRPr="00977A95">
          <w:rPr>
            <w:rFonts w:ascii="Palatino Linotype" w:hAnsi="Palatino Linotype"/>
            <w:iCs/>
            <w:noProof/>
            <w:sz w:val="18"/>
            <w:szCs w:val="18"/>
            <w:rPrChange w:id="1905" w:author="Yanfei Zhang" w:date="2022-03-29T23:51:00Z">
              <w:rPr>
                <w:rFonts w:ascii="Palatino Linotype" w:hAnsi="Palatino Linotype"/>
                <w:i/>
                <w:iCs/>
                <w:noProof/>
                <w:sz w:val="20"/>
              </w:rPr>
            </w:rPrChange>
          </w:rPr>
          <w:t>5</w:t>
        </w:r>
        <w:r w:rsidRPr="00977A95">
          <w:rPr>
            <w:rFonts w:ascii="Palatino Linotype" w:hAnsi="Palatino Linotype"/>
            <w:noProof/>
            <w:sz w:val="18"/>
            <w:szCs w:val="18"/>
            <w:rPrChange w:id="1906" w:author="Yanfei Zhang" w:date="2022-03-29T23:51:00Z">
              <w:rPr>
                <w:rFonts w:ascii="Palatino Linotype" w:hAnsi="Palatino Linotype"/>
                <w:noProof/>
                <w:sz w:val="20"/>
              </w:rPr>
            </w:rPrChange>
          </w:rPr>
          <w:t xml:space="preserve">(323), 1–10. </w:t>
        </w:r>
      </w:ins>
      <w:ins w:id="1907" w:author="Yanfei Zhang" w:date="2022-03-29T20:34:00Z">
        <w:r w:rsidR="006B6947" w:rsidRPr="00977A95">
          <w:rPr>
            <w:rFonts w:ascii="Palatino Linotype" w:hAnsi="Palatino Linotype"/>
            <w:noProof/>
            <w:sz w:val="18"/>
            <w:szCs w:val="18"/>
            <w:rPrChange w:id="1908" w:author="Yanfei Zhang" w:date="2022-03-29T23:51:00Z">
              <w:rPr>
                <w:rFonts w:ascii="Palatino Linotype" w:hAnsi="Palatino Linotype"/>
                <w:noProof/>
                <w:sz w:val="20"/>
              </w:rPr>
            </w:rPrChange>
          </w:rPr>
          <w:t xml:space="preserve">doi: </w:t>
        </w:r>
      </w:ins>
      <w:ins w:id="1909" w:author="Yanfei Zhang" w:date="2022-03-29T00:12:00Z">
        <w:r w:rsidRPr="00977A95">
          <w:rPr>
            <w:rFonts w:ascii="Palatino Linotype" w:hAnsi="Palatino Linotype"/>
            <w:noProof/>
            <w:sz w:val="18"/>
            <w:szCs w:val="18"/>
            <w:rPrChange w:id="1910" w:author="Yanfei Zhang" w:date="2022-03-29T23:51:00Z">
              <w:rPr>
                <w:rFonts w:ascii="Palatino Linotype" w:hAnsi="Palatino Linotype"/>
                <w:noProof/>
                <w:sz w:val="20"/>
              </w:rPr>
            </w:rPrChange>
          </w:rPr>
          <w:t>10.1038/msb.2009.82</w:t>
        </w:r>
      </w:ins>
    </w:p>
    <w:p w14:paraId="4312C503" w14:textId="70DBB04B" w:rsidR="0042246F" w:rsidRPr="00977A95" w:rsidRDefault="0042246F" w:rsidP="00977A95">
      <w:pPr>
        <w:widowControl w:val="0"/>
        <w:autoSpaceDE w:val="0"/>
        <w:autoSpaceDN w:val="0"/>
        <w:adjustRightInd w:val="0"/>
        <w:spacing w:before="240" w:after="120" w:line="240" w:lineRule="exact"/>
        <w:ind w:left="480" w:hanging="480"/>
        <w:contextualSpacing/>
        <w:rPr>
          <w:moveTo w:id="1911" w:author="Yanfei Zhang" w:date="2022-03-29T08:10:00Z"/>
          <w:rFonts w:ascii="Palatino Linotype" w:hAnsi="Palatino Linotype"/>
          <w:noProof/>
          <w:sz w:val="18"/>
          <w:szCs w:val="18"/>
          <w:rPrChange w:id="1912" w:author="Yanfei Zhang" w:date="2022-03-29T23:51:00Z">
            <w:rPr>
              <w:moveTo w:id="1913" w:author="Yanfei Zhang" w:date="2022-03-29T08:10:00Z"/>
              <w:rFonts w:ascii="Palatino Linotype" w:hAnsi="Palatino Linotype"/>
              <w:noProof/>
              <w:sz w:val="20"/>
            </w:rPr>
          </w:rPrChange>
        </w:rPr>
        <w:pPrChange w:id="1914" w:author="Yanfei Zhang" w:date="2022-03-29T23:51:00Z">
          <w:pPr>
            <w:widowControl w:val="0"/>
            <w:autoSpaceDE w:val="0"/>
            <w:autoSpaceDN w:val="0"/>
            <w:adjustRightInd w:val="0"/>
            <w:spacing w:before="240" w:after="120" w:line="240" w:lineRule="auto"/>
            <w:ind w:left="480" w:hanging="480"/>
          </w:pPr>
        </w:pPrChange>
      </w:pPr>
      <w:moveToRangeStart w:id="1915" w:author="Yanfei Zhang" w:date="2022-03-29T08:10:00Z" w:name="move99433849"/>
      <w:moveTo w:id="1916" w:author="Yanfei Zhang" w:date="2022-03-29T08:10:00Z">
        <w:r w:rsidRPr="00977A95">
          <w:rPr>
            <w:rFonts w:ascii="Palatino Linotype" w:hAnsi="Palatino Linotype"/>
            <w:noProof/>
            <w:sz w:val="18"/>
            <w:szCs w:val="18"/>
            <w:rPrChange w:id="1917" w:author="Yanfei Zhang" w:date="2022-03-29T23:51:00Z">
              <w:rPr>
                <w:rFonts w:ascii="Palatino Linotype" w:hAnsi="Palatino Linotype"/>
                <w:noProof/>
                <w:sz w:val="20"/>
              </w:rPr>
            </w:rPrChange>
          </w:rPr>
          <w:t xml:space="preserve">Müller, F. H., Bandeiras, T. M., Urich, T., Teixeira, M., Gomes, C. M., </w:t>
        </w:r>
        <w:del w:id="1918" w:author="Yanfei Zhang" w:date="2022-03-29T21:28:00Z">
          <w:r w:rsidRPr="00977A95" w:rsidDel="000C5EF5">
            <w:rPr>
              <w:rFonts w:ascii="Palatino Linotype" w:hAnsi="Palatino Linotype"/>
              <w:noProof/>
              <w:sz w:val="18"/>
              <w:szCs w:val="18"/>
              <w:rPrChange w:id="1919" w:author="Yanfei Zhang" w:date="2022-03-29T23:51:00Z">
                <w:rPr>
                  <w:rFonts w:ascii="Palatino Linotype" w:hAnsi="Palatino Linotype"/>
                  <w:noProof/>
                  <w:sz w:val="20"/>
                </w:rPr>
              </w:rPrChange>
            </w:rPr>
            <w:delText>&amp;</w:delText>
          </w:r>
        </w:del>
      </w:moveTo>
      <w:ins w:id="1920" w:author="Yanfei Zhang" w:date="2022-03-29T21:28:00Z">
        <w:r w:rsidR="000C5EF5" w:rsidRPr="00977A95">
          <w:rPr>
            <w:rFonts w:ascii="Palatino Linotype" w:hAnsi="Palatino Linotype"/>
            <w:noProof/>
            <w:sz w:val="18"/>
            <w:szCs w:val="18"/>
            <w:rPrChange w:id="1921" w:author="Yanfei Zhang" w:date="2022-03-29T23:51:00Z">
              <w:rPr>
                <w:rFonts w:ascii="Palatino Linotype" w:hAnsi="Palatino Linotype"/>
                <w:noProof/>
                <w:sz w:val="20"/>
              </w:rPr>
            </w:rPrChange>
          </w:rPr>
          <w:t>and</w:t>
        </w:r>
      </w:ins>
      <w:moveTo w:id="1922" w:author="Yanfei Zhang" w:date="2022-03-29T08:10:00Z">
        <w:r w:rsidRPr="00977A95">
          <w:rPr>
            <w:rFonts w:ascii="Palatino Linotype" w:hAnsi="Palatino Linotype"/>
            <w:noProof/>
            <w:sz w:val="18"/>
            <w:szCs w:val="18"/>
            <w:rPrChange w:id="1923" w:author="Yanfei Zhang" w:date="2022-03-29T23:51:00Z">
              <w:rPr>
                <w:rFonts w:ascii="Palatino Linotype" w:hAnsi="Palatino Linotype"/>
                <w:noProof/>
                <w:sz w:val="20"/>
              </w:rPr>
            </w:rPrChange>
          </w:rPr>
          <w:t xml:space="preserve"> Kletzin, A. (2004). </w:t>
        </w:r>
        <w:r w:rsidRPr="00977A95">
          <w:rPr>
            <w:rFonts w:ascii="Palatino Linotype" w:hAnsi="Palatino Linotype"/>
            <w:iCs/>
            <w:noProof/>
            <w:sz w:val="18"/>
            <w:szCs w:val="18"/>
            <w:rPrChange w:id="1924" w:author="Yanfei Zhang" w:date="2022-03-29T23:51:00Z">
              <w:rPr>
                <w:rFonts w:ascii="Palatino Linotype" w:hAnsi="Palatino Linotype"/>
                <w:i/>
                <w:iCs/>
                <w:noProof/>
                <w:sz w:val="20"/>
              </w:rPr>
            </w:rPrChange>
          </w:rPr>
          <w:t>Coupling of the pathway of sulphur oxidation to dioxygen reduction</w:t>
        </w:r>
        <w:r w:rsidRPr="00977A95">
          <w:rPr>
            <w:iCs/>
            <w:noProof/>
            <w:sz w:val="18"/>
            <w:szCs w:val="18"/>
            <w:rPrChange w:id="1925" w:author="Yanfei Zhang" w:date="2022-03-29T23:51:00Z">
              <w:rPr>
                <w:i/>
                <w:iCs/>
                <w:noProof/>
                <w:sz w:val="20"/>
              </w:rPr>
            </w:rPrChange>
          </w:rPr>
          <w:t> </w:t>
        </w:r>
        <w:r w:rsidRPr="00977A95">
          <w:rPr>
            <w:rFonts w:ascii="Palatino Linotype" w:hAnsi="Palatino Linotype"/>
            <w:iCs/>
            <w:noProof/>
            <w:sz w:val="18"/>
            <w:szCs w:val="18"/>
            <w:rPrChange w:id="1926" w:author="Yanfei Zhang" w:date="2022-03-29T23:51:00Z">
              <w:rPr>
                <w:rFonts w:ascii="Palatino Linotype" w:hAnsi="Palatino Linotype"/>
                <w:i/>
                <w:iCs/>
                <w:noProof/>
                <w:sz w:val="20"/>
              </w:rPr>
            </w:rPrChange>
          </w:rPr>
          <w:t>: characterization of a novel membrane-bound thiosulphate</w:t>
        </w:r>
        <w:r w:rsidRPr="00977A95">
          <w:rPr>
            <w:iCs/>
            <w:noProof/>
            <w:sz w:val="18"/>
            <w:szCs w:val="18"/>
            <w:rPrChange w:id="1927" w:author="Yanfei Zhang" w:date="2022-03-29T23:51:00Z">
              <w:rPr>
                <w:i/>
                <w:iCs/>
                <w:noProof/>
                <w:sz w:val="20"/>
              </w:rPr>
            </w:rPrChange>
          </w:rPr>
          <w:t> </w:t>
        </w:r>
        <w:r w:rsidRPr="00977A95">
          <w:rPr>
            <w:rFonts w:ascii="Palatino Linotype" w:hAnsi="Palatino Linotype"/>
            <w:iCs/>
            <w:noProof/>
            <w:sz w:val="18"/>
            <w:szCs w:val="18"/>
            <w:rPrChange w:id="1928" w:author="Yanfei Zhang" w:date="2022-03-29T23:51:00Z">
              <w:rPr>
                <w:rFonts w:ascii="Palatino Linotype" w:hAnsi="Palatino Linotype"/>
                <w:i/>
                <w:iCs/>
                <w:noProof/>
                <w:sz w:val="20"/>
              </w:rPr>
            </w:rPrChange>
          </w:rPr>
          <w:t>: quinone oxidoreductase</w:t>
        </w:r>
        <w:r w:rsidRPr="00977A95">
          <w:rPr>
            <w:rFonts w:ascii="Palatino Linotype" w:hAnsi="Palatino Linotype"/>
            <w:noProof/>
            <w:sz w:val="18"/>
            <w:szCs w:val="18"/>
            <w:rPrChange w:id="1929" w:author="Yanfei Zhang" w:date="2022-03-29T23:51:00Z">
              <w:rPr>
                <w:rFonts w:ascii="Palatino Linotype" w:hAnsi="Palatino Linotype"/>
                <w:noProof/>
                <w:sz w:val="20"/>
              </w:rPr>
            </w:rPrChange>
          </w:rPr>
          <w:t xml:space="preserve">. </w:t>
        </w:r>
      </w:moveTo>
      <w:ins w:id="1930" w:author="Yanfei Zhang" w:date="2022-03-29T21:28:00Z">
        <w:r w:rsidR="000C5EF5" w:rsidRPr="00977A95">
          <w:rPr>
            <w:rFonts w:ascii="Palatino Linotype" w:hAnsi="Palatino Linotype"/>
            <w:i/>
            <w:noProof/>
            <w:sz w:val="18"/>
            <w:szCs w:val="18"/>
            <w:rPrChange w:id="1931" w:author="Yanfei Zhang" w:date="2022-03-29T23:51:00Z">
              <w:rPr>
                <w:rFonts w:ascii="Palatino Linotype" w:hAnsi="Palatino Linotype"/>
                <w:noProof/>
                <w:sz w:val="20"/>
              </w:rPr>
            </w:rPrChange>
          </w:rPr>
          <w:t>Mol. Microbiol.</w:t>
        </w:r>
        <w:r w:rsidR="000C5EF5" w:rsidRPr="00977A95">
          <w:rPr>
            <w:rFonts w:ascii="Palatino Linotype" w:hAnsi="Palatino Linotype"/>
            <w:noProof/>
            <w:sz w:val="18"/>
            <w:szCs w:val="18"/>
            <w:rPrChange w:id="1932" w:author="Yanfei Zhang" w:date="2022-03-29T23:51:00Z">
              <w:rPr>
                <w:rFonts w:ascii="Palatino Linotype" w:hAnsi="Palatino Linotype"/>
                <w:noProof/>
                <w:sz w:val="20"/>
              </w:rPr>
            </w:rPrChange>
          </w:rPr>
          <w:t xml:space="preserve"> </w:t>
        </w:r>
      </w:ins>
      <w:moveTo w:id="1933" w:author="Yanfei Zhang" w:date="2022-03-29T08:10:00Z">
        <w:r w:rsidRPr="00977A95">
          <w:rPr>
            <w:rFonts w:ascii="Palatino Linotype" w:hAnsi="Palatino Linotype"/>
            <w:iCs/>
            <w:noProof/>
            <w:sz w:val="18"/>
            <w:szCs w:val="18"/>
            <w:rPrChange w:id="1934" w:author="Yanfei Zhang" w:date="2022-03-29T23:51:00Z">
              <w:rPr>
                <w:rFonts w:ascii="Palatino Linotype" w:hAnsi="Palatino Linotype"/>
                <w:i/>
                <w:iCs/>
                <w:noProof/>
                <w:sz w:val="20"/>
              </w:rPr>
            </w:rPrChange>
          </w:rPr>
          <w:t>53</w:t>
        </w:r>
        <w:r w:rsidRPr="00977A95">
          <w:rPr>
            <w:rFonts w:ascii="Palatino Linotype" w:hAnsi="Palatino Linotype"/>
            <w:noProof/>
            <w:sz w:val="18"/>
            <w:szCs w:val="18"/>
            <w:rPrChange w:id="1935" w:author="Yanfei Zhang" w:date="2022-03-29T23:51:00Z">
              <w:rPr>
                <w:rFonts w:ascii="Palatino Linotype" w:hAnsi="Palatino Linotype"/>
                <w:noProof/>
                <w:sz w:val="20"/>
              </w:rPr>
            </w:rPrChange>
          </w:rPr>
          <w:t xml:space="preserve">, 1147–1160. </w:t>
        </w:r>
        <w:del w:id="1936" w:author="Yanfei Zhang" w:date="2022-03-29T20:34:00Z">
          <w:r w:rsidRPr="00977A95" w:rsidDel="006B6947">
            <w:rPr>
              <w:rFonts w:ascii="Palatino Linotype" w:hAnsi="Palatino Linotype"/>
              <w:noProof/>
              <w:sz w:val="18"/>
              <w:szCs w:val="18"/>
              <w:rPrChange w:id="1937" w:author="Yanfei Zhang" w:date="2022-03-29T23:51:00Z">
                <w:rPr>
                  <w:rFonts w:ascii="Palatino Linotype" w:hAnsi="Palatino Linotype"/>
                  <w:noProof/>
                  <w:sz w:val="20"/>
                </w:rPr>
              </w:rPrChange>
            </w:rPr>
            <w:delText>https://doi.org/</w:delText>
          </w:r>
        </w:del>
      </w:moveTo>
      <w:ins w:id="1938" w:author="Yanfei Zhang" w:date="2022-03-29T20:34:00Z">
        <w:r w:rsidR="006B6947" w:rsidRPr="00977A95">
          <w:rPr>
            <w:rFonts w:ascii="Palatino Linotype" w:hAnsi="Palatino Linotype"/>
            <w:noProof/>
            <w:sz w:val="18"/>
            <w:szCs w:val="18"/>
            <w:rPrChange w:id="1939" w:author="Yanfei Zhang" w:date="2022-03-29T23:51:00Z">
              <w:rPr>
                <w:rFonts w:ascii="Palatino Linotype" w:hAnsi="Palatino Linotype"/>
                <w:noProof/>
                <w:sz w:val="20"/>
              </w:rPr>
            </w:rPrChange>
          </w:rPr>
          <w:t xml:space="preserve">doi: </w:t>
        </w:r>
      </w:ins>
      <w:moveTo w:id="1940" w:author="Yanfei Zhang" w:date="2022-03-29T08:10:00Z">
        <w:r w:rsidRPr="00977A95">
          <w:rPr>
            <w:rFonts w:ascii="Palatino Linotype" w:hAnsi="Palatino Linotype"/>
            <w:noProof/>
            <w:sz w:val="18"/>
            <w:szCs w:val="18"/>
            <w:rPrChange w:id="1941" w:author="Yanfei Zhang" w:date="2022-03-29T23:51:00Z">
              <w:rPr>
                <w:rFonts w:ascii="Palatino Linotype" w:hAnsi="Palatino Linotype"/>
                <w:noProof/>
                <w:sz w:val="20"/>
              </w:rPr>
            </w:rPrChange>
          </w:rPr>
          <w:t>10.1111/j.1365-2958.2004.04193.x</w:t>
        </w:r>
      </w:moveTo>
    </w:p>
    <w:p w14:paraId="1925E20C" w14:textId="23284872" w:rsidR="0042246F" w:rsidRPr="00977A95" w:rsidRDefault="0073547D" w:rsidP="00977A95">
      <w:pPr>
        <w:widowControl w:val="0"/>
        <w:autoSpaceDE w:val="0"/>
        <w:autoSpaceDN w:val="0"/>
        <w:adjustRightInd w:val="0"/>
        <w:spacing w:before="240" w:after="120" w:line="240" w:lineRule="exact"/>
        <w:ind w:left="480" w:hanging="480"/>
        <w:contextualSpacing/>
        <w:rPr>
          <w:ins w:id="1942" w:author="Yanfei Zhang" w:date="2022-03-29T08:10:00Z"/>
          <w:rFonts w:ascii="Palatino Linotype" w:hAnsi="Palatino Linotype"/>
          <w:noProof/>
          <w:sz w:val="18"/>
          <w:szCs w:val="18"/>
          <w:rPrChange w:id="1943" w:author="Yanfei Zhang" w:date="2022-03-29T23:51:00Z">
            <w:rPr>
              <w:ins w:id="1944" w:author="Yanfei Zhang" w:date="2022-03-29T08:10:00Z"/>
              <w:rFonts w:ascii="Palatino Linotype" w:hAnsi="Palatino Linotype"/>
              <w:noProof/>
              <w:sz w:val="20"/>
            </w:rPr>
          </w:rPrChange>
        </w:rPr>
        <w:pPrChange w:id="1945" w:author="Yanfei Zhang" w:date="2022-03-29T23:51:00Z">
          <w:pPr>
            <w:widowControl w:val="0"/>
            <w:autoSpaceDE w:val="0"/>
            <w:autoSpaceDN w:val="0"/>
            <w:adjustRightInd w:val="0"/>
            <w:spacing w:before="240" w:after="120" w:line="240" w:lineRule="auto"/>
            <w:ind w:left="480" w:hanging="480"/>
          </w:pPr>
        </w:pPrChange>
      </w:pPr>
      <w:moveToRangeStart w:id="1946" w:author="Yanfei Zhang" w:date="2022-03-29T09:48:00Z" w:name="move99439732"/>
      <w:moveToRangeEnd w:id="1915"/>
      <w:moveTo w:id="1947" w:author="Yanfei Zhang" w:date="2022-03-29T09:48:00Z">
        <w:r w:rsidRPr="00977A95">
          <w:rPr>
            <w:rFonts w:ascii="Palatino Linotype" w:hAnsi="Palatino Linotype"/>
            <w:noProof/>
            <w:sz w:val="18"/>
            <w:szCs w:val="18"/>
            <w:rPrChange w:id="1948" w:author="Yanfei Zhang" w:date="2022-03-29T23:51:00Z">
              <w:rPr>
                <w:rFonts w:ascii="Palatino Linotype" w:hAnsi="Palatino Linotype"/>
                <w:noProof/>
                <w:sz w:val="20"/>
              </w:rPr>
            </w:rPrChange>
          </w:rPr>
          <w:t xml:space="preserve">Neijssel, O. M., </w:t>
        </w:r>
        <w:del w:id="1949" w:author="Yanfei Zhang" w:date="2022-03-29T21:29:00Z">
          <w:r w:rsidRPr="00977A95" w:rsidDel="000C5EF5">
            <w:rPr>
              <w:rFonts w:ascii="Palatino Linotype" w:hAnsi="Palatino Linotype"/>
              <w:noProof/>
              <w:sz w:val="18"/>
              <w:szCs w:val="18"/>
              <w:rPrChange w:id="1950" w:author="Yanfei Zhang" w:date="2022-03-29T23:51:00Z">
                <w:rPr>
                  <w:rFonts w:ascii="Palatino Linotype" w:hAnsi="Palatino Linotype"/>
                  <w:noProof/>
                  <w:sz w:val="20"/>
                </w:rPr>
              </w:rPrChange>
            </w:rPr>
            <w:delText>&amp;</w:delText>
          </w:r>
        </w:del>
      </w:moveTo>
      <w:ins w:id="1951" w:author="Yanfei Zhang" w:date="2022-03-29T21:29:00Z">
        <w:r w:rsidR="000C5EF5" w:rsidRPr="00977A95">
          <w:rPr>
            <w:rFonts w:ascii="Palatino Linotype" w:hAnsi="Palatino Linotype"/>
            <w:noProof/>
            <w:sz w:val="18"/>
            <w:szCs w:val="18"/>
            <w:rPrChange w:id="1952" w:author="Yanfei Zhang" w:date="2022-03-29T23:51:00Z">
              <w:rPr>
                <w:rFonts w:ascii="Palatino Linotype" w:hAnsi="Palatino Linotype"/>
                <w:noProof/>
                <w:sz w:val="20"/>
              </w:rPr>
            </w:rPrChange>
          </w:rPr>
          <w:t>and</w:t>
        </w:r>
      </w:ins>
      <w:moveTo w:id="1953" w:author="Yanfei Zhang" w:date="2022-03-29T09:48:00Z">
        <w:r w:rsidRPr="00977A95">
          <w:rPr>
            <w:rFonts w:ascii="Palatino Linotype" w:hAnsi="Palatino Linotype"/>
            <w:noProof/>
            <w:sz w:val="18"/>
            <w:szCs w:val="18"/>
            <w:rPrChange w:id="1954" w:author="Yanfei Zhang" w:date="2022-03-29T23:51:00Z">
              <w:rPr>
                <w:rFonts w:ascii="Palatino Linotype" w:hAnsi="Palatino Linotype"/>
                <w:noProof/>
                <w:sz w:val="20"/>
              </w:rPr>
            </w:rPrChange>
          </w:rPr>
          <w:t xml:space="preserve"> Tempest, D. </w:t>
        </w:r>
        <w:del w:id="1955" w:author="Yanfei Zhang" w:date="2022-03-29T21:29:00Z">
          <w:r w:rsidRPr="00977A95" w:rsidDel="000C5EF5">
            <w:rPr>
              <w:rFonts w:ascii="Palatino Linotype" w:hAnsi="Palatino Linotype"/>
              <w:noProof/>
              <w:sz w:val="18"/>
              <w:szCs w:val="18"/>
              <w:rPrChange w:id="1956" w:author="Yanfei Zhang" w:date="2022-03-29T23:51:00Z">
                <w:rPr>
                  <w:rFonts w:ascii="Palatino Linotype" w:hAnsi="Palatino Linotype"/>
                  <w:noProof/>
                  <w:sz w:val="20"/>
                </w:rPr>
              </w:rPrChange>
            </w:rPr>
            <w:delText>.</w:delText>
          </w:r>
        </w:del>
        <w:r w:rsidRPr="00977A95">
          <w:rPr>
            <w:rFonts w:ascii="Palatino Linotype" w:hAnsi="Palatino Linotype"/>
            <w:noProof/>
            <w:sz w:val="18"/>
            <w:szCs w:val="18"/>
            <w:rPrChange w:id="1957" w:author="Yanfei Zhang" w:date="2022-03-29T23:51:00Z">
              <w:rPr>
                <w:rFonts w:ascii="Palatino Linotype" w:hAnsi="Palatino Linotype"/>
                <w:noProof/>
                <w:sz w:val="20"/>
              </w:rPr>
            </w:rPrChange>
          </w:rPr>
          <w:t xml:space="preserve"> (1976). Bioenergetic aspects of Aerobic growth of klebsiella aerogenes NCTC 418 in carbon-limited and carbon-sufficient chemostat culture. </w:t>
        </w:r>
        <w:r w:rsidRPr="00977A95">
          <w:rPr>
            <w:rFonts w:ascii="Palatino Linotype" w:hAnsi="Palatino Linotype"/>
            <w:i/>
            <w:iCs/>
            <w:noProof/>
            <w:sz w:val="18"/>
            <w:szCs w:val="18"/>
            <w:rPrChange w:id="1958" w:author="Yanfei Zhang" w:date="2022-03-29T23:51:00Z">
              <w:rPr>
                <w:rFonts w:ascii="Palatino Linotype" w:hAnsi="Palatino Linotype"/>
                <w:i/>
                <w:iCs/>
                <w:noProof/>
                <w:sz w:val="20"/>
              </w:rPr>
            </w:rPrChange>
          </w:rPr>
          <w:t>Archives of Microbiology</w:t>
        </w:r>
        <w:del w:id="1959" w:author="Yanfei Zhang" w:date="2022-03-29T21:29:00Z">
          <w:r w:rsidRPr="00977A95" w:rsidDel="000C5EF5">
            <w:rPr>
              <w:rFonts w:ascii="Palatino Linotype" w:hAnsi="Palatino Linotype"/>
              <w:noProof/>
              <w:sz w:val="18"/>
              <w:szCs w:val="18"/>
              <w:rPrChange w:id="1960" w:author="Yanfei Zhang" w:date="2022-03-29T23:51:00Z">
                <w:rPr>
                  <w:rFonts w:ascii="Palatino Linotype" w:hAnsi="Palatino Linotype"/>
                  <w:noProof/>
                  <w:sz w:val="20"/>
                </w:rPr>
              </w:rPrChange>
            </w:rPr>
            <w:delText>,</w:delText>
          </w:r>
        </w:del>
      </w:moveTo>
      <w:ins w:id="1961" w:author="Yanfei Zhang" w:date="2022-03-29T21:29:00Z">
        <w:r w:rsidR="000C5EF5" w:rsidRPr="00977A95">
          <w:rPr>
            <w:rFonts w:ascii="Palatino Linotype" w:hAnsi="Palatino Linotype"/>
            <w:noProof/>
            <w:sz w:val="18"/>
            <w:szCs w:val="18"/>
            <w:rPrChange w:id="1962" w:author="Yanfei Zhang" w:date="2022-03-29T23:51:00Z">
              <w:rPr>
                <w:rFonts w:ascii="Palatino Linotype" w:hAnsi="Palatino Linotype"/>
                <w:noProof/>
                <w:sz w:val="20"/>
              </w:rPr>
            </w:rPrChange>
          </w:rPr>
          <w:t>.</w:t>
        </w:r>
      </w:ins>
      <w:moveTo w:id="1963" w:author="Yanfei Zhang" w:date="2022-03-29T09:48:00Z">
        <w:r w:rsidRPr="00977A95">
          <w:rPr>
            <w:rFonts w:ascii="Palatino Linotype" w:hAnsi="Palatino Linotype"/>
            <w:noProof/>
            <w:sz w:val="18"/>
            <w:szCs w:val="18"/>
            <w:rPrChange w:id="1964" w:author="Yanfei Zhang" w:date="2022-03-29T23:51:00Z">
              <w:rPr>
                <w:rFonts w:ascii="Palatino Linotype" w:hAnsi="Palatino Linotype"/>
                <w:noProof/>
                <w:sz w:val="20"/>
              </w:rPr>
            </w:rPrChange>
          </w:rPr>
          <w:t xml:space="preserve"> </w:t>
        </w:r>
        <w:r w:rsidRPr="00977A95">
          <w:rPr>
            <w:rFonts w:ascii="Palatino Linotype" w:hAnsi="Palatino Linotype"/>
            <w:iCs/>
            <w:noProof/>
            <w:sz w:val="18"/>
            <w:szCs w:val="18"/>
            <w:rPrChange w:id="1965" w:author="Yanfei Zhang" w:date="2022-03-29T23:51:00Z">
              <w:rPr>
                <w:rFonts w:ascii="Palatino Linotype" w:hAnsi="Palatino Linotype"/>
                <w:i/>
                <w:iCs/>
                <w:noProof/>
                <w:sz w:val="20"/>
              </w:rPr>
            </w:rPrChange>
          </w:rPr>
          <w:t>107</w:t>
        </w:r>
        <w:r w:rsidRPr="00977A95">
          <w:rPr>
            <w:rFonts w:ascii="Palatino Linotype" w:hAnsi="Palatino Linotype"/>
            <w:noProof/>
            <w:sz w:val="18"/>
            <w:szCs w:val="18"/>
            <w:rPrChange w:id="1966" w:author="Yanfei Zhang" w:date="2022-03-29T23:51:00Z">
              <w:rPr>
                <w:rFonts w:ascii="Palatino Linotype" w:hAnsi="Palatino Linotype"/>
                <w:noProof/>
                <w:sz w:val="20"/>
              </w:rPr>
            </w:rPrChange>
          </w:rPr>
          <w:t>, 215–221.</w:t>
        </w:r>
      </w:moveTo>
      <w:ins w:id="1967" w:author="Yanfei Zhang" w:date="2022-03-29T17:38:00Z">
        <w:r w:rsidR="00653CD1" w:rsidRPr="00977A95">
          <w:rPr>
            <w:rFonts w:ascii="Palatino Linotype" w:hAnsi="Palatino Linotype"/>
            <w:noProof/>
            <w:sz w:val="18"/>
            <w:szCs w:val="18"/>
            <w:rPrChange w:id="1968" w:author="Yanfei Zhang" w:date="2022-03-29T23:51:00Z">
              <w:rPr>
                <w:rFonts w:ascii="Palatino Linotype" w:hAnsi="Palatino Linotype"/>
                <w:noProof/>
                <w:sz w:val="20"/>
              </w:rPr>
            </w:rPrChange>
          </w:rPr>
          <w:t xml:space="preserve"> doi: 10.1007/BF00446843</w:t>
        </w:r>
      </w:ins>
      <w:moveToRangeEnd w:id="1946"/>
    </w:p>
    <w:p w14:paraId="7D21D1C4" w14:textId="3F9AAECC" w:rsidR="00AE7656" w:rsidRPr="00A432C3" w:rsidRDefault="00F771FC" w:rsidP="00977A95">
      <w:pPr>
        <w:widowControl w:val="0"/>
        <w:spacing w:line="240" w:lineRule="exact"/>
        <w:ind w:left="480" w:hanging="480"/>
        <w:contextualSpacing/>
        <w:rPr>
          <w:rFonts w:ascii="Palatino Linotype" w:eastAsia="Palatino Linotype" w:hAnsi="Palatino Linotype" w:cs="Palatino Linotype"/>
          <w:sz w:val="18"/>
          <w:szCs w:val="18"/>
        </w:rPr>
        <w:pPrChange w:id="1969" w:author="Yanfei Zhang" w:date="2022-03-29T23:51:00Z">
          <w:pPr>
            <w:widowControl w:val="0"/>
            <w:ind w:left="480" w:hanging="480"/>
          </w:pPr>
        </w:pPrChange>
      </w:pPr>
      <w:r w:rsidRPr="0088458A">
        <w:rPr>
          <w:rFonts w:ascii="Palatino Linotype" w:eastAsia="Palatino Linotype" w:hAnsi="Palatino Linotype" w:cs="Palatino Linotype"/>
          <w:sz w:val="18"/>
          <w:szCs w:val="18"/>
        </w:rPr>
        <w:t>Orth, J</w:t>
      </w:r>
      <w:r w:rsidR="00F15E5C" w:rsidRPr="0088458A">
        <w:rPr>
          <w:rFonts w:ascii="Palatino Linotype" w:eastAsia="Palatino Linotype" w:hAnsi="Palatino Linotype" w:cs="Palatino Linotype"/>
          <w:sz w:val="18"/>
          <w:szCs w:val="18"/>
        </w:rPr>
        <w:t>.</w:t>
      </w:r>
      <w:r w:rsidRPr="0088458A">
        <w:rPr>
          <w:rFonts w:ascii="Palatino Linotype" w:eastAsia="Palatino Linotype" w:hAnsi="Palatino Linotype" w:cs="Palatino Linotype"/>
          <w:sz w:val="18"/>
          <w:szCs w:val="18"/>
        </w:rPr>
        <w:t xml:space="preserve"> D.,</w:t>
      </w:r>
      <w:ins w:id="1970" w:author="Yanfei Zhang" w:date="2022-03-29T21:30:00Z">
        <w:r w:rsidR="000C5EF5" w:rsidRPr="0088458A">
          <w:rPr>
            <w:rFonts w:ascii="Palatino Linotype" w:eastAsia="Palatino Linotype" w:hAnsi="Palatino Linotype" w:cs="Palatino Linotype"/>
            <w:sz w:val="18"/>
            <w:szCs w:val="18"/>
          </w:rPr>
          <w:t xml:space="preserve"> </w:t>
        </w:r>
      </w:ins>
      <w:r w:rsidRPr="0088458A">
        <w:rPr>
          <w:rFonts w:ascii="Palatino Linotype" w:eastAsia="Palatino Linotype" w:hAnsi="Palatino Linotype" w:cs="Palatino Linotype"/>
          <w:sz w:val="18"/>
          <w:szCs w:val="18"/>
        </w:rPr>
        <w:t xml:space="preserve">Thiele, </w:t>
      </w:r>
      <w:r w:rsidR="00F15E5C" w:rsidRPr="0088458A">
        <w:rPr>
          <w:rFonts w:ascii="Palatino Linotype" w:eastAsia="Palatino Linotype" w:hAnsi="Palatino Linotype" w:cs="Palatino Linotype"/>
          <w:sz w:val="18"/>
          <w:szCs w:val="18"/>
        </w:rPr>
        <w:t>I</w:t>
      </w:r>
      <w:r w:rsidR="00F15E5C" w:rsidRPr="00415C97">
        <w:rPr>
          <w:rFonts w:ascii="Palatino Linotype" w:eastAsia="Palatino Linotype" w:hAnsi="Palatino Linotype" w:cs="Palatino Linotype"/>
          <w:sz w:val="18"/>
          <w:szCs w:val="18"/>
        </w:rPr>
        <w:t>.,</w:t>
      </w:r>
      <w:r w:rsidR="00F15E5C" w:rsidRPr="000D35F2">
        <w:rPr>
          <w:rFonts w:ascii="Palatino Linotype" w:eastAsia="Palatino Linotype" w:hAnsi="Palatino Linotype" w:cs="Palatino Linotype"/>
          <w:sz w:val="18"/>
          <w:szCs w:val="18"/>
        </w:rPr>
        <w:t xml:space="preserve"> </w:t>
      </w:r>
      <w:ins w:id="1971" w:author="Yanfei Zhang" w:date="2022-03-29T21:30:00Z">
        <w:r w:rsidR="00F15E5C" w:rsidRPr="000D35F2">
          <w:rPr>
            <w:rFonts w:ascii="Palatino Linotype" w:eastAsia="Palatino Linotype" w:hAnsi="Palatino Linotype" w:cs="Palatino Linotype"/>
            <w:sz w:val="18"/>
            <w:szCs w:val="18"/>
          </w:rPr>
          <w:t>and</w:t>
        </w:r>
      </w:ins>
      <w:r w:rsidR="00F15E5C" w:rsidRPr="00624052">
        <w:rPr>
          <w:rFonts w:ascii="Palatino Linotype" w:eastAsia="Palatino Linotype" w:hAnsi="Palatino Linotype" w:cs="Palatino Linotype"/>
          <w:sz w:val="18"/>
          <w:szCs w:val="18"/>
        </w:rPr>
        <w:t xml:space="preserve"> </w:t>
      </w:r>
      <w:proofErr w:type="spellStart"/>
      <w:r w:rsidRPr="00F561C5">
        <w:rPr>
          <w:rFonts w:ascii="Palatino Linotype" w:eastAsia="Palatino Linotype" w:hAnsi="Palatino Linotype" w:cs="Palatino Linotype"/>
          <w:sz w:val="18"/>
          <w:szCs w:val="18"/>
        </w:rPr>
        <w:t>P</w:t>
      </w:r>
      <w:ins w:id="1972" w:author="Microsoft account" w:date="2022-03-10T14:38:00Z">
        <w:r w:rsidR="00EC0601" w:rsidRPr="00F561C5">
          <w:rPr>
            <w:rFonts w:ascii="Palatino Linotype" w:eastAsia="Palatino Linotype" w:hAnsi="Palatino Linotype" w:cs="Palatino Linotype"/>
            <w:sz w:val="18"/>
            <w:szCs w:val="18"/>
          </w:rPr>
          <w:t>alsson</w:t>
        </w:r>
      </w:ins>
      <w:proofErr w:type="spellEnd"/>
      <w:r w:rsidR="00F15E5C" w:rsidRPr="0088458A">
        <w:rPr>
          <w:rFonts w:ascii="Palatino Linotype" w:eastAsia="Palatino Linotype" w:hAnsi="Palatino Linotype" w:cs="Palatino Linotype"/>
          <w:sz w:val="18"/>
          <w:szCs w:val="18"/>
        </w:rPr>
        <w:t>, B. Ø.</w:t>
      </w:r>
      <w:del w:id="1973" w:author="Microsoft account" w:date="2022-03-10T14:38:00Z">
        <w:r w:rsidRPr="0088458A" w:rsidDel="00EC0601">
          <w:rPr>
            <w:rFonts w:ascii="Palatino Linotype" w:eastAsia="Palatino Linotype" w:hAnsi="Palatino Linotype" w:cs="Palatino Linotype"/>
            <w:sz w:val="18"/>
            <w:szCs w:val="18"/>
          </w:rPr>
          <w:delText>.</w:delText>
        </w:r>
      </w:del>
      <w:r w:rsidRPr="0088458A">
        <w:rPr>
          <w:rFonts w:ascii="Palatino Linotype" w:eastAsia="Palatino Linotype" w:hAnsi="Palatino Linotype" w:cs="Palatino Linotype"/>
          <w:sz w:val="18"/>
          <w:szCs w:val="18"/>
        </w:rPr>
        <w:t xml:space="preserve"> (2011). </w:t>
      </w:r>
      <w:del w:id="1974" w:author="Yanfei Zhang" w:date="2022-03-29T19:51:00Z">
        <w:r w:rsidRPr="0088458A" w:rsidDel="00766299">
          <w:rPr>
            <w:rFonts w:ascii="Palatino Linotype" w:eastAsia="Palatino Linotype" w:hAnsi="Palatino Linotype" w:cs="Palatino Linotype"/>
            <w:sz w:val="18"/>
            <w:szCs w:val="18"/>
          </w:rPr>
          <w:delText xml:space="preserve">Analysis?, </w:delText>
        </w:r>
      </w:del>
      <w:r w:rsidRPr="00415C97">
        <w:rPr>
          <w:rFonts w:ascii="Palatino Linotype" w:eastAsia="Palatino Linotype" w:hAnsi="Palatino Linotype" w:cs="Palatino Linotype"/>
          <w:sz w:val="18"/>
          <w:szCs w:val="18"/>
        </w:rPr>
        <w:t>What is flux balance</w:t>
      </w:r>
      <w:ins w:id="1975" w:author="Yanfei Zhang" w:date="2022-03-29T19:51:00Z">
        <w:r w:rsidR="00766299" w:rsidRPr="00415C97">
          <w:rPr>
            <w:rFonts w:ascii="Palatino Linotype" w:eastAsia="Palatino Linotype" w:hAnsi="Palatino Linotype" w:cs="Palatino Linotype"/>
            <w:sz w:val="18"/>
            <w:szCs w:val="18"/>
          </w:rPr>
          <w:t xml:space="preserve"> analysis?.</w:t>
        </w:r>
      </w:ins>
      <w:del w:id="1976" w:author="Yanfei Zhang" w:date="2022-03-29T19:51:00Z">
        <w:r w:rsidRPr="000D35F2" w:rsidDel="00766299">
          <w:rPr>
            <w:rFonts w:ascii="Palatino Linotype" w:eastAsia="Palatino Linotype" w:hAnsi="Palatino Linotype" w:cs="Palatino Linotype"/>
            <w:sz w:val="18"/>
            <w:szCs w:val="18"/>
          </w:rPr>
          <w:delText>,</w:delText>
        </w:r>
      </w:del>
      <w:ins w:id="1977" w:author="Yanfei Zhang" w:date="2022-03-29T19:52:00Z">
        <w:r w:rsidR="00766299" w:rsidRPr="000D35F2">
          <w:rPr>
            <w:rFonts w:ascii="Palatino Linotype" w:eastAsia="Palatino Linotype" w:hAnsi="Palatino Linotype" w:cs="Palatino Linotype"/>
            <w:sz w:val="18"/>
            <w:szCs w:val="18"/>
          </w:rPr>
          <w:t xml:space="preserve"> </w:t>
        </w:r>
      </w:ins>
      <w:r w:rsidR="00BD2E28" w:rsidRPr="00415C97">
        <w:rPr>
          <w:rFonts w:ascii="Palatino Linotype" w:eastAsia="Palatino Linotype" w:hAnsi="Palatino Linotype" w:cs="Palatino Linotype"/>
          <w:i/>
          <w:sz w:val="18"/>
          <w:szCs w:val="18"/>
          <w:rPrChange w:id="1978" w:author="Yanfei Zhang" w:date="2022-04-04T17:16:00Z">
            <w:rPr>
              <w:rFonts w:ascii="Palatino Linotype" w:eastAsia="Palatino Linotype" w:hAnsi="Palatino Linotype" w:cs="Palatino Linotype"/>
              <w:sz w:val="18"/>
              <w:szCs w:val="18"/>
            </w:rPr>
          </w:rPrChange>
        </w:rPr>
        <w:t xml:space="preserve">Nat. </w:t>
      </w:r>
      <w:proofErr w:type="spellStart"/>
      <w:r w:rsidR="00BD2E28" w:rsidRPr="00415C97">
        <w:rPr>
          <w:rFonts w:ascii="Palatino Linotype" w:eastAsia="Palatino Linotype" w:hAnsi="Palatino Linotype" w:cs="Palatino Linotype"/>
          <w:i/>
          <w:sz w:val="18"/>
          <w:szCs w:val="18"/>
          <w:rPrChange w:id="1979" w:author="Yanfei Zhang" w:date="2022-04-04T17:16:00Z">
            <w:rPr>
              <w:rFonts w:ascii="Palatino Linotype" w:eastAsia="Palatino Linotype" w:hAnsi="Palatino Linotype" w:cs="Palatino Linotype"/>
              <w:sz w:val="18"/>
              <w:szCs w:val="18"/>
            </w:rPr>
          </w:rPrChange>
        </w:rPr>
        <w:t>Biotechnol</w:t>
      </w:r>
      <w:proofErr w:type="spellEnd"/>
      <w:r w:rsidR="00BD2E28" w:rsidRPr="00415C97">
        <w:rPr>
          <w:rFonts w:ascii="Palatino Linotype" w:eastAsia="Palatino Linotype" w:hAnsi="Palatino Linotype" w:cs="Palatino Linotype"/>
          <w:sz w:val="18"/>
          <w:szCs w:val="18"/>
        </w:rPr>
        <w:t>.</w:t>
      </w:r>
      <w:r w:rsidRPr="00415C97">
        <w:rPr>
          <w:rFonts w:ascii="Palatino Linotype" w:eastAsia="Palatino Linotype" w:hAnsi="Palatino Linotype" w:cs="Palatino Linotype"/>
          <w:sz w:val="18"/>
          <w:szCs w:val="18"/>
        </w:rPr>
        <w:t xml:space="preserve"> </w:t>
      </w:r>
      <w:r w:rsidRPr="000D35F2">
        <w:rPr>
          <w:rFonts w:ascii="Palatino Linotype" w:eastAsia="Palatino Linotype" w:hAnsi="Palatino Linotype" w:cs="Palatino Linotype"/>
          <w:sz w:val="18"/>
          <w:szCs w:val="18"/>
        </w:rPr>
        <w:t xml:space="preserve">28(3), 245–248. </w:t>
      </w:r>
      <w:del w:id="1980" w:author="Yanfei Zhang" w:date="2022-03-29T20:34:00Z">
        <w:r w:rsidRPr="00F561C5" w:rsidDel="006B6947">
          <w:rPr>
            <w:rFonts w:ascii="Palatino Linotype" w:eastAsia="Palatino Linotype" w:hAnsi="Palatino Linotype" w:cs="Palatino Linotype"/>
            <w:sz w:val="18"/>
            <w:szCs w:val="18"/>
          </w:rPr>
          <w:delText>https://doi.org/</w:delText>
        </w:r>
      </w:del>
      <w:proofErr w:type="spellStart"/>
      <w:ins w:id="1981" w:author="Yanfei Zhang" w:date="2022-03-29T20:34:00Z">
        <w:r w:rsidR="006B6947" w:rsidRPr="00F561C5">
          <w:rPr>
            <w:rFonts w:ascii="Palatino Linotype" w:eastAsia="Palatino Linotype" w:hAnsi="Palatino Linotype" w:cs="Palatino Linotype"/>
            <w:sz w:val="18"/>
            <w:szCs w:val="18"/>
          </w:rPr>
          <w:t>doi</w:t>
        </w:r>
        <w:proofErr w:type="spellEnd"/>
        <w:r w:rsidR="006B6947" w:rsidRPr="00F561C5">
          <w:rPr>
            <w:rFonts w:ascii="Palatino Linotype" w:eastAsia="Palatino Linotype" w:hAnsi="Palatino Linotype" w:cs="Palatino Linotype"/>
            <w:sz w:val="18"/>
            <w:szCs w:val="18"/>
          </w:rPr>
          <w:t xml:space="preserve">: </w:t>
        </w:r>
      </w:ins>
      <w:r w:rsidRPr="00A432C3">
        <w:rPr>
          <w:rFonts w:ascii="Palatino Linotype" w:eastAsia="Palatino Linotype" w:hAnsi="Palatino Linotype" w:cs="Palatino Linotype"/>
          <w:sz w:val="18"/>
          <w:szCs w:val="18"/>
        </w:rPr>
        <w:t>10.1038/nbt.1614</w:t>
      </w:r>
    </w:p>
    <w:p w14:paraId="0B3E052E" w14:textId="79A730DE" w:rsidR="0003490A" w:rsidRPr="00F561C5" w:rsidRDefault="0003490A" w:rsidP="00977A95">
      <w:pPr>
        <w:widowControl w:val="0"/>
        <w:spacing w:line="240" w:lineRule="exact"/>
        <w:ind w:left="480" w:hanging="480"/>
        <w:contextualSpacing/>
        <w:rPr>
          <w:rFonts w:ascii="Palatino Linotype" w:eastAsia="Palatino Linotype" w:hAnsi="Palatino Linotype" w:cs="Palatino Linotype"/>
          <w:sz w:val="18"/>
          <w:szCs w:val="18"/>
        </w:rPr>
        <w:pPrChange w:id="1982" w:author="Yanfei Zhang" w:date="2022-03-29T23:51:00Z">
          <w:pPr>
            <w:widowControl w:val="0"/>
          </w:pPr>
        </w:pPrChange>
      </w:pPr>
      <w:proofErr w:type="spellStart"/>
      <w:ins w:id="1983" w:author="Yanfei Zhang" w:date="2022-03-29T23:22:00Z">
        <w:r w:rsidRPr="001C240F">
          <w:rPr>
            <w:rFonts w:ascii="Palatino Linotype" w:eastAsia="Palatino Linotype" w:hAnsi="Palatino Linotype" w:cs="Palatino Linotype"/>
            <w:sz w:val="18"/>
            <w:szCs w:val="18"/>
          </w:rPr>
          <w:t>Pianka</w:t>
        </w:r>
        <w:proofErr w:type="spellEnd"/>
        <w:r w:rsidRPr="001C240F">
          <w:rPr>
            <w:rFonts w:ascii="Palatino Linotype" w:eastAsia="Palatino Linotype" w:hAnsi="Palatino Linotype" w:cs="Palatino Linotype"/>
            <w:sz w:val="18"/>
            <w:szCs w:val="18"/>
          </w:rPr>
          <w:t>, E. R. (1972)</w:t>
        </w:r>
      </w:ins>
      <w:ins w:id="1984" w:author="Yanfei Zhang" w:date="2022-03-29T23:23:00Z">
        <w:r w:rsidRPr="001C240F">
          <w:rPr>
            <w:rFonts w:ascii="Palatino Linotype" w:eastAsia="Palatino Linotype" w:hAnsi="Palatino Linotype" w:cs="Palatino Linotype"/>
            <w:sz w:val="18"/>
            <w:szCs w:val="18"/>
          </w:rPr>
          <w:t>. Zoogeography and Speciation of Australian Desert</w:t>
        </w:r>
        <w:r w:rsidR="00F15E5C" w:rsidRPr="000356A0">
          <w:rPr>
            <w:rFonts w:ascii="Palatino Linotype" w:eastAsia="Palatino Linotype" w:hAnsi="Palatino Linotype" w:cs="Palatino Linotype"/>
            <w:sz w:val="18"/>
            <w:szCs w:val="18"/>
          </w:rPr>
          <w:t xml:space="preserve"> Lizards:</w:t>
        </w:r>
        <w:r w:rsidRPr="00F7022D">
          <w:rPr>
            <w:rFonts w:ascii="Palatino Linotype" w:eastAsia="Palatino Linotype" w:hAnsi="Palatino Linotype" w:cs="Palatino Linotype"/>
            <w:sz w:val="18"/>
            <w:szCs w:val="18"/>
          </w:rPr>
          <w:t xml:space="preserve"> </w:t>
        </w:r>
        <w:r w:rsidR="00F15E5C" w:rsidRPr="00F7022D">
          <w:rPr>
            <w:rFonts w:ascii="Palatino Linotype" w:eastAsia="Palatino Linotype" w:hAnsi="Palatino Linotype" w:cs="Palatino Linotype"/>
            <w:sz w:val="18"/>
            <w:szCs w:val="18"/>
          </w:rPr>
          <w:t>An Ecol</w:t>
        </w:r>
      </w:ins>
      <w:ins w:id="1985" w:author="Yanfei Zhang" w:date="2022-03-29T23:24:00Z">
        <w:r w:rsidR="00F15E5C" w:rsidRPr="0094731A">
          <w:rPr>
            <w:rFonts w:ascii="Palatino Linotype" w:eastAsia="Palatino Linotype" w:hAnsi="Palatino Linotype" w:cs="Palatino Linotype"/>
            <w:sz w:val="18"/>
            <w:szCs w:val="18"/>
          </w:rPr>
          <w:t xml:space="preserve">ogical Perspective. </w:t>
        </w:r>
      </w:ins>
      <w:proofErr w:type="spellStart"/>
      <w:ins w:id="1986" w:author="Yanfei Zhang" w:date="2022-03-29T23:26:00Z">
        <w:r w:rsidR="00F15E5C" w:rsidRPr="00415C97">
          <w:rPr>
            <w:rFonts w:ascii="Palatino Linotype" w:eastAsia="Palatino Linotype" w:hAnsi="Palatino Linotype" w:cs="Palatino Linotype"/>
            <w:i/>
            <w:sz w:val="18"/>
            <w:szCs w:val="18"/>
            <w:rPrChange w:id="1987" w:author="Yanfei Zhang" w:date="2022-04-04T17:16:00Z">
              <w:rPr>
                <w:rFonts w:ascii="Palatino Linotype" w:eastAsia="Palatino Linotype" w:hAnsi="Palatino Linotype" w:cs="Palatino Linotype"/>
                <w:sz w:val="18"/>
                <w:szCs w:val="18"/>
              </w:rPr>
            </w:rPrChange>
          </w:rPr>
          <w:t>Copeia</w:t>
        </w:r>
      </w:ins>
      <w:proofErr w:type="spellEnd"/>
      <w:ins w:id="1988" w:author="Yanfei Zhang" w:date="2022-03-29T23:27:00Z">
        <w:r w:rsidR="00F15E5C" w:rsidRPr="00415C97">
          <w:rPr>
            <w:rFonts w:ascii="Palatino Linotype" w:eastAsia="Palatino Linotype" w:hAnsi="Palatino Linotype" w:cs="Palatino Linotype"/>
            <w:sz w:val="18"/>
            <w:szCs w:val="18"/>
          </w:rPr>
          <w:t xml:space="preserve"> </w:t>
        </w:r>
      </w:ins>
      <w:ins w:id="1989" w:author="Yanfei Zhang" w:date="2022-03-29T23:26:00Z">
        <w:r w:rsidR="00F15E5C" w:rsidRPr="00415C97">
          <w:rPr>
            <w:rFonts w:ascii="Palatino Linotype" w:eastAsia="Palatino Linotype" w:hAnsi="Palatino Linotype" w:cs="Palatino Linotype"/>
            <w:sz w:val="18"/>
            <w:szCs w:val="18"/>
          </w:rPr>
          <w:t>1</w:t>
        </w:r>
        <w:r w:rsidR="00F15E5C" w:rsidRPr="000D35F2">
          <w:rPr>
            <w:rFonts w:ascii="Palatino Linotype" w:eastAsia="Palatino Linotype" w:hAnsi="Palatino Linotype" w:cs="Palatino Linotype"/>
            <w:sz w:val="18"/>
            <w:szCs w:val="18"/>
          </w:rPr>
          <w:t xml:space="preserve">972, 127-145. </w:t>
        </w:r>
      </w:ins>
      <w:proofErr w:type="spellStart"/>
      <w:ins w:id="1990" w:author="Yanfei Zhang" w:date="2022-03-29T23:24:00Z">
        <w:r w:rsidR="00F15E5C" w:rsidRPr="000D35F2">
          <w:rPr>
            <w:rFonts w:ascii="Palatino Linotype" w:eastAsia="Palatino Linotype" w:hAnsi="Palatino Linotype" w:cs="Palatino Linotype"/>
            <w:sz w:val="18"/>
            <w:szCs w:val="18"/>
          </w:rPr>
          <w:t>doi</w:t>
        </w:r>
        <w:proofErr w:type="spellEnd"/>
        <w:r w:rsidR="00F15E5C" w:rsidRPr="000D35F2">
          <w:rPr>
            <w:rFonts w:ascii="Palatino Linotype" w:eastAsia="Palatino Linotype" w:hAnsi="Palatino Linotype" w:cs="Palatino Linotype"/>
            <w:sz w:val="18"/>
            <w:szCs w:val="18"/>
          </w:rPr>
          <w:t xml:space="preserve"> </w:t>
        </w:r>
      </w:ins>
      <w:ins w:id="1991" w:author="Yanfei Zhang" w:date="2022-03-29T23:25:00Z">
        <w:r w:rsidR="00F15E5C" w:rsidRPr="00624052">
          <w:rPr>
            <w:rFonts w:ascii="Palatino Linotype" w:eastAsia="Palatino Linotype" w:hAnsi="Palatino Linotype" w:cs="Palatino Linotype"/>
            <w:sz w:val="18"/>
            <w:szCs w:val="18"/>
          </w:rPr>
          <w:t>:</w:t>
        </w:r>
      </w:ins>
      <w:r w:rsidRPr="00F561C5">
        <w:rPr>
          <w:rFonts w:ascii="Palatino Linotype" w:eastAsia="Palatino Linotype" w:hAnsi="Palatino Linotype" w:cs="Palatino Linotype"/>
          <w:sz w:val="18"/>
          <w:szCs w:val="18"/>
        </w:rPr>
        <w:t>10.2307/1442789</w:t>
      </w:r>
    </w:p>
    <w:p w14:paraId="157938B4" w14:textId="6875D332" w:rsidR="00AE7656" w:rsidRPr="0088458A" w:rsidRDefault="00F771FC" w:rsidP="00977A95">
      <w:pPr>
        <w:widowControl w:val="0"/>
        <w:spacing w:line="240" w:lineRule="exact"/>
        <w:ind w:left="480" w:hanging="480"/>
        <w:contextualSpacing/>
        <w:rPr>
          <w:rFonts w:ascii="Palatino Linotype" w:eastAsia="Palatino Linotype" w:hAnsi="Palatino Linotype" w:cs="Palatino Linotype"/>
          <w:sz w:val="18"/>
          <w:szCs w:val="18"/>
        </w:rPr>
        <w:pPrChange w:id="1992" w:author="Yanfei Zhang" w:date="2022-03-29T23:51:00Z">
          <w:pPr>
            <w:widowControl w:val="0"/>
          </w:pPr>
        </w:pPrChange>
      </w:pPr>
      <w:proofErr w:type="spellStart"/>
      <w:r w:rsidRPr="00F561C5">
        <w:rPr>
          <w:rFonts w:ascii="Palatino Linotype" w:eastAsia="Palatino Linotype" w:hAnsi="Palatino Linotype" w:cs="Palatino Linotype"/>
          <w:sz w:val="18"/>
          <w:szCs w:val="18"/>
        </w:rPr>
        <w:t>Pis</w:t>
      </w:r>
      <w:proofErr w:type="spellEnd"/>
      <w:r w:rsidRPr="00F561C5">
        <w:rPr>
          <w:rFonts w:ascii="Palatino Linotype" w:eastAsia="Palatino Linotype" w:hAnsi="Palatino Linotype" w:cs="Palatino Linotype"/>
          <w:sz w:val="18"/>
          <w:szCs w:val="18"/>
        </w:rPr>
        <w:t xml:space="preserve">, J., Polakova, S., Merico, A., </w:t>
      </w:r>
      <w:del w:id="1993" w:author="Yanfei Zhang" w:date="2022-03-29T21:30:00Z">
        <w:r w:rsidRPr="00A432C3" w:rsidDel="000C5EF5">
          <w:rPr>
            <w:rFonts w:ascii="Palatino Linotype" w:eastAsia="Palatino Linotype" w:hAnsi="Palatino Linotype" w:cs="Palatino Linotype"/>
            <w:sz w:val="18"/>
            <w:szCs w:val="18"/>
          </w:rPr>
          <w:delText xml:space="preserve">&amp; </w:delText>
        </w:r>
      </w:del>
      <w:ins w:id="1994" w:author="Yanfei Zhang" w:date="2022-03-29T21:30:00Z">
        <w:r w:rsidR="000C5EF5" w:rsidRPr="00A432C3">
          <w:rPr>
            <w:rFonts w:ascii="Palatino Linotype" w:eastAsia="Palatino Linotype" w:hAnsi="Palatino Linotype" w:cs="Palatino Linotype"/>
            <w:sz w:val="18"/>
            <w:szCs w:val="18"/>
          </w:rPr>
          <w:t>and</w:t>
        </w:r>
        <w:r w:rsidR="000C5EF5" w:rsidRPr="001C240F">
          <w:rPr>
            <w:rFonts w:ascii="Palatino Linotype" w:eastAsia="Palatino Linotype" w:hAnsi="Palatino Linotype" w:cs="Palatino Linotype"/>
            <w:sz w:val="18"/>
            <w:szCs w:val="18"/>
          </w:rPr>
          <w:t xml:space="preserve"> </w:t>
        </w:r>
      </w:ins>
      <w:proofErr w:type="spellStart"/>
      <w:r w:rsidRPr="001C240F">
        <w:rPr>
          <w:rFonts w:ascii="Palatino Linotype" w:eastAsia="Palatino Linotype" w:hAnsi="Palatino Linotype" w:cs="Palatino Linotype"/>
          <w:sz w:val="18"/>
          <w:szCs w:val="18"/>
        </w:rPr>
        <w:t>Compagno</w:t>
      </w:r>
      <w:proofErr w:type="spellEnd"/>
      <w:r w:rsidRPr="001C240F">
        <w:rPr>
          <w:rFonts w:ascii="Palatino Linotype" w:eastAsia="Palatino Linotype" w:hAnsi="Palatino Linotype" w:cs="Palatino Linotype"/>
          <w:sz w:val="18"/>
          <w:szCs w:val="18"/>
        </w:rPr>
        <w:t xml:space="preserve">, C. (2006). How did Saccharomyces evolve to become a good </w:t>
      </w:r>
      <w:proofErr w:type="gramStart"/>
      <w:r w:rsidRPr="001C240F">
        <w:rPr>
          <w:rFonts w:ascii="Palatino Linotype" w:eastAsia="Palatino Linotype" w:hAnsi="Palatino Linotype" w:cs="Palatino Linotype"/>
          <w:sz w:val="18"/>
          <w:szCs w:val="18"/>
        </w:rPr>
        <w:t>brewer</w:t>
      </w:r>
      <w:r w:rsidRPr="000356A0">
        <w:rPr>
          <w:sz w:val="18"/>
          <w:szCs w:val="18"/>
        </w:rPr>
        <w:t> </w:t>
      </w:r>
      <w:r w:rsidRPr="00F7022D">
        <w:rPr>
          <w:rFonts w:ascii="Palatino Linotype" w:eastAsia="Palatino Linotype" w:hAnsi="Palatino Linotype" w:cs="Palatino Linotype"/>
          <w:sz w:val="18"/>
          <w:szCs w:val="18"/>
        </w:rPr>
        <w:t>?</w:t>
      </w:r>
      <w:proofErr w:type="gramEnd"/>
      <w:ins w:id="1995" w:author="Yanfei Zhang" w:date="2022-03-29T19:54:00Z">
        <w:r w:rsidR="00766299" w:rsidRPr="00F7022D">
          <w:rPr>
            <w:rFonts w:ascii="Palatino Linotype" w:eastAsia="Palatino Linotype" w:hAnsi="Palatino Linotype" w:cs="Palatino Linotype"/>
            <w:sz w:val="18"/>
            <w:szCs w:val="18"/>
          </w:rPr>
          <w:t xml:space="preserve">. </w:t>
        </w:r>
        <w:r w:rsidR="00766299" w:rsidRPr="00415C97">
          <w:rPr>
            <w:rFonts w:ascii="Palatino Linotype" w:eastAsia="Palatino Linotype" w:hAnsi="Palatino Linotype" w:cs="Palatino Linotype"/>
            <w:i/>
            <w:sz w:val="18"/>
            <w:szCs w:val="18"/>
            <w:rPrChange w:id="1996" w:author="Yanfei Zhang" w:date="2022-04-04T17:16:00Z">
              <w:rPr>
                <w:rFonts w:ascii="Palatino Linotype" w:eastAsia="Palatino Linotype" w:hAnsi="Palatino Linotype" w:cs="Palatino Linotype"/>
                <w:sz w:val="18"/>
                <w:szCs w:val="18"/>
              </w:rPr>
            </w:rPrChange>
          </w:rPr>
          <w:t>Trends Genet.</w:t>
        </w:r>
      </w:ins>
      <w:del w:id="1997" w:author="Yanfei Zhang" w:date="2022-03-29T19:54:00Z">
        <w:r w:rsidRPr="00415C97" w:rsidDel="00766299">
          <w:rPr>
            <w:rFonts w:ascii="Palatino Linotype" w:eastAsia="Palatino Linotype" w:hAnsi="Palatino Linotype" w:cs="Palatino Linotype"/>
            <w:i/>
            <w:sz w:val="18"/>
            <w:szCs w:val="18"/>
            <w:rPrChange w:id="1998" w:author="Yanfei Zhang" w:date="2022-04-04T17:16:00Z">
              <w:rPr>
                <w:rFonts w:ascii="Palatino Linotype" w:eastAsia="Palatino Linotype" w:hAnsi="Palatino Linotype" w:cs="Palatino Linotype"/>
                <w:sz w:val="18"/>
                <w:szCs w:val="18"/>
              </w:rPr>
            </w:rPrChange>
          </w:rPr>
          <w:delText>,</w:delText>
        </w:r>
      </w:del>
      <w:r w:rsidRPr="00415C97">
        <w:rPr>
          <w:rFonts w:ascii="Palatino Linotype" w:eastAsia="Palatino Linotype" w:hAnsi="Palatino Linotype" w:cs="Palatino Linotype"/>
          <w:sz w:val="18"/>
          <w:szCs w:val="18"/>
        </w:rPr>
        <w:t xml:space="preserve"> </w:t>
      </w:r>
      <w:r w:rsidRPr="00977A95">
        <w:rPr>
          <w:rFonts w:ascii="Palatino Linotype" w:eastAsia="Palatino Linotype" w:hAnsi="Palatino Linotype" w:cs="Palatino Linotype"/>
          <w:sz w:val="18"/>
          <w:szCs w:val="18"/>
          <w:rPrChange w:id="1999" w:author="Yanfei Zhang" w:date="2022-03-29T23:51:00Z">
            <w:rPr>
              <w:rFonts w:ascii="Palatino Linotype" w:eastAsia="Palatino Linotype" w:hAnsi="Palatino Linotype" w:cs="Palatino Linotype"/>
              <w:i/>
              <w:sz w:val="18"/>
              <w:szCs w:val="18"/>
            </w:rPr>
          </w:rPrChange>
        </w:rPr>
        <w:t>22</w:t>
      </w:r>
      <w:r w:rsidRPr="0088458A">
        <w:rPr>
          <w:rFonts w:ascii="Palatino Linotype" w:eastAsia="Palatino Linotype" w:hAnsi="Palatino Linotype" w:cs="Palatino Linotype"/>
          <w:sz w:val="18"/>
          <w:szCs w:val="18"/>
        </w:rPr>
        <w:t>(4), 2–5.</w:t>
      </w:r>
      <w:ins w:id="2000" w:author="Yanfei Zhang" w:date="2022-03-29T19:55:00Z">
        <w:r w:rsidR="00766299" w:rsidRPr="0088458A">
          <w:rPr>
            <w:rFonts w:ascii="Palatino Linotype" w:eastAsia="Palatino Linotype" w:hAnsi="Palatino Linotype" w:cs="Palatino Linotype"/>
            <w:sz w:val="18"/>
            <w:szCs w:val="18"/>
          </w:rPr>
          <w:t xml:space="preserve"> </w:t>
        </w:r>
        <w:proofErr w:type="spellStart"/>
        <w:r w:rsidR="00766299" w:rsidRPr="0088458A">
          <w:rPr>
            <w:rFonts w:ascii="Palatino Linotype" w:eastAsia="Palatino Linotype" w:hAnsi="Palatino Linotype" w:cs="Palatino Linotype"/>
            <w:sz w:val="18"/>
            <w:szCs w:val="18"/>
          </w:rPr>
          <w:t>doi</w:t>
        </w:r>
        <w:proofErr w:type="spellEnd"/>
        <w:r w:rsidR="00766299" w:rsidRPr="0088458A">
          <w:rPr>
            <w:rFonts w:ascii="Palatino Linotype" w:eastAsia="Palatino Linotype" w:hAnsi="Palatino Linotype" w:cs="Palatino Linotype"/>
            <w:sz w:val="18"/>
            <w:szCs w:val="18"/>
          </w:rPr>
          <w:t>: 10.1016/j.tig.2006.02.002</w:t>
        </w:r>
      </w:ins>
    </w:p>
    <w:p w14:paraId="77DA31C7" w14:textId="431A87FA" w:rsidR="004C3BCB" w:rsidRPr="00415C97" w:rsidRDefault="004C3BCB" w:rsidP="00977A95">
      <w:pPr>
        <w:widowControl w:val="0"/>
        <w:autoSpaceDE w:val="0"/>
        <w:autoSpaceDN w:val="0"/>
        <w:adjustRightInd w:val="0"/>
        <w:spacing w:before="240" w:after="120" w:line="240" w:lineRule="exact"/>
        <w:ind w:left="480" w:hanging="480"/>
        <w:contextualSpacing/>
        <w:rPr>
          <w:ins w:id="2001" w:author="Yanfei Zhang" w:date="2022-03-29T08:11:00Z"/>
          <w:rFonts w:ascii="Palatino Linotype" w:hAnsi="Palatino Linotype"/>
          <w:noProof/>
          <w:sz w:val="18"/>
          <w:szCs w:val="18"/>
        </w:rPr>
        <w:pPrChange w:id="2002" w:author="Yanfei Zhang" w:date="2022-03-29T23:51:00Z">
          <w:pPr>
            <w:widowControl w:val="0"/>
          </w:pPr>
        </w:pPrChange>
      </w:pPr>
      <w:r w:rsidRPr="000D35F2">
        <w:rPr>
          <w:rFonts w:ascii="Palatino Linotype" w:hAnsi="Palatino Linotype"/>
          <w:noProof/>
          <w:sz w:val="18"/>
          <w:szCs w:val="18"/>
        </w:rPr>
        <w:t xml:space="preserve">Schafer, G., Purschke, W. G., Gleissner, M., </w:t>
      </w:r>
      <w:del w:id="2003" w:author="Yanfei Zhang" w:date="2022-03-29T21:31:00Z">
        <w:r w:rsidRPr="000D35F2" w:rsidDel="000C5EF5">
          <w:rPr>
            <w:rFonts w:ascii="Palatino Linotype" w:hAnsi="Palatino Linotype"/>
            <w:noProof/>
            <w:sz w:val="18"/>
            <w:szCs w:val="18"/>
          </w:rPr>
          <w:delText>&amp;</w:delText>
        </w:r>
      </w:del>
      <w:ins w:id="2004" w:author="Yanfei Zhang" w:date="2022-03-29T21:31:00Z">
        <w:r w:rsidR="000C5EF5" w:rsidRPr="00624052">
          <w:rPr>
            <w:rFonts w:ascii="Palatino Linotype" w:hAnsi="Palatino Linotype"/>
            <w:noProof/>
            <w:sz w:val="18"/>
            <w:szCs w:val="18"/>
          </w:rPr>
          <w:t>and</w:t>
        </w:r>
      </w:ins>
      <w:r w:rsidRPr="00F561C5">
        <w:rPr>
          <w:rFonts w:ascii="Palatino Linotype" w:hAnsi="Palatino Linotype"/>
          <w:noProof/>
          <w:sz w:val="18"/>
          <w:szCs w:val="18"/>
        </w:rPr>
        <w:t xml:space="preserve"> Schmidt, C. L. (1996). </w:t>
      </w:r>
      <w:r w:rsidRPr="00F561C5">
        <w:rPr>
          <w:rFonts w:ascii="Palatino Linotype" w:hAnsi="Palatino Linotype"/>
          <w:iCs/>
          <w:noProof/>
          <w:sz w:val="18"/>
          <w:szCs w:val="18"/>
        </w:rPr>
        <w:t>Respiratory chains of archaea and extremophiles</w:t>
      </w:r>
      <w:r w:rsidRPr="000356A0">
        <w:rPr>
          <w:rFonts w:ascii="Palatino Linotype" w:hAnsi="Palatino Linotype"/>
          <w:noProof/>
          <w:sz w:val="18"/>
          <w:szCs w:val="18"/>
        </w:rPr>
        <w:t xml:space="preserve">. </w:t>
      </w:r>
      <w:ins w:id="2005" w:author="Yanfei Zhang" w:date="2022-03-29T19:57:00Z">
        <w:r w:rsidR="00766299" w:rsidRPr="00F7022D">
          <w:rPr>
            <w:rFonts w:ascii="Palatino Linotype" w:hAnsi="Palatino Linotype"/>
            <w:i/>
            <w:noProof/>
            <w:sz w:val="18"/>
            <w:szCs w:val="18"/>
          </w:rPr>
          <w:t>Biochim</w:t>
        </w:r>
      </w:ins>
      <w:ins w:id="2006" w:author="Yanfei Zhang" w:date="2022-03-29T23:57:00Z">
        <w:r w:rsidR="00745FBA">
          <w:rPr>
            <w:rFonts w:ascii="Palatino Linotype" w:hAnsi="Palatino Linotype"/>
            <w:i/>
            <w:noProof/>
            <w:sz w:val="18"/>
            <w:szCs w:val="18"/>
          </w:rPr>
          <w:t>.</w:t>
        </w:r>
      </w:ins>
      <w:ins w:id="2007" w:author="Yanfei Zhang" w:date="2022-03-29T19:57:00Z">
        <w:r w:rsidR="00766299" w:rsidRPr="0088458A">
          <w:rPr>
            <w:rFonts w:ascii="Palatino Linotype" w:hAnsi="Palatino Linotype"/>
            <w:i/>
            <w:noProof/>
            <w:sz w:val="18"/>
            <w:szCs w:val="18"/>
          </w:rPr>
          <w:t xml:space="preserve"> Biophys</w:t>
        </w:r>
      </w:ins>
      <w:ins w:id="2008" w:author="Yanfei Zhang" w:date="2022-03-29T23:57:00Z">
        <w:r w:rsidR="00745FBA">
          <w:rPr>
            <w:rFonts w:ascii="Palatino Linotype" w:hAnsi="Palatino Linotype"/>
            <w:i/>
            <w:noProof/>
            <w:sz w:val="18"/>
            <w:szCs w:val="18"/>
          </w:rPr>
          <w:t>.</w:t>
        </w:r>
      </w:ins>
      <w:ins w:id="2009" w:author="Yanfei Zhang" w:date="2022-03-29T19:57:00Z">
        <w:r w:rsidR="00766299" w:rsidRPr="0088458A">
          <w:rPr>
            <w:rFonts w:ascii="Palatino Linotype" w:hAnsi="Palatino Linotype"/>
            <w:i/>
            <w:noProof/>
            <w:sz w:val="18"/>
            <w:szCs w:val="18"/>
          </w:rPr>
          <w:t xml:space="preserve"> Acta</w:t>
        </w:r>
        <w:r w:rsidR="00766299" w:rsidRPr="0088458A">
          <w:rPr>
            <w:rFonts w:ascii="Palatino Linotype" w:hAnsi="Palatino Linotype"/>
            <w:noProof/>
            <w:sz w:val="18"/>
            <w:szCs w:val="18"/>
          </w:rPr>
          <w:t xml:space="preserve">. </w:t>
        </w:r>
      </w:ins>
      <w:ins w:id="2010" w:author="Yanfei Zhang" w:date="2022-03-29T19:58:00Z">
        <w:r w:rsidR="00766299" w:rsidRPr="0088458A">
          <w:rPr>
            <w:rFonts w:ascii="Palatino Linotype" w:hAnsi="Palatino Linotype"/>
            <w:noProof/>
            <w:sz w:val="18"/>
            <w:szCs w:val="18"/>
          </w:rPr>
          <w:t xml:space="preserve">1275(1-2): </w:t>
        </w:r>
      </w:ins>
      <w:r w:rsidRPr="0088458A">
        <w:rPr>
          <w:rFonts w:ascii="Palatino Linotype" w:hAnsi="Palatino Linotype"/>
          <w:noProof/>
          <w:sz w:val="18"/>
          <w:szCs w:val="18"/>
        </w:rPr>
        <w:t>16–20.</w:t>
      </w:r>
      <w:ins w:id="2011" w:author="Yanfei Zhang" w:date="2022-03-29T19:56:00Z">
        <w:r w:rsidR="00766299" w:rsidRPr="00415C97">
          <w:rPr>
            <w:rFonts w:ascii="Palatino Linotype" w:hAnsi="Palatino Linotype"/>
            <w:noProof/>
            <w:sz w:val="18"/>
            <w:szCs w:val="18"/>
          </w:rPr>
          <w:t xml:space="preserve"> doi: 10.1016/0005-2728(96)00043-6</w:t>
        </w:r>
      </w:ins>
    </w:p>
    <w:p w14:paraId="66810577" w14:textId="2CFD4877" w:rsidR="00AE7656" w:rsidRPr="000D35F2" w:rsidRDefault="006C2C27" w:rsidP="00977A95">
      <w:pPr>
        <w:widowControl w:val="0"/>
        <w:spacing w:line="240" w:lineRule="exact"/>
        <w:ind w:left="480" w:hanging="480"/>
        <w:contextualSpacing/>
        <w:rPr>
          <w:ins w:id="2012" w:author="Yanfei Zhang" w:date="2022-03-28T23:45:00Z"/>
          <w:rFonts w:ascii="Palatino Linotype" w:eastAsia="Palatino Linotype" w:hAnsi="Palatino Linotype" w:cs="Palatino Linotype"/>
          <w:sz w:val="18"/>
          <w:szCs w:val="18"/>
        </w:rPr>
        <w:pPrChange w:id="2013" w:author="Yanfei Zhang" w:date="2022-03-29T23:51:00Z">
          <w:pPr>
            <w:widowControl w:val="0"/>
            <w:ind w:left="480" w:hanging="480"/>
          </w:pPr>
        </w:pPrChange>
      </w:pPr>
      <w:ins w:id="2014" w:author="Yanfei Zhang" w:date="2022-04-06T16:36:00Z">
        <w:r w:rsidRPr="000D35F2">
          <w:rPr>
            <w:rFonts w:ascii="Palatino Linotype" w:hAnsi="Palatino Linotype"/>
            <w:noProof/>
            <w:sz w:val="18"/>
            <w:szCs w:val="18"/>
          </w:rPr>
          <w:t>Schafer</w:t>
        </w:r>
      </w:ins>
      <w:del w:id="2015" w:author="Yanfei Zhang" w:date="2022-04-06T16:36:00Z">
        <w:r w:rsidR="00F771FC" w:rsidRPr="000D35F2" w:rsidDel="006C2C27">
          <w:rPr>
            <w:rFonts w:ascii="Palatino Linotype" w:eastAsia="Palatino Linotype" w:hAnsi="Palatino Linotype" w:cs="Palatino Linotype"/>
            <w:sz w:val="18"/>
            <w:szCs w:val="18"/>
            <w:lang w:val="nl-NL"/>
          </w:rPr>
          <w:delText>Schäfer</w:delText>
        </w:r>
      </w:del>
      <w:r w:rsidR="00F771FC" w:rsidRPr="000D35F2">
        <w:rPr>
          <w:rFonts w:ascii="Palatino Linotype" w:eastAsia="Palatino Linotype" w:hAnsi="Palatino Linotype" w:cs="Palatino Linotype"/>
          <w:sz w:val="18"/>
          <w:szCs w:val="18"/>
          <w:lang w:val="nl-NL"/>
        </w:rPr>
        <w:t xml:space="preserve">, G., Engelhard, M., </w:t>
      </w:r>
      <w:del w:id="2016" w:author="Yanfei Zhang" w:date="2022-03-29T21:31:00Z">
        <w:r w:rsidR="00F771FC" w:rsidRPr="000D35F2" w:rsidDel="000C5EF5">
          <w:rPr>
            <w:rFonts w:ascii="Palatino Linotype" w:eastAsia="Palatino Linotype" w:hAnsi="Palatino Linotype" w:cs="Palatino Linotype"/>
            <w:sz w:val="18"/>
            <w:szCs w:val="18"/>
            <w:lang w:val="nl-NL"/>
          </w:rPr>
          <w:delText xml:space="preserve">&amp; </w:delText>
        </w:r>
      </w:del>
      <w:ins w:id="2017" w:author="Yanfei Zhang" w:date="2022-03-29T21:31:00Z">
        <w:r w:rsidR="000C5EF5" w:rsidRPr="00624052">
          <w:rPr>
            <w:rFonts w:ascii="Palatino Linotype" w:eastAsia="Palatino Linotype" w:hAnsi="Palatino Linotype" w:cs="Palatino Linotype"/>
            <w:sz w:val="18"/>
            <w:szCs w:val="18"/>
            <w:lang w:val="nl-NL"/>
          </w:rPr>
          <w:t xml:space="preserve">and </w:t>
        </w:r>
      </w:ins>
      <w:r w:rsidR="00F771FC" w:rsidRPr="00F561C5">
        <w:rPr>
          <w:rFonts w:ascii="Palatino Linotype" w:eastAsia="Palatino Linotype" w:hAnsi="Palatino Linotype" w:cs="Palatino Linotype"/>
          <w:sz w:val="18"/>
          <w:szCs w:val="18"/>
          <w:lang w:val="nl-NL"/>
        </w:rPr>
        <w:t xml:space="preserve">Müller, V. (1999). </w:t>
      </w:r>
      <w:r w:rsidR="00F771FC" w:rsidRPr="00F561C5">
        <w:rPr>
          <w:rFonts w:ascii="Palatino Linotype" w:eastAsia="Palatino Linotype" w:hAnsi="Palatino Linotype" w:cs="Palatino Linotype"/>
          <w:sz w:val="18"/>
          <w:szCs w:val="18"/>
        </w:rPr>
        <w:t xml:space="preserve">Bioenergetics of the Archaea. </w:t>
      </w:r>
      <w:proofErr w:type="spellStart"/>
      <w:r w:rsidR="00F771FC" w:rsidRPr="00A432C3">
        <w:rPr>
          <w:rFonts w:ascii="Palatino Linotype" w:eastAsia="Palatino Linotype" w:hAnsi="Palatino Linotype" w:cs="Palatino Linotype"/>
          <w:i/>
          <w:sz w:val="18"/>
          <w:szCs w:val="18"/>
        </w:rPr>
        <w:t>Microbiol</w:t>
      </w:r>
      <w:proofErr w:type="spellEnd"/>
      <w:ins w:id="2018" w:author="Yanfei Zhang" w:date="2022-03-29T21:33:00Z">
        <w:r w:rsidR="009037B2" w:rsidRPr="00A432C3">
          <w:rPr>
            <w:rFonts w:ascii="Palatino Linotype" w:eastAsia="Palatino Linotype" w:hAnsi="Palatino Linotype" w:cs="Palatino Linotype"/>
            <w:i/>
            <w:sz w:val="18"/>
            <w:szCs w:val="18"/>
          </w:rPr>
          <w:t xml:space="preserve">. </w:t>
        </w:r>
      </w:ins>
      <w:del w:id="2019" w:author="Yanfei Zhang" w:date="2022-03-29T21:33:00Z">
        <w:r w:rsidR="00F771FC" w:rsidRPr="001C240F" w:rsidDel="009037B2">
          <w:rPr>
            <w:rFonts w:ascii="Palatino Linotype" w:eastAsia="Palatino Linotype" w:hAnsi="Palatino Linotype" w:cs="Palatino Linotype"/>
            <w:i/>
            <w:sz w:val="18"/>
            <w:szCs w:val="18"/>
          </w:rPr>
          <w:delText xml:space="preserve">ogy and </w:delText>
        </w:r>
      </w:del>
      <w:r w:rsidR="00F771FC" w:rsidRPr="001C240F">
        <w:rPr>
          <w:rFonts w:ascii="Palatino Linotype" w:eastAsia="Palatino Linotype" w:hAnsi="Palatino Linotype" w:cs="Palatino Linotype"/>
          <w:i/>
          <w:sz w:val="18"/>
          <w:szCs w:val="18"/>
        </w:rPr>
        <w:t>Mol</w:t>
      </w:r>
      <w:ins w:id="2020" w:author="Yanfei Zhang" w:date="2022-03-29T21:33:00Z">
        <w:r w:rsidR="009037B2" w:rsidRPr="000356A0">
          <w:rPr>
            <w:rFonts w:ascii="Palatino Linotype" w:eastAsia="Palatino Linotype" w:hAnsi="Palatino Linotype" w:cs="Palatino Linotype"/>
            <w:i/>
            <w:sz w:val="18"/>
            <w:szCs w:val="18"/>
          </w:rPr>
          <w:t>.</w:t>
        </w:r>
      </w:ins>
      <w:del w:id="2021" w:author="Yanfei Zhang" w:date="2022-03-29T21:33:00Z">
        <w:r w:rsidR="00F771FC" w:rsidRPr="00F7022D" w:rsidDel="009037B2">
          <w:rPr>
            <w:rFonts w:ascii="Palatino Linotype" w:eastAsia="Palatino Linotype" w:hAnsi="Palatino Linotype" w:cs="Palatino Linotype"/>
            <w:i/>
            <w:sz w:val="18"/>
            <w:szCs w:val="18"/>
          </w:rPr>
          <w:delText>ecular</w:delText>
        </w:r>
      </w:del>
      <w:r w:rsidR="00F771FC" w:rsidRPr="00F7022D">
        <w:rPr>
          <w:rFonts w:ascii="Palatino Linotype" w:eastAsia="Palatino Linotype" w:hAnsi="Palatino Linotype" w:cs="Palatino Linotype"/>
          <w:i/>
          <w:sz w:val="18"/>
          <w:szCs w:val="18"/>
        </w:rPr>
        <w:t xml:space="preserve"> Biol</w:t>
      </w:r>
      <w:ins w:id="2022" w:author="Yanfei Zhang" w:date="2022-03-29T21:34:00Z">
        <w:r w:rsidR="009037B2" w:rsidRPr="0094731A">
          <w:rPr>
            <w:rFonts w:ascii="Palatino Linotype" w:eastAsia="Palatino Linotype" w:hAnsi="Palatino Linotype" w:cs="Palatino Linotype"/>
            <w:i/>
            <w:sz w:val="18"/>
            <w:szCs w:val="18"/>
          </w:rPr>
          <w:t>.</w:t>
        </w:r>
      </w:ins>
      <w:del w:id="2023" w:author="Yanfei Zhang" w:date="2022-03-29T21:34:00Z">
        <w:r w:rsidR="00F771FC" w:rsidRPr="0094731A" w:rsidDel="009037B2">
          <w:rPr>
            <w:rFonts w:ascii="Palatino Linotype" w:eastAsia="Palatino Linotype" w:hAnsi="Palatino Linotype" w:cs="Palatino Linotype"/>
            <w:i/>
            <w:sz w:val="18"/>
            <w:szCs w:val="18"/>
          </w:rPr>
          <w:delText>ogy</w:delText>
        </w:r>
      </w:del>
      <w:r w:rsidR="00F771FC" w:rsidRPr="0094731A">
        <w:rPr>
          <w:rFonts w:ascii="Palatino Linotype" w:eastAsia="Palatino Linotype" w:hAnsi="Palatino Linotype" w:cs="Palatino Linotype"/>
          <w:i/>
          <w:sz w:val="18"/>
          <w:szCs w:val="18"/>
        </w:rPr>
        <w:t xml:space="preserve"> Rev</w:t>
      </w:r>
      <w:ins w:id="2024" w:author="Yanfei Zhang" w:date="2022-03-29T21:34:00Z">
        <w:r w:rsidR="009037B2" w:rsidRPr="00977A95">
          <w:rPr>
            <w:rFonts w:ascii="Palatino Linotype" w:hAnsi="Palatino Linotype"/>
            <w:i/>
            <w:sz w:val="18"/>
            <w:szCs w:val="18"/>
            <w:rPrChange w:id="2025" w:author="Yanfei Zhang" w:date="2022-03-29T23:51:00Z">
              <w:rPr>
                <w:i/>
                <w:sz w:val="18"/>
                <w:szCs w:val="18"/>
              </w:rPr>
            </w:rPrChange>
          </w:rPr>
          <w:t>.</w:t>
        </w:r>
      </w:ins>
      <w:ins w:id="2026" w:author="Yanfei Zhang" w:date="2022-04-04T17:17:00Z">
        <w:r w:rsidR="00415C97">
          <w:rPr>
            <w:rFonts w:ascii="Palatino Linotype" w:hAnsi="Palatino Linotype"/>
            <w:i/>
            <w:sz w:val="18"/>
            <w:szCs w:val="18"/>
          </w:rPr>
          <w:t xml:space="preserve"> </w:t>
        </w:r>
      </w:ins>
      <w:del w:id="2027" w:author="Yanfei Zhang" w:date="2022-03-29T21:34:00Z">
        <w:r w:rsidR="00F771FC" w:rsidRPr="0088458A" w:rsidDel="009037B2">
          <w:rPr>
            <w:rFonts w:ascii="Palatino Linotype" w:eastAsia="Palatino Linotype" w:hAnsi="Palatino Linotype" w:cs="Palatino Linotype"/>
            <w:i/>
            <w:sz w:val="18"/>
            <w:szCs w:val="18"/>
          </w:rPr>
          <w:delText>iews</w:delText>
        </w:r>
        <w:r w:rsidR="00F771FC" w:rsidRPr="0088458A" w:rsidDel="009037B2">
          <w:rPr>
            <w:i/>
            <w:sz w:val="18"/>
            <w:szCs w:val="18"/>
          </w:rPr>
          <w:delText> </w:delText>
        </w:r>
        <w:r w:rsidR="00F771FC" w:rsidRPr="0088458A" w:rsidDel="009037B2">
          <w:rPr>
            <w:rFonts w:ascii="Palatino Linotype" w:eastAsia="Palatino Linotype" w:hAnsi="Palatino Linotype" w:cs="Palatino Linotype"/>
            <w:i/>
            <w:sz w:val="18"/>
            <w:szCs w:val="18"/>
          </w:rPr>
          <w:delText>: MMBR</w:delText>
        </w:r>
        <w:r w:rsidR="00F771FC" w:rsidRPr="0088458A" w:rsidDel="009037B2">
          <w:rPr>
            <w:rFonts w:ascii="Palatino Linotype" w:eastAsia="Palatino Linotype" w:hAnsi="Palatino Linotype" w:cs="Palatino Linotype"/>
            <w:sz w:val="18"/>
            <w:szCs w:val="18"/>
          </w:rPr>
          <w:delText xml:space="preserve">, </w:delText>
        </w:r>
      </w:del>
      <w:r w:rsidR="00F771FC" w:rsidRPr="00977A95">
        <w:rPr>
          <w:rFonts w:ascii="Palatino Linotype" w:eastAsia="Palatino Linotype" w:hAnsi="Palatino Linotype" w:cs="Palatino Linotype"/>
          <w:sz w:val="18"/>
          <w:szCs w:val="18"/>
          <w:rPrChange w:id="2028" w:author="Yanfei Zhang" w:date="2022-03-29T23:51:00Z">
            <w:rPr>
              <w:rFonts w:ascii="Palatino Linotype" w:eastAsia="Palatino Linotype" w:hAnsi="Palatino Linotype" w:cs="Palatino Linotype"/>
              <w:i/>
              <w:sz w:val="18"/>
              <w:szCs w:val="18"/>
            </w:rPr>
          </w:rPrChange>
        </w:rPr>
        <w:t>63</w:t>
      </w:r>
      <w:r w:rsidR="00F771FC" w:rsidRPr="0088458A">
        <w:rPr>
          <w:rFonts w:ascii="Palatino Linotype" w:eastAsia="Palatino Linotype" w:hAnsi="Palatino Linotype" w:cs="Palatino Linotype"/>
          <w:sz w:val="18"/>
          <w:szCs w:val="18"/>
        </w:rPr>
        <w:t>(3), 570–620.</w:t>
      </w:r>
      <w:ins w:id="2029" w:author="Yanfei Zhang" w:date="2022-03-29T21:35:00Z">
        <w:r w:rsidR="009037B2" w:rsidRPr="0088458A">
          <w:rPr>
            <w:rFonts w:ascii="Palatino Linotype" w:eastAsia="Palatino Linotype" w:hAnsi="Palatino Linotype" w:cs="Palatino Linotype"/>
            <w:sz w:val="18"/>
            <w:szCs w:val="18"/>
          </w:rPr>
          <w:t xml:space="preserve"> </w:t>
        </w:r>
        <w:proofErr w:type="spellStart"/>
        <w:r w:rsidR="009037B2" w:rsidRPr="0088458A">
          <w:rPr>
            <w:rFonts w:ascii="Palatino Linotype" w:eastAsia="Palatino Linotype" w:hAnsi="Palatino Linotype" w:cs="Palatino Linotype"/>
            <w:sz w:val="18"/>
            <w:szCs w:val="18"/>
          </w:rPr>
          <w:t>doi</w:t>
        </w:r>
        <w:proofErr w:type="spellEnd"/>
        <w:r w:rsidR="009037B2" w:rsidRPr="0088458A">
          <w:rPr>
            <w:rFonts w:ascii="Palatino Linotype" w:eastAsia="Palatino Linotype" w:hAnsi="Palatino Linotype" w:cs="Palatino Linotype"/>
            <w:sz w:val="18"/>
            <w:szCs w:val="18"/>
          </w:rPr>
          <w:t>: 10.1128/MMBR.63.3.570-620.1999</w:t>
        </w:r>
      </w:ins>
      <w:r w:rsidR="00F771FC" w:rsidRPr="0088458A">
        <w:rPr>
          <w:rFonts w:ascii="Palatino Linotype" w:eastAsia="Palatino Linotype" w:hAnsi="Palatino Linotype" w:cs="Palatino Linotype"/>
          <w:sz w:val="18"/>
          <w:szCs w:val="18"/>
        </w:rPr>
        <w:t xml:space="preserve"> </w:t>
      </w:r>
      <w:del w:id="2030" w:author="Yanfei Zhang" w:date="2022-03-29T21:35:00Z">
        <w:r w:rsidR="00F771FC" w:rsidRPr="00415C97" w:rsidDel="009037B2">
          <w:rPr>
            <w:rFonts w:ascii="Palatino Linotype" w:eastAsia="Palatino Linotype" w:hAnsi="Palatino Linotype" w:cs="Palatino Linotype"/>
            <w:sz w:val="18"/>
            <w:szCs w:val="18"/>
          </w:rPr>
          <w:delText>Retrieved from http://www.ncbi.nlm.nih.gov/pubmed/10477309%0Ahttp://www.pubmedcentral.nih.gov/articlerender.fcgi?artid=PMC103747</w:delText>
        </w:r>
      </w:del>
    </w:p>
    <w:p w14:paraId="706134F3" w14:textId="42E38919" w:rsidR="00B56989" w:rsidRPr="00977A95" w:rsidRDefault="00B56989" w:rsidP="00977A95">
      <w:pPr>
        <w:widowControl w:val="0"/>
        <w:autoSpaceDE w:val="0"/>
        <w:autoSpaceDN w:val="0"/>
        <w:adjustRightInd w:val="0"/>
        <w:spacing w:before="240" w:after="120" w:line="240" w:lineRule="exact"/>
        <w:ind w:left="480" w:hanging="480"/>
        <w:contextualSpacing/>
        <w:rPr>
          <w:ins w:id="2031" w:author="Yanfei Zhang" w:date="2022-03-29T09:13:00Z"/>
          <w:rFonts w:ascii="Palatino Linotype" w:hAnsi="Palatino Linotype"/>
          <w:noProof/>
          <w:sz w:val="18"/>
          <w:szCs w:val="18"/>
          <w:lang w:eastAsia="zh-CN"/>
          <w:rPrChange w:id="2032" w:author="Yanfei Zhang" w:date="2022-03-29T23:51:00Z">
            <w:rPr>
              <w:ins w:id="2033" w:author="Yanfei Zhang" w:date="2022-03-29T09:13:00Z"/>
              <w:rFonts w:ascii="Palatino Linotype" w:hAnsi="Palatino Linotype"/>
              <w:noProof/>
              <w:sz w:val="20"/>
              <w:lang w:eastAsia="zh-CN"/>
            </w:rPr>
          </w:rPrChange>
        </w:rPr>
        <w:pPrChange w:id="2034" w:author="Yanfei Zhang" w:date="2022-03-29T23:51:00Z">
          <w:pPr>
            <w:widowControl w:val="0"/>
            <w:autoSpaceDE w:val="0"/>
            <w:autoSpaceDN w:val="0"/>
            <w:adjustRightInd w:val="0"/>
            <w:spacing w:before="240" w:after="120" w:line="240" w:lineRule="auto"/>
            <w:ind w:left="480" w:hanging="480"/>
          </w:pPr>
        </w:pPrChange>
      </w:pPr>
      <w:moveToRangeStart w:id="2035" w:author="Yanfei Zhang" w:date="2022-03-29T09:13:00Z" w:name="move99437654"/>
      <w:moveTo w:id="2036" w:author="Yanfei Zhang" w:date="2022-03-29T09:13:00Z">
        <w:r w:rsidRPr="00977A95">
          <w:rPr>
            <w:rFonts w:ascii="Palatino Linotype" w:hAnsi="Palatino Linotype"/>
            <w:noProof/>
            <w:sz w:val="18"/>
            <w:szCs w:val="18"/>
            <w:rPrChange w:id="2037" w:author="Yanfei Zhang" w:date="2022-03-29T23:51:00Z">
              <w:rPr>
                <w:rFonts w:ascii="Palatino Linotype" w:hAnsi="Palatino Linotype"/>
                <w:noProof/>
                <w:sz w:val="20"/>
              </w:rPr>
            </w:rPrChange>
          </w:rPr>
          <w:t>She, Q., Singh, R. K., Confalonieri, F., Zivanovic, Y., Allard, G., Awayez, M. J.,</w:t>
        </w:r>
      </w:moveTo>
      <w:ins w:id="2038" w:author="Yanfei Zhang" w:date="2022-03-29T21:32:00Z">
        <w:r w:rsidR="000C5EF5" w:rsidRPr="00977A95">
          <w:rPr>
            <w:rFonts w:ascii="Palatino Linotype" w:hAnsi="Palatino Linotype"/>
            <w:noProof/>
            <w:sz w:val="18"/>
            <w:szCs w:val="18"/>
            <w:rPrChange w:id="2039" w:author="Yanfei Zhang" w:date="2022-03-29T23:51:00Z">
              <w:rPr>
                <w:rFonts w:ascii="Palatino Linotype" w:hAnsi="Palatino Linotype"/>
                <w:noProof/>
                <w:sz w:val="20"/>
              </w:rPr>
            </w:rPrChange>
          </w:rPr>
          <w:t xml:space="preserve"> et al</w:t>
        </w:r>
      </w:ins>
      <w:moveTo w:id="2040" w:author="Yanfei Zhang" w:date="2022-03-29T09:13:00Z">
        <w:del w:id="2041" w:author="Yanfei Zhang" w:date="2022-03-29T21:32:00Z">
          <w:r w:rsidRPr="00977A95" w:rsidDel="000C5EF5">
            <w:rPr>
              <w:rFonts w:ascii="Palatino Linotype" w:hAnsi="Palatino Linotype"/>
              <w:noProof/>
              <w:sz w:val="18"/>
              <w:szCs w:val="18"/>
              <w:rPrChange w:id="2042" w:author="Yanfei Zhang" w:date="2022-03-29T23:51:00Z">
                <w:rPr>
                  <w:rFonts w:ascii="Palatino Linotype" w:hAnsi="Palatino Linotype"/>
                  <w:noProof/>
                  <w:sz w:val="20"/>
                </w:rPr>
              </w:rPrChange>
            </w:rPr>
            <w:delText xml:space="preserve"> Chan-weiher, C. C., Groth, I., Curtis, B. A., Moors, A. De, Erauso, G., Fletcher, C., Gordon, P. M. K., Jong, I. H., Jeffries, A. C., Kozera, C. J., Medina, N., Peng, X., Thi-ngoc, H. P., … Oost, J. Van Der</w:delText>
          </w:r>
        </w:del>
        <w:r w:rsidRPr="00977A95">
          <w:rPr>
            <w:rFonts w:ascii="Palatino Linotype" w:hAnsi="Palatino Linotype"/>
            <w:noProof/>
            <w:sz w:val="18"/>
            <w:szCs w:val="18"/>
            <w:rPrChange w:id="2043" w:author="Yanfei Zhang" w:date="2022-03-29T23:51:00Z">
              <w:rPr>
                <w:rFonts w:ascii="Palatino Linotype" w:hAnsi="Palatino Linotype"/>
                <w:noProof/>
                <w:sz w:val="20"/>
              </w:rPr>
            </w:rPrChange>
          </w:rPr>
          <w:t xml:space="preserve">. (2001). </w:t>
        </w:r>
        <w:r w:rsidRPr="00977A95">
          <w:rPr>
            <w:rFonts w:ascii="Palatino Linotype" w:hAnsi="Palatino Linotype"/>
            <w:iCs/>
            <w:noProof/>
            <w:sz w:val="18"/>
            <w:szCs w:val="18"/>
            <w:rPrChange w:id="2044" w:author="Yanfei Zhang" w:date="2022-03-29T23:51:00Z">
              <w:rPr>
                <w:rFonts w:ascii="Palatino Linotype" w:hAnsi="Palatino Linotype"/>
                <w:iCs/>
                <w:noProof/>
                <w:sz w:val="20"/>
              </w:rPr>
            </w:rPrChange>
          </w:rPr>
          <w:t>The complete genome of the crenarchaeon Sulfolobus solfataricus P2</w:t>
        </w:r>
        <w:r w:rsidRPr="00977A95">
          <w:rPr>
            <w:rFonts w:ascii="Palatino Linotype" w:hAnsi="Palatino Linotype"/>
            <w:noProof/>
            <w:sz w:val="18"/>
            <w:szCs w:val="18"/>
            <w:rPrChange w:id="2045" w:author="Yanfei Zhang" w:date="2022-03-29T23:51:00Z">
              <w:rPr>
                <w:rFonts w:ascii="Palatino Linotype" w:hAnsi="Palatino Linotype"/>
                <w:noProof/>
                <w:sz w:val="20"/>
              </w:rPr>
            </w:rPrChange>
          </w:rPr>
          <w:t xml:space="preserve">. </w:t>
        </w:r>
      </w:moveTo>
      <w:ins w:id="2046" w:author="Yanfei Zhang" w:date="2022-03-29T20:03:00Z">
        <w:r w:rsidR="00FE0CA8" w:rsidRPr="00977A95">
          <w:rPr>
            <w:rFonts w:ascii="Palatino Linotype" w:hAnsi="Palatino Linotype"/>
            <w:i/>
            <w:noProof/>
            <w:sz w:val="18"/>
            <w:szCs w:val="18"/>
            <w:rPrChange w:id="2047" w:author="Yanfei Zhang" w:date="2022-03-29T23:51:00Z">
              <w:rPr>
                <w:rFonts w:ascii="Palatino Linotype" w:hAnsi="Palatino Linotype"/>
                <w:noProof/>
                <w:sz w:val="20"/>
              </w:rPr>
            </w:rPrChange>
          </w:rPr>
          <w:t>Biological Sciences</w:t>
        </w:r>
        <w:r w:rsidR="00FE0CA8" w:rsidRPr="00977A95">
          <w:rPr>
            <w:rFonts w:ascii="Palatino Linotype" w:hAnsi="Palatino Linotype"/>
            <w:noProof/>
            <w:sz w:val="18"/>
            <w:szCs w:val="18"/>
            <w:rPrChange w:id="2048" w:author="Yanfei Zhang" w:date="2022-03-29T23:51:00Z">
              <w:rPr>
                <w:rFonts w:ascii="Palatino Linotype" w:hAnsi="Palatino Linotype"/>
                <w:noProof/>
                <w:sz w:val="20"/>
              </w:rPr>
            </w:rPrChange>
          </w:rPr>
          <w:t xml:space="preserve"> </w:t>
        </w:r>
      </w:ins>
      <w:moveTo w:id="2049" w:author="Yanfei Zhang" w:date="2022-03-29T09:13:00Z">
        <w:r w:rsidRPr="00977A95">
          <w:rPr>
            <w:rFonts w:ascii="Palatino Linotype" w:hAnsi="Palatino Linotype"/>
            <w:iCs/>
            <w:noProof/>
            <w:sz w:val="18"/>
            <w:szCs w:val="18"/>
            <w:rPrChange w:id="2050" w:author="Yanfei Zhang" w:date="2022-03-29T23:51:00Z">
              <w:rPr>
                <w:rFonts w:ascii="Palatino Linotype" w:hAnsi="Palatino Linotype"/>
                <w:iCs/>
                <w:noProof/>
                <w:sz w:val="20"/>
              </w:rPr>
            </w:rPrChange>
          </w:rPr>
          <w:t>98</w:t>
        </w:r>
        <w:r w:rsidRPr="00977A95">
          <w:rPr>
            <w:rFonts w:ascii="Palatino Linotype" w:hAnsi="Palatino Linotype"/>
            <w:noProof/>
            <w:sz w:val="18"/>
            <w:szCs w:val="18"/>
            <w:rPrChange w:id="2051" w:author="Yanfei Zhang" w:date="2022-03-29T23:51:00Z">
              <w:rPr>
                <w:rFonts w:ascii="Palatino Linotype" w:hAnsi="Palatino Linotype"/>
                <w:noProof/>
                <w:sz w:val="20"/>
              </w:rPr>
            </w:rPrChange>
          </w:rPr>
          <w:t>(14), 7835–7840.</w:t>
        </w:r>
      </w:moveTo>
      <w:ins w:id="2052" w:author="Yanfei Zhang" w:date="2022-03-29T20:00:00Z">
        <w:r w:rsidR="00FE0CA8" w:rsidRPr="00977A95">
          <w:rPr>
            <w:rFonts w:ascii="Palatino Linotype" w:hAnsi="Palatino Linotype"/>
            <w:noProof/>
            <w:sz w:val="18"/>
            <w:szCs w:val="18"/>
            <w:rPrChange w:id="2053" w:author="Yanfei Zhang" w:date="2022-03-29T23:51:00Z">
              <w:rPr>
                <w:rFonts w:ascii="Palatino Linotype" w:hAnsi="Palatino Linotype"/>
                <w:noProof/>
                <w:sz w:val="20"/>
              </w:rPr>
            </w:rPrChange>
          </w:rPr>
          <w:t xml:space="preserve"> </w:t>
        </w:r>
      </w:ins>
      <w:ins w:id="2054" w:author="Yanfei Zhang" w:date="2022-03-29T20:34:00Z">
        <w:r w:rsidR="006B6947" w:rsidRPr="00977A95">
          <w:rPr>
            <w:rFonts w:ascii="Palatino Linotype" w:hAnsi="Palatino Linotype"/>
            <w:noProof/>
            <w:sz w:val="18"/>
            <w:szCs w:val="18"/>
            <w:rPrChange w:id="2055" w:author="Yanfei Zhang" w:date="2022-03-29T23:51:00Z">
              <w:rPr>
                <w:rFonts w:ascii="Palatino Linotype" w:hAnsi="Palatino Linotype"/>
                <w:noProof/>
                <w:sz w:val="20"/>
              </w:rPr>
            </w:rPrChange>
          </w:rPr>
          <w:t xml:space="preserve">doi: </w:t>
        </w:r>
      </w:ins>
      <w:ins w:id="2056" w:author="Yanfei Zhang" w:date="2022-03-29T20:00:00Z">
        <w:r w:rsidR="00FE0CA8" w:rsidRPr="00977A95">
          <w:rPr>
            <w:rFonts w:ascii="Palatino Linotype" w:hAnsi="Palatino Linotype"/>
            <w:noProof/>
            <w:sz w:val="18"/>
            <w:szCs w:val="18"/>
            <w:rPrChange w:id="2057" w:author="Yanfei Zhang" w:date="2022-03-29T23:51:00Z">
              <w:rPr>
                <w:rFonts w:ascii="Palatino Linotype" w:hAnsi="Palatino Linotype"/>
                <w:noProof/>
                <w:sz w:val="20"/>
              </w:rPr>
            </w:rPrChange>
          </w:rPr>
          <w:t>10.1073/pnas.141222098</w:t>
        </w:r>
      </w:ins>
      <w:moveToRangeEnd w:id="2035"/>
    </w:p>
    <w:p w14:paraId="563F1E43" w14:textId="2BC7C514" w:rsidR="006C2C27" w:rsidRPr="000C6CF7" w:rsidRDefault="006C2C27" w:rsidP="000C6CF7">
      <w:pPr>
        <w:widowControl w:val="0"/>
        <w:spacing w:line="240" w:lineRule="exact"/>
        <w:ind w:left="480" w:hanging="480"/>
        <w:contextualSpacing/>
        <w:rPr>
          <w:ins w:id="2058" w:author="Yanfei Zhang" w:date="2022-04-06T16:35:00Z"/>
          <w:rFonts w:ascii="Palatino Linotype" w:eastAsia="Palatino Linotype" w:hAnsi="Palatino Linotype" w:cs="Palatino Linotype"/>
          <w:sz w:val="18"/>
          <w:szCs w:val="18"/>
          <w:rPrChange w:id="2059" w:author="Yanfei Zhang" w:date="2022-04-06T17:53:00Z">
            <w:rPr>
              <w:ins w:id="2060" w:author="Yanfei Zhang" w:date="2022-04-06T16:35:00Z"/>
              <w:rFonts w:ascii="Palatino Linotype" w:hAnsi="Palatino Linotype" w:cs="Segoe UI"/>
              <w:color w:val="auto"/>
              <w:sz w:val="18"/>
              <w:szCs w:val="18"/>
            </w:rPr>
          </w:rPrChange>
        </w:rPr>
        <w:pPrChange w:id="2061" w:author="Yanfei Zhang" w:date="2022-04-06T17:53:00Z">
          <w:pPr>
            <w:widowControl w:val="0"/>
            <w:ind w:left="480" w:hanging="480"/>
          </w:pPr>
        </w:pPrChange>
      </w:pPr>
      <w:ins w:id="2062" w:author="Yanfei Zhang" w:date="2022-04-06T16:35:00Z">
        <w:r w:rsidRPr="0088458A">
          <w:rPr>
            <w:rFonts w:ascii="Palatino Linotype" w:eastAsia="Palatino Linotype" w:hAnsi="Palatino Linotype" w:cs="Palatino Linotype"/>
            <w:sz w:val="18"/>
            <w:szCs w:val="18"/>
          </w:rPr>
          <w:t xml:space="preserve">Simon, G., Walther, J., </w:t>
        </w:r>
        <w:proofErr w:type="spellStart"/>
        <w:r w:rsidRPr="0088458A">
          <w:rPr>
            <w:rFonts w:ascii="Palatino Linotype" w:eastAsia="Palatino Linotype" w:hAnsi="Palatino Linotype" w:cs="Palatino Linotype"/>
            <w:sz w:val="18"/>
            <w:szCs w:val="18"/>
          </w:rPr>
          <w:t>Zabeti</w:t>
        </w:r>
        <w:proofErr w:type="spellEnd"/>
        <w:r w:rsidRPr="0088458A">
          <w:rPr>
            <w:rFonts w:ascii="Palatino Linotype" w:eastAsia="Palatino Linotype" w:hAnsi="Palatino Linotype" w:cs="Palatino Linotype"/>
            <w:sz w:val="18"/>
            <w:szCs w:val="18"/>
          </w:rPr>
          <w:t xml:space="preserve">, N., </w:t>
        </w:r>
        <w:proofErr w:type="spellStart"/>
        <w:r w:rsidRPr="0088458A">
          <w:rPr>
            <w:rFonts w:ascii="Palatino Linotype" w:eastAsia="Palatino Linotype" w:hAnsi="Palatino Linotype" w:cs="Palatino Linotype"/>
            <w:sz w:val="18"/>
            <w:szCs w:val="18"/>
          </w:rPr>
          <w:t>Combet</w:t>
        </w:r>
        <w:proofErr w:type="spellEnd"/>
        <w:r w:rsidRPr="0088458A">
          <w:rPr>
            <w:rFonts w:ascii="Palatino Linotype" w:eastAsia="Palatino Linotype" w:hAnsi="Palatino Linotype" w:cs="Palatino Linotype"/>
            <w:sz w:val="18"/>
            <w:szCs w:val="18"/>
          </w:rPr>
          <w:t xml:space="preserve">-Blanc, Y., </w:t>
        </w:r>
        <w:proofErr w:type="spellStart"/>
        <w:r w:rsidRPr="0088458A">
          <w:rPr>
            <w:rFonts w:ascii="Palatino Linotype" w:eastAsia="Palatino Linotype" w:hAnsi="Palatino Linotype" w:cs="Palatino Linotype"/>
            <w:sz w:val="18"/>
            <w:szCs w:val="18"/>
          </w:rPr>
          <w:t>Auria</w:t>
        </w:r>
        <w:proofErr w:type="spellEnd"/>
        <w:r w:rsidRPr="0088458A">
          <w:rPr>
            <w:rFonts w:ascii="Palatino Linotype" w:eastAsia="Palatino Linotype" w:hAnsi="Palatino Linotype" w:cs="Palatino Linotype"/>
            <w:sz w:val="18"/>
            <w:szCs w:val="18"/>
          </w:rPr>
          <w:t>, R., Van Der Oost, J., a</w:t>
        </w:r>
        <w:r w:rsidRPr="00415C97">
          <w:rPr>
            <w:rFonts w:ascii="Palatino Linotype" w:eastAsia="Palatino Linotype" w:hAnsi="Palatino Linotype" w:cs="Palatino Linotype"/>
            <w:sz w:val="18"/>
            <w:szCs w:val="18"/>
          </w:rPr>
          <w:t>nd</w:t>
        </w:r>
        <w:r w:rsidRPr="000D35F2">
          <w:rPr>
            <w:rFonts w:ascii="Palatino Linotype" w:eastAsia="Palatino Linotype" w:hAnsi="Palatino Linotype" w:cs="Palatino Linotype"/>
            <w:sz w:val="18"/>
            <w:szCs w:val="18"/>
          </w:rPr>
          <w:t xml:space="preserve"> </w:t>
        </w:r>
        <w:proofErr w:type="spellStart"/>
        <w:r w:rsidRPr="000D35F2">
          <w:rPr>
            <w:rFonts w:ascii="Palatino Linotype" w:eastAsia="Palatino Linotype" w:hAnsi="Palatino Linotype" w:cs="Palatino Linotype"/>
            <w:sz w:val="18"/>
            <w:szCs w:val="18"/>
          </w:rPr>
          <w:t>Casalot</w:t>
        </w:r>
        <w:proofErr w:type="spellEnd"/>
        <w:r w:rsidRPr="000D35F2">
          <w:rPr>
            <w:rFonts w:ascii="Palatino Linotype" w:eastAsia="Palatino Linotype" w:hAnsi="Palatino Linotype" w:cs="Palatino Linotype"/>
            <w:sz w:val="18"/>
            <w:szCs w:val="18"/>
          </w:rPr>
          <w:t xml:space="preserve">, L. (2009). Effect of O2 concentrations on </w:t>
        </w:r>
        <w:proofErr w:type="spellStart"/>
        <w:r w:rsidRPr="000D35F2">
          <w:rPr>
            <w:rFonts w:ascii="Palatino Linotype" w:eastAsia="Palatino Linotype" w:hAnsi="Palatino Linotype" w:cs="Palatino Linotype"/>
            <w:sz w:val="18"/>
            <w:szCs w:val="18"/>
          </w:rPr>
          <w:t>Sulfolobus</w:t>
        </w:r>
        <w:proofErr w:type="spellEnd"/>
        <w:r w:rsidRPr="000D35F2">
          <w:rPr>
            <w:rFonts w:ascii="Palatino Linotype" w:eastAsia="Palatino Linotype" w:hAnsi="Palatino Linotype" w:cs="Palatino Linotype"/>
            <w:sz w:val="18"/>
            <w:szCs w:val="18"/>
          </w:rPr>
          <w:t xml:space="preserve"> </w:t>
        </w:r>
        <w:proofErr w:type="spellStart"/>
        <w:r w:rsidRPr="000D35F2">
          <w:rPr>
            <w:rFonts w:ascii="Palatino Linotype" w:eastAsia="Palatino Linotype" w:hAnsi="Palatino Linotype" w:cs="Palatino Linotype"/>
            <w:sz w:val="18"/>
            <w:szCs w:val="18"/>
          </w:rPr>
          <w:t>solfataricus</w:t>
        </w:r>
        <w:proofErr w:type="spellEnd"/>
        <w:r w:rsidRPr="000D35F2">
          <w:rPr>
            <w:rFonts w:ascii="Palatino Linotype" w:eastAsia="Palatino Linotype" w:hAnsi="Palatino Linotype" w:cs="Palatino Linotype"/>
            <w:sz w:val="18"/>
            <w:szCs w:val="18"/>
          </w:rPr>
          <w:t xml:space="preserve"> P2. </w:t>
        </w:r>
        <w:r w:rsidRPr="000D35F2">
          <w:rPr>
            <w:rFonts w:ascii="Palatino Linotype" w:eastAsia="Palatino Linotype" w:hAnsi="Palatino Linotype" w:cs="Palatino Linotype"/>
            <w:i/>
            <w:sz w:val="18"/>
            <w:szCs w:val="18"/>
          </w:rPr>
          <w:t xml:space="preserve">FEMS </w:t>
        </w:r>
        <w:proofErr w:type="spellStart"/>
        <w:r w:rsidRPr="000D35F2">
          <w:rPr>
            <w:rFonts w:ascii="Palatino Linotype" w:eastAsia="Palatino Linotype" w:hAnsi="Palatino Linotype" w:cs="Palatino Linotype"/>
            <w:i/>
            <w:sz w:val="18"/>
            <w:szCs w:val="18"/>
          </w:rPr>
          <w:t>Microbiol</w:t>
        </w:r>
        <w:proofErr w:type="spellEnd"/>
        <w:r w:rsidRPr="000D35F2">
          <w:rPr>
            <w:rFonts w:ascii="Palatino Linotype" w:eastAsia="Palatino Linotype" w:hAnsi="Palatino Linotype" w:cs="Palatino Linotype"/>
            <w:i/>
            <w:sz w:val="18"/>
            <w:szCs w:val="18"/>
          </w:rPr>
          <w:t>. Lett.</w:t>
        </w:r>
        <w:r w:rsidRPr="00F561C5">
          <w:rPr>
            <w:rFonts w:ascii="Palatino Linotype" w:eastAsia="Palatino Linotype" w:hAnsi="Palatino Linotype" w:cs="Palatino Linotype"/>
            <w:sz w:val="18"/>
            <w:szCs w:val="18"/>
          </w:rPr>
          <w:t xml:space="preserve"> </w:t>
        </w:r>
        <w:r w:rsidRPr="00B74FC6">
          <w:rPr>
            <w:rFonts w:ascii="Palatino Linotype" w:eastAsia="Palatino Linotype" w:hAnsi="Palatino Linotype" w:cs="Palatino Linotype"/>
            <w:sz w:val="18"/>
            <w:szCs w:val="18"/>
          </w:rPr>
          <w:t>299</w:t>
        </w:r>
        <w:r w:rsidRPr="0088458A">
          <w:rPr>
            <w:rFonts w:ascii="Palatino Linotype" w:eastAsia="Palatino Linotype" w:hAnsi="Palatino Linotype" w:cs="Palatino Linotype"/>
            <w:sz w:val="18"/>
            <w:szCs w:val="18"/>
          </w:rPr>
          <w:t xml:space="preserve">(2), 255–260. </w:t>
        </w:r>
        <w:proofErr w:type="spellStart"/>
        <w:r w:rsidRPr="000D35F2">
          <w:rPr>
            <w:rFonts w:ascii="Palatino Linotype" w:eastAsia="Palatino Linotype" w:hAnsi="Palatino Linotype" w:cs="Palatino Linotype"/>
            <w:sz w:val="18"/>
            <w:szCs w:val="18"/>
          </w:rPr>
          <w:t>doi</w:t>
        </w:r>
        <w:proofErr w:type="spellEnd"/>
        <w:r w:rsidRPr="000D35F2">
          <w:rPr>
            <w:rFonts w:ascii="Palatino Linotype" w:eastAsia="Palatino Linotype" w:hAnsi="Palatino Linotype" w:cs="Palatino Linotype"/>
            <w:sz w:val="18"/>
            <w:szCs w:val="18"/>
          </w:rPr>
          <w:t>: 10.1111/j.1574-</w:t>
        </w:r>
        <w:r w:rsidRPr="000D35F2">
          <w:rPr>
            <w:rFonts w:ascii="Palatino Linotype" w:eastAsia="Palatino Linotype" w:hAnsi="Palatino Linotype" w:cs="Palatino Linotype"/>
            <w:sz w:val="18"/>
            <w:szCs w:val="18"/>
          </w:rPr>
          <w:lastRenderedPageBreak/>
          <w:t>6968.</w:t>
        </w:r>
        <w:proofErr w:type="gramStart"/>
        <w:r w:rsidRPr="000D35F2">
          <w:rPr>
            <w:rFonts w:ascii="Palatino Linotype" w:eastAsia="Palatino Linotype" w:hAnsi="Palatino Linotype" w:cs="Palatino Linotype"/>
            <w:sz w:val="18"/>
            <w:szCs w:val="18"/>
          </w:rPr>
          <w:t>2009.01759.x</w:t>
        </w:r>
        <w:proofErr w:type="gramEnd"/>
      </w:ins>
    </w:p>
    <w:p w14:paraId="46F7A2EB" w14:textId="26907B6D" w:rsidR="006C2C27" w:rsidRPr="006C2C27" w:rsidRDefault="006C2C27" w:rsidP="006C2C27">
      <w:pPr>
        <w:widowControl w:val="0"/>
        <w:spacing w:line="240" w:lineRule="exact"/>
        <w:ind w:left="480" w:hanging="480"/>
        <w:contextualSpacing/>
        <w:rPr>
          <w:ins w:id="2063" w:author="Yanfei Zhang" w:date="2022-04-06T16:37:00Z"/>
          <w:rFonts w:ascii="Palatino Linotype" w:eastAsia="Palatino Linotype" w:hAnsi="Palatino Linotype" w:cs="Palatino Linotype"/>
          <w:sz w:val="18"/>
          <w:szCs w:val="18"/>
          <w:rPrChange w:id="2064" w:author="Yanfei Zhang" w:date="2022-04-06T16:37:00Z">
            <w:rPr>
              <w:ins w:id="2065" w:author="Yanfei Zhang" w:date="2022-04-06T16:37:00Z"/>
              <w:rFonts w:ascii="Palatino Linotype" w:hAnsi="Palatino Linotype" w:cs="Segoe UI"/>
              <w:color w:val="auto"/>
              <w:sz w:val="18"/>
              <w:szCs w:val="18"/>
            </w:rPr>
          </w:rPrChange>
        </w:rPr>
        <w:pPrChange w:id="2066" w:author="Yanfei Zhang" w:date="2022-04-06T16:37:00Z">
          <w:pPr>
            <w:widowControl w:val="0"/>
            <w:ind w:left="480" w:hanging="480"/>
          </w:pPr>
        </w:pPrChange>
      </w:pPr>
      <w:ins w:id="2067" w:author="Yanfei Zhang" w:date="2022-04-06T16:37:00Z">
        <w:r w:rsidRPr="00624052">
          <w:rPr>
            <w:rFonts w:ascii="Palatino Linotype" w:eastAsia="Palatino Linotype" w:hAnsi="Palatino Linotype" w:cs="Palatino Linotype"/>
            <w:sz w:val="18"/>
            <w:szCs w:val="18"/>
          </w:rPr>
          <w:t xml:space="preserve">Stetter, K. O. (1999). Extremophiles and their adaptation to hot environments. </w:t>
        </w:r>
        <w:r w:rsidRPr="00F561C5">
          <w:rPr>
            <w:rFonts w:ascii="Palatino Linotype" w:eastAsia="Palatino Linotype" w:hAnsi="Palatino Linotype" w:cs="Palatino Linotype"/>
            <w:i/>
            <w:sz w:val="18"/>
            <w:szCs w:val="18"/>
          </w:rPr>
          <w:t>FEBS L</w:t>
        </w:r>
        <w:r>
          <w:rPr>
            <w:rFonts w:ascii="Palatino Linotype" w:eastAsia="Palatino Linotype" w:hAnsi="Palatino Linotype" w:cs="Palatino Linotype"/>
            <w:i/>
            <w:sz w:val="18"/>
            <w:szCs w:val="18"/>
          </w:rPr>
          <w:t>ett</w:t>
        </w:r>
        <w:r w:rsidRPr="0088458A">
          <w:rPr>
            <w:rFonts w:ascii="Palatino Linotype" w:eastAsia="Palatino Linotype" w:hAnsi="Palatino Linotype" w:cs="Palatino Linotype"/>
            <w:i/>
            <w:sz w:val="18"/>
            <w:szCs w:val="18"/>
          </w:rPr>
          <w:t>.</w:t>
        </w:r>
        <w:r w:rsidRPr="00415C97">
          <w:rPr>
            <w:rFonts w:ascii="Palatino Linotype" w:eastAsia="Palatino Linotype" w:hAnsi="Palatino Linotype" w:cs="Palatino Linotype"/>
            <w:sz w:val="18"/>
            <w:szCs w:val="18"/>
          </w:rPr>
          <w:t xml:space="preserve"> </w:t>
        </w:r>
        <w:r w:rsidRPr="000D35F2">
          <w:rPr>
            <w:rFonts w:ascii="Palatino Linotype" w:eastAsia="Palatino Linotype" w:hAnsi="Palatino Linotype" w:cs="Palatino Linotype"/>
            <w:i/>
            <w:sz w:val="18"/>
            <w:szCs w:val="18"/>
          </w:rPr>
          <w:t>452</w:t>
        </w:r>
        <w:r w:rsidRPr="000D35F2">
          <w:rPr>
            <w:rFonts w:ascii="Palatino Linotype" w:eastAsia="Palatino Linotype" w:hAnsi="Palatino Linotype" w:cs="Palatino Linotype"/>
            <w:sz w:val="18"/>
            <w:szCs w:val="18"/>
          </w:rPr>
          <w:t xml:space="preserve">(1–2), 22–25. </w:t>
        </w:r>
        <w:proofErr w:type="spellStart"/>
        <w:r w:rsidRPr="00F561C5">
          <w:rPr>
            <w:rFonts w:ascii="Palatino Linotype" w:eastAsia="Palatino Linotype" w:hAnsi="Palatino Linotype" w:cs="Palatino Linotype"/>
            <w:sz w:val="18"/>
            <w:szCs w:val="18"/>
          </w:rPr>
          <w:t>doi</w:t>
        </w:r>
        <w:proofErr w:type="spellEnd"/>
        <w:r w:rsidRPr="00F561C5">
          <w:rPr>
            <w:rFonts w:ascii="Palatino Linotype" w:eastAsia="Palatino Linotype" w:hAnsi="Palatino Linotype" w:cs="Palatino Linotype"/>
            <w:sz w:val="18"/>
            <w:szCs w:val="18"/>
          </w:rPr>
          <w:t xml:space="preserve">: </w:t>
        </w:r>
        <w:r w:rsidRPr="00A432C3">
          <w:rPr>
            <w:rFonts w:ascii="Palatino Linotype" w:eastAsia="Palatino Linotype" w:hAnsi="Palatino Linotype" w:cs="Palatino Linotype"/>
            <w:sz w:val="18"/>
            <w:szCs w:val="18"/>
          </w:rPr>
          <w:t>10.1016/S0014-5793(99)00663-8</w:t>
        </w:r>
      </w:ins>
    </w:p>
    <w:p w14:paraId="5B032BA7" w14:textId="77886780" w:rsidR="008B62ED" w:rsidRPr="00745FBA" w:rsidRDefault="008B62ED" w:rsidP="00977A95">
      <w:pPr>
        <w:widowControl w:val="0"/>
        <w:spacing w:line="240" w:lineRule="exact"/>
        <w:ind w:left="480" w:hanging="480"/>
        <w:contextualSpacing/>
        <w:rPr>
          <w:rFonts w:ascii="Palatino Linotype" w:eastAsia="Palatino Linotype" w:hAnsi="Palatino Linotype" w:cs="Palatino Linotype"/>
          <w:color w:val="auto"/>
          <w:sz w:val="18"/>
          <w:szCs w:val="18"/>
          <w:rPrChange w:id="2068" w:author="Yanfei Zhang" w:date="2022-03-29T23:56:00Z">
            <w:rPr>
              <w:rFonts w:ascii="Palatino Linotype" w:eastAsia="Palatino Linotype" w:hAnsi="Palatino Linotype" w:cs="Palatino Linotype"/>
              <w:sz w:val="18"/>
              <w:szCs w:val="18"/>
            </w:rPr>
          </w:rPrChange>
        </w:rPr>
        <w:pPrChange w:id="2069" w:author="Yanfei Zhang" w:date="2022-03-29T23:51:00Z">
          <w:pPr>
            <w:widowControl w:val="0"/>
            <w:ind w:left="480" w:hanging="480"/>
          </w:pPr>
        </w:pPrChange>
      </w:pPr>
      <w:proofErr w:type="spellStart"/>
      <w:ins w:id="2070" w:author="Yanfei Zhang" w:date="2022-03-28T23:45:00Z">
        <w:r w:rsidRPr="00745FBA">
          <w:rPr>
            <w:rFonts w:ascii="Palatino Linotype" w:hAnsi="Palatino Linotype" w:cs="Segoe UI"/>
            <w:color w:val="auto"/>
            <w:sz w:val="18"/>
            <w:szCs w:val="18"/>
            <w:rPrChange w:id="2071" w:author="Yanfei Zhang" w:date="2022-03-29T23:56:00Z">
              <w:rPr>
                <w:rFonts w:ascii="Segoe UI" w:hAnsi="Segoe UI" w:cs="Segoe UI"/>
                <w:color w:val="333333"/>
                <w:shd w:val="clear" w:color="auto" w:fill="FCFCFC"/>
              </w:rPr>
            </w:rPrChange>
          </w:rPr>
          <w:t>Stouthamer</w:t>
        </w:r>
        <w:proofErr w:type="spellEnd"/>
        <w:r w:rsidRPr="00745FBA">
          <w:rPr>
            <w:rFonts w:ascii="Palatino Linotype" w:hAnsi="Palatino Linotype" w:cs="Segoe UI"/>
            <w:color w:val="auto"/>
            <w:sz w:val="18"/>
            <w:szCs w:val="18"/>
            <w:rPrChange w:id="2072" w:author="Yanfei Zhang" w:date="2022-03-29T23:56:00Z">
              <w:rPr>
                <w:rFonts w:ascii="Segoe UI" w:hAnsi="Segoe UI" w:cs="Segoe UI"/>
                <w:color w:val="333333"/>
                <w:shd w:val="clear" w:color="auto" w:fill="FCFCFC"/>
              </w:rPr>
            </w:rPrChange>
          </w:rPr>
          <w:t xml:space="preserve">, A.H. </w:t>
        </w:r>
      </w:ins>
      <w:ins w:id="2073" w:author="Yanfei Zhang" w:date="2022-03-28T23:46:00Z">
        <w:r w:rsidRPr="00745FBA">
          <w:rPr>
            <w:rFonts w:ascii="Palatino Linotype" w:hAnsi="Palatino Linotype" w:cs="Segoe UI"/>
            <w:color w:val="auto"/>
            <w:sz w:val="18"/>
            <w:szCs w:val="18"/>
            <w:rPrChange w:id="2074" w:author="Yanfei Zhang" w:date="2022-03-29T23:56:00Z">
              <w:rPr>
                <w:rFonts w:ascii="Palatino Linotype" w:hAnsi="Palatino Linotype" w:cs="Segoe UI"/>
                <w:color w:val="333333"/>
                <w:shd w:val="clear" w:color="auto" w:fill="FCFCFC"/>
              </w:rPr>
            </w:rPrChange>
          </w:rPr>
          <w:t xml:space="preserve">(1973). </w:t>
        </w:r>
      </w:ins>
      <w:ins w:id="2075" w:author="Yanfei Zhang" w:date="2022-03-28T23:45:00Z">
        <w:r w:rsidRPr="00745FBA">
          <w:rPr>
            <w:rFonts w:ascii="Palatino Linotype" w:hAnsi="Palatino Linotype" w:cs="Segoe UI"/>
            <w:color w:val="auto"/>
            <w:sz w:val="18"/>
            <w:szCs w:val="18"/>
            <w:rPrChange w:id="2076" w:author="Yanfei Zhang" w:date="2022-03-29T23:56:00Z">
              <w:rPr>
                <w:rFonts w:ascii="Segoe UI" w:hAnsi="Segoe UI" w:cs="Segoe UI"/>
                <w:color w:val="333333"/>
                <w:shd w:val="clear" w:color="auto" w:fill="FCFCFC"/>
              </w:rPr>
            </w:rPrChange>
          </w:rPr>
          <w:t>A theoretical study on the amount of ATP required for synthesis of microbial cell material. </w:t>
        </w:r>
        <w:proofErr w:type="spellStart"/>
        <w:r w:rsidRPr="00745FBA">
          <w:rPr>
            <w:rFonts w:ascii="Palatino Linotype" w:hAnsi="Palatino Linotype" w:cs="Segoe UI"/>
            <w:i/>
            <w:iCs/>
            <w:color w:val="auto"/>
            <w:sz w:val="18"/>
            <w:szCs w:val="18"/>
            <w:rPrChange w:id="2077" w:author="Yanfei Zhang" w:date="2022-03-29T23:56:00Z">
              <w:rPr>
                <w:rFonts w:ascii="Segoe UI" w:hAnsi="Segoe UI" w:cs="Segoe UI"/>
                <w:i/>
                <w:iCs/>
                <w:color w:val="333333"/>
                <w:shd w:val="clear" w:color="auto" w:fill="FCFCFC"/>
              </w:rPr>
            </w:rPrChange>
          </w:rPr>
          <w:t>Antonie</w:t>
        </w:r>
        <w:proofErr w:type="spellEnd"/>
        <w:r w:rsidRPr="00745FBA">
          <w:rPr>
            <w:rFonts w:ascii="Palatino Linotype" w:hAnsi="Palatino Linotype" w:cs="Segoe UI"/>
            <w:i/>
            <w:iCs/>
            <w:color w:val="auto"/>
            <w:sz w:val="18"/>
            <w:szCs w:val="18"/>
            <w:rPrChange w:id="2078" w:author="Yanfei Zhang" w:date="2022-03-29T23:56:00Z">
              <w:rPr>
                <w:rFonts w:ascii="Segoe UI" w:hAnsi="Segoe UI" w:cs="Segoe UI"/>
                <w:i/>
                <w:iCs/>
                <w:color w:val="333333"/>
                <w:shd w:val="clear" w:color="auto" w:fill="FCFCFC"/>
              </w:rPr>
            </w:rPrChange>
          </w:rPr>
          <w:t xml:space="preserve"> van Leeuwenhoek</w:t>
        </w:r>
      </w:ins>
      <w:ins w:id="2079" w:author="Yanfei Zhang" w:date="2022-03-29T21:36:00Z">
        <w:r w:rsidR="009037B2" w:rsidRPr="00745FBA">
          <w:rPr>
            <w:rFonts w:ascii="Palatino Linotype" w:hAnsi="Palatino Linotype" w:cs="Segoe UI"/>
            <w:i/>
            <w:iCs/>
            <w:color w:val="auto"/>
            <w:sz w:val="18"/>
            <w:szCs w:val="18"/>
            <w:rPrChange w:id="2080" w:author="Yanfei Zhang" w:date="2022-03-29T23:56:00Z">
              <w:rPr>
                <w:rFonts w:ascii="Palatino Linotype" w:hAnsi="Palatino Linotype" w:cs="Segoe UI"/>
                <w:i/>
                <w:iCs/>
                <w:color w:val="333333"/>
                <w:shd w:val="clear" w:color="auto" w:fill="FCFCFC"/>
              </w:rPr>
            </w:rPrChange>
          </w:rPr>
          <w:t>.</w:t>
        </w:r>
      </w:ins>
      <w:ins w:id="2081" w:author="Yanfei Zhang" w:date="2022-03-28T23:45:00Z">
        <w:r w:rsidRPr="00745FBA">
          <w:rPr>
            <w:rFonts w:ascii="Palatino Linotype" w:hAnsi="Palatino Linotype" w:cs="Segoe UI"/>
            <w:color w:val="auto"/>
            <w:sz w:val="18"/>
            <w:szCs w:val="18"/>
            <w:rPrChange w:id="2082" w:author="Yanfei Zhang" w:date="2022-03-29T23:56:00Z">
              <w:rPr>
                <w:rFonts w:ascii="Segoe UI" w:hAnsi="Segoe UI" w:cs="Segoe UI"/>
                <w:color w:val="333333"/>
                <w:shd w:val="clear" w:color="auto" w:fill="FCFCFC"/>
              </w:rPr>
            </w:rPrChange>
          </w:rPr>
          <w:t> </w:t>
        </w:r>
        <w:r w:rsidRPr="00745FBA">
          <w:rPr>
            <w:rFonts w:ascii="Palatino Linotype" w:hAnsi="Palatino Linotype" w:cs="Segoe UI"/>
            <w:bCs/>
            <w:color w:val="auto"/>
            <w:sz w:val="18"/>
            <w:szCs w:val="18"/>
            <w:rPrChange w:id="2083" w:author="Yanfei Zhang" w:date="2022-03-29T23:56:00Z">
              <w:rPr>
                <w:rFonts w:ascii="Segoe UI" w:hAnsi="Segoe UI" w:cs="Segoe UI"/>
                <w:b/>
                <w:bCs/>
                <w:color w:val="333333"/>
                <w:shd w:val="clear" w:color="auto" w:fill="FCFCFC"/>
              </w:rPr>
            </w:rPrChange>
          </w:rPr>
          <w:t>39</w:t>
        </w:r>
        <w:r w:rsidRPr="00745FBA">
          <w:rPr>
            <w:rFonts w:ascii="Palatino Linotype" w:hAnsi="Palatino Linotype" w:cs="Segoe UI"/>
            <w:b/>
            <w:bCs/>
            <w:color w:val="auto"/>
            <w:sz w:val="18"/>
            <w:szCs w:val="18"/>
            <w:rPrChange w:id="2084" w:author="Yanfei Zhang" w:date="2022-03-29T23:56:00Z">
              <w:rPr>
                <w:rFonts w:ascii="Segoe UI" w:hAnsi="Segoe UI" w:cs="Segoe UI"/>
                <w:b/>
                <w:bCs/>
                <w:color w:val="333333"/>
                <w:shd w:val="clear" w:color="auto" w:fill="FCFCFC"/>
              </w:rPr>
            </w:rPrChange>
          </w:rPr>
          <w:t>, </w:t>
        </w:r>
        <w:r w:rsidRPr="00745FBA">
          <w:rPr>
            <w:rFonts w:ascii="Palatino Linotype" w:hAnsi="Palatino Linotype" w:cs="Segoe UI"/>
            <w:color w:val="auto"/>
            <w:sz w:val="18"/>
            <w:szCs w:val="18"/>
            <w:rPrChange w:id="2085" w:author="Yanfei Zhang" w:date="2022-03-29T23:56:00Z">
              <w:rPr>
                <w:rFonts w:ascii="Segoe UI" w:hAnsi="Segoe UI" w:cs="Segoe UI"/>
                <w:color w:val="333333"/>
                <w:shd w:val="clear" w:color="auto" w:fill="FCFCFC"/>
              </w:rPr>
            </w:rPrChange>
          </w:rPr>
          <w:t xml:space="preserve">545–565. </w:t>
        </w:r>
        <w:r w:rsidRPr="00745FBA">
          <w:rPr>
            <w:rFonts w:ascii="Palatino Linotype" w:hAnsi="Palatino Linotype" w:cs="Segoe UI"/>
            <w:color w:val="auto"/>
            <w:sz w:val="18"/>
            <w:szCs w:val="18"/>
            <w:rPrChange w:id="2086" w:author="Yanfei Zhang" w:date="2022-03-29T23:56:00Z">
              <w:rPr>
                <w:rFonts w:ascii="Segoe UI" w:hAnsi="Segoe UI" w:cs="Segoe UI"/>
                <w:color w:val="333333"/>
                <w:shd w:val="clear" w:color="auto" w:fill="FCFCFC"/>
              </w:rPr>
            </w:rPrChange>
          </w:rPr>
          <w:fldChar w:fldCharType="begin"/>
        </w:r>
        <w:r w:rsidRPr="00745FBA">
          <w:rPr>
            <w:rFonts w:ascii="Palatino Linotype" w:hAnsi="Palatino Linotype" w:cs="Segoe UI"/>
            <w:color w:val="auto"/>
            <w:sz w:val="18"/>
            <w:szCs w:val="18"/>
            <w:rPrChange w:id="2087" w:author="Yanfei Zhang" w:date="2022-03-29T23:56:00Z">
              <w:rPr>
                <w:rFonts w:ascii="Segoe UI" w:hAnsi="Segoe UI" w:cs="Segoe UI"/>
                <w:color w:val="333333"/>
                <w:shd w:val="clear" w:color="auto" w:fill="FCFCFC"/>
              </w:rPr>
            </w:rPrChange>
          </w:rPr>
          <w:instrText xml:space="preserve"> HYPERLINK "https://doi.org/10.1007/BF02578899" </w:instrText>
        </w:r>
        <w:r w:rsidRPr="00745FBA">
          <w:rPr>
            <w:rFonts w:ascii="Palatino Linotype" w:hAnsi="Palatino Linotype" w:cs="Segoe UI"/>
            <w:color w:val="auto"/>
            <w:sz w:val="18"/>
            <w:szCs w:val="18"/>
            <w:rPrChange w:id="2088" w:author="Yanfei Zhang" w:date="2022-03-29T23:56:00Z">
              <w:rPr>
                <w:rFonts w:ascii="Segoe UI" w:hAnsi="Segoe UI" w:cs="Segoe UI"/>
                <w:color w:val="333333"/>
                <w:shd w:val="clear" w:color="auto" w:fill="FCFCFC"/>
              </w:rPr>
            </w:rPrChange>
          </w:rPr>
          <w:fldChar w:fldCharType="separate"/>
        </w:r>
      </w:ins>
      <w:proofErr w:type="spellStart"/>
      <w:ins w:id="2089" w:author="Yanfei Zhang" w:date="2022-03-29T20:34:00Z">
        <w:r w:rsidR="006B6947" w:rsidRPr="00745FBA">
          <w:rPr>
            <w:rStyle w:val="Hyperlink"/>
            <w:rFonts w:ascii="Palatino Linotype" w:hAnsi="Palatino Linotype" w:cs="Segoe UI"/>
            <w:color w:val="auto"/>
            <w:sz w:val="18"/>
            <w:szCs w:val="18"/>
            <w:u w:val="none"/>
            <w:rPrChange w:id="2090" w:author="Yanfei Zhang" w:date="2022-03-29T23:56:00Z">
              <w:rPr>
                <w:rStyle w:val="Hyperlink"/>
                <w:rFonts w:ascii="Palatino Linotype" w:hAnsi="Palatino Linotype" w:cs="Segoe UI"/>
                <w:shd w:val="clear" w:color="auto" w:fill="FCFCFC"/>
              </w:rPr>
            </w:rPrChange>
          </w:rPr>
          <w:t>doi</w:t>
        </w:r>
        <w:proofErr w:type="spellEnd"/>
        <w:r w:rsidR="006B6947" w:rsidRPr="00745FBA">
          <w:rPr>
            <w:rStyle w:val="Hyperlink"/>
            <w:rFonts w:ascii="Palatino Linotype" w:hAnsi="Palatino Linotype" w:cs="Segoe UI"/>
            <w:color w:val="auto"/>
            <w:sz w:val="18"/>
            <w:szCs w:val="18"/>
            <w:u w:val="none"/>
            <w:rPrChange w:id="2091" w:author="Yanfei Zhang" w:date="2022-03-29T23:56:00Z">
              <w:rPr>
                <w:rStyle w:val="Hyperlink"/>
                <w:rFonts w:ascii="Palatino Linotype" w:hAnsi="Palatino Linotype" w:cs="Segoe UI"/>
                <w:shd w:val="clear" w:color="auto" w:fill="FCFCFC"/>
              </w:rPr>
            </w:rPrChange>
          </w:rPr>
          <w:t xml:space="preserve">: </w:t>
        </w:r>
      </w:ins>
      <w:ins w:id="2092" w:author="Yanfei Zhang" w:date="2022-03-28T23:45:00Z">
        <w:r w:rsidRPr="00745FBA">
          <w:rPr>
            <w:rStyle w:val="Hyperlink"/>
            <w:rFonts w:ascii="Palatino Linotype" w:hAnsi="Palatino Linotype" w:cs="Segoe UI"/>
            <w:color w:val="auto"/>
            <w:sz w:val="18"/>
            <w:szCs w:val="18"/>
            <w:u w:val="none"/>
            <w:rPrChange w:id="2093" w:author="Yanfei Zhang" w:date="2022-03-29T23:56:00Z">
              <w:rPr>
                <w:rStyle w:val="Hyperlink"/>
                <w:rFonts w:ascii="Segoe UI" w:hAnsi="Segoe UI" w:cs="Segoe UI"/>
                <w:shd w:val="clear" w:color="auto" w:fill="FCFCFC"/>
              </w:rPr>
            </w:rPrChange>
          </w:rPr>
          <w:t>10.1007/BF02578899</w:t>
        </w:r>
        <w:r w:rsidRPr="00745FBA">
          <w:rPr>
            <w:rFonts w:ascii="Palatino Linotype" w:hAnsi="Palatino Linotype" w:cs="Segoe UI"/>
            <w:color w:val="auto"/>
            <w:sz w:val="18"/>
            <w:szCs w:val="18"/>
            <w:rPrChange w:id="2094" w:author="Yanfei Zhang" w:date="2022-03-29T23:56:00Z">
              <w:rPr>
                <w:rFonts w:ascii="Segoe UI" w:hAnsi="Segoe UI" w:cs="Segoe UI"/>
                <w:color w:val="333333"/>
                <w:shd w:val="clear" w:color="auto" w:fill="FCFCFC"/>
              </w:rPr>
            </w:rPrChange>
          </w:rPr>
          <w:fldChar w:fldCharType="end"/>
        </w:r>
      </w:ins>
    </w:p>
    <w:p w14:paraId="7EBB8948" w14:textId="26F6CF0D" w:rsidR="00AE7656" w:rsidRPr="00A45EF6" w:rsidDel="006C2C27" w:rsidRDefault="00F771FC" w:rsidP="00977A95">
      <w:pPr>
        <w:widowControl w:val="0"/>
        <w:spacing w:line="240" w:lineRule="exact"/>
        <w:ind w:left="480" w:hanging="480"/>
        <w:contextualSpacing/>
        <w:rPr>
          <w:del w:id="2095" w:author="Yanfei Zhang" w:date="2022-04-06T16:35:00Z"/>
          <w:rFonts w:ascii="Palatino Linotype" w:eastAsia="Palatino Linotype" w:hAnsi="Palatino Linotype" w:cs="Palatino Linotype"/>
          <w:sz w:val="18"/>
          <w:szCs w:val="18"/>
        </w:rPr>
        <w:pPrChange w:id="2096" w:author="Yanfei Zhang" w:date="2022-03-29T23:51:00Z">
          <w:pPr>
            <w:widowControl w:val="0"/>
            <w:ind w:left="480" w:hanging="480"/>
          </w:pPr>
        </w:pPrChange>
      </w:pPr>
      <w:del w:id="2097" w:author="Yanfei Zhang" w:date="2022-04-06T16:35:00Z">
        <w:r w:rsidRPr="0088458A" w:rsidDel="006C2C27">
          <w:rPr>
            <w:rFonts w:ascii="Palatino Linotype" w:eastAsia="Palatino Linotype" w:hAnsi="Palatino Linotype" w:cs="Palatino Linotype"/>
            <w:sz w:val="18"/>
            <w:szCs w:val="18"/>
          </w:rPr>
          <w:delText xml:space="preserve">Simon, G., Walther, J., Zabeti, N., Combet-Blanc, Y., Auria, R., Van Der Oost, J., </w:delText>
        </w:r>
      </w:del>
      <w:del w:id="2098" w:author="Yanfei Zhang" w:date="2022-03-29T21:37:00Z">
        <w:r w:rsidRPr="0088458A" w:rsidDel="009037B2">
          <w:rPr>
            <w:rFonts w:ascii="Palatino Linotype" w:eastAsia="Palatino Linotype" w:hAnsi="Palatino Linotype" w:cs="Palatino Linotype"/>
            <w:sz w:val="18"/>
            <w:szCs w:val="18"/>
          </w:rPr>
          <w:delText xml:space="preserve">&amp; </w:delText>
        </w:r>
      </w:del>
      <w:del w:id="2099" w:author="Yanfei Zhang" w:date="2022-04-06T16:35:00Z">
        <w:r w:rsidRPr="000D35F2" w:rsidDel="006C2C27">
          <w:rPr>
            <w:rFonts w:ascii="Palatino Linotype" w:eastAsia="Palatino Linotype" w:hAnsi="Palatino Linotype" w:cs="Palatino Linotype"/>
            <w:sz w:val="18"/>
            <w:szCs w:val="18"/>
          </w:rPr>
          <w:delText xml:space="preserve">Casalot, L. (2009). Effect of O2 concentrations on Sulfolobus solfataricus P2. </w:delText>
        </w:r>
      </w:del>
      <w:del w:id="2100" w:author="Yanfei Zhang" w:date="2022-03-29T21:37:00Z">
        <w:r w:rsidRPr="00A45EF6" w:rsidDel="009037B2">
          <w:rPr>
            <w:rFonts w:ascii="Palatino Linotype" w:eastAsia="Palatino Linotype" w:hAnsi="Palatino Linotype" w:cs="Palatino Linotype"/>
            <w:i/>
            <w:sz w:val="18"/>
            <w:szCs w:val="18"/>
          </w:rPr>
          <w:delText>FEMS Microbiology Lett</w:delText>
        </w:r>
        <w:r w:rsidRPr="00624052" w:rsidDel="009037B2">
          <w:rPr>
            <w:rFonts w:ascii="Palatino Linotype" w:eastAsia="Palatino Linotype" w:hAnsi="Palatino Linotype" w:cs="Palatino Linotype"/>
            <w:i/>
            <w:sz w:val="18"/>
            <w:szCs w:val="18"/>
          </w:rPr>
          <w:delText>ers</w:delText>
        </w:r>
        <w:r w:rsidRPr="00F561C5" w:rsidDel="009037B2">
          <w:rPr>
            <w:rFonts w:ascii="Palatino Linotype" w:eastAsia="Palatino Linotype" w:hAnsi="Palatino Linotype" w:cs="Palatino Linotype"/>
            <w:sz w:val="18"/>
            <w:szCs w:val="18"/>
          </w:rPr>
          <w:delText>,</w:delText>
        </w:r>
      </w:del>
      <w:del w:id="2101" w:author="Yanfei Zhang" w:date="2022-04-06T16:35:00Z">
        <w:r w:rsidRPr="00F561C5" w:rsidDel="006C2C27">
          <w:rPr>
            <w:rFonts w:ascii="Palatino Linotype" w:eastAsia="Palatino Linotype" w:hAnsi="Palatino Linotype" w:cs="Palatino Linotype"/>
            <w:sz w:val="18"/>
            <w:szCs w:val="18"/>
          </w:rPr>
          <w:delText xml:space="preserve"> </w:delText>
        </w:r>
        <w:r w:rsidRPr="00977A95" w:rsidDel="006C2C27">
          <w:rPr>
            <w:rFonts w:ascii="Palatino Linotype" w:eastAsia="Palatino Linotype" w:hAnsi="Palatino Linotype" w:cs="Palatino Linotype"/>
            <w:sz w:val="18"/>
            <w:szCs w:val="18"/>
            <w:rPrChange w:id="2102" w:author="Yanfei Zhang" w:date="2022-03-29T23:51:00Z">
              <w:rPr>
                <w:rFonts w:ascii="Palatino Linotype" w:eastAsia="Palatino Linotype" w:hAnsi="Palatino Linotype" w:cs="Palatino Linotype"/>
                <w:i/>
                <w:sz w:val="18"/>
                <w:szCs w:val="18"/>
              </w:rPr>
            </w:rPrChange>
          </w:rPr>
          <w:delText>299</w:delText>
        </w:r>
        <w:r w:rsidRPr="0088458A" w:rsidDel="006C2C27">
          <w:rPr>
            <w:rFonts w:ascii="Palatino Linotype" w:eastAsia="Palatino Linotype" w:hAnsi="Palatino Linotype" w:cs="Palatino Linotype"/>
            <w:sz w:val="18"/>
            <w:szCs w:val="18"/>
          </w:rPr>
          <w:delText xml:space="preserve">(2), 255–260. </w:delText>
        </w:r>
      </w:del>
      <w:del w:id="2103" w:author="Yanfei Zhang" w:date="2022-03-29T20:34:00Z">
        <w:r w:rsidRPr="000D35F2" w:rsidDel="006B6947">
          <w:rPr>
            <w:rFonts w:ascii="Palatino Linotype" w:eastAsia="Palatino Linotype" w:hAnsi="Palatino Linotype" w:cs="Palatino Linotype"/>
            <w:sz w:val="18"/>
            <w:szCs w:val="18"/>
          </w:rPr>
          <w:delText>https://doi.org/</w:delText>
        </w:r>
      </w:del>
      <w:del w:id="2104" w:author="Yanfei Zhang" w:date="2022-04-06T16:35:00Z">
        <w:r w:rsidRPr="000D35F2" w:rsidDel="006C2C27">
          <w:rPr>
            <w:rFonts w:ascii="Palatino Linotype" w:eastAsia="Palatino Linotype" w:hAnsi="Palatino Linotype" w:cs="Palatino Linotype"/>
            <w:sz w:val="18"/>
            <w:szCs w:val="18"/>
          </w:rPr>
          <w:delText>10.1111/j.1574-6968.2009.01759.x</w:delText>
        </w:r>
      </w:del>
    </w:p>
    <w:p w14:paraId="7B8E944D" w14:textId="0F42976D" w:rsidR="00AE7656" w:rsidRPr="00A432C3" w:rsidDel="006C2C27" w:rsidRDefault="00F771FC" w:rsidP="00977A95">
      <w:pPr>
        <w:widowControl w:val="0"/>
        <w:spacing w:line="240" w:lineRule="exact"/>
        <w:ind w:left="480" w:hanging="480"/>
        <w:contextualSpacing/>
        <w:rPr>
          <w:del w:id="2105" w:author="Yanfei Zhang" w:date="2022-04-06T16:37:00Z"/>
          <w:rFonts w:ascii="Palatino Linotype" w:eastAsia="Palatino Linotype" w:hAnsi="Palatino Linotype" w:cs="Palatino Linotype"/>
          <w:sz w:val="18"/>
          <w:szCs w:val="18"/>
        </w:rPr>
        <w:pPrChange w:id="2106" w:author="Yanfei Zhang" w:date="2022-03-29T23:51:00Z">
          <w:pPr>
            <w:widowControl w:val="0"/>
            <w:ind w:left="480" w:hanging="480"/>
          </w:pPr>
        </w:pPrChange>
      </w:pPr>
      <w:del w:id="2107" w:author="Yanfei Zhang" w:date="2022-04-06T16:37:00Z">
        <w:r w:rsidRPr="00624052" w:rsidDel="006C2C27">
          <w:rPr>
            <w:rFonts w:ascii="Palatino Linotype" w:eastAsia="Palatino Linotype" w:hAnsi="Palatino Linotype" w:cs="Palatino Linotype"/>
            <w:sz w:val="18"/>
            <w:szCs w:val="18"/>
          </w:rPr>
          <w:delText xml:space="preserve">Stetter, K. O. (1999). Extremophiles and their adaptation to hot environments. </w:delText>
        </w:r>
        <w:r w:rsidRPr="00F561C5" w:rsidDel="006C2C27">
          <w:rPr>
            <w:rFonts w:ascii="Palatino Linotype" w:eastAsia="Palatino Linotype" w:hAnsi="Palatino Linotype" w:cs="Palatino Linotype"/>
            <w:i/>
            <w:sz w:val="18"/>
            <w:szCs w:val="18"/>
          </w:rPr>
          <w:delText>FEBS L</w:delText>
        </w:r>
      </w:del>
      <w:del w:id="2108" w:author="Yanfei Zhang" w:date="2022-03-29T21:37:00Z">
        <w:r w:rsidRPr="0088458A" w:rsidDel="009037B2">
          <w:rPr>
            <w:rFonts w:ascii="Palatino Linotype" w:eastAsia="Palatino Linotype" w:hAnsi="Palatino Linotype" w:cs="Palatino Linotype"/>
            <w:i/>
            <w:sz w:val="18"/>
            <w:szCs w:val="18"/>
          </w:rPr>
          <w:delText>e</w:delText>
        </w:r>
      </w:del>
      <w:del w:id="2109" w:author="Yanfei Zhang" w:date="2022-03-29T21:38:00Z">
        <w:r w:rsidRPr="0088458A" w:rsidDel="009037B2">
          <w:rPr>
            <w:rFonts w:ascii="Palatino Linotype" w:eastAsia="Palatino Linotype" w:hAnsi="Palatino Linotype" w:cs="Palatino Linotype"/>
            <w:i/>
            <w:sz w:val="18"/>
            <w:szCs w:val="18"/>
          </w:rPr>
          <w:delText>tters</w:delText>
        </w:r>
      </w:del>
      <w:del w:id="2110" w:author="Yanfei Zhang" w:date="2022-03-29T20:04:00Z">
        <w:r w:rsidRPr="0088458A" w:rsidDel="00FE0CA8">
          <w:rPr>
            <w:rFonts w:ascii="Palatino Linotype" w:eastAsia="Palatino Linotype" w:hAnsi="Palatino Linotype" w:cs="Palatino Linotype"/>
            <w:sz w:val="18"/>
            <w:szCs w:val="18"/>
          </w:rPr>
          <w:delText>,</w:delText>
        </w:r>
      </w:del>
      <w:del w:id="2111" w:author="Yanfei Zhang" w:date="2022-04-06T16:37:00Z">
        <w:r w:rsidRPr="00415C97" w:rsidDel="006C2C27">
          <w:rPr>
            <w:rFonts w:ascii="Palatino Linotype" w:eastAsia="Palatino Linotype" w:hAnsi="Palatino Linotype" w:cs="Palatino Linotype"/>
            <w:sz w:val="18"/>
            <w:szCs w:val="18"/>
          </w:rPr>
          <w:delText xml:space="preserve"> </w:delText>
        </w:r>
        <w:r w:rsidRPr="000D35F2" w:rsidDel="006C2C27">
          <w:rPr>
            <w:rFonts w:ascii="Palatino Linotype" w:eastAsia="Palatino Linotype" w:hAnsi="Palatino Linotype" w:cs="Palatino Linotype"/>
            <w:i/>
            <w:sz w:val="18"/>
            <w:szCs w:val="18"/>
          </w:rPr>
          <w:delText>452</w:delText>
        </w:r>
        <w:r w:rsidRPr="000D35F2" w:rsidDel="006C2C27">
          <w:rPr>
            <w:rFonts w:ascii="Palatino Linotype" w:eastAsia="Palatino Linotype" w:hAnsi="Palatino Linotype" w:cs="Palatino Linotype"/>
            <w:sz w:val="18"/>
            <w:szCs w:val="18"/>
          </w:rPr>
          <w:delText xml:space="preserve">(1–2), 22–25. </w:delText>
        </w:r>
      </w:del>
      <w:del w:id="2112" w:author="Yanfei Zhang" w:date="2022-03-29T20:35:00Z">
        <w:r w:rsidRPr="00F561C5" w:rsidDel="006B6947">
          <w:rPr>
            <w:rFonts w:ascii="Palatino Linotype" w:eastAsia="Palatino Linotype" w:hAnsi="Palatino Linotype" w:cs="Palatino Linotype"/>
            <w:sz w:val="18"/>
            <w:szCs w:val="18"/>
          </w:rPr>
          <w:delText>https://doi.org/</w:delText>
        </w:r>
      </w:del>
      <w:del w:id="2113" w:author="Yanfei Zhang" w:date="2022-04-06T16:37:00Z">
        <w:r w:rsidRPr="00A432C3" w:rsidDel="006C2C27">
          <w:rPr>
            <w:rFonts w:ascii="Palatino Linotype" w:eastAsia="Palatino Linotype" w:hAnsi="Palatino Linotype" w:cs="Palatino Linotype"/>
            <w:sz w:val="18"/>
            <w:szCs w:val="18"/>
          </w:rPr>
          <w:delText>10.1016/S0014-5793(99)00663-8</w:delText>
        </w:r>
      </w:del>
    </w:p>
    <w:p w14:paraId="4D326FE5" w14:textId="250BBABB" w:rsidR="00642F9D" w:rsidRPr="00977A95" w:rsidDel="00977A95" w:rsidRDefault="00642F9D" w:rsidP="00977A95">
      <w:pPr>
        <w:widowControl w:val="0"/>
        <w:autoSpaceDE w:val="0"/>
        <w:autoSpaceDN w:val="0"/>
        <w:adjustRightInd w:val="0"/>
        <w:spacing w:before="240" w:after="120" w:line="240" w:lineRule="exact"/>
        <w:ind w:left="480" w:hanging="480"/>
        <w:contextualSpacing/>
        <w:rPr>
          <w:del w:id="2114" w:author="Yanfei Zhang" w:date="2022-03-29T07:53:00Z"/>
          <w:rFonts w:ascii="Palatino Linotype" w:hAnsi="Palatino Linotype"/>
          <w:noProof/>
          <w:sz w:val="18"/>
          <w:szCs w:val="18"/>
          <w:rPrChange w:id="2115" w:author="Yanfei Zhang" w:date="2022-03-29T23:51:00Z">
            <w:rPr>
              <w:del w:id="2116" w:author="Yanfei Zhang" w:date="2022-03-29T07:53:00Z"/>
              <w:rFonts w:ascii="Palatino Linotype" w:hAnsi="Palatino Linotype"/>
              <w:noProof/>
              <w:sz w:val="20"/>
            </w:rPr>
          </w:rPrChange>
        </w:rPr>
        <w:pPrChange w:id="2117" w:author="Yanfei Zhang" w:date="2022-03-29T23:51:00Z">
          <w:pPr>
            <w:widowControl w:val="0"/>
            <w:autoSpaceDE w:val="0"/>
            <w:autoSpaceDN w:val="0"/>
            <w:adjustRightInd w:val="0"/>
            <w:spacing w:before="240" w:after="120" w:line="240" w:lineRule="auto"/>
            <w:ind w:left="480" w:hanging="480"/>
          </w:pPr>
        </w:pPrChange>
      </w:pPr>
      <w:moveToRangeStart w:id="2118" w:author="Yanfei Zhang" w:date="2022-03-29T07:53:00Z" w:name="move99432802"/>
      <w:moveTo w:id="2119" w:author="Yanfei Zhang" w:date="2022-03-29T07:53:00Z">
        <w:r w:rsidRPr="00977A95">
          <w:rPr>
            <w:rFonts w:ascii="Palatino Linotype" w:hAnsi="Palatino Linotype"/>
            <w:noProof/>
            <w:sz w:val="18"/>
            <w:szCs w:val="18"/>
            <w:rPrChange w:id="2120" w:author="Yanfei Zhang" w:date="2022-03-29T23:51:00Z">
              <w:rPr>
                <w:rFonts w:ascii="Palatino Linotype" w:hAnsi="Palatino Linotype"/>
                <w:noProof/>
                <w:sz w:val="20"/>
              </w:rPr>
            </w:rPrChange>
          </w:rPr>
          <w:t xml:space="preserve">Stucki, J. W. (1980). The thermodynamic-Buffer Enzymes. </w:t>
        </w:r>
        <w:r w:rsidRPr="00977A95">
          <w:rPr>
            <w:rFonts w:ascii="Palatino Linotype" w:hAnsi="Palatino Linotype"/>
            <w:i/>
            <w:iCs/>
            <w:noProof/>
            <w:sz w:val="18"/>
            <w:szCs w:val="18"/>
            <w:rPrChange w:id="2121" w:author="Yanfei Zhang" w:date="2022-03-29T23:51:00Z">
              <w:rPr>
                <w:rFonts w:ascii="Palatino Linotype" w:hAnsi="Palatino Linotype"/>
                <w:i/>
                <w:iCs/>
                <w:noProof/>
                <w:sz w:val="20"/>
              </w:rPr>
            </w:rPrChange>
          </w:rPr>
          <w:t>Eur. J. Biochem.</w:t>
        </w:r>
        <w:del w:id="2122" w:author="Yanfei Zhang" w:date="2022-03-29T22:03:00Z">
          <w:r w:rsidRPr="00977A95" w:rsidDel="00E857AF">
            <w:rPr>
              <w:rFonts w:ascii="Palatino Linotype" w:hAnsi="Palatino Linotype"/>
              <w:noProof/>
              <w:sz w:val="18"/>
              <w:szCs w:val="18"/>
              <w:rPrChange w:id="2123" w:author="Yanfei Zhang" w:date="2022-03-29T23:51:00Z">
                <w:rPr>
                  <w:rFonts w:ascii="Palatino Linotype" w:hAnsi="Palatino Linotype"/>
                  <w:noProof/>
                  <w:sz w:val="20"/>
                </w:rPr>
              </w:rPrChange>
            </w:rPr>
            <w:delText>,</w:delText>
          </w:r>
        </w:del>
        <w:r w:rsidRPr="00977A95">
          <w:rPr>
            <w:rFonts w:ascii="Palatino Linotype" w:hAnsi="Palatino Linotype"/>
            <w:noProof/>
            <w:sz w:val="18"/>
            <w:szCs w:val="18"/>
            <w:rPrChange w:id="2124" w:author="Yanfei Zhang" w:date="2022-03-29T23:51:00Z">
              <w:rPr>
                <w:rFonts w:ascii="Palatino Linotype" w:hAnsi="Palatino Linotype"/>
                <w:noProof/>
                <w:sz w:val="20"/>
              </w:rPr>
            </w:rPrChange>
          </w:rPr>
          <w:t xml:space="preserve"> </w:t>
        </w:r>
        <w:r w:rsidRPr="00977A95">
          <w:rPr>
            <w:rFonts w:ascii="Palatino Linotype" w:hAnsi="Palatino Linotype"/>
            <w:iCs/>
            <w:noProof/>
            <w:sz w:val="18"/>
            <w:szCs w:val="18"/>
            <w:rPrChange w:id="2125" w:author="Yanfei Zhang" w:date="2022-03-29T23:51:00Z">
              <w:rPr>
                <w:rFonts w:ascii="Palatino Linotype" w:hAnsi="Palatino Linotype"/>
                <w:i/>
                <w:iCs/>
                <w:noProof/>
                <w:sz w:val="20"/>
              </w:rPr>
            </w:rPrChange>
          </w:rPr>
          <w:t>109</w:t>
        </w:r>
        <w:r w:rsidRPr="00977A95">
          <w:rPr>
            <w:rFonts w:ascii="Palatino Linotype" w:hAnsi="Palatino Linotype"/>
            <w:noProof/>
            <w:sz w:val="18"/>
            <w:szCs w:val="18"/>
            <w:rPrChange w:id="2126" w:author="Yanfei Zhang" w:date="2022-03-29T23:51:00Z">
              <w:rPr>
                <w:rFonts w:ascii="Palatino Linotype" w:hAnsi="Palatino Linotype"/>
                <w:noProof/>
                <w:sz w:val="20"/>
              </w:rPr>
            </w:rPrChange>
          </w:rPr>
          <w:t>, 257–267.</w:t>
        </w:r>
      </w:moveTo>
      <w:ins w:id="2127" w:author="Yanfei Zhang" w:date="2022-03-29T22:04:00Z">
        <w:r w:rsidR="00E857AF" w:rsidRPr="00977A95">
          <w:rPr>
            <w:rFonts w:ascii="Palatino Linotype" w:hAnsi="Palatino Linotype"/>
            <w:noProof/>
            <w:sz w:val="18"/>
            <w:szCs w:val="18"/>
            <w:rPrChange w:id="2128" w:author="Yanfei Zhang" w:date="2022-03-29T23:51:00Z">
              <w:rPr>
                <w:rFonts w:ascii="Palatino Linotype" w:hAnsi="Palatino Linotype"/>
                <w:noProof/>
                <w:sz w:val="20"/>
              </w:rPr>
            </w:rPrChange>
          </w:rPr>
          <w:t xml:space="preserve"> </w:t>
        </w:r>
      </w:ins>
      <w:ins w:id="2129" w:author="Yanfei Zhang" w:date="2022-03-29T23:43:00Z">
        <w:r w:rsidR="00271CD4" w:rsidRPr="00977A95">
          <w:rPr>
            <w:rFonts w:ascii="Palatino Linotype" w:hAnsi="Palatino Linotype"/>
            <w:noProof/>
            <w:sz w:val="18"/>
            <w:szCs w:val="18"/>
            <w:rPrChange w:id="2130" w:author="Yanfei Zhang" w:date="2022-03-29T23:51:00Z">
              <w:rPr>
                <w:rFonts w:ascii="Palatino Linotype" w:hAnsi="Palatino Linotype"/>
                <w:noProof/>
                <w:sz w:val="20"/>
              </w:rPr>
            </w:rPrChange>
          </w:rPr>
          <w:t xml:space="preserve">doi: </w:t>
        </w:r>
      </w:ins>
      <w:ins w:id="2131" w:author="Yanfei Zhang" w:date="2022-03-29T22:04:00Z">
        <w:r w:rsidR="00E857AF" w:rsidRPr="00977A95">
          <w:rPr>
            <w:rFonts w:ascii="Palatino Linotype" w:hAnsi="Palatino Linotype"/>
            <w:noProof/>
            <w:sz w:val="18"/>
            <w:szCs w:val="18"/>
            <w:rPrChange w:id="2132" w:author="Yanfei Zhang" w:date="2022-03-29T23:51:00Z">
              <w:rPr>
                <w:rFonts w:ascii="Palatino Linotype" w:hAnsi="Palatino Linotype"/>
                <w:noProof/>
                <w:sz w:val="20"/>
              </w:rPr>
            </w:rPrChange>
          </w:rPr>
          <w:t>10.1111/j.1432-1033.1980.tb04791.x</w:t>
        </w:r>
      </w:ins>
    </w:p>
    <w:p w14:paraId="4E075839" w14:textId="77777777" w:rsidR="00977A95" w:rsidRPr="00977A95" w:rsidRDefault="00977A95" w:rsidP="00977A95">
      <w:pPr>
        <w:widowControl w:val="0"/>
        <w:autoSpaceDE w:val="0"/>
        <w:autoSpaceDN w:val="0"/>
        <w:adjustRightInd w:val="0"/>
        <w:spacing w:before="240" w:after="120" w:line="240" w:lineRule="exact"/>
        <w:ind w:left="480" w:hanging="480"/>
        <w:contextualSpacing/>
        <w:rPr>
          <w:ins w:id="2133" w:author="Yanfei Zhang" w:date="2022-03-29T23:46:00Z"/>
          <w:moveTo w:id="2134" w:author="Yanfei Zhang" w:date="2022-03-29T07:53:00Z"/>
          <w:rFonts w:ascii="Palatino Linotype" w:hAnsi="Palatino Linotype"/>
          <w:noProof/>
          <w:sz w:val="18"/>
          <w:szCs w:val="18"/>
          <w:rPrChange w:id="2135" w:author="Yanfei Zhang" w:date="2022-03-29T23:51:00Z">
            <w:rPr>
              <w:ins w:id="2136" w:author="Yanfei Zhang" w:date="2022-03-29T23:46:00Z"/>
              <w:moveTo w:id="2137" w:author="Yanfei Zhang" w:date="2022-03-29T07:53:00Z"/>
              <w:rFonts w:ascii="Palatino Linotype" w:hAnsi="Palatino Linotype"/>
              <w:noProof/>
              <w:sz w:val="20"/>
            </w:rPr>
          </w:rPrChange>
        </w:rPr>
        <w:pPrChange w:id="2138" w:author="Yanfei Zhang" w:date="2022-03-29T23:51:00Z">
          <w:pPr>
            <w:widowControl w:val="0"/>
            <w:autoSpaceDE w:val="0"/>
            <w:autoSpaceDN w:val="0"/>
            <w:adjustRightInd w:val="0"/>
            <w:spacing w:before="240" w:after="120" w:line="240" w:lineRule="auto"/>
            <w:ind w:left="480" w:hanging="480"/>
          </w:pPr>
        </w:pPrChange>
      </w:pPr>
    </w:p>
    <w:p w14:paraId="6E9A07A8" w14:textId="37E1D9A8" w:rsidR="00642F9D" w:rsidRPr="00977A95" w:rsidRDefault="00F279A4" w:rsidP="00977A95">
      <w:pPr>
        <w:widowControl w:val="0"/>
        <w:autoSpaceDE w:val="0"/>
        <w:autoSpaceDN w:val="0"/>
        <w:adjustRightInd w:val="0"/>
        <w:spacing w:before="240" w:after="120" w:line="240" w:lineRule="exact"/>
        <w:ind w:left="480" w:hanging="480"/>
        <w:contextualSpacing/>
        <w:rPr>
          <w:rFonts w:ascii="Palatino Linotype" w:hAnsi="Palatino Linotype"/>
          <w:noProof/>
          <w:sz w:val="18"/>
          <w:szCs w:val="18"/>
          <w:rPrChange w:id="2139" w:author="Yanfei Zhang" w:date="2022-03-29T23:51:00Z">
            <w:rPr>
              <w:rFonts w:ascii="Palatino Linotype" w:hAnsi="Palatino Linotype"/>
              <w:noProof/>
              <w:sz w:val="20"/>
            </w:rPr>
          </w:rPrChange>
        </w:rPr>
        <w:pPrChange w:id="2140" w:author="Yanfei Zhang" w:date="2022-03-29T23:51:00Z">
          <w:pPr>
            <w:widowControl w:val="0"/>
            <w:autoSpaceDE w:val="0"/>
            <w:autoSpaceDN w:val="0"/>
            <w:adjustRightInd w:val="0"/>
            <w:spacing w:before="240" w:after="120" w:line="240" w:lineRule="auto"/>
            <w:ind w:left="480" w:hanging="480"/>
          </w:pPr>
        </w:pPrChange>
      </w:pPr>
      <w:moveToRangeStart w:id="2141" w:author="Yanfei Zhang" w:date="2022-03-29T11:14:00Z" w:name="move99444897"/>
      <w:moveToRangeEnd w:id="2118"/>
      <w:moveTo w:id="2142" w:author="Yanfei Zhang" w:date="2022-03-29T11:14:00Z">
        <w:r w:rsidRPr="00977A95">
          <w:rPr>
            <w:rFonts w:ascii="Palatino Linotype" w:hAnsi="Palatino Linotype"/>
            <w:noProof/>
            <w:sz w:val="18"/>
            <w:szCs w:val="18"/>
            <w:rPrChange w:id="2143" w:author="Yanfei Zhang" w:date="2022-03-29T23:51:00Z">
              <w:rPr>
                <w:rFonts w:ascii="Palatino Linotype" w:hAnsi="Palatino Linotype"/>
                <w:noProof/>
                <w:sz w:val="20"/>
              </w:rPr>
            </w:rPrChange>
          </w:rPr>
          <w:t xml:space="preserve">Tatenhove-pel, R. J. Van, Hernandez-valdes, J. A., Kuipers, O. P., </w:t>
        </w:r>
        <w:del w:id="2144" w:author="Yanfei Zhang" w:date="2022-03-29T22:05:00Z">
          <w:r w:rsidRPr="00977A95" w:rsidDel="00E857AF">
            <w:rPr>
              <w:rFonts w:ascii="Palatino Linotype" w:hAnsi="Palatino Linotype"/>
              <w:noProof/>
              <w:sz w:val="18"/>
              <w:szCs w:val="18"/>
              <w:rPrChange w:id="2145" w:author="Yanfei Zhang" w:date="2022-03-29T23:51:00Z">
                <w:rPr>
                  <w:rFonts w:ascii="Palatino Linotype" w:hAnsi="Palatino Linotype"/>
                  <w:noProof/>
                  <w:sz w:val="20"/>
                </w:rPr>
              </w:rPrChange>
            </w:rPr>
            <w:delText>&amp;</w:delText>
          </w:r>
        </w:del>
      </w:moveTo>
      <w:ins w:id="2146" w:author="Yanfei Zhang" w:date="2022-03-29T22:05:00Z">
        <w:r w:rsidR="00E857AF" w:rsidRPr="00977A95">
          <w:rPr>
            <w:rFonts w:ascii="Palatino Linotype" w:hAnsi="Palatino Linotype"/>
            <w:noProof/>
            <w:sz w:val="18"/>
            <w:szCs w:val="18"/>
            <w:rPrChange w:id="2147" w:author="Yanfei Zhang" w:date="2022-03-29T23:51:00Z">
              <w:rPr>
                <w:rFonts w:ascii="Palatino Linotype" w:hAnsi="Palatino Linotype"/>
                <w:noProof/>
                <w:sz w:val="20"/>
              </w:rPr>
            </w:rPrChange>
          </w:rPr>
          <w:t>and</w:t>
        </w:r>
      </w:ins>
      <w:moveTo w:id="2148" w:author="Yanfei Zhang" w:date="2022-03-29T11:14:00Z">
        <w:r w:rsidRPr="00977A95">
          <w:rPr>
            <w:rFonts w:ascii="Palatino Linotype" w:hAnsi="Palatino Linotype"/>
            <w:noProof/>
            <w:sz w:val="18"/>
            <w:szCs w:val="18"/>
            <w:rPrChange w:id="2149" w:author="Yanfei Zhang" w:date="2022-03-29T23:51:00Z">
              <w:rPr>
                <w:rFonts w:ascii="Palatino Linotype" w:hAnsi="Palatino Linotype"/>
                <w:noProof/>
                <w:sz w:val="20"/>
              </w:rPr>
            </w:rPrChange>
          </w:rPr>
          <w:t xml:space="preserve"> Fischlechner, M. (2020). Microdroplet screening and selection for improved microbial production of extracellular compounds. </w:t>
        </w:r>
      </w:moveTo>
      <w:ins w:id="2150" w:author="Yanfei Zhang" w:date="2022-03-29T22:05:00Z">
        <w:r w:rsidR="00E857AF" w:rsidRPr="00977A95">
          <w:rPr>
            <w:rFonts w:ascii="Palatino Linotype" w:hAnsi="Palatino Linotype"/>
            <w:i/>
            <w:iCs/>
            <w:noProof/>
            <w:sz w:val="18"/>
            <w:szCs w:val="18"/>
            <w:rPrChange w:id="2151" w:author="Yanfei Zhang" w:date="2022-03-29T23:51:00Z">
              <w:rPr>
                <w:rFonts w:ascii="Palatino Linotype" w:hAnsi="Palatino Linotype"/>
                <w:i/>
                <w:iCs/>
                <w:noProof/>
                <w:sz w:val="20"/>
              </w:rPr>
            </w:rPrChange>
          </w:rPr>
          <w:t>Curr. Opin. Biotechnol.</w:t>
        </w:r>
      </w:ins>
      <w:moveTo w:id="2152" w:author="Yanfei Zhang" w:date="2022-03-29T11:14:00Z">
        <w:del w:id="2153" w:author="Yanfei Zhang" w:date="2022-03-29T22:05:00Z">
          <w:r w:rsidRPr="00977A95" w:rsidDel="00E857AF">
            <w:rPr>
              <w:rFonts w:ascii="Palatino Linotype" w:hAnsi="Palatino Linotype"/>
              <w:i/>
              <w:iCs/>
              <w:noProof/>
              <w:sz w:val="18"/>
              <w:szCs w:val="18"/>
              <w:rPrChange w:id="2154" w:author="Yanfei Zhang" w:date="2022-03-29T23:51:00Z">
                <w:rPr>
                  <w:rFonts w:ascii="Palatino Linotype" w:hAnsi="Palatino Linotype"/>
                  <w:i/>
                  <w:iCs/>
                  <w:noProof/>
                  <w:sz w:val="20"/>
                </w:rPr>
              </w:rPrChange>
            </w:rPr>
            <w:delText>Current Opinion in Biotechnology</w:delText>
          </w:r>
          <w:r w:rsidRPr="00977A95" w:rsidDel="00E857AF">
            <w:rPr>
              <w:rFonts w:ascii="Palatino Linotype" w:hAnsi="Palatino Linotype"/>
              <w:noProof/>
              <w:sz w:val="18"/>
              <w:szCs w:val="18"/>
              <w:rPrChange w:id="2155" w:author="Yanfei Zhang" w:date="2022-03-29T23:51:00Z">
                <w:rPr>
                  <w:rFonts w:ascii="Palatino Linotype" w:hAnsi="Palatino Linotype"/>
                  <w:noProof/>
                  <w:sz w:val="20"/>
                </w:rPr>
              </w:rPrChange>
            </w:rPr>
            <w:delText>,</w:delText>
          </w:r>
        </w:del>
        <w:r w:rsidRPr="00977A95">
          <w:rPr>
            <w:rFonts w:ascii="Palatino Linotype" w:hAnsi="Palatino Linotype"/>
            <w:noProof/>
            <w:sz w:val="18"/>
            <w:szCs w:val="18"/>
            <w:rPrChange w:id="2156" w:author="Yanfei Zhang" w:date="2022-03-29T23:51:00Z">
              <w:rPr>
                <w:rFonts w:ascii="Palatino Linotype" w:hAnsi="Palatino Linotype"/>
                <w:noProof/>
                <w:sz w:val="20"/>
              </w:rPr>
            </w:rPrChange>
          </w:rPr>
          <w:t xml:space="preserve"> </w:t>
        </w:r>
        <w:r w:rsidRPr="00977A95">
          <w:rPr>
            <w:rFonts w:ascii="Palatino Linotype" w:hAnsi="Palatino Linotype"/>
            <w:iCs/>
            <w:noProof/>
            <w:sz w:val="18"/>
            <w:szCs w:val="18"/>
            <w:rPrChange w:id="2157" w:author="Yanfei Zhang" w:date="2022-03-29T23:51:00Z">
              <w:rPr>
                <w:rFonts w:ascii="Palatino Linotype" w:hAnsi="Palatino Linotype"/>
                <w:i/>
                <w:iCs/>
                <w:noProof/>
                <w:sz w:val="20"/>
              </w:rPr>
            </w:rPrChange>
          </w:rPr>
          <w:t>61</w:t>
        </w:r>
        <w:r w:rsidRPr="00977A95">
          <w:rPr>
            <w:rFonts w:ascii="Palatino Linotype" w:hAnsi="Palatino Linotype"/>
            <w:noProof/>
            <w:sz w:val="18"/>
            <w:szCs w:val="18"/>
            <w:rPrChange w:id="2158" w:author="Yanfei Zhang" w:date="2022-03-29T23:51:00Z">
              <w:rPr>
                <w:rFonts w:ascii="Palatino Linotype" w:hAnsi="Palatino Linotype"/>
                <w:noProof/>
                <w:sz w:val="20"/>
              </w:rPr>
            </w:rPrChange>
          </w:rPr>
          <w:t xml:space="preserve">, 72–81. </w:t>
        </w:r>
        <w:del w:id="2159" w:author="Yanfei Zhang" w:date="2022-03-29T20:35:00Z">
          <w:r w:rsidRPr="00977A95" w:rsidDel="006B6947">
            <w:rPr>
              <w:rFonts w:ascii="Palatino Linotype" w:hAnsi="Palatino Linotype"/>
              <w:noProof/>
              <w:sz w:val="18"/>
              <w:szCs w:val="18"/>
              <w:rPrChange w:id="2160" w:author="Yanfei Zhang" w:date="2022-03-29T23:51:00Z">
                <w:rPr>
                  <w:rFonts w:ascii="Palatino Linotype" w:hAnsi="Palatino Linotype"/>
                  <w:noProof/>
                  <w:sz w:val="20"/>
                </w:rPr>
              </w:rPrChange>
            </w:rPr>
            <w:delText>https://doi.org/</w:delText>
          </w:r>
        </w:del>
      </w:moveTo>
      <w:ins w:id="2161" w:author="Yanfei Zhang" w:date="2022-03-29T20:35:00Z">
        <w:r w:rsidR="006B6947" w:rsidRPr="00977A95">
          <w:rPr>
            <w:rFonts w:ascii="Palatino Linotype" w:hAnsi="Palatino Linotype"/>
            <w:noProof/>
            <w:sz w:val="18"/>
            <w:szCs w:val="18"/>
            <w:rPrChange w:id="2162" w:author="Yanfei Zhang" w:date="2022-03-29T23:51:00Z">
              <w:rPr>
                <w:rFonts w:ascii="Palatino Linotype" w:hAnsi="Palatino Linotype"/>
                <w:noProof/>
                <w:sz w:val="20"/>
              </w:rPr>
            </w:rPrChange>
          </w:rPr>
          <w:t xml:space="preserve">doi: </w:t>
        </w:r>
      </w:ins>
      <w:moveTo w:id="2163" w:author="Yanfei Zhang" w:date="2022-03-29T11:14:00Z">
        <w:r w:rsidRPr="00977A95">
          <w:rPr>
            <w:rFonts w:ascii="Palatino Linotype" w:hAnsi="Palatino Linotype"/>
            <w:noProof/>
            <w:sz w:val="18"/>
            <w:szCs w:val="18"/>
            <w:rPrChange w:id="2164" w:author="Yanfei Zhang" w:date="2022-03-29T23:51:00Z">
              <w:rPr>
                <w:rFonts w:ascii="Palatino Linotype" w:hAnsi="Palatino Linotype"/>
                <w:noProof/>
                <w:sz w:val="20"/>
              </w:rPr>
            </w:rPrChange>
          </w:rPr>
          <w:t>10.1016/j.copbio.2019.10.007</w:t>
        </w:r>
      </w:moveTo>
      <w:moveToRangeEnd w:id="2141"/>
    </w:p>
    <w:p w14:paraId="27DC45A3" w14:textId="0AFB1637" w:rsidR="00AE7656" w:rsidRPr="00977A95" w:rsidRDefault="00F771FC" w:rsidP="00977A95">
      <w:pPr>
        <w:widowControl w:val="0"/>
        <w:spacing w:line="240" w:lineRule="exact"/>
        <w:ind w:left="480" w:hanging="480"/>
        <w:contextualSpacing/>
        <w:rPr>
          <w:rFonts w:ascii="Palatino Linotype" w:eastAsia="Palatino Linotype" w:hAnsi="Palatino Linotype" w:cs="Palatino Linotype"/>
          <w:i/>
          <w:sz w:val="18"/>
          <w:szCs w:val="18"/>
          <w:rPrChange w:id="2165" w:author="Yanfei Zhang" w:date="2022-03-29T23:51:00Z">
            <w:rPr>
              <w:rFonts w:ascii="Palatino Linotype" w:eastAsia="Palatino Linotype" w:hAnsi="Palatino Linotype" w:cs="Palatino Linotype"/>
              <w:sz w:val="18"/>
              <w:szCs w:val="18"/>
            </w:rPr>
          </w:rPrChange>
        </w:rPr>
        <w:pPrChange w:id="2166" w:author="Yanfei Zhang" w:date="2022-03-29T23:51:00Z">
          <w:pPr>
            <w:widowControl w:val="0"/>
          </w:pPr>
        </w:pPrChange>
      </w:pPr>
      <w:proofErr w:type="spellStart"/>
      <w:r w:rsidRPr="0088458A">
        <w:rPr>
          <w:rFonts w:ascii="Palatino Linotype" w:eastAsia="Palatino Linotype" w:hAnsi="Palatino Linotype" w:cs="Palatino Linotype"/>
          <w:sz w:val="18"/>
          <w:szCs w:val="18"/>
        </w:rPr>
        <w:t>ter</w:t>
      </w:r>
      <w:proofErr w:type="spellEnd"/>
      <w:r w:rsidRPr="0088458A">
        <w:rPr>
          <w:rFonts w:ascii="Palatino Linotype" w:eastAsia="Palatino Linotype" w:hAnsi="Palatino Linotype" w:cs="Palatino Linotype"/>
          <w:sz w:val="18"/>
          <w:szCs w:val="18"/>
        </w:rPr>
        <w:t xml:space="preserve"> </w:t>
      </w:r>
      <w:proofErr w:type="spellStart"/>
      <w:r w:rsidRPr="0088458A">
        <w:rPr>
          <w:rFonts w:ascii="Palatino Linotype" w:eastAsia="Palatino Linotype" w:hAnsi="Palatino Linotype" w:cs="Palatino Linotype"/>
          <w:sz w:val="18"/>
          <w:szCs w:val="18"/>
        </w:rPr>
        <w:t>Kuile</w:t>
      </w:r>
      <w:proofErr w:type="spellEnd"/>
      <w:r w:rsidRPr="0088458A">
        <w:rPr>
          <w:rFonts w:ascii="Palatino Linotype" w:eastAsia="Palatino Linotype" w:hAnsi="Palatino Linotype" w:cs="Palatino Linotype"/>
          <w:sz w:val="18"/>
          <w:szCs w:val="18"/>
        </w:rPr>
        <w:t xml:space="preserve">, B. H., </w:t>
      </w:r>
      <w:del w:id="2167" w:author="Yanfei Zhang" w:date="2022-03-29T22:05:00Z">
        <w:r w:rsidRPr="0088458A" w:rsidDel="00E857AF">
          <w:rPr>
            <w:rFonts w:ascii="Palatino Linotype" w:eastAsia="Palatino Linotype" w:hAnsi="Palatino Linotype" w:cs="Palatino Linotype"/>
            <w:sz w:val="18"/>
            <w:szCs w:val="18"/>
          </w:rPr>
          <w:delText xml:space="preserve">&amp; </w:delText>
        </w:r>
      </w:del>
      <w:ins w:id="2168" w:author="Yanfei Zhang" w:date="2022-03-29T22:05:00Z">
        <w:r w:rsidR="00E857AF" w:rsidRPr="0088458A">
          <w:rPr>
            <w:rFonts w:ascii="Palatino Linotype" w:eastAsia="Palatino Linotype" w:hAnsi="Palatino Linotype" w:cs="Palatino Linotype"/>
            <w:sz w:val="18"/>
            <w:szCs w:val="18"/>
          </w:rPr>
          <w:t>and</w:t>
        </w:r>
        <w:r w:rsidR="00E857AF" w:rsidRPr="00415C97">
          <w:rPr>
            <w:rFonts w:ascii="Palatino Linotype" w:eastAsia="Palatino Linotype" w:hAnsi="Palatino Linotype" w:cs="Palatino Linotype"/>
            <w:sz w:val="18"/>
            <w:szCs w:val="18"/>
          </w:rPr>
          <w:t xml:space="preserve"> </w:t>
        </w:r>
      </w:ins>
      <w:proofErr w:type="spellStart"/>
      <w:r w:rsidRPr="000D35F2">
        <w:rPr>
          <w:rFonts w:ascii="Palatino Linotype" w:eastAsia="Palatino Linotype" w:hAnsi="Palatino Linotype" w:cs="Palatino Linotype"/>
          <w:sz w:val="18"/>
          <w:szCs w:val="18"/>
        </w:rPr>
        <w:t>Westerhoff</w:t>
      </w:r>
      <w:proofErr w:type="spellEnd"/>
      <w:r w:rsidRPr="000D35F2">
        <w:rPr>
          <w:rFonts w:ascii="Palatino Linotype" w:eastAsia="Palatino Linotype" w:hAnsi="Palatino Linotype" w:cs="Palatino Linotype"/>
          <w:sz w:val="18"/>
          <w:szCs w:val="18"/>
        </w:rPr>
        <w:t>, H. V. (2001). Transcriptome meets metabolome</w:t>
      </w:r>
      <w:r w:rsidRPr="000D35F2">
        <w:rPr>
          <w:sz w:val="18"/>
          <w:szCs w:val="18"/>
        </w:rPr>
        <w:t> </w:t>
      </w:r>
      <w:r w:rsidRPr="000D35F2">
        <w:rPr>
          <w:rFonts w:ascii="Palatino Linotype" w:eastAsia="Palatino Linotype" w:hAnsi="Palatino Linotype" w:cs="Palatino Linotype"/>
          <w:sz w:val="18"/>
          <w:szCs w:val="18"/>
        </w:rPr>
        <w:t>: h</w:t>
      </w:r>
      <w:r w:rsidRPr="00A45EF6">
        <w:rPr>
          <w:rFonts w:ascii="Palatino Linotype" w:eastAsia="Palatino Linotype" w:hAnsi="Palatino Linotype" w:cs="Palatino Linotype"/>
          <w:sz w:val="18"/>
          <w:szCs w:val="18"/>
        </w:rPr>
        <w:t>ierarchical and metabolic regulation of the glycolytic pathway</w:t>
      </w:r>
      <w:ins w:id="2169" w:author="Yanfei Zhang" w:date="2022-03-29T20:06:00Z">
        <w:r w:rsidR="00FE0CA8" w:rsidRPr="00624052">
          <w:rPr>
            <w:rFonts w:ascii="Palatino Linotype" w:eastAsia="Palatino Linotype" w:hAnsi="Palatino Linotype" w:cs="Palatino Linotype"/>
            <w:sz w:val="18"/>
            <w:szCs w:val="18"/>
          </w:rPr>
          <w:t>.</w:t>
        </w:r>
      </w:ins>
      <w:del w:id="2170" w:author="Yanfei Zhang" w:date="2022-03-29T20:05:00Z">
        <w:r w:rsidRPr="00F561C5" w:rsidDel="00FE0CA8">
          <w:rPr>
            <w:rFonts w:ascii="Palatino Linotype" w:eastAsia="Palatino Linotype" w:hAnsi="Palatino Linotype" w:cs="Palatino Linotype"/>
            <w:sz w:val="18"/>
            <w:szCs w:val="18"/>
          </w:rPr>
          <w:delText>,</w:delText>
        </w:r>
      </w:del>
      <w:r w:rsidRPr="00F561C5">
        <w:rPr>
          <w:rFonts w:ascii="Palatino Linotype" w:eastAsia="Palatino Linotype" w:hAnsi="Palatino Linotype" w:cs="Palatino Linotype"/>
          <w:sz w:val="18"/>
          <w:szCs w:val="18"/>
        </w:rPr>
        <w:t xml:space="preserve"> </w:t>
      </w:r>
      <w:ins w:id="2171" w:author="Yanfei Zhang" w:date="2022-03-29T20:05:00Z">
        <w:r w:rsidR="00FE0CA8" w:rsidRPr="00A432C3">
          <w:rPr>
            <w:rFonts w:ascii="Palatino Linotype" w:eastAsia="Palatino Linotype" w:hAnsi="Palatino Linotype" w:cs="Palatino Linotype"/>
            <w:i/>
            <w:sz w:val="18"/>
            <w:szCs w:val="18"/>
          </w:rPr>
          <w:t xml:space="preserve">FEBS Lett.  </w:t>
        </w:r>
      </w:ins>
      <w:r w:rsidRPr="00977A95">
        <w:rPr>
          <w:rFonts w:ascii="Palatino Linotype" w:eastAsia="Palatino Linotype" w:hAnsi="Palatino Linotype" w:cs="Palatino Linotype"/>
          <w:sz w:val="18"/>
          <w:szCs w:val="18"/>
          <w:rPrChange w:id="2172" w:author="Yanfei Zhang" w:date="2022-03-29T23:51:00Z">
            <w:rPr>
              <w:rFonts w:ascii="Palatino Linotype" w:eastAsia="Palatino Linotype" w:hAnsi="Palatino Linotype" w:cs="Palatino Linotype"/>
              <w:i/>
              <w:sz w:val="18"/>
              <w:szCs w:val="18"/>
            </w:rPr>
          </w:rPrChange>
        </w:rPr>
        <w:t>500</w:t>
      </w:r>
      <w:r w:rsidRPr="0088458A">
        <w:rPr>
          <w:rFonts w:ascii="Palatino Linotype" w:eastAsia="Palatino Linotype" w:hAnsi="Palatino Linotype" w:cs="Palatino Linotype"/>
          <w:sz w:val="18"/>
          <w:szCs w:val="18"/>
        </w:rPr>
        <w:t>, 169–171.</w:t>
      </w:r>
      <w:ins w:id="2173" w:author="Yanfei Zhang" w:date="2022-03-29T20:05:00Z">
        <w:r w:rsidR="00FE0CA8" w:rsidRPr="0088458A">
          <w:rPr>
            <w:rFonts w:ascii="Palatino Linotype" w:eastAsia="Palatino Linotype" w:hAnsi="Palatino Linotype" w:cs="Palatino Linotype"/>
            <w:sz w:val="18"/>
            <w:szCs w:val="18"/>
          </w:rPr>
          <w:t xml:space="preserve"> </w:t>
        </w:r>
        <w:proofErr w:type="spellStart"/>
        <w:r w:rsidR="00FE0CA8" w:rsidRPr="0088458A">
          <w:rPr>
            <w:rFonts w:ascii="Palatino Linotype" w:eastAsia="Palatino Linotype" w:hAnsi="Palatino Linotype" w:cs="Palatino Linotype"/>
            <w:sz w:val="18"/>
            <w:szCs w:val="18"/>
          </w:rPr>
          <w:t>doi</w:t>
        </w:r>
        <w:proofErr w:type="spellEnd"/>
        <w:r w:rsidR="00FE0CA8" w:rsidRPr="0088458A">
          <w:rPr>
            <w:rFonts w:ascii="Palatino Linotype" w:eastAsia="Palatino Linotype" w:hAnsi="Palatino Linotype" w:cs="Palatino Linotype"/>
            <w:sz w:val="18"/>
            <w:szCs w:val="18"/>
          </w:rPr>
          <w:t>: 10.1016/s0014-5793(01)02613-8</w:t>
        </w:r>
      </w:ins>
    </w:p>
    <w:p w14:paraId="486834D6" w14:textId="6ED2D058" w:rsidR="00AE7656" w:rsidRPr="0088458A" w:rsidRDefault="00F771FC" w:rsidP="00977A95">
      <w:pPr>
        <w:widowControl w:val="0"/>
        <w:spacing w:line="240" w:lineRule="exact"/>
        <w:ind w:left="480" w:hanging="480"/>
        <w:contextualSpacing/>
        <w:rPr>
          <w:rFonts w:ascii="Palatino Linotype" w:eastAsia="Palatino Linotype" w:hAnsi="Palatino Linotype" w:cs="Palatino Linotype"/>
          <w:sz w:val="18"/>
          <w:szCs w:val="18"/>
        </w:rPr>
        <w:pPrChange w:id="2174" w:author="Yanfei Zhang" w:date="2022-03-29T23:51:00Z">
          <w:pPr>
            <w:widowControl w:val="0"/>
            <w:ind w:left="480" w:hanging="480"/>
          </w:pPr>
        </w:pPrChange>
      </w:pPr>
      <w:r w:rsidRPr="0088458A">
        <w:rPr>
          <w:rFonts w:ascii="Palatino Linotype" w:eastAsia="Palatino Linotype" w:hAnsi="Palatino Linotype" w:cs="Palatino Linotype"/>
          <w:sz w:val="18"/>
          <w:szCs w:val="18"/>
        </w:rPr>
        <w:t xml:space="preserve">Thomas, T. D., Ellwood, D. C., &amp; Longyear, V. M. C. (1979). Change from Homo- to Heterolactic Fermentation by Streptococcus lactis Resulting from Glucose Limitation in Anaerobic </w:t>
      </w:r>
      <w:proofErr w:type="spellStart"/>
      <w:r w:rsidRPr="0088458A">
        <w:rPr>
          <w:rFonts w:ascii="Palatino Linotype" w:eastAsia="Palatino Linotype" w:hAnsi="Palatino Linotype" w:cs="Palatino Linotype"/>
          <w:sz w:val="18"/>
          <w:szCs w:val="18"/>
        </w:rPr>
        <w:t>Chemostat</w:t>
      </w:r>
      <w:proofErr w:type="spellEnd"/>
      <w:r w:rsidRPr="0088458A">
        <w:rPr>
          <w:rFonts w:ascii="Palatino Linotype" w:eastAsia="Palatino Linotype" w:hAnsi="Palatino Linotype" w:cs="Palatino Linotype"/>
          <w:sz w:val="18"/>
          <w:szCs w:val="18"/>
        </w:rPr>
        <w:t xml:space="preserve"> Cultures</w:t>
      </w:r>
      <w:del w:id="2175" w:author="Yanfei Zhang" w:date="2022-03-29T20:07:00Z">
        <w:r w:rsidRPr="0088458A" w:rsidDel="00FE0CA8">
          <w:rPr>
            <w:rFonts w:ascii="Palatino Linotype" w:eastAsia="Palatino Linotype" w:hAnsi="Palatino Linotype" w:cs="Palatino Linotype"/>
            <w:sz w:val="18"/>
            <w:szCs w:val="18"/>
          </w:rPr>
          <w:delText xml:space="preserve">, </w:delText>
        </w:r>
      </w:del>
      <w:ins w:id="2176" w:author="Yanfei Zhang" w:date="2022-03-29T20:07:00Z">
        <w:r w:rsidR="00FE0CA8" w:rsidRPr="0088458A">
          <w:rPr>
            <w:rFonts w:ascii="Palatino Linotype" w:eastAsia="Palatino Linotype" w:hAnsi="Palatino Linotype" w:cs="Palatino Linotype"/>
            <w:sz w:val="18"/>
            <w:szCs w:val="18"/>
          </w:rPr>
          <w:t xml:space="preserve">. </w:t>
        </w:r>
      </w:ins>
      <w:ins w:id="2177" w:author="Yanfei Zhang" w:date="2022-03-29T20:08:00Z">
        <w:r w:rsidR="00FE0CA8" w:rsidRPr="00745FBA">
          <w:rPr>
            <w:rFonts w:ascii="Palatino Linotype" w:eastAsia="Palatino Linotype" w:hAnsi="Palatino Linotype" w:cs="Palatino Linotype"/>
            <w:i/>
            <w:sz w:val="18"/>
            <w:szCs w:val="18"/>
            <w:rPrChange w:id="2178" w:author="Yanfei Zhang" w:date="2022-03-30T00:00:00Z">
              <w:rPr>
                <w:rFonts w:ascii="Palatino Linotype" w:eastAsia="Palatino Linotype" w:hAnsi="Palatino Linotype" w:cs="Palatino Linotype"/>
                <w:sz w:val="18"/>
                <w:szCs w:val="18"/>
              </w:rPr>
            </w:rPrChange>
          </w:rPr>
          <w:t xml:space="preserve">J. </w:t>
        </w:r>
        <w:proofErr w:type="spellStart"/>
        <w:r w:rsidR="00FE0CA8" w:rsidRPr="00745FBA">
          <w:rPr>
            <w:rFonts w:ascii="Palatino Linotype" w:eastAsia="Palatino Linotype" w:hAnsi="Palatino Linotype" w:cs="Palatino Linotype"/>
            <w:i/>
            <w:sz w:val="18"/>
            <w:szCs w:val="18"/>
            <w:rPrChange w:id="2179" w:author="Yanfei Zhang" w:date="2022-03-30T00:00:00Z">
              <w:rPr>
                <w:rFonts w:ascii="Palatino Linotype" w:eastAsia="Palatino Linotype" w:hAnsi="Palatino Linotype" w:cs="Palatino Linotype"/>
                <w:sz w:val="18"/>
                <w:szCs w:val="18"/>
              </w:rPr>
            </w:rPrChange>
          </w:rPr>
          <w:t>Bacteriol</w:t>
        </w:r>
        <w:proofErr w:type="spellEnd"/>
        <w:r w:rsidR="00FE0CA8" w:rsidRPr="0088458A">
          <w:rPr>
            <w:rFonts w:ascii="Palatino Linotype" w:eastAsia="Palatino Linotype" w:hAnsi="Palatino Linotype" w:cs="Palatino Linotype"/>
            <w:sz w:val="18"/>
            <w:szCs w:val="18"/>
          </w:rPr>
          <w:t xml:space="preserve">. </w:t>
        </w:r>
      </w:ins>
      <w:r w:rsidRPr="00977A95">
        <w:rPr>
          <w:rFonts w:ascii="Palatino Linotype" w:eastAsia="Palatino Linotype" w:hAnsi="Palatino Linotype" w:cs="Palatino Linotype"/>
          <w:sz w:val="18"/>
          <w:szCs w:val="18"/>
          <w:rPrChange w:id="2180" w:author="Yanfei Zhang" w:date="2022-03-29T23:51:00Z">
            <w:rPr>
              <w:rFonts w:ascii="Palatino Linotype" w:eastAsia="Palatino Linotype" w:hAnsi="Palatino Linotype" w:cs="Palatino Linotype"/>
              <w:i/>
              <w:sz w:val="18"/>
              <w:szCs w:val="18"/>
            </w:rPr>
          </w:rPrChange>
        </w:rPr>
        <w:t>138</w:t>
      </w:r>
      <w:r w:rsidRPr="0088458A">
        <w:rPr>
          <w:rFonts w:ascii="Palatino Linotype" w:eastAsia="Palatino Linotype" w:hAnsi="Palatino Linotype" w:cs="Palatino Linotype"/>
          <w:sz w:val="18"/>
          <w:szCs w:val="18"/>
        </w:rPr>
        <w:t>(1), 109–117.</w:t>
      </w:r>
      <w:ins w:id="2181" w:author="Yanfei Zhang" w:date="2022-03-29T20:07:00Z">
        <w:r w:rsidR="00FE0CA8" w:rsidRPr="0088458A">
          <w:rPr>
            <w:rFonts w:ascii="Palatino Linotype" w:eastAsia="Palatino Linotype" w:hAnsi="Palatino Linotype" w:cs="Palatino Linotype"/>
            <w:sz w:val="18"/>
            <w:szCs w:val="18"/>
          </w:rPr>
          <w:t xml:space="preserve"> </w:t>
        </w:r>
        <w:proofErr w:type="spellStart"/>
        <w:r w:rsidR="00FE0CA8" w:rsidRPr="0088458A">
          <w:rPr>
            <w:rFonts w:ascii="Palatino Linotype" w:eastAsia="Palatino Linotype" w:hAnsi="Palatino Linotype" w:cs="Palatino Linotype"/>
            <w:sz w:val="18"/>
            <w:szCs w:val="18"/>
          </w:rPr>
          <w:t>doi</w:t>
        </w:r>
        <w:proofErr w:type="spellEnd"/>
        <w:r w:rsidR="00FE0CA8" w:rsidRPr="0088458A">
          <w:rPr>
            <w:rFonts w:ascii="Palatino Linotype" w:eastAsia="Palatino Linotype" w:hAnsi="Palatino Linotype" w:cs="Palatino Linotype"/>
            <w:sz w:val="18"/>
            <w:szCs w:val="18"/>
          </w:rPr>
          <w:t>: 10.1128/jb.138.1.109-117.1979</w:t>
        </w:r>
      </w:ins>
    </w:p>
    <w:p w14:paraId="60BFDF8A" w14:textId="6CC857C6" w:rsidR="00AE7656" w:rsidRPr="0088458A" w:rsidRDefault="00F771FC" w:rsidP="00977A95">
      <w:pPr>
        <w:widowControl w:val="0"/>
        <w:spacing w:line="240" w:lineRule="exact"/>
        <w:ind w:left="480" w:hanging="480"/>
        <w:contextualSpacing/>
        <w:rPr>
          <w:rFonts w:ascii="Palatino Linotype" w:eastAsia="Palatino Linotype" w:hAnsi="Palatino Linotype" w:cs="Palatino Linotype"/>
          <w:sz w:val="18"/>
          <w:szCs w:val="18"/>
        </w:rPr>
        <w:pPrChange w:id="2182" w:author="Yanfei Zhang" w:date="2022-03-29T23:51:00Z">
          <w:pPr>
            <w:widowControl w:val="0"/>
            <w:ind w:left="480" w:hanging="480"/>
          </w:pPr>
        </w:pPrChange>
      </w:pPr>
      <w:proofErr w:type="spellStart"/>
      <w:r w:rsidRPr="000D35F2">
        <w:rPr>
          <w:rFonts w:ascii="Palatino Linotype" w:eastAsia="Palatino Linotype" w:hAnsi="Palatino Linotype" w:cs="Palatino Linotype"/>
          <w:sz w:val="18"/>
          <w:szCs w:val="18"/>
        </w:rPr>
        <w:t>Ulas</w:t>
      </w:r>
      <w:proofErr w:type="spellEnd"/>
      <w:r w:rsidRPr="000D35F2">
        <w:rPr>
          <w:rFonts w:ascii="Palatino Linotype" w:eastAsia="Palatino Linotype" w:hAnsi="Palatino Linotype" w:cs="Palatino Linotype"/>
          <w:sz w:val="18"/>
          <w:szCs w:val="18"/>
        </w:rPr>
        <w:t xml:space="preserve">, T., Riemer, S. A., Zaparty, M., Siebers, B., </w:t>
      </w:r>
      <w:ins w:id="2183" w:author="Yanfei Zhang" w:date="2022-04-06T16:37:00Z">
        <w:r w:rsidR="006C2C27">
          <w:rPr>
            <w:rFonts w:ascii="Palatino Linotype" w:eastAsia="Palatino Linotype" w:hAnsi="Palatino Linotype" w:cs="Palatino Linotype"/>
            <w:sz w:val="18"/>
            <w:szCs w:val="18"/>
          </w:rPr>
          <w:t>and</w:t>
        </w:r>
      </w:ins>
      <w:del w:id="2184" w:author="Yanfei Zhang" w:date="2022-04-06T16:37:00Z">
        <w:r w:rsidRPr="000D35F2" w:rsidDel="006C2C27">
          <w:rPr>
            <w:rFonts w:ascii="Palatino Linotype" w:eastAsia="Palatino Linotype" w:hAnsi="Palatino Linotype" w:cs="Palatino Linotype"/>
            <w:sz w:val="18"/>
            <w:szCs w:val="18"/>
          </w:rPr>
          <w:delText>&amp;</w:delText>
        </w:r>
      </w:del>
      <w:r w:rsidRPr="000D35F2">
        <w:rPr>
          <w:rFonts w:ascii="Palatino Linotype" w:eastAsia="Palatino Linotype" w:hAnsi="Palatino Linotype" w:cs="Palatino Linotype"/>
          <w:sz w:val="18"/>
          <w:szCs w:val="18"/>
        </w:rPr>
        <w:t xml:space="preserve"> </w:t>
      </w:r>
      <w:proofErr w:type="spellStart"/>
      <w:r w:rsidRPr="000D35F2">
        <w:rPr>
          <w:rFonts w:ascii="Palatino Linotype" w:eastAsia="Palatino Linotype" w:hAnsi="Palatino Linotype" w:cs="Palatino Linotype"/>
          <w:sz w:val="18"/>
          <w:szCs w:val="18"/>
        </w:rPr>
        <w:t>Schomburg</w:t>
      </w:r>
      <w:proofErr w:type="spellEnd"/>
      <w:r w:rsidRPr="000D35F2">
        <w:rPr>
          <w:rFonts w:ascii="Palatino Linotype" w:eastAsia="Palatino Linotype" w:hAnsi="Palatino Linotype" w:cs="Palatino Linotype"/>
          <w:sz w:val="18"/>
          <w:szCs w:val="18"/>
        </w:rPr>
        <w:t xml:space="preserve">, D. (2012). Genome-Scale Reconstruction and Analysis of the Metabolic Network in the Hyperthermophilic Archaeon Sulfolobus Solfataricus. </w:t>
      </w:r>
      <w:proofErr w:type="spellStart"/>
      <w:r w:rsidRPr="000D35F2">
        <w:rPr>
          <w:rFonts w:ascii="Palatino Linotype" w:eastAsia="Palatino Linotype" w:hAnsi="Palatino Linotype" w:cs="Palatino Linotype"/>
          <w:i/>
          <w:sz w:val="18"/>
          <w:szCs w:val="18"/>
        </w:rPr>
        <w:t>PLoS</w:t>
      </w:r>
      <w:proofErr w:type="spellEnd"/>
      <w:r w:rsidRPr="000D35F2">
        <w:rPr>
          <w:rFonts w:ascii="Palatino Linotype" w:eastAsia="Palatino Linotype" w:hAnsi="Palatino Linotype" w:cs="Palatino Linotype"/>
          <w:i/>
          <w:sz w:val="18"/>
          <w:szCs w:val="18"/>
        </w:rPr>
        <w:t xml:space="preserve"> ONE</w:t>
      </w:r>
      <w:del w:id="2185" w:author="Yanfei Zhang" w:date="2022-03-29T23:53:00Z">
        <w:r w:rsidRPr="00A45EF6" w:rsidDel="00977A95">
          <w:rPr>
            <w:rFonts w:ascii="Palatino Linotype" w:eastAsia="Palatino Linotype" w:hAnsi="Palatino Linotype" w:cs="Palatino Linotype"/>
            <w:sz w:val="18"/>
            <w:szCs w:val="18"/>
          </w:rPr>
          <w:delText>,</w:delText>
        </w:r>
      </w:del>
      <w:r w:rsidRPr="00624052">
        <w:rPr>
          <w:rFonts w:ascii="Palatino Linotype" w:eastAsia="Palatino Linotype" w:hAnsi="Palatino Linotype" w:cs="Palatino Linotype"/>
          <w:sz w:val="18"/>
          <w:szCs w:val="18"/>
        </w:rPr>
        <w:t xml:space="preserve"> </w:t>
      </w:r>
      <w:r w:rsidRPr="00977A95">
        <w:rPr>
          <w:rFonts w:ascii="Palatino Linotype" w:eastAsia="Palatino Linotype" w:hAnsi="Palatino Linotype" w:cs="Palatino Linotype"/>
          <w:sz w:val="18"/>
          <w:szCs w:val="18"/>
          <w:rPrChange w:id="2186" w:author="Yanfei Zhang" w:date="2022-03-29T23:51:00Z">
            <w:rPr>
              <w:rFonts w:ascii="Palatino Linotype" w:eastAsia="Palatino Linotype" w:hAnsi="Palatino Linotype" w:cs="Palatino Linotype"/>
              <w:i/>
              <w:sz w:val="18"/>
              <w:szCs w:val="18"/>
            </w:rPr>
          </w:rPrChange>
        </w:rPr>
        <w:t>7</w:t>
      </w:r>
      <w:r w:rsidRPr="0088458A">
        <w:rPr>
          <w:rFonts w:ascii="Palatino Linotype" w:eastAsia="Palatino Linotype" w:hAnsi="Palatino Linotype" w:cs="Palatino Linotype"/>
          <w:sz w:val="18"/>
          <w:szCs w:val="18"/>
        </w:rPr>
        <w:t>(8). https://doi.org/10.1371/journal.pone.0043401</w:t>
      </w:r>
    </w:p>
    <w:p w14:paraId="1903F16F" w14:textId="1C74059E" w:rsidR="006767A9" w:rsidRPr="0088458A" w:rsidRDefault="006767A9" w:rsidP="00977A95">
      <w:pPr>
        <w:widowControl w:val="0"/>
        <w:autoSpaceDE w:val="0"/>
        <w:autoSpaceDN w:val="0"/>
        <w:adjustRightInd w:val="0"/>
        <w:spacing w:before="240" w:after="120" w:line="240" w:lineRule="exact"/>
        <w:ind w:left="480" w:hanging="480"/>
        <w:contextualSpacing/>
        <w:rPr>
          <w:moveTo w:id="2187" w:author="Yanfei Zhang" w:date="2022-03-29T00:11:00Z"/>
          <w:rFonts w:ascii="Palatino Linotype" w:hAnsi="Palatino Linotype"/>
          <w:noProof/>
          <w:sz w:val="18"/>
          <w:szCs w:val="18"/>
        </w:rPr>
        <w:pPrChange w:id="2188" w:author="Yanfei Zhang" w:date="2022-03-29T23:51:00Z">
          <w:pPr>
            <w:widowControl w:val="0"/>
            <w:autoSpaceDE w:val="0"/>
            <w:autoSpaceDN w:val="0"/>
            <w:adjustRightInd w:val="0"/>
            <w:spacing w:before="240" w:after="120" w:line="240" w:lineRule="auto"/>
            <w:ind w:left="480" w:hanging="480"/>
          </w:pPr>
        </w:pPrChange>
      </w:pPr>
      <w:moveToRangeStart w:id="2189" w:author="Yanfei Zhang" w:date="2022-03-29T00:11:00Z" w:name="move99405103"/>
      <w:moveTo w:id="2190" w:author="Yanfei Zhang" w:date="2022-03-29T00:11:00Z">
        <w:r w:rsidRPr="0088458A">
          <w:rPr>
            <w:rFonts w:ascii="Palatino Linotype" w:hAnsi="Palatino Linotype"/>
            <w:noProof/>
            <w:sz w:val="18"/>
            <w:szCs w:val="18"/>
          </w:rPr>
          <w:t xml:space="preserve">van Hoek, M. J. A., &amp; Merks, R. M. H. (2012). Redox balance is key to explaining full vs. partial switching to low-yield metabolism. </w:t>
        </w:r>
      </w:moveTo>
      <w:ins w:id="2191" w:author="Yanfei Zhang" w:date="2022-03-29T20:11:00Z">
        <w:r w:rsidR="009D5387" w:rsidRPr="00415C97">
          <w:rPr>
            <w:rFonts w:ascii="Palatino Linotype" w:hAnsi="Palatino Linotype"/>
            <w:i/>
            <w:iCs/>
            <w:noProof/>
            <w:sz w:val="18"/>
            <w:szCs w:val="18"/>
          </w:rPr>
          <w:t>BMC Syst. Biol.</w:t>
        </w:r>
      </w:ins>
      <w:moveTo w:id="2192" w:author="Yanfei Zhang" w:date="2022-03-29T00:11:00Z">
        <w:del w:id="2193" w:author="Yanfei Zhang" w:date="2022-03-29T20:11:00Z">
          <w:r w:rsidRPr="000D35F2" w:rsidDel="009D5387">
            <w:rPr>
              <w:rFonts w:ascii="Palatino Linotype" w:hAnsi="Palatino Linotype"/>
              <w:i/>
              <w:iCs/>
              <w:noProof/>
              <w:sz w:val="18"/>
              <w:szCs w:val="18"/>
            </w:rPr>
            <w:delText>BMC Systems Biology</w:delText>
          </w:r>
        </w:del>
        <w:del w:id="2194" w:author="Yanfei Zhang" w:date="2022-03-29T20:10:00Z">
          <w:r w:rsidRPr="000D35F2" w:rsidDel="009D5387">
            <w:rPr>
              <w:rFonts w:ascii="Palatino Linotype" w:hAnsi="Palatino Linotype"/>
              <w:noProof/>
              <w:sz w:val="18"/>
              <w:szCs w:val="18"/>
            </w:rPr>
            <w:delText>,</w:delText>
          </w:r>
        </w:del>
        <w:r w:rsidRPr="000D35F2">
          <w:rPr>
            <w:rFonts w:ascii="Palatino Linotype" w:hAnsi="Palatino Linotype"/>
            <w:noProof/>
            <w:sz w:val="18"/>
            <w:szCs w:val="18"/>
          </w:rPr>
          <w:t xml:space="preserve"> </w:t>
        </w:r>
        <w:r w:rsidRPr="00977A95">
          <w:rPr>
            <w:rFonts w:ascii="Palatino Linotype" w:hAnsi="Palatino Linotype"/>
            <w:iCs/>
            <w:noProof/>
            <w:sz w:val="18"/>
            <w:szCs w:val="18"/>
            <w:rPrChange w:id="2195" w:author="Yanfei Zhang" w:date="2022-03-29T23:51:00Z">
              <w:rPr>
                <w:rFonts w:ascii="Palatino Linotype" w:hAnsi="Palatino Linotype"/>
                <w:i/>
                <w:iCs/>
                <w:noProof/>
                <w:sz w:val="18"/>
                <w:szCs w:val="18"/>
              </w:rPr>
            </w:rPrChange>
          </w:rPr>
          <w:t>6</w:t>
        </w:r>
      </w:moveTo>
      <w:ins w:id="2196" w:author="Yanfei Zhang" w:date="2022-03-29T20:22:00Z">
        <w:r w:rsidR="00FA1E58" w:rsidRPr="00977A95">
          <w:rPr>
            <w:rFonts w:ascii="Palatino Linotype" w:hAnsi="Palatino Linotype"/>
            <w:iCs/>
            <w:noProof/>
            <w:sz w:val="18"/>
            <w:szCs w:val="18"/>
            <w:rPrChange w:id="2197" w:author="Yanfei Zhang" w:date="2022-03-29T23:51:00Z">
              <w:rPr>
                <w:rFonts w:ascii="Palatino Linotype" w:hAnsi="Palatino Linotype"/>
                <w:i/>
                <w:iCs/>
                <w:noProof/>
                <w:sz w:val="18"/>
                <w:szCs w:val="18"/>
              </w:rPr>
            </w:rPrChange>
          </w:rPr>
          <w:t xml:space="preserve">, </w:t>
        </w:r>
      </w:ins>
      <w:ins w:id="2198" w:author="Yanfei Zhang" w:date="2022-03-29T20:10:00Z">
        <w:r w:rsidR="009D5387" w:rsidRPr="00977A95">
          <w:rPr>
            <w:rFonts w:ascii="Palatino Linotype" w:hAnsi="Palatino Linotype"/>
            <w:iCs/>
            <w:noProof/>
            <w:sz w:val="18"/>
            <w:szCs w:val="18"/>
            <w:rPrChange w:id="2199" w:author="Yanfei Zhang" w:date="2022-03-29T23:51:00Z">
              <w:rPr>
                <w:rFonts w:ascii="Palatino Linotype" w:hAnsi="Palatino Linotype"/>
                <w:i/>
                <w:iCs/>
                <w:noProof/>
                <w:sz w:val="18"/>
                <w:szCs w:val="18"/>
              </w:rPr>
            </w:rPrChange>
          </w:rPr>
          <w:t>22</w:t>
        </w:r>
      </w:ins>
      <w:moveTo w:id="2200" w:author="Yanfei Zhang" w:date="2022-03-29T00:11:00Z">
        <w:r w:rsidRPr="0088458A">
          <w:rPr>
            <w:rFonts w:ascii="Palatino Linotype" w:hAnsi="Palatino Linotype"/>
            <w:noProof/>
            <w:sz w:val="18"/>
            <w:szCs w:val="18"/>
          </w:rPr>
          <w:t xml:space="preserve">. </w:t>
        </w:r>
        <w:del w:id="2201" w:author="Yanfei Zhang" w:date="2022-03-29T20:35:00Z">
          <w:r w:rsidRPr="0088458A" w:rsidDel="006B6947">
            <w:rPr>
              <w:rFonts w:ascii="Palatino Linotype" w:hAnsi="Palatino Linotype"/>
              <w:noProof/>
              <w:sz w:val="18"/>
              <w:szCs w:val="18"/>
            </w:rPr>
            <w:delText>https://doi.org/</w:delText>
          </w:r>
        </w:del>
      </w:moveTo>
      <w:ins w:id="2202" w:author="Yanfei Zhang" w:date="2022-03-29T20:35:00Z">
        <w:r w:rsidR="006B6947" w:rsidRPr="0088458A">
          <w:rPr>
            <w:rFonts w:ascii="Palatino Linotype" w:hAnsi="Palatino Linotype"/>
            <w:noProof/>
            <w:sz w:val="18"/>
            <w:szCs w:val="18"/>
          </w:rPr>
          <w:t xml:space="preserve">doi: </w:t>
        </w:r>
      </w:ins>
      <w:moveTo w:id="2203" w:author="Yanfei Zhang" w:date="2022-03-29T00:11:00Z">
        <w:r w:rsidRPr="0088458A">
          <w:rPr>
            <w:rFonts w:ascii="Palatino Linotype" w:hAnsi="Palatino Linotype"/>
            <w:noProof/>
            <w:sz w:val="18"/>
            <w:szCs w:val="18"/>
          </w:rPr>
          <w:t>10.1186/1752-0509-6-22</w:t>
        </w:r>
      </w:moveTo>
    </w:p>
    <w:p w14:paraId="6CD25846" w14:textId="7816E24D" w:rsidR="006767A9" w:rsidRPr="00A45EF6" w:rsidRDefault="006767A9" w:rsidP="00977A95">
      <w:pPr>
        <w:widowControl w:val="0"/>
        <w:autoSpaceDE w:val="0"/>
        <w:autoSpaceDN w:val="0"/>
        <w:adjustRightInd w:val="0"/>
        <w:spacing w:before="240" w:after="120" w:line="240" w:lineRule="exact"/>
        <w:ind w:left="480" w:hanging="480"/>
        <w:contextualSpacing/>
        <w:rPr>
          <w:rFonts w:ascii="Palatino Linotype" w:hAnsi="Palatino Linotype"/>
          <w:noProof/>
          <w:sz w:val="18"/>
          <w:szCs w:val="18"/>
        </w:rPr>
        <w:pPrChange w:id="2204" w:author="Yanfei Zhang" w:date="2022-03-29T23:51:00Z">
          <w:pPr>
            <w:widowControl w:val="0"/>
            <w:ind w:left="480" w:hanging="480"/>
          </w:pPr>
        </w:pPrChange>
      </w:pPr>
      <w:moveTo w:id="2205" w:author="Yanfei Zhang" w:date="2022-03-29T00:11:00Z">
        <w:r w:rsidRPr="00415C97">
          <w:rPr>
            <w:rFonts w:ascii="Palatino Linotype" w:hAnsi="Palatino Linotype"/>
            <w:noProof/>
            <w:sz w:val="18"/>
            <w:szCs w:val="18"/>
          </w:rPr>
          <w:t>Van Hoek, P., Van Dijken, J. P., &amp; Pronk, J. T. (1998). Effect of specific growth rate on fermentative capacity of baker’</w:t>
        </w:r>
        <w:r w:rsidRPr="000D35F2">
          <w:rPr>
            <w:rFonts w:ascii="Palatino Linotype" w:hAnsi="Palatino Linotype"/>
            <w:noProof/>
            <w:sz w:val="18"/>
            <w:szCs w:val="18"/>
          </w:rPr>
          <w:t xml:space="preserve">s yeast. </w:t>
        </w:r>
      </w:moveTo>
      <w:ins w:id="2206" w:author="Yanfei Zhang" w:date="2022-03-29T23:54:00Z">
        <w:r w:rsidR="00977A95" w:rsidRPr="00977A95">
          <w:rPr>
            <w:rFonts w:ascii="Palatino Linotype" w:hAnsi="Palatino Linotype"/>
            <w:i/>
            <w:noProof/>
            <w:sz w:val="18"/>
            <w:szCs w:val="18"/>
            <w:rPrChange w:id="2207" w:author="Yanfei Zhang" w:date="2022-03-29T23:54:00Z">
              <w:rPr>
                <w:rFonts w:ascii="Palatino Linotype" w:hAnsi="Palatino Linotype"/>
                <w:noProof/>
                <w:sz w:val="18"/>
                <w:szCs w:val="18"/>
              </w:rPr>
            </w:rPrChange>
          </w:rPr>
          <w:t>Appl. Environ. Microbiol</w:t>
        </w:r>
        <w:r w:rsidR="00977A95">
          <w:rPr>
            <w:rFonts w:ascii="Palatino Linotype" w:hAnsi="Palatino Linotype"/>
            <w:noProof/>
            <w:sz w:val="18"/>
            <w:szCs w:val="18"/>
          </w:rPr>
          <w:t>.</w:t>
        </w:r>
        <w:r w:rsidR="00977A95" w:rsidRPr="0088458A" w:rsidDel="00977A95">
          <w:rPr>
            <w:rFonts w:ascii="Palatino Linotype" w:hAnsi="Palatino Linotype"/>
            <w:noProof/>
            <w:sz w:val="18"/>
            <w:szCs w:val="18"/>
          </w:rPr>
          <w:t xml:space="preserve"> </w:t>
        </w:r>
      </w:ins>
      <w:moveTo w:id="2208" w:author="Yanfei Zhang" w:date="2022-03-29T00:11:00Z">
        <w:del w:id="2209" w:author="Yanfei Zhang" w:date="2022-03-29T23:54:00Z">
          <w:r w:rsidRPr="0088458A" w:rsidDel="00977A95">
            <w:rPr>
              <w:rFonts w:ascii="Palatino Linotype" w:hAnsi="Palatino Linotype"/>
              <w:i/>
              <w:iCs/>
              <w:noProof/>
              <w:sz w:val="18"/>
              <w:szCs w:val="18"/>
            </w:rPr>
            <w:delText>Applied and Environmental Microbiology</w:delText>
          </w:r>
        </w:del>
        <w:del w:id="2210" w:author="Yanfei Zhang" w:date="2022-03-29T20:22:00Z">
          <w:r w:rsidRPr="0088458A" w:rsidDel="00FA1E58">
            <w:rPr>
              <w:rFonts w:ascii="Palatino Linotype" w:hAnsi="Palatino Linotype"/>
              <w:noProof/>
              <w:sz w:val="18"/>
              <w:szCs w:val="18"/>
            </w:rPr>
            <w:delText>,</w:delText>
          </w:r>
        </w:del>
        <w:del w:id="2211" w:author="Yanfei Zhang" w:date="2022-03-29T23:54:00Z">
          <w:r w:rsidRPr="0088458A" w:rsidDel="00977A95">
            <w:rPr>
              <w:rFonts w:ascii="Palatino Linotype" w:hAnsi="Palatino Linotype"/>
              <w:noProof/>
              <w:sz w:val="18"/>
              <w:szCs w:val="18"/>
            </w:rPr>
            <w:delText xml:space="preserve"> </w:delText>
          </w:r>
        </w:del>
        <w:r w:rsidRPr="00977A95">
          <w:rPr>
            <w:rFonts w:ascii="Palatino Linotype" w:hAnsi="Palatino Linotype"/>
            <w:iCs/>
            <w:noProof/>
            <w:sz w:val="18"/>
            <w:szCs w:val="18"/>
            <w:rPrChange w:id="2212" w:author="Yanfei Zhang" w:date="2022-03-29T23:53:00Z">
              <w:rPr>
                <w:rFonts w:ascii="Palatino Linotype" w:hAnsi="Palatino Linotype"/>
                <w:i/>
                <w:iCs/>
                <w:noProof/>
                <w:sz w:val="18"/>
                <w:szCs w:val="18"/>
              </w:rPr>
            </w:rPrChange>
          </w:rPr>
          <w:t>64</w:t>
        </w:r>
        <w:r w:rsidRPr="0088458A">
          <w:rPr>
            <w:rFonts w:ascii="Palatino Linotype" w:hAnsi="Palatino Linotype"/>
            <w:noProof/>
            <w:sz w:val="18"/>
            <w:szCs w:val="18"/>
          </w:rPr>
          <w:t xml:space="preserve">(11), 4226–4233. </w:t>
        </w:r>
        <w:del w:id="2213" w:author="Yanfei Zhang" w:date="2022-03-29T20:35:00Z">
          <w:r w:rsidRPr="000D35F2" w:rsidDel="006B6947">
            <w:rPr>
              <w:rFonts w:ascii="Palatino Linotype" w:hAnsi="Palatino Linotype"/>
              <w:noProof/>
              <w:sz w:val="18"/>
              <w:szCs w:val="18"/>
            </w:rPr>
            <w:delText>https://doi.org/</w:delText>
          </w:r>
        </w:del>
      </w:moveTo>
      <w:ins w:id="2214" w:author="Yanfei Zhang" w:date="2022-03-29T20:35:00Z">
        <w:r w:rsidR="006B6947" w:rsidRPr="000D35F2">
          <w:rPr>
            <w:rFonts w:ascii="Palatino Linotype" w:hAnsi="Palatino Linotype"/>
            <w:noProof/>
            <w:sz w:val="18"/>
            <w:szCs w:val="18"/>
          </w:rPr>
          <w:t xml:space="preserve">doi: </w:t>
        </w:r>
      </w:ins>
      <w:moveTo w:id="2215" w:author="Yanfei Zhang" w:date="2022-03-29T00:11:00Z">
        <w:r w:rsidRPr="000D35F2">
          <w:rPr>
            <w:rFonts w:ascii="Palatino Linotype" w:hAnsi="Palatino Linotype"/>
            <w:noProof/>
            <w:sz w:val="18"/>
            <w:szCs w:val="18"/>
          </w:rPr>
          <w:t>10.1128/aem.64.11.4226-4233.1998</w:t>
        </w:r>
      </w:moveTo>
      <w:moveToRangeEnd w:id="2189"/>
    </w:p>
    <w:p w14:paraId="3BEF9D41" w14:textId="12E21650" w:rsidR="00AE7656" w:rsidRPr="0088458A" w:rsidRDefault="00F771FC" w:rsidP="00977A95">
      <w:pPr>
        <w:widowControl w:val="0"/>
        <w:spacing w:line="240" w:lineRule="exact"/>
        <w:ind w:left="480" w:hanging="480"/>
        <w:contextualSpacing/>
        <w:rPr>
          <w:rFonts w:ascii="Palatino Linotype" w:eastAsia="Palatino Linotype" w:hAnsi="Palatino Linotype" w:cs="Palatino Linotype"/>
          <w:sz w:val="18"/>
          <w:szCs w:val="18"/>
        </w:rPr>
        <w:pPrChange w:id="2216" w:author="Yanfei Zhang" w:date="2022-03-29T23:51:00Z">
          <w:pPr>
            <w:widowControl w:val="0"/>
            <w:ind w:left="480" w:hanging="480"/>
          </w:pPr>
        </w:pPrChange>
      </w:pPr>
      <w:proofErr w:type="spellStart"/>
      <w:r w:rsidRPr="00624052">
        <w:rPr>
          <w:rFonts w:ascii="Palatino Linotype" w:eastAsia="Palatino Linotype" w:hAnsi="Palatino Linotype" w:cs="Palatino Linotype"/>
          <w:sz w:val="18"/>
          <w:szCs w:val="18"/>
        </w:rPr>
        <w:t>Vemuri</w:t>
      </w:r>
      <w:proofErr w:type="spellEnd"/>
      <w:r w:rsidRPr="00624052">
        <w:rPr>
          <w:rFonts w:ascii="Palatino Linotype" w:eastAsia="Palatino Linotype" w:hAnsi="Palatino Linotype" w:cs="Palatino Linotype"/>
          <w:sz w:val="18"/>
          <w:szCs w:val="18"/>
        </w:rPr>
        <w:t xml:space="preserve">, G. N., Altman, E., Sangurdekar, D. P., Khodursky, A. B., </w:t>
      </w:r>
      <w:ins w:id="2217" w:author="Yanfei Zhang" w:date="2022-03-29T22:21:00Z">
        <w:r w:rsidR="00813D3E" w:rsidRPr="00F561C5">
          <w:rPr>
            <w:rFonts w:ascii="Palatino Linotype" w:eastAsia="Palatino Linotype" w:hAnsi="Palatino Linotype" w:cs="Palatino Linotype"/>
            <w:sz w:val="18"/>
            <w:szCs w:val="18"/>
          </w:rPr>
          <w:t>and</w:t>
        </w:r>
      </w:ins>
      <w:del w:id="2218" w:author="Yanfei Zhang" w:date="2022-03-29T22:21:00Z">
        <w:r w:rsidRPr="00F561C5" w:rsidDel="00813D3E">
          <w:rPr>
            <w:rFonts w:ascii="Palatino Linotype" w:eastAsia="Palatino Linotype" w:hAnsi="Palatino Linotype" w:cs="Palatino Linotype"/>
            <w:sz w:val="18"/>
            <w:szCs w:val="18"/>
          </w:rPr>
          <w:delText>&amp;</w:delText>
        </w:r>
      </w:del>
      <w:r w:rsidRPr="00A432C3">
        <w:rPr>
          <w:rFonts w:ascii="Palatino Linotype" w:eastAsia="Palatino Linotype" w:hAnsi="Palatino Linotype" w:cs="Palatino Linotype"/>
          <w:sz w:val="18"/>
          <w:szCs w:val="18"/>
        </w:rPr>
        <w:t xml:space="preserve"> </w:t>
      </w:r>
      <w:proofErr w:type="spellStart"/>
      <w:r w:rsidRPr="00A432C3">
        <w:rPr>
          <w:rFonts w:ascii="Palatino Linotype" w:eastAsia="Palatino Linotype" w:hAnsi="Palatino Linotype" w:cs="Palatino Linotype"/>
          <w:sz w:val="18"/>
          <w:szCs w:val="18"/>
        </w:rPr>
        <w:t>Eiteman</w:t>
      </w:r>
      <w:proofErr w:type="spellEnd"/>
      <w:r w:rsidRPr="00A432C3">
        <w:rPr>
          <w:rFonts w:ascii="Palatino Linotype" w:eastAsia="Palatino Linotype" w:hAnsi="Palatino Linotype" w:cs="Palatino Linotype"/>
          <w:sz w:val="18"/>
          <w:szCs w:val="18"/>
        </w:rPr>
        <w:t xml:space="preserve">, M. A. (2006). Overflow Metabolism in Escherichia coli during Steady-State </w:t>
      </w:r>
      <w:proofErr w:type="gramStart"/>
      <w:r w:rsidRPr="00A432C3">
        <w:rPr>
          <w:rFonts w:ascii="Palatino Linotype" w:eastAsia="Palatino Linotype" w:hAnsi="Palatino Linotype" w:cs="Palatino Linotype"/>
          <w:sz w:val="18"/>
          <w:szCs w:val="18"/>
        </w:rPr>
        <w:t>Growth</w:t>
      </w:r>
      <w:r w:rsidRPr="001C240F">
        <w:rPr>
          <w:sz w:val="18"/>
          <w:szCs w:val="18"/>
        </w:rPr>
        <w:t> </w:t>
      </w:r>
      <w:r w:rsidRPr="000356A0">
        <w:rPr>
          <w:rFonts w:ascii="Palatino Linotype" w:eastAsia="Palatino Linotype" w:hAnsi="Palatino Linotype" w:cs="Palatino Linotype"/>
          <w:sz w:val="18"/>
          <w:szCs w:val="18"/>
        </w:rPr>
        <w:t>:</w:t>
      </w:r>
      <w:proofErr w:type="gramEnd"/>
      <w:r w:rsidRPr="000356A0">
        <w:rPr>
          <w:rFonts w:ascii="Palatino Linotype" w:eastAsia="Palatino Linotype" w:hAnsi="Palatino Linotype" w:cs="Palatino Linotype"/>
          <w:sz w:val="18"/>
          <w:szCs w:val="18"/>
        </w:rPr>
        <w:t xml:space="preserve"> Transcriptional Regulation and Effect of the Redox Ratio</w:t>
      </w:r>
      <w:ins w:id="2219" w:author="Yanfei Zhang" w:date="2022-03-29T22:21:00Z">
        <w:r w:rsidR="00813D3E" w:rsidRPr="00977A95">
          <w:rPr>
            <w:rFonts w:ascii="Palatino Linotype" w:eastAsia="Palatino Linotype" w:hAnsi="Palatino Linotype" w:cs="Palatino Linotype"/>
            <w:sz w:val="18"/>
            <w:szCs w:val="18"/>
            <w:rPrChange w:id="2220" w:author="Yanfei Zhang" w:date="2022-03-29T23:51:00Z">
              <w:rPr>
                <w:rFonts w:ascii="Palatino Linotype" w:eastAsia="Palatino Linotype" w:hAnsi="Palatino Linotype" w:cs="Palatino Linotype"/>
                <w:sz w:val="18"/>
                <w:szCs w:val="18"/>
                <w:highlight w:val="yellow"/>
              </w:rPr>
            </w:rPrChange>
          </w:rPr>
          <w:t>.</w:t>
        </w:r>
      </w:ins>
      <w:r w:rsidRPr="0088458A">
        <w:rPr>
          <w:rFonts w:ascii="Palatino Linotype" w:eastAsia="Palatino Linotype" w:hAnsi="Palatino Linotype" w:cs="Palatino Linotype"/>
          <w:sz w:val="18"/>
          <w:szCs w:val="18"/>
        </w:rPr>
        <w:t xml:space="preserve"> </w:t>
      </w:r>
      <w:ins w:id="2221" w:author="Yanfei Zhang" w:date="2022-03-29T22:22:00Z">
        <w:r w:rsidR="00813D3E" w:rsidRPr="00977A95">
          <w:rPr>
            <w:rFonts w:ascii="Palatino Linotype" w:eastAsia="Palatino Linotype" w:hAnsi="Palatino Linotype" w:cs="Palatino Linotype"/>
            <w:i/>
            <w:sz w:val="18"/>
            <w:szCs w:val="18"/>
            <w:rPrChange w:id="2222" w:author="Yanfei Zhang" w:date="2022-03-29T23:51:00Z">
              <w:rPr>
                <w:rFonts w:ascii="Palatino Linotype" w:eastAsia="Palatino Linotype" w:hAnsi="Palatino Linotype" w:cs="Palatino Linotype"/>
                <w:sz w:val="18"/>
                <w:szCs w:val="18"/>
              </w:rPr>
            </w:rPrChange>
          </w:rPr>
          <w:t xml:space="preserve">Appl. Environ. </w:t>
        </w:r>
        <w:proofErr w:type="spellStart"/>
        <w:r w:rsidR="00813D3E" w:rsidRPr="00977A95">
          <w:rPr>
            <w:rFonts w:ascii="Palatino Linotype" w:eastAsia="Palatino Linotype" w:hAnsi="Palatino Linotype" w:cs="Palatino Linotype"/>
            <w:i/>
            <w:sz w:val="18"/>
            <w:szCs w:val="18"/>
            <w:rPrChange w:id="2223" w:author="Yanfei Zhang" w:date="2022-03-29T23:51:00Z">
              <w:rPr>
                <w:rFonts w:ascii="Palatino Linotype" w:eastAsia="Palatino Linotype" w:hAnsi="Palatino Linotype" w:cs="Palatino Linotype"/>
                <w:sz w:val="18"/>
                <w:szCs w:val="18"/>
              </w:rPr>
            </w:rPrChange>
          </w:rPr>
          <w:t>Microbiol</w:t>
        </w:r>
        <w:proofErr w:type="spellEnd"/>
        <w:r w:rsidR="00813D3E" w:rsidRPr="0088458A">
          <w:rPr>
            <w:rFonts w:ascii="Palatino Linotype" w:eastAsia="Palatino Linotype" w:hAnsi="Palatino Linotype" w:cs="Palatino Linotype"/>
            <w:i/>
            <w:sz w:val="18"/>
            <w:szCs w:val="18"/>
          </w:rPr>
          <w:t>.</w:t>
        </w:r>
      </w:ins>
      <w:del w:id="2224" w:author="Yanfei Zhang" w:date="2022-03-29T22:20:00Z">
        <w:r w:rsidRPr="0088458A" w:rsidDel="00813D3E">
          <w:rPr>
            <w:rFonts w:ascii="Palatino Linotype" w:eastAsia="Palatino Linotype" w:hAnsi="Palatino Linotype" w:cs="Palatino Linotype"/>
            <w:sz w:val="18"/>
            <w:szCs w:val="18"/>
          </w:rPr>
          <w:delText>†,</w:delText>
        </w:r>
      </w:del>
      <w:r w:rsidRPr="0088458A">
        <w:rPr>
          <w:rFonts w:ascii="Palatino Linotype" w:eastAsia="Palatino Linotype" w:hAnsi="Palatino Linotype" w:cs="Palatino Linotype"/>
          <w:sz w:val="18"/>
          <w:szCs w:val="18"/>
        </w:rPr>
        <w:t xml:space="preserve"> </w:t>
      </w:r>
      <w:r w:rsidRPr="00977A95">
        <w:rPr>
          <w:rFonts w:ascii="Palatino Linotype" w:eastAsia="Palatino Linotype" w:hAnsi="Palatino Linotype" w:cs="Palatino Linotype"/>
          <w:sz w:val="18"/>
          <w:szCs w:val="18"/>
          <w:rPrChange w:id="2225" w:author="Yanfei Zhang" w:date="2022-03-29T23:51:00Z">
            <w:rPr>
              <w:rFonts w:ascii="Palatino Linotype" w:eastAsia="Palatino Linotype" w:hAnsi="Palatino Linotype" w:cs="Palatino Linotype"/>
              <w:i/>
              <w:sz w:val="18"/>
              <w:szCs w:val="18"/>
            </w:rPr>
          </w:rPrChange>
        </w:rPr>
        <w:t>72</w:t>
      </w:r>
      <w:r w:rsidRPr="0088458A">
        <w:rPr>
          <w:rFonts w:ascii="Palatino Linotype" w:eastAsia="Palatino Linotype" w:hAnsi="Palatino Linotype" w:cs="Palatino Linotype"/>
          <w:sz w:val="18"/>
          <w:szCs w:val="18"/>
        </w:rPr>
        <w:t xml:space="preserve">(5), 3653–3661. </w:t>
      </w:r>
      <w:proofErr w:type="spellStart"/>
      <w:ins w:id="2226" w:author="Yanfei Zhang" w:date="2022-03-29T22:19:00Z">
        <w:r w:rsidR="00813D3E" w:rsidRPr="0088458A">
          <w:rPr>
            <w:rFonts w:ascii="Palatino Linotype" w:eastAsia="Palatino Linotype" w:hAnsi="Palatino Linotype" w:cs="Palatino Linotype"/>
            <w:sz w:val="18"/>
            <w:szCs w:val="18"/>
          </w:rPr>
          <w:t>doi</w:t>
        </w:r>
        <w:proofErr w:type="spellEnd"/>
        <w:r w:rsidR="00813D3E" w:rsidRPr="0088458A">
          <w:rPr>
            <w:rFonts w:ascii="Palatino Linotype" w:eastAsia="Palatino Linotype" w:hAnsi="Palatino Linotype" w:cs="Palatino Linotype"/>
            <w:sz w:val="18"/>
            <w:szCs w:val="18"/>
          </w:rPr>
          <w:t>/10.1128/AEM.72.5.3653-3661.2006</w:t>
        </w:r>
      </w:ins>
      <w:del w:id="2227" w:author="Yanfei Zhang" w:date="2022-03-29T22:19:00Z">
        <w:r w:rsidRPr="00977A95" w:rsidDel="00813D3E">
          <w:rPr>
            <w:rFonts w:ascii="Palatino Linotype" w:eastAsia="Palatino Linotype" w:hAnsi="Palatino Linotype" w:cs="Palatino Linotype"/>
            <w:sz w:val="18"/>
            <w:szCs w:val="18"/>
            <w:highlight w:val="yellow"/>
            <w:rPrChange w:id="2228" w:author="Yanfei Zhang" w:date="2022-03-29T23:51:00Z">
              <w:rPr>
                <w:rFonts w:ascii="Palatino Linotype" w:eastAsia="Palatino Linotype" w:hAnsi="Palatino Linotype" w:cs="Palatino Linotype"/>
                <w:sz w:val="18"/>
                <w:szCs w:val="18"/>
              </w:rPr>
            </w:rPrChange>
          </w:rPr>
          <w:delText>https://doi.org/10.1128/AEM.72.5.3653</w:delText>
        </w:r>
      </w:del>
    </w:p>
    <w:p w14:paraId="7270A492" w14:textId="16A162B9" w:rsidR="00AE7656" w:rsidRPr="000D35F2" w:rsidDel="00C43E08" w:rsidRDefault="00F771FC" w:rsidP="00977A95">
      <w:pPr>
        <w:widowControl w:val="0"/>
        <w:spacing w:line="240" w:lineRule="exact"/>
        <w:ind w:left="480" w:hanging="480"/>
        <w:contextualSpacing/>
        <w:rPr>
          <w:del w:id="2229" w:author="Yanfei Zhang" w:date="2022-04-06T11:34:00Z"/>
          <w:rFonts w:ascii="Palatino Linotype" w:eastAsia="Palatino Linotype" w:hAnsi="Palatino Linotype" w:cs="Palatino Linotype"/>
          <w:sz w:val="18"/>
          <w:szCs w:val="18"/>
        </w:rPr>
        <w:pPrChange w:id="2230" w:author="Yanfei Zhang" w:date="2022-03-29T23:51:00Z">
          <w:pPr>
            <w:widowControl w:val="0"/>
            <w:ind w:left="480" w:hanging="480"/>
          </w:pPr>
        </w:pPrChange>
      </w:pPr>
      <w:del w:id="2231" w:author="Yanfei Zhang" w:date="2022-04-06T11:34:00Z">
        <w:r w:rsidRPr="000D35F2" w:rsidDel="00C43E08">
          <w:rPr>
            <w:rFonts w:ascii="Palatino Linotype" w:eastAsia="Palatino Linotype" w:hAnsi="Palatino Linotype" w:cs="Palatino Linotype"/>
            <w:sz w:val="18"/>
            <w:szCs w:val="18"/>
            <w:lang w:val="nl-NL"/>
          </w:rPr>
          <w:delText xml:space="preserve">Verduyn, C., Zomerdijk, T. P. L., Dijken, J. P. Van, &amp; Scheffers, W. A. (1984). </w:delText>
        </w:r>
        <w:r w:rsidRPr="000D35F2" w:rsidDel="00C43E08">
          <w:rPr>
            <w:rFonts w:ascii="Palatino Linotype" w:eastAsia="Palatino Linotype" w:hAnsi="Palatino Linotype" w:cs="Palatino Linotype"/>
            <w:sz w:val="18"/>
            <w:szCs w:val="18"/>
          </w:rPr>
          <w:delText>Continuous measurement of ethanol production by aerobic yeast suspensions with an enzyme electrode</w:delText>
        </w:r>
      </w:del>
      <w:del w:id="2232" w:author="Yanfei Zhang" w:date="2022-03-29T20:15:00Z">
        <w:r w:rsidRPr="00A45EF6" w:rsidDel="009D5387">
          <w:rPr>
            <w:rFonts w:ascii="Palatino Linotype" w:eastAsia="Palatino Linotype" w:hAnsi="Palatino Linotype" w:cs="Palatino Linotype"/>
            <w:sz w:val="18"/>
            <w:szCs w:val="18"/>
          </w:rPr>
          <w:delText xml:space="preserve">, </w:delText>
        </w:r>
      </w:del>
      <w:del w:id="2233" w:author="Yanfei Zhang" w:date="2022-04-06T11:34:00Z">
        <w:r w:rsidRPr="0088458A" w:rsidDel="00C43E08">
          <w:rPr>
            <w:rFonts w:ascii="Palatino Linotype" w:eastAsia="Palatino Linotype" w:hAnsi="Palatino Linotype" w:cs="Palatino Linotype"/>
            <w:sz w:val="18"/>
            <w:szCs w:val="18"/>
          </w:rPr>
          <w:delText>181–185.</w:delText>
        </w:r>
      </w:del>
    </w:p>
    <w:p w14:paraId="66666CB3" w14:textId="2529F3C8" w:rsidR="00AE7656" w:rsidRPr="0088458A" w:rsidRDefault="00F771FC" w:rsidP="00977A95">
      <w:pPr>
        <w:widowControl w:val="0"/>
        <w:spacing w:line="240" w:lineRule="exact"/>
        <w:ind w:left="480" w:hanging="480"/>
        <w:contextualSpacing/>
        <w:rPr>
          <w:ins w:id="2234" w:author="Microsoft account" w:date="2022-03-08T12:28:00Z"/>
          <w:rFonts w:ascii="Palatino Linotype" w:eastAsia="Palatino Linotype" w:hAnsi="Palatino Linotype" w:cs="Palatino Linotype"/>
          <w:sz w:val="18"/>
          <w:szCs w:val="18"/>
        </w:rPr>
        <w:pPrChange w:id="2235" w:author="Yanfei Zhang" w:date="2022-03-29T23:51:00Z">
          <w:pPr>
            <w:widowControl w:val="0"/>
            <w:ind w:left="480" w:hanging="480"/>
          </w:pPr>
        </w:pPrChange>
      </w:pPr>
      <w:r w:rsidRPr="00F561C5">
        <w:rPr>
          <w:rFonts w:ascii="Palatino Linotype" w:eastAsia="Palatino Linotype" w:hAnsi="Palatino Linotype" w:cs="Palatino Linotype"/>
          <w:sz w:val="18"/>
          <w:szCs w:val="18"/>
          <w:lang w:val="nl-NL"/>
        </w:rPr>
        <w:t>Węglarz-Tomczak, E., Mondeel, T. D. G. A., Piebes, D. G. E., &amp; Westerhoff, H. V. (20</w:t>
      </w:r>
      <w:ins w:id="2236" w:author="Yanfei Zhang" w:date="2022-03-29T11:29:00Z">
        <w:r w:rsidR="00F21850" w:rsidRPr="00F561C5">
          <w:rPr>
            <w:rFonts w:ascii="Palatino Linotype" w:eastAsia="Palatino Linotype" w:hAnsi="Palatino Linotype" w:cs="Palatino Linotype"/>
            <w:sz w:val="18"/>
            <w:szCs w:val="18"/>
            <w:lang w:val="nl-NL"/>
          </w:rPr>
          <w:t>21</w:t>
        </w:r>
      </w:ins>
      <w:del w:id="2237" w:author="Yanfei Zhang" w:date="2022-03-29T11:29:00Z">
        <w:r w:rsidRPr="00A432C3" w:rsidDel="00F21850">
          <w:rPr>
            <w:rFonts w:ascii="Palatino Linotype" w:eastAsia="Palatino Linotype" w:hAnsi="Palatino Linotype" w:cs="Palatino Linotype"/>
            <w:sz w:val="18"/>
            <w:szCs w:val="18"/>
            <w:lang w:val="nl-NL"/>
          </w:rPr>
          <w:delText>19</w:delText>
        </w:r>
      </w:del>
      <w:r w:rsidRPr="00A432C3">
        <w:rPr>
          <w:rFonts w:ascii="Palatino Linotype" w:eastAsia="Palatino Linotype" w:hAnsi="Palatino Linotype" w:cs="Palatino Linotype"/>
          <w:sz w:val="18"/>
          <w:szCs w:val="18"/>
          <w:lang w:val="nl-NL"/>
        </w:rPr>
        <w:t xml:space="preserve">). </w:t>
      </w:r>
      <w:ins w:id="2238" w:author="Yanfei Zhang" w:date="2022-03-29T11:30:00Z">
        <w:r w:rsidR="00F21850" w:rsidRPr="001C240F">
          <w:rPr>
            <w:rFonts w:ascii="Palatino Linotype" w:eastAsia="Palatino Linotype" w:hAnsi="Palatino Linotype" w:cs="Palatino Linotype"/>
            <w:sz w:val="18"/>
            <w:szCs w:val="18"/>
            <w:lang w:val="nl-NL"/>
          </w:rPr>
          <w:t xml:space="preserve">Simultaneous Integration of Gene Expression and Nutrient Availability for Studying the Metabolism of Hepatocellular Carcinoma Cell Lines. </w:t>
        </w:r>
        <w:r w:rsidR="00F21850" w:rsidRPr="00977A95">
          <w:rPr>
            <w:rFonts w:ascii="Palatino Linotype" w:eastAsia="Palatino Linotype" w:hAnsi="Palatino Linotype" w:cs="Palatino Linotype"/>
            <w:i/>
            <w:sz w:val="18"/>
            <w:szCs w:val="18"/>
            <w:lang w:val="nl-NL"/>
            <w:rPrChange w:id="2239" w:author="Yanfei Zhang" w:date="2022-03-29T23:51:00Z">
              <w:rPr>
                <w:rFonts w:ascii="Palatino Linotype" w:eastAsia="Palatino Linotype" w:hAnsi="Palatino Linotype" w:cs="Palatino Linotype"/>
                <w:sz w:val="18"/>
                <w:szCs w:val="18"/>
                <w:lang w:val="nl-NL"/>
              </w:rPr>
            </w:rPrChange>
          </w:rPr>
          <w:t>Biomolecules</w:t>
        </w:r>
        <w:r w:rsidR="00FA1E58" w:rsidRPr="0088458A">
          <w:rPr>
            <w:rFonts w:ascii="Palatino Linotype" w:eastAsia="Palatino Linotype" w:hAnsi="Palatino Linotype" w:cs="Palatino Linotype"/>
            <w:sz w:val="18"/>
            <w:szCs w:val="18"/>
            <w:lang w:val="nl-NL"/>
          </w:rPr>
          <w:t xml:space="preserve"> 11(4)</w:t>
        </w:r>
      </w:ins>
      <w:ins w:id="2240" w:author="Yanfei Zhang" w:date="2022-03-29T20:23:00Z">
        <w:r w:rsidR="00FA1E58" w:rsidRPr="0088458A">
          <w:rPr>
            <w:rFonts w:ascii="Palatino Linotype" w:eastAsia="Palatino Linotype" w:hAnsi="Palatino Linotype" w:cs="Palatino Linotype"/>
            <w:sz w:val="18"/>
            <w:szCs w:val="18"/>
            <w:lang w:val="nl-NL"/>
          </w:rPr>
          <w:t>,</w:t>
        </w:r>
      </w:ins>
      <w:ins w:id="2241" w:author="Yanfei Zhang" w:date="2022-03-29T11:30:00Z">
        <w:r w:rsidR="00F21850" w:rsidRPr="0088458A">
          <w:rPr>
            <w:rFonts w:ascii="Palatino Linotype" w:eastAsia="Palatino Linotype" w:hAnsi="Palatino Linotype" w:cs="Palatino Linotype"/>
            <w:sz w:val="18"/>
            <w:szCs w:val="18"/>
            <w:lang w:val="nl-NL"/>
          </w:rPr>
          <w:t xml:space="preserve"> 490.</w:t>
        </w:r>
        <w:r w:rsidR="00F21850" w:rsidRPr="0088458A" w:rsidDel="00F21850">
          <w:rPr>
            <w:rFonts w:ascii="Palatino Linotype" w:eastAsia="Palatino Linotype" w:hAnsi="Palatino Linotype" w:cs="Palatino Linotype"/>
            <w:sz w:val="18"/>
            <w:szCs w:val="18"/>
            <w:lang w:val="nl-NL"/>
          </w:rPr>
          <w:t xml:space="preserve"> </w:t>
        </w:r>
      </w:ins>
      <w:ins w:id="2242" w:author="Yanfei Zhang" w:date="2022-03-29T11:32:00Z">
        <w:r w:rsidR="00F21850" w:rsidRPr="00415C97">
          <w:rPr>
            <w:rFonts w:ascii="Palatino Linotype" w:eastAsia="Palatino Linotype" w:hAnsi="Palatino Linotype" w:cs="Palatino Linotype"/>
            <w:sz w:val="18"/>
            <w:szCs w:val="18"/>
            <w:lang w:val="nl-NL"/>
          </w:rPr>
          <w:t xml:space="preserve"> </w:t>
        </w:r>
      </w:ins>
      <w:ins w:id="2243" w:author="Yanfei Zhang" w:date="2022-03-29T11:33:00Z">
        <w:r w:rsidR="00030268" w:rsidRPr="000D35F2">
          <w:rPr>
            <w:rFonts w:ascii="Palatino Linotype" w:eastAsia="Palatino Linotype" w:hAnsi="Palatino Linotype" w:cs="Palatino Linotype"/>
            <w:sz w:val="18"/>
            <w:szCs w:val="18"/>
            <w:lang w:val="nl-NL"/>
          </w:rPr>
          <w:t xml:space="preserve">doi : </w:t>
        </w:r>
      </w:ins>
      <w:ins w:id="2244" w:author="Yanfei Zhang" w:date="2022-03-29T11:34:00Z">
        <w:r w:rsidR="00030268" w:rsidRPr="000D35F2">
          <w:rPr>
            <w:rFonts w:ascii="Palatino Linotype" w:eastAsia="Palatino Linotype" w:hAnsi="Palatino Linotype" w:cs="Palatino Linotype"/>
            <w:sz w:val="18"/>
            <w:szCs w:val="18"/>
            <w:lang w:val="nl-NL"/>
          </w:rPr>
          <w:t>10.3390/biom11040490</w:t>
        </w:r>
      </w:ins>
      <w:del w:id="2245" w:author="Yanfei Zhang" w:date="2022-03-29T11:29:00Z">
        <w:r w:rsidRPr="000D35F2" w:rsidDel="00F21850">
          <w:rPr>
            <w:rFonts w:ascii="Palatino Linotype" w:eastAsia="Palatino Linotype" w:hAnsi="Palatino Linotype" w:cs="Palatino Linotype"/>
            <w:sz w:val="18"/>
            <w:szCs w:val="18"/>
          </w:rPr>
          <w:delText>Nature and Nurture integrated through an adjustable Flux Ba</w:delText>
        </w:r>
        <w:r w:rsidRPr="00A45EF6" w:rsidDel="00F21850">
          <w:rPr>
            <w:rFonts w:ascii="Palatino Linotype" w:eastAsia="Palatino Linotype" w:hAnsi="Palatino Linotype" w:cs="Palatino Linotype"/>
            <w:sz w:val="18"/>
            <w:szCs w:val="18"/>
          </w:rPr>
          <w:delText xml:space="preserve">lance Analysis: The impact of cell-nutrition changes on the Warburg effect in hepatocellular carcinoma. </w:delText>
        </w:r>
        <w:r w:rsidRPr="00977A95" w:rsidDel="00F21850">
          <w:rPr>
            <w:rFonts w:ascii="Palatino Linotype" w:eastAsia="Palatino Linotype" w:hAnsi="Palatino Linotype" w:cs="Palatino Linotype"/>
            <w:i/>
            <w:strike/>
            <w:sz w:val="18"/>
            <w:szCs w:val="18"/>
            <w:rPrChange w:id="2246" w:author="Yanfei Zhang" w:date="2022-03-29T23:51:00Z">
              <w:rPr>
                <w:rFonts w:ascii="Palatino Linotype" w:eastAsia="Palatino Linotype" w:hAnsi="Palatino Linotype" w:cs="Palatino Linotype"/>
                <w:i/>
                <w:sz w:val="18"/>
                <w:szCs w:val="18"/>
              </w:rPr>
            </w:rPrChange>
          </w:rPr>
          <w:delText>BioRxiv</w:delText>
        </w:r>
        <w:r w:rsidRPr="00977A95" w:rsidDel="00F21850">
          <w:rPr>
            <w:rFonts w:ascii="Palatino Linotype" w:eastAsia="Palatino Linotype" w:hAnsi="Palatino Linotype" w:cs="Palatino Linotype"/>
            <w:strike/>
            <w:sz w:val="18"/>
            <w:szCs w:val="18"/>
            <w:rPrChange w:id="2247" w:author="Yanfei Zhang" w:date="2022-03-29T23:51:00Z">
              <w:rPr>
                <w:rFonts w:ascii="Palatino Linotype" w:eastAsia="Palatino Linotype" w:hAnsi="Palatino Linotype" w:cs="Palatino Linotype"/>
                <w:sz w:val="18"/>
                <w:szCs w:val="18"/>
              </w:rPr>
            </w:rPrChange>
          </w:rPr>
          <w:delText xml:space="preserve">, 674150. </w:delText>
        </w:r>
      </w:del>
      <w:ins w:id="2248" w:author="Microsoft account" w:date="2022-03-08T12:28:00Z">
        <w:del w:id="2249" w:author="Yanfei Zhang" w:date="2022-03-29T11:29:00Z">
          <w:r w:rsidR="00D243AE" w:rsidRPr="00977A95" w:rsidDel="00F21850">
            <w:rPr>
              <w:rFonts w:ascii="Palatino Linotype" w:eastAsia="Palatino Linotype" w:hAnsi="Palatino Linotype" w:cs="Palatino Linotype"/>
              <w:strike/>
              <w:sz w:val="18"/>
              <w:szCs w:val="18"/>
              <w:rPrChange w:id="2250" w:author="Yanfei Zhang" w:date="2022-03-29T23:51:00Z">
                <w:rPr>
                  <w:rFonts w:ascii="Palatino Linotype" w:eastAsia="Palatino Linotype" w:hAnsi="Palatino Linotype" w:cs="Palatino Linotype"/>
                  <w:sz w:val="18"/>
                  <w:szCs w:val="18"/>
                </w:rPr>
              </w:rPrChange>
            </w:rPr>
            <w:fldChar w:fldCharType="begin"/>
          </w:r>
          <w:r w:rsidR="00D243AE" w:rsidRPr="00977A95" w:rsidDel="00F21850">
            <w:rPr>
              <w:rFonts w:ascii="Palatino Linotype" w:eastAsia="Palatino Linotype" w:hAnsi="Palatino Linotype" w:cs="Palatino Linotype"/>
              <w:strike/>
              <w:sz w:val="18"/>
              <w:szCs w:val="18"/>
              <w:rPrChange w:id="2251" w:author="Yanfei Zhang" w:date="2022-03-29T23:51:00Z">
                <w:rPr>
                  <w:rFonts w:ascii="Palatino Linotype" w:eastAsia="Palatino Linotype" w:hAnsi="Palatino Linotype" w:cs="Palatino Linotype"/>
                  <w:sz w:val="18"/>
                  <w:szCs w:val="18"/>
                </w:rPr>
              </w:rPrChange>
            </w:rPr>
            <w:delInstrText xml:space="preserve"> HYPERLINK "</w:delInstrText>
          </w:r>
        </w:del>
      </w:ins>
      <w:del w:id="2252" w:author="Yanfei Zhang" w:date="2022-03-29T11:29:00Z">
        <w:r w:rsidR="00D243AE" w:rsidRPr="00977A95" w:rsidDel="00F21850">
          <w:rPr>
            <w:rFonts w:ascii="Palatino Linotype" w:eastAsia="Palatino Linotype" w:hAnsi="Palatino Linotype" w:cs="Palatino Linotype"/>
            <w:strike/>
            <w:sz w:val="18"/>
            <w:szCs w:val="18"/>
            <w:rPrChange w:id="2253" w:author="Yanfei Zhang" w:date="2022-03-29T23:51:00Z">
              <w:rPr>
                <w:rFonts w:ascii="Palatino Linotype" w:eastAsia="Palatino Linotype" w:hAnsi="Palatino Linotype" w:cs="Palatino Linotype"/>
                <w:sz w:val="18"/>
                <w:szCs w:val="18"/>
              </w:rPr>
            </w:rPrChange>
          </w:rPr>
          <w:delInstrText>https://doi.org/10.1101/674150</w:delInstrText>
        </w:r>
      </w:del>
      <w:ins w:id="2254" w:author="Microsoft account" w:date="2022-03-08T12:28:00Z">
        <w:del w:id="2255" w:author="Yanfei Zhang" w:date="2022-03-29T11:29:00Z">
          <w:r w:rsidR="00D243AE" w:rsidRPr="00977A95" w:rsidDel="00F21850">
            <w:rPr>
              <w:rFonts w:ascii="Palatino Linotype" w:eastAsia="Palatino Linotype" w:hAnsi="Palatino Linotype" w:cs="Palatino Linotype"/>
              <w:strike/>
              <w:sz w:val="18"/>
              <w:szCs w:val="18"/>
              <w:rPrChange w:id="2256" w:author="Yanfei Zhang" w:date="2022-03-29T23:51:00Z">
                <w:rPr>
                  <w:rFonts w:ascii="Palatino Linotype" w:eastAsia="Palatino Linotype" w:hAnsi="Palatino Linotype" w:cs="Palatino Linotype"/>
                  <w:sz w:val="18"/>
                  <w:szCs w:val="18"/>
                </w:rPr>
              </w:rPrChange>
            </w:rPr>
            <w:delInstrText xml:space="preserve">" </w:delInstrText>
          </w:r>
          <w:r w:rsidR="00D243AE" w:rsidRPr="00977A95" w:rsidDel="00F21850">
            <w:rPr>
              <w:rFonts w:ascii="Palatino Linotype" w:eastAsia="Palatino Linotype" w:hAnsi="Palatino Linotype" w:cs="Palatino Linotype"/>
              <w:strike/>
              <w:sz w:val="18"/>
              <w:szCs w:val="18"/>
              <w:rPrChange w:id="2257" w:author="Yanfei Zhang" w:date="2022-03-29T23:51:00Z">
                <w:rPr>
                  <w:rFonts w:ascii="Palatino Linotype" w:eastAsia="Palatino Linotype" w:hAnsi="Palatino Linotype" w:cs="Palatino Linotype"/>
                  <w:sz w:val="18"/>
                  <w:szCs w:val="18"/>
                </w:rPr>
              </w:rPrChange>
            </w:rPr>
            <w:fldChar w:fldCharType="separate"/>
          </w:r>
        </w:del>
      </w:ins>
      <w:del w:id="2258" w:author="Yanfei Zhang" w:date="2022-03-29T11:29:00Z">
        <w:r w:rsidR="00D243AE" w:rsidRPr="00977A95" w:rsidDel="00F21850">
          <w:rPr>
            <w:rStyle w:val="Hyperlink"/>
            <w:rFonts w:ascii="Palatino Linotype" w:eastAsia="Palatino Linotype" w:hAnsi="Palatino Linotype" w:cs="Palatino Linotype"/>
            <w:strike/>
            <w:sz w:val="18"/>
            <w:szCs w:val="18"/>
            <w:rPrChange w:id="2259" w:author="Yanfei Zhang" w:date="2022-03-29T23:51:00Z">
              <w:rPr>
                <w:rStyle w:val="Hyperlink"/>
                <w:rFonts w:ascii="Palatino Linotype" w:eastAsia="Palatino Linotype" w:hAnsi="Palatino Linotype" w:cs="Palatino Linotype"/>
                <w:sz w:val="18"/>
                <w:szCs w:val="18"/>
              </w:rPr>
            </w:rPrChange>
          </w:rPr>
          <w:delText>https://doi.org/</w:delText>
        </w:r>
      </w:del>
      <w:ins w:id="2260" w:author="Yanfei Zhang" w:date="2022-03-29T20:35:00Z">
        <w:r w:rsidR="006B6947" w:rsidRPr="00977A95">
          <w:rPr>
            <w:rStyle w:val="Hyperlink"/>
            <w:rFonts w:ascii="Palatino Linotype" w:eastAsia="Palatino Linotype" w:hAnsi="Palatino Linotype" w:cs="Palatino Linotype"/>
            <w:strike/>
            <w:sz w:val="18"/>
            <w:szCs w:val="18"/>
            <w:rPrChange w:id="2261" w:author="Yanfei Zhang" w:date="2022-03-29T23:51:00Z">
              <w:rPr>
                <w:rStyle w:val="Hyperlink"/>
                <w:rFonts w:ascii="Palatino Linotype" w:eastAsia="Palatino Linotype" w:hAnsi="Palatino Linotype" w:cs="Palatino Linotype"/>
                <w:strike/>
                <w:sz w:val="18"/>
                <w:szCs w:val="18"/>
              </w:rPr>
            </w:rPrChange>
          </w:rPr>
          <w:t xml:space="preserve">doi: </w:t>
        </w:r>
      </w:ins>
      <w:del w:id="2262" w:author="Yanfei Zhang" w:date="2022-03-29T11:29:00Z">
        <w:r w:rsidR="00D243AE" w:rsidRPr="00977A95" w:rsidDel="00F21850">
          <w:rPr>
            <w:rStyle w:val="Hyperlink"/>
            <w:rFonts w:ascii="Palatino Linotype" w:eastAsia="Palatino Linotype" w:hAnsi="Palatino Linotype" w:cs="Palatino Linotype"/>
            <w:strike/>
            <w:sz w:val="18"/>
            <w:szCs w:val="18"/>
            <w:rPrChange w:id="2263" w:author="Yanfei Zhang" w:date="2022-03-29T23:51:00Z">
              <w:rPr>
                <w:rStyle w:val="Hyperlink"/>
                <w:rFonts w:ascii="Palatino Linotype" w:eastAsia="Palatino Linotype" w:hAnsi="Palatino Linotype" w:cs="Palatino Linotype"/>
                <w:sz w:val="18"/>
                <w:szCs w:val="18"/>
              </w:rPr>
            </w:rPrChange>
          </w:rPr>
          <w:delText>10.1101/674150</w:delText>
        </w:r>
      </w:del>
      <w:ins w:id="2264" w:author="Microsoft account" w:date="2022-03-08T12:28:00Z">
        <w:del w:id="2265" w:author="Yanfei Zhang" w:date="2022-03-29T11:29:00Z">
          <w:r w:rsidR="00D243AE" w:rsidRPr="00977A95" w:rsidDel="00F21850">
            <w:rPr>
              <w:rFonts w:ascii="Palatino Linotype" w:eastAsia="Palatino Linotype" w:hAnsi="Palatino Linotype" w:cs="Palatino Linotype"/>
              <w:strike/>
              <w:sz w:val="18"/>
              <w:szCs w:val="18"/>
              <w:rPrChange w:id="2266" w:author="Yanfei Zhang" w:date="2022-03-29T23:51:00Z">
                <w:rPr>
                  <w:rFonts w:ascii="Palatino Linotype" w:eastAsia="Palatino Linotype" w:hAnsi="Palatino Linotype" w:cs="Palatino Linotype"/>
                  <w:sz w:val="18"/>
                  <w:szCs w:val="18"/>
                </w:rPr>
              </w:rPrChange>
            </w:rPr>
            <w:fldChar w:fldCharType="end"/>
          </w:r>
        </w:del>
      </w:ins>
    </w:p>
    <w:p w14:paraId="0264EC04" w14:textId="26BA0E37" w:rsidR="00D243AE" w:rsidRPr="00977A95" w:rsidDel="009D5387" w:rsidRDefault="00D243AE" w:rsidP="00977A95">
      <w:pPr>
        <w:numPr>
          <w:ilvl w:val="0"/>
          <w:numId w:val="11"/>
        </w:numPr>
        <w:shd w:val="clear" w:color="auto" w:fill="FFFFFF"/>
        <w:spacing w:before="100" w:beforeAutospacing="1" w:line="240" w:lineRule="exact"/>
        <w:ind w:left="0"/>
        <w:contextualSpacing/>
        <w:jc w:val="left"/>
        <w:rPr>
          <w:ins w:id="2267" w:author="Microsoft account" w:date="2022-03-08T12:28:00Z"/>
          <w:del w:id="2268" w:author="Yanfei Zhang" w:date="2022-03-29T20:17:00Z"/>
          <w:rFonts w:ascii="Palatino Linotype" w:hAnsi="Palatino Linotype" w:cs="Arial"/>
          <w:color w:val="666666"/>
          <w:sz w:val="18"/>
          <w:szCs w:val="18"/>
          <w:lang w:eastAsia="en-US"/>
          <w:rPrChange w:id="2269" w:author="Yanfei Zhang" w:date="2022-03-29T23:51:00Z">
            <w:rPr>
              <w:ins w:id="2270" w:author="Microsoft account" w:date="2022-03-08T12:28:00Z"/>
              <w:del w:id="2271" w:author="Yanfei Zhang" w:date="2022-03-29T20:17:00Z"/>
              <w:rFonts w:ascii="Arial" w:hAnsi="Arial" w:cs="Arial"/>
              <w:color w:val="666666"/>
              <w:lang w:eastAsia="en-US"/>
            </w:rPr>
          </w:rPrChange>
        </w:rPr>
        <w:pPrChange w:id="2272" w:author="Yanfei Zhang" w:date="2022-03-29T23:51:00Z">
          <w:pPr>
            <w:numPr>
              <w:numId w:val="11"/>
            </w:numPr>
            <w:shd w:val="clear" w:color="auto" w:fill="FFFFFF"/>
            <w:tabs>
              <w:tab w:val="num" w:pos="720"/>
            </w:tabs>
            <w:spacing w:before="100" w:beforeAutospacing="1" w:line="240" w:lineRule="auto"/>
            <w:ind w:hanging="360"/>
            <w:jc w:val="left"/>
          </w:pPr>
        </w:pPrChange>
      </w:pPr>
      <w:ins w:id="2273" w:author="Microsoft account" w:date="2022-03-08T12:28:00Z">
        <w:del w:id="2274" w:author="Yanfei Zhang" w:date="2022-03-29T20:17:00Z">
          <w:r w:rsidRPr="0088458A" w:rsidDel="009D5387">
            <w:rPr>
              <w:rFonts w:ascii="Palatino Linotype" w:eastAsia="Palatino Linotype" w:hAnsi="Palatino Linotype" w:cs="Palatino Linotype"/>
              <w:sz w:val="18"/>
              <w:szCs w:val="18"/>
            </w:rPr>
            <w:delText>PLEASE REFER TO THE FINAL PUBLICATION</w:delText>
          </w:r>
        </w:del>
      </w:ins>
      <w:ins w:id="2275" w:author="Microsoft account" w:date="2022-03-08T12:30:00Z">
        <w:del w:id="2276" w:author="Yanfei Zhang" w:date="2022-03-29T20:17:00Z">
          <w:r w:rsidR="00B651FD" w:rsidRPr="0088458A" w:rsidDel="009D5387">
            <w:rPr>
              <w:rFonts w:ascii="Palatino Linotype" w:eastAsia="Palatino Linotype" w:hAnsi="Palatino Linotype" w:cs="Palatino Linotype"/>
              <w:sz w:val="18"/>
              <w:szCs w:val="18"/>
            </w:rPr>
            <w:delText xml:space="preserve"> IN THE JOURNAL Biomolecules 11, </w:delText>
          </w:r>
        </w:del>
      </w:ins>
      <w:ins w:id="2277" w:author="Microsoft account" w:date="2022-03-08T12:28:00Z">
        <w:del w:id="2278" w:author="Yanfei Zhang" w:date="2022-03-29T20:17:00Z">
          <w:r w:rsidRPr="0088458A" w:rsidDel="009D5387">
            <w:rPr>
              <w:rFonts w:ascii="Palatino Linotype" w:eastAsia="Palatino Linotype" w:hAnsi="Palatino Linotype" w:cs="Palatino Linotype"/>
              <w:sz w:val="18"/>
              <w:szCs w:val="18"/>
            </w:rPr>
            <w:delText xml:space="preserve">: </w:delText>
          </w:r>
          <w:r w:rsidRPr="00977A95" w:rsidDel="009D5387">
            <w:rPr>
              <w:rFonts w:ascii="Palatino Linotype" w:hAnsi="Palatino Linotype" w:cs="Arial"/>
              <w:color w:val="666666"/>
              <w:sz w:val="18"/>
              <w:szCs w:val="18"/>
              <w:rPrChange w:id="2279" w:author="Yanfei Zhang" w:date="2022-03-29T23:51:00Z">
                <w:rPr>
                  <w:rFonts w:ascii="Arial" w:hAnsi="Arial" w:cs="Arial"/>
                  <w:color w:val="666666"/>
                </w:rPr>
              </w:rPrChange>
            </w:rPr>
            <w:fldChar w:fldCharType="begin"/>
          </w:r>
          <w:r w:rsidRPr="00977A95" w:rsidDel="009D5387">
            <w:rPr>
              <w:rFonts w:ascii="Palatino Linotype" w:hAnsi="Palatino Linotype" w:cs="Arial"/>
              <w:color w:val="666666"/>
              <w:sz w:val="18"/>
              <w:szCs w:val="18"/>
              <w:rPrChange w:id="2280" w:author="Yanfei Zhang" w:date="2022-03-29T23:51:00Z">
                <w:rPr>
                  <w:rFonts w:ascii="Arial" w:hAnsi="Arial" w:cs="Arial"/>
                  <w:color w:val="666666"/>
                </w:rPr>
              </w:rPrChange>
            </w:rPr>
            <w:delInstrText xml:space="preserve"> HYPERLINK "https://doi.org/10.3390/biom11040490" </w:delInstrText>
          </w:r>
          <w:r w:rsidRPr="00977A95" w:rsidDel="009D5387">
            <w:rPr>
              <w:rFonts w:ascii="Palatino Linotype" w:hAnsi="Palatino Linotype" w:cs="Arial"/>
              <w:color w:val="666666"/>
              <w:sz w:val="18"/>
              <w:szCs w:val="18"/>
              <w:rPrChange w:id="2281" w:author="Yanfei Zhang" w:date="2022-03-29T23:51:00Z">
                <w:rPr>
                  <w:rFonts w:ascii="Arial" w:hAnsi="Arial" w:cs="Arial"/>
                  <w:color w:val="666666"/>
                </w:rPr>
              </w:rPrChange>
            </w:rPr>
            <w:fldChar w:fldCharType="separate"/>
          </w:r>
          <w:r w:rsidRPr="00977A95" w:rsidDel="009D5387">
            <w:rPr>
              <w:rStyle w:val="Hyperlink"/>
              <w:rFonts w:ascii="Palatino Linotype" w:hAnsi="Palatino Linotype" w:cs="Arial"/>
              <w:color w:val="0473B8"/>
              <w:sz w:val="18"/>
              <w:szCs w:val="18"/>
              <w:rPrChange w:id="2282" w:author="Yanfei Zhang" w:date="2022-03-29T23:51:00Z">
                <w:rPr>
                  <w:rStyle w:val="Hyperlink"/>
                  <w:rFonts w:ascii="Arial" w:hAnsi="Arial" w:cs="Arial"/>
                  <w:color w:val="0473B8"/>
                </w:rPr>
              </w:rPrChange>
            </w:rPr>
            <w:delText>10.3390/biom11040490</w:delText>
          </w:r>
          <w:r w:rsidRPr="00977A95" w:rsidDel="009D5387">
            <w:rPr>
              <w:rFonts w:ascii="Palatino Linotype" w:hAnsi="Palatino Linotype" w:cs="Arial"/>
              <w:color w:val="666666"/>
              <w:sz w:val="18"/>
              <w:szCs w:val="18"/>
              <w:rPrChange w:id="2283" w:author="Yanfei Zhang" w:date="2022-03-29T23:51:00Z">
                <w:rPr>
                  <w:rFonts w:ascii="Arial" w:hAnsi="Arial" w:cs="Arial"/>
                  <w:color w:val="666666"/>
                </w:rPr>
              </w:rPrChange>
            </w:rPr>
            <w:fldChar w:fldCharType="end"/>
          </w:r>
        </w:del>
      </w:ins>
    </w:p>
    <w:p w14:paraId="74BF18E3" w14:textId="79DD169E" w:rsidR="00D243AE" w:rsidRPr="0088458A" w:rsidDel="00C81DAA" w:rsidRDefault="00D243AE" w:rsidP="00977A95">
      <w:pPr>
        <w:widowControl w:val="0"/>
        <w:numPr>
          <w:ilvl w:val="0"/>
          <w:numId w:val="11"/>
        </w:numPr>
        <w:shd w:val="clear" w:color="auto" w:fill="FFFFFF"/>
        <w:spacing w:before="100" w:beforeAutospacing="1" w:line="240" w:lineRule="exact"/>
        <w:ind w:left="0"/>
        <w:contextualSpacing/>
        <w:jc w:val="left"/>
        <w:rPr>
          <w:del w:id="2284" w:author="Yanfei Zhang" w:date="2022-03-29T23:42:00Z"/>
          <w:rFonts w:ascii="Palatino Linotype" w:eastAsia="Palatino Linotype" w:hAnsi="Palatino Linotype" w:cs="Palatino Linotype"/>
          <w:sz w:val="18"/>
          <w:szCs w:val="18"/>
        </w:rPr>
        <w:pPrChange w:id="2285" w:author="Yanfei Zhang" w:date="2022-03-29T23:51:00Z">
          <w:pPr>
            <w:widowControl w:val="0"/>
            <w:ind w:left="480" w:hanging="480"/>
          </w:pPr>
        </w:pPrChange>
      </w:pPr>
    </w:p>
    <w:p w14:paraId="55416750" w14:textId="21BD4825" w:rsidR="00C81DAA" w:rsidRPr="00624052" w:rsidDel="006C2C27" w:rsidRDefault="00C81DAA" w:rsidP="00977A95">
      <w:pPr>
        <w:widowControl w:val="0"/>
        <w:autoSpaceDE w:val="0"/>
        <w:autoSpaceDN w:val="0"/>
        <w:adjustRightInd w:val="0"/>
        <w:spacing w:before="240" w:after="120" w:line="240" w:lineRule="exact"/>
        <w:ind w:left="480" w:hanging="480"/>
        <w:contextualSpacing/>
        <w:rPr>
          <w:del w:id="2286" w:author="Yanfei Zhang" w:date="2022-04-06T16:38:00Z"/>
          <w:rFonts w:ascii="Palatino Linotype" w:hAnsi="Palatino Linotype"/>
          <w:noProof/>
          <w:sz w:val="18"/>
          <w:szCs w:val="18"/>
        </w:rPr>
        <w:pPrChange w:id="2287" w:author="Yanfei Zhang" w:date="2022-03-29T23:51:00Z">
          <w:pPr>
            <w:widowControl w:val="0"/>
            <w:autoSpaceDE w:val="0"/>
            <w:autoSpaceDN w:val="0"/>
            <w:adjustRightInd w:val="0"/>
            <w:spacing w:before="240" w:after="120" w:line="240" w:lineRule="auto"/>
            <w:ind w:left="480" w:hanging="480"/>
          </w:pPr>
        </w:pPrChange>
      </w:pPr>
    </w:p>
    <w:p w14:paraId="3AA31217" w14:textId="5565677E" w:rsidR="002D04D7" w:rsidRPr="00977A95" w:rsidDel="006C2C27" w:rsidRDefault="002D04D7" w:rsidP="00977A95">
      <w:pPr>
        <w:widowControl w:val="0"/>
        <w:autoSpaceDE w:val="0"/>
        <w:autoSpaceDN w:val="0"/>
        <w:adjustRightInd w:val="0"/>
        <w:spacing w:before="240" w:after="120" w:line="240" w:lineRule="exact"/>
        <w:ind w:left="480" w:hanging="480"/>
        <w:contextualSpacing/>
        <w:rPr>
          <w:del w:id="2288" w:author="Yanfei Zhang" w:date="2022-04-06T16:38:00Z"/>
          <w:moveTo w:id="2289" w:author="Yanfei Zhang" w:date="2022-03-29T10:16:00Z"/>
          <w:rFonts w:ascii="Palatino Linotype" w:hAnsi="Palatino Linotype"/>
          <w:noProof/>
          <w:sz w:val="18"/>
          <w:szCs w:val="18"/>
          <w:rPrChange w:id="2290" w:author="Yanfei Zhang" w:date="2022-03-29T23:51:00Z">
            <w:rPr>
              <w:del w:id="2291" w:author="Yanfei Zhang" w:date="2022-04-06T16:38:00Z"/>
              <w:moveTo w:id="2292" w:author="Yanfei Zhang" w:date="2022-03-29T10:16:00Z"/>
              <w:rFonts w:ascii="Palatino Linotype" w:hAnsi="Palatino Linotype"/>
              <w:noProof/>
              <w:sz w:val="20"/>
            </w:rPr>
          </w:rPrChange>
        </w:rPr>
        <w:pPrChange w:id="2293" w:author="Yanfei Zhang" w:date="2022-03-29T23:51:00Z">
          <w:pPr>
            <w:widowControl w:val="0"/>
            <w:autoSpaceDE w:val="0"/>
            <w:autoSpaceDN w:val="0"/>
            <w:adjustRightInd w:val="0"/>
            <w:spacing w:before="240" w:after="120" w:line="240" w:lineRule="auto"/>
            <w:ind w:left="480" w:hanging="480"/>
          </w:pPr>
        </w:pPrChange>
      </w:pPr>
      <w:moveToRangeStart w:id="2294" w:author="Yanfei Zhang" w:date="2022-03-29T10:16:00Z" w:name="move99441405"/>
      <w:moveTo w:id="2295" w:author="Yanfei Zhang" w:date="2022-03-29T10:16:00Z">
        <w:del w:id="2296" w:author="Yanfei Zhang" w:date="2022-04-06T16:38:00Z">
          <w:r w:rsidRPr="00977A95" w:rsidDel="006C2C27">
            <w:rPr>
              <w:rFonts w:ascii="Palatino Linotype" w:hAnsi="Palatino Linotype"/>
              <w:noProof/>
              <w:sz w:val="18"/>
              <w:szCs w:val="18"/>
              <w:rPrChange w:id="2297" w:author="Yanfei Zhang" w:date="2022-03-29T23:51:00Z">
                <w:rPr>
                  <w:rFonts w:ascii="Palatino Linotype" w:hAnsi="Palatino Linotype"/>
                  <w:noProof/>
                  <w:sz w:val="20"/>
                </w:rPr>
              </w:rPrChange>
            </w:rPr>
            <w:delText xml:space="preserve">Westerhoff, H. V., Hellingwerf, K., </w:delText>
          </w:r>
        </w:del>
        <w:del w:id="2298" w:author="Yanfei Zhang" w:date="2022-04-04T20:19:00Z">
          <w:r w:rsidRPr="00977A95" w:rsidDel="00A45EF6">
            <w:rPr>
              <w:rFonts w:ascii="Palatino Linotype" w:hAnsi="Palatino Linotype"/>
              <w:noProof/>
              <w:sz w:val="18"/>
              <w:szCs w:val="18"/>
              <w:rPrChange w:id="2299" w:author="Yanfei Zhang" w:date="2022-03-29T23:51:00Z">
                <w:rPr>
                  <w:rFonts w:ascii="Palatino Linotype" w:hAnsi="Palatino Linotype"/>
                  <w:noProof/>
                  <w:sz w:val="20"/>
                </w:rPr>
              </w:rPrChange>
            </w:rPr>
            <w:delText>&amp;</w:delText>
          </w:r>
        </w:del>
        <w:del w:id="2300" w:author="Yanfei Zhang" w:date="2022-04-06T16:38:00Z">
          <w:r w:rsidRPr="00977A95" w:rsidDel="006C2C27">
            <w:rPr>
              <w:rFonts w:ascii="Palatino Linotype" w:hAnsi="Palatino Linotype"/>
              <w:noProof/>
              <w:sz w:val="18"/>
              <w:szCs w:val="18"/>
              <w:rPrChange w:id="2301" w:author="Yanfei Zhang" w:date="2022-03-29T23:51:00Z">
                <w:rPr>
                  <w:rFonts w:ascii="Palatino Linotype" w:hAnsi="Palatino Linotype"/>
                  <w:noProof/>
                  <w:sz w:val="20"/>
                </w:rPr>
              </w:rPrChange>
            </w:rPr>
            <w:delText xml:space="preserve"> Van Dam, K. (1983). Thermodynamic efficiency of microbial growth is low but optimal for maximal growth rate. </w:delText>
          </w:r>
          <w:r w:rsidRPr="00977A95" w:rsidDel="006C2C27">
            <w:rPr>
              <w:rFonts w:ascii="Palatino Linotype" w:hAnsi="Palatino Linotype"/>
              <w:i/>
              <w:iCs/>
              <w:noProof/>
              <w:sz w:val="18"/>
              <w:szCs w:val="18"/>
              <w:rPrChange w:id="2302" w:author="Yanfei Zhang" w:date="2022-03-29T23:51:00Z">
                <w:rPr>
                  <w:rFonts w:ascii="Palatino Linotype" w:hAnsi="Palatino Linotype"/>
                  <w:i/>
                  <w:iCs/>
                  <w:noProof/>
                  <w:sz w:val="20"/>
                </w:rPr>
              </w:rPrChange>
            </w:rPr>
            <w:delText xml:space="preserve">Proc. Natl. Acad. Sci. </w:delText>
          </w:r>
        </w:del>
        <w:del w:id="2303" w:author="Yanfei Zhang" w:date="2022-03-29T20:20:00Z">
          <w:r w:rsidRPr="00977A95" w:rsidDel="009D5387">
            <w:rPr>
              <w:rFonts w:ascii="Palatino Linotype" w:hAnsi="Palatino Linotype"/>
              <w:i/>
              <w:iCs/>
              <w:noProof/>
              <w:sz w:val="18"/>
              <w:szCs w:val="18"/>
              <w:rPrChange w:id="2304" w:author="Yanfei Zhang" w:date="2022-03-29T23:51:00Z">
                <w:rPr>
                  <w:rFonts w:ascii="Palatino Linotype" w:hAnsi="Palatino Linotype"/>
                  <w:i/>
                  <w:iCs/>
                  <w:noProof/>
                  <w:sz w:val="20"/>
                </w:rPr>
              </w:rPrChange>
            </w:rPr>
            <w:delText>U</w:delText>
          </w:r>
        </w:del>
        <w:del w:id="2305" w:author="Yanfei Zhang" w:date="2022-03-29T23:55:00Z">
          <w:r w:rsidRPr="00977A95" w:rsidDel="00745FBA">
            <w:rPr>
              <w:rFonts w:ascii="Palatino Linotype" w:hAnsi="Palatino Linotype"/>
              <w:noProof/>
              <w:sz w:val="18"/>
              <w:szCs w:val="18"/>
              <w:rPrChange w:id="2306" w:author="Yanfei Zhang" w:date="2022-03-29T23:51:00Z">
                <w:rPr>
                  <w:rFonts w:ascii="Palatino Linotype" w:hAnsi="Palatino Linotype"/>
                  <w:noProof/>
                  <w:sz w:val="20"/>
                </w:rPr>
              </w:rPrChange>
            </w:rPr>
            <w:delText>,</w:delText>
          </w:r>
        </w:del>
        <w:del w:id="2307" w:author="Yanfei Zhang" w:date="2022-04-06T16:38:00Z">
          <w:r w:rsidRPr="00977A95" w:rsidDel="006C2C27">
            <w:rPr>
              <w:rFonts w:ascii="Palatino Linotype" w:hAnsi="Palatino Linotype"/>
              <w:noProof/>
              <w:sz w:val="18"/>
              <w:szCs w:val="18"/>
              <w:rPrChange w:id="2308" w:author="Yanfei Zhang" w:date="2022-03-29T23:51:00Z">
                <w:rPr>
                  <w:rFonts w:ascii="Palatino Linotype" w:hAnsi="Palatino Linotype"/>
                  <w:noProof/>
                  <w:sz w:val="20"/>
                </w:rPr>
              </w:rPrChange>
            </w:rPr>
            <w:delText xml:space="preserve"> </w:delText>
          </w:r>
          <w:r w:rsidRPr="00745FBA" w:rsidDel="006C2C27">
            <w:rPr>
              <w:rFonts w:ascii="Palatino Linotype" w:hAnsi="Palatino Linotype"/>
              <w:iCs/>
              <w:noProof/>
              <w:sz w:val="18"/>
              <w:szCs w:val="18"/>
              <w:rPrChange w:id="2309" w:author="Yanfei Zhang" w:date="2022-03-29T23:54:00Z">
                <w:rPr>
                  <w:rFonts w:ascii="Palatino Linotype" w:hAnsi="Palatino Linotype"/>
                  <w:i/>
                  <w:iCs/>
                  <w:noProof/>
                  <w:sz w:val="20"/>
                </w:rPr>
              </w:rPrChange>
            </w:rPr>
            <w:delText>80</w:delText>
          </w:r>
          <w:r w:rsidRPr="00977A95" w:rsidDel="006C2C27">
            <w:rPr>
              <w:rFonts w:ascii="Palatino Linotype" w:hAnsi="Palatino Linotype"/>
              <w:noProof/>
              <w:sz w:val="18"/>
              <w:szCs w:val="18"/>
              <w:rPrChange w:id="2310" w:author="Yanfei Zhang" w:date="2022-03-29T23:51:00Z">
                <w:rPr>
                  <w:rFonts w:ascii="Palatino Linotype" w:hAnsi="Palatino Linotype"/>
                  <w:noProof/>
                  <w:sz w:val="20"/>
                </w:rPr>
              </w:rPrChange>
            </w:rPr>
            <w:delText>(</w:delText>
          </w:r>
        </w:del>
        <w:del w:id="2311" w:author="Yanfei Zhang" w:date="2022-03-29T20:20:00Z">
          <w:r w:rsidRPr="00977A95" w:rsidDel="00FA1E58">
            <w:rPr>
              <w:rFonts w:ascii="Palatino Linotype" w:hAnsi="Palatino Linotype"/>
              <w:noProof/>
              <w:sz w:val="18"/>
              <w:szCs w:val="18"/>
              <w:rPrChange w:id="2312" w:author="Yanfei Zhang" w:date="2022-03-29T23:51:00Z">
                <w:rPr>
                  <w:rFonts w:ascii="Palatino Linotype" w:hAnsi="Palatino Linotype"/>
                  <w:noProof/>
                  <w:sz w:val="20"/>
                </w:rPr>
              </w:rPrChange>
            </w:rPr>
            <w:delText>January),</w:delText>
          </w:r>
        </w:del>
        <w:del w:id="2313" w:author="Yanfei Zhang" w:date="2022-04-06T16:38:00Z">
          <w:r w:rsidRPr="00977A95" w:rsidDel="006C2C27">
            <w:rPr>
              <w:rFonts w:ascii="Palatino Linotype" w:hAnsi="Palatino Linotype"/>
              <w:noProof/>
              <w:sz w:val="18"/>
              <w:szCs w:val="18"/>
              <w:rPrChange w:id="2314" w:author="Yanfei Zhang" w:date="2022-03-29T23:51:00Z">
                <w:rPr>
                  <w:rFonts w:ascii="Palatino Linotype" w:hAnsi="Palatino Linotype"/>
                  <w:noProof/>
                  <w:sz w:val="20"/>
                </w:rPr>
              </w:rPrChange>
            </w:rPr>
            <w:delText xml:space="preserve"> 305–309.</w:delText>
          </w:r>
        </w:del>
      </w:moveTo>
    </w:p>
    <w:p w14:paraId="1CF9C1BE" w14:textId="5A769BB5" w:rsidR="002D04D7" w:rsidRPr="00977A95" w:rsidRDefault="002D04D7" w:rsidP="00977A95">
      <w:pPr>
        <w:widowControl w:val="0"/>
        <w:autoSpaceDE w:val="0"/>
        <w:autoSpaceDN w:val="0"/>
        <w:adjustRightInd w:val="0"/>
        <w:spacing w:before="240" w:after="120" w:line="240" w:lineRule="exact"/>
        <w:ind w:left="480" w:hanging="480"/>
        <w:contextualSpacing/>
        <w:rPr>
          <w:moveTo w:id="2315" w:author="Yanfei Zhang" w:date="2022-03-29T10:16:00Z"/>
          <w:rFonts w:ascii="Palatino Linotype" w:hAnsi="Palatino Linotype"/>
          <w:noProof/>
          <w:sz w:val="18"/>
          <w:szCs w:val="18"/>
          <w:rPrChange w:id="2316" w:author="Yanfei Zhang" w:date="2022-03-29T23:51:00Z">
            <w:rPr>
              <w:moveTo w:id="2317" w:author="Yanfei Zhang" w:date="2022-03-29T10:16:00Z"/>
              <w:rFonts w:ascii="Palatino Linotype" w:hAnsi="Palatino Linotype"/>
              <w:noProof/>
              <w:sz w:val="20"/>
            </w:rPr>
          </w:rPrChange>
        </w:rPr>
        <w:pPrChange w:id="2318" w:author="Yanfei Zhang" w:date="2022-03-29T23:51:00Z">
          <w:pPr>
            <w:widowControl w:val="0"/>
            <w:autoSpaceDE w:val="0"/>
            <w:autoSpaceDN w:val="0"/>
            <w:adjustRightInd w:val="0"/>
            <w:spacing w:before="240" w:after="120" w:line="240" w:lineRule="auto"/>
            <w:ind w:left="480" w:hanging="480"/>
          </w:pPr>
        </w:pPrChange>
      </w:pPr>
      <w:moveTo w:id="2319" w:author="Yanfei Zhang" w:date="2022-03-29T10:16:00Z">
        <w:r w:rsidRPr="00977A95">
          <w:rPr>
            <w:rFonts w:ascii="Palatino Linotype" w:hAnsi="Palatino Linotype"/>
            <w:noProof/>
            <w:sz w:val="18"/>
            <w:szCs w:val="18"/>
            <w:rPrChange w:id="2320" w:author="Yanfei Zhang" w:date="2022-03-29T23:51:00Z">
              <w:rPr>
                <w:rFonts w:ascii="Palatino Linotype" w:hAnsi="Palatino Linotype"/>
                <w:noProof/>
                <w:sz w:val="20"/>
              </w:rPr>
            </w:rPrChange>
          </w:rPr>
          <w:t xml:space="preserve">Westerhoff, H. V., Lolkema, J. S., Otto, R., </w:t>
        </w:r>
        <w:del w:id="2321" w:author="Yanfei Zhang" w:date="2022-03-29T23:55:00Z">
          <w:r w:rsidRPr="00977A95" w:rsidDel="00745FBA">
            <w:rPr>
              <w:rFonts w:ascii="Palatino Linotype" w:hAnsi="Palatino Linotype"/>
              <w:noProof/>
              <w:sz w:val="18"/>
              <w:szCs w:val="18"/>
              <w:rPrChange w:id="2322" w:author="Yanfei Zhang" w:date="2022-03-29T23:51:00Z">
                <w:rPr>
                  <w:rFonts w:ascii="Palatino Linotype" w:hAnsi="Palatino Linotype"/>
                  <w:noProof/>
                  <w:sz w:val="20"/>
                </w:rPr>
              </w:rPrChange>
            </w:rPr>
            <w:delText>&amp;</w:delText>
          </w:r>
        </w:del>
      </w:moveTo>
      <w:ins w:id="2323" w:author="Yanfei Zhang" w:date="2022-03-29T23:55:00Z">
        <w:r w:rsidR="00745FBA">
          <w:rPr>
            <w:rFonts w:ascii="Palatino Linotype" w:hAnsi="Palatino Linotype"/>
            <w:noProof/>
            <w:sz w:val="18"/>
            <w:szCs w:val="18"/>
          </w:rPr>
          <w:t>and</w:t>
        </w:r>
      </w:ins>
      <w:moveTo w:id="2324" w:author="Yanfei Zhang" w:date="2022-03-29T10:16:00Z">
        <w:r w:rsidRPr="00977A95">
          <w:rPr>
            <w:rFonts w:ascii="Palatino Linotype" w:hAnsi="Palatino Linotype"/>
            <w:noProof/>
            <w:sz w:val="18"/>
            <w:szCs w:val="18"/>
            <w:rPrChange w:id="2325" w:author="Yanfei Zhang" w:date="2022-03-29T23:51:00Z">
              <w:rPr>
                <w:rFonts w:ascii="Palatino Linotype" w:hAnsi="Palatino Linotype"/>
                <w:noProof/>
                <w:sz w:val="20"/>
              </w:rPr>
            </w:rPrChange>
          </w:rPr>
          <w:t xml:space="preserve"> Hellingwerf, K. J. (1982). Thermodynamics of growth non-equilibrium thermodynamics of bacterial growth the phenomenological and the Mosaic approach. </w:t>
        </w:r>
        <w:r w:rsidRPr="00977A95">
          <w:rPr>
            <w:rFonts w:ascii="Palatino Linotype" w:hAnsi="Palatino Linotype"/>
            <w:i/>
            <w:iCs/>
            <w:noProof/>
            <w:sz w:val="18"/>
            <w:szCs w:val="18"/>
            <w:rPrChange w:id="2326" w:author="Yanfei Zhang" w:date="2022-03-29T23:51:00Z">
              <w:rPr>
                <w:rFonts w:ascii="Palatino Linotype" w:hAnsi="Palatino Linotype"/>
                <w:i/>
                <w:iCs/>
                <w:noProof/>
                <w:sz w:val="20"/>
              </w:rPr>
            </w:rPrChange>
          </w:rPr>
          <w:t>BBA Reviews On Bioenergetics</w:t>
        </w:r>
        <w:del w:id="2327" w:author="Yanfei Zhang" w:date="2022-03-29T20:21:00Z">
          <w:r w:rsidRPr="00977A95" w:rsidDel="00FA1E58">
            <w:rPr>
              <w:rFonts w:ascii="Palatino Linotype" w:hAnsi="Palatino Linotype"/>
              <w:noProof/>
              <w:sz w:val="18"/>
              <w:szCs w:val="18"/>
              <w:rPrChange w:id="2328" w:author="Yanfei Zhang" w:date="2022-03-29T23:51:00Z">
                <w:rPr>
                  <w:rFonts w:ascii="Palatino Linotype" w:hAnsi="Palatino Linotype"/>
                  <w:noProof/>
                  <w:sz w:val="20"/>
                </w:rPr>
              </w:rPrChange>
            </w:rPr>
            <w:delText>,</w:delText>
          </w:r>
        </w:del>
        <w:r w:rsidRPr="00977A95">
          <w:rPr>
            <w:rFonts w:ascii="Palatino Linotype" w:hAnsi="Palatino Linotype"/>
            <w:noProof/>
            <w:sz w:val="18"/>
            <w:szCs w:val="18"/>
            <w:rPrChange w:id="2329" w:author="Yanfei Zhang" w:date="2022-03-29T23:51:00Z">
              <w:rPr>
                <w:rFonts w:ascii="Palatino Linotype" w:hAnsi="Palatino Linotype"/>
                <w:noProof/>
                <w:sz w:val="20"/>
              </w:rPr>
            </w:rPrChange>
          </w:rPr>
          <w:t xml:space="preserve"> </w:t>
        </w:r>
        <w:r w:rsidRPr="00745FBA">
          <w:rPr>
            <w:rFonts w:ascii="Palatino Linotype" w:hAnsi="Palatino Linotype"/>
            <w:iCs/>
            <w:noProof/>
            <w:sz w:val="18"/>
            <w:szCs w:val="18"/>
            <w:rPrChange w:id="2330" w:author="Yanfei Zhang" w:date="2022-03-29T23:55:00Z">
              <w:rPr>
                <w:rFonts w:ascii="Palatino Linotype" w:hAnsi="Palatino Linotype"/>
                <w:i/>
                <w:iCs/>
                <w:noProof/>
                <w:sz w:val="20"/>
              </w:rPr>
            </w:rPrChange>
          </w:rPr>
          <w:t>683</w:t>
        </w:r>
        <w:r w:rsidRPr="00977A95">
          <w:rPr>
            <w:rFonts w:ascii="Palatino Linotype" w:hAnsi="Palatino Linotype"/>
            <w:noProof/>
            <w:sz w:val="18"/>
            <w:szCs w:val="18"/>
            <w:rPrChange w:id="2331" w:author="Yanfei Zhang" w:date="2022-03-29T23:51:00Z">
              <w:rPr>
                <w:rFonts w:ascii="Palatino Linotype" w:hAnsi="Palatino Linotype"/>
                <w:noProof/>
                <w:sz w:val="20"/>
              </w:rPr>
            </w:rPrChange>
          </w:rPr>
          <w:t xml:space="preserve">(3–4), 181–220. </w:t>
        </w:r>
        <w:del w:id="2332" w:author="Yanfei Zhang" w:date="2022-03-29T20:35:00Z">
          <w:r w:rsidRPr="00977A95" w:rsidDel="006B6947">
            <w:rPr>
              <w:rFonts w:ascii="Palatino Linotype" w:hAnsi="Palatino Linotype"/>
              <w:noProof/>
              <w:sz w:val="18"/>
              <w:szCs w:val="18"/>
              <w:rPrChange w:id="2333" w:author="Yanfei Zhang" w:date="2022-03-29T23:51:00Z">
                <w:rPr>
                  <w:rFonts w:ascii="Palatino Linotype" w:hAnsi="Palatino Linotype"/>
                  <w:noProof/>
                  <w:sz w:val="20"/>
                </w:rPr>
              </w:rPrChange>
            </w:rPr>
            <w:delText>https://doi.org/</w:delText>
          </w:r>
        </w:del>
      </w:moveTo>
      <w:ins w:id="2334" w:author="Yanfei Zhang" w:date="2022-03-29T20:35:00Z">
        <w:r w:rsidR="006B6947" w:rsidRPr="00977A95">
          <w:rPr>
            <w:rFonts w:ascii="Palatino Linotype" w:hAnsi="Palatino Linotype"/>
            <w:noProof/>
            <w:sz w:val="18"/>
            <w:szCs w:val="18"/>
            <w:rPrChange w:id="2335" w:author="Yanfei Zhang" w:date="2022-03-29T23:51:00Z">
              <w:rPr>
                <w:rFonts w:ascii="Palatino Linotype" w:hAnsi="Palatino Linotype"/>
                <w:noProof/>
                <w:sz w:val="20"/>
              </w:rPr>
            </w:rPrChange>
          </w:rPr>
          <w:t xml:space="preserve">doi: </w:t>
        </w:r>
      </w:ins>
      <w:moveTo w:id="2336" w:author="Yanfei Zhang" w:date="2022-03-29T10:16:00Z">
        <w:r w:rsidRPr="00977A95">
          <w:rPr>
            <w:rFonts w:ascii="Palatino Linotype" w:hAnsi="Palatino Linotype"/>
            <w:noProof/>
            <w:sz w:val="18"/>
            <w:szCs w:val="18"/>
            <w:rPrChange w:id="2337" w:author="Yanfei Zhang" w:date="2022-03-29T23:51:00Z">
              <w:rPr>
                <w:rFonts w:ascii="Palatino Linotype" w:hAnsi="Palatino Linotype"/>
                <w:noProof/>
                <w:sz w:val="20"/>
              </w:rPr>
            </w:rPrChange>
          </w:rPr>
          <w:t>10.1016/0304-4173(82)90001-5</w:t>
        </w:r>
      </w:moveTo>
    </w:p>
    <w:p w14:paraId="4AC1F3EF" w14:textId="77429BE5" w:rsidR="006C2C27" w:rsidRDefault="006C2C27" w:rsidP="009A6693">
      <w:pPr>
        <w:widowControl w:val="0"/>
        <w:autoSpaceDE w:val="0"/>
        <w:autoSpaceDN w:val="0"/>
        <w:adjustRightInd w:val="0"/>
        <w:spacing w:before="240" w:after="120" w:line="240" w:lineRule="exact"/>
        <w:ind w:left="480" w:hanging="480"/>
        <w:contextualSpacing/>
        <w:rPr>
          <w:ins w:id="2338" w:author="Yanfei Zhang" w:date="2022-04-06T16:38:00Z"/>
          <w:rFonts w:ascii="Palatino Linotype" w:hAnsi="Palatino Linotype"/>
          <w:noProof/>
          <w:sz w:val="18"/>
          <w:szCs w:val="18"/>
        </w:rPr>
      </w:pPr>
      <w:ins w:id="2339" w:author="Yanfei Zhang" w:date="2022-04-06T16:38:00Z">
        <w:r w:rsidRPr="00B74FC6">
          <w:rPr>
            <w:rFonts w:ascii="Palatino Linotype" w:hAnsi="Palatino Linotype"/>
            <w:noProof/>
            <w:sz w:val="18"/>
            <w:szCs w:val="18"/>
          </w:rPr>
          <w:t xml:space="preserve">Westerhoff, H. V., Hellingwerf, K., </w:t>
        </w:r>
        <w:r>
          <w:rPr>
            <w:rFonts w:ascii="Palatino Linotype" w:hAnsi="Palatino Linotype"/>
            <w:noProof/>
            <w:sz w:val="18"/>
            <w:szCs w:val="18"/>
          </w:rPr>
          <w:t>and</w:t>
        </w:r>
        <w:r w:rsidRPr="00B74FC6">
          <w:rPr>
            <w:rFonts w:ascii="Palatino Linotype" w:hAnsi="Palatino Linotype"/>
            <w:noProof/>
            <w:sz w:val="18"/>
            <w:szCs w:val="18"/>
          </w:rPr>
          <w:t xml:space="preserve"> Van Dam, K. (1983). Thermodynamic efficiency of microbial growth is low but optimal for maximal growth rate. </w:t>
        </w:r>
        <w:r w:rsidRPr="00B74FC6">
          <w:rPr>
            <w:rFonts w:ascii="Palatino Linotype" w:hAnsi="Palatino Linotype"/>
            <w:i/>
            <w:iCs/>
            <w:noProof/>
            <w:sz w:val="18"/>
            <w:szCs w:val="18"/>
          </w:rPr>
          <w:t xml:space="preserve">Proc. Natl. Acad. Sci. </w:t>
        </w:r>
        <w:r w:rsidRPr="00B74FC6">
          <w:rPr>
            <w:rFonts w:ascii="Palatino Linotype" w:hAnsi="Palatino Linotype"/>
            <w:i/>
            <w:iCs/>
            <w:noProof/>
            <w:sz w:val="18"/>
            <w:szCs w:val="18"/>
          </w:rPr>
          <w:t>U S A.</w:t>
        </w:r>
        <w:r w:rsidRPr="00B74FC6">
          <w:rPr>
            <w:rFonts w:ascii="Palatino Linotype" w:hAnsi="Palatino Linotype"/>
            <w:noProof/>
            <w:sz w:val="18"/>
            <w:szCs w:val="18"/>
          </w:rPr>
          <w:t xml:space="preserve"> </w:t>
        </w:r>
        <w:r w:rsidRPr="00B74FC6">
          <w:rPr>
            <w:rFonts w:ascii="Palatino Linotype" w:hAnsi="Palatino Linotype"/>
            <w:iCs/>
            <w:noProof/>
            <w:sz w:val="18"/>
            <w:szCs w:val="18"/>
          </w:rPr>
          <w:t>80</w:t>
        </w:r>
        <w:r w:rsidRPr="00B74FC6">
          <w:rPr>
            <w:rFonts w:ascii="Palatino Linotype" w:hAnsi="Palatino Linotype"/>
            <w:noProof/>
            <w:sz w:val="18"/>
            <w:szCs w:val="18"/>
          </w:rPr>
          <w:t>(</w:t>
        </w:r>
        <w:r w:rsidRPr="00B74FC6">
          <w:rPr>
            <w:rFonts w:ascii="Palatino Linotype" w:hAnsi="Palatino Linotype"/>
            <w:noProof/>
            <w:sz w:val="18"/>
            <w:szCs w:val="18"/>
          </w:rPr>
          <w:t>,</w:t>
        </w:r>
        <w:r w:rsidRPr="00B74FC6">
          <w:rPr>
            <w:rFonts w:ascii="Palatino Linotype" w:hAnsi="Palatino Linotype"/>
            <w:noProof/>
            <w:sz w:val="18"/>
            <w:szCs w:val="18"/>
          </w:rPr>
          <w:t xml:space="preserve"> 305–309.</w:t>
        </w:r>
        <w:r w:rsidRPr="00B74FC6">
          <w:rPr>
            <w:rFonts w:ascii="Palatino Linotype" w:hAnsi="Palatino Linotype"/>
            <w:noProof/>
            <w:sz w:val="18"/>
            <w:szCs w:val="18"/>
          </w:rPr>
          <w:t xml:space="preserve"> doi: 10.1073/pnas.80.1.305</w:t>
        </w:r>
      </w:ins>
    </w:p>
    <w:p w14:paraId="39B75EFA" w14:textId="7235C65A" w:rsidR="006C2C27" w:rsidRDefault="006C2C27" w:rsidP="006C2C27">
      <w:pPr>
        <w:widowControl w:val="0"/>
        <w:autoSpaceDE w:val="0"/>
        <w:autoSpaceDN w:val="0"/>
        <w:adjustRightInd w:val="0"/>
        <w:spacing w:before="240" w:after="120" w:line="240" w:lineRule="exact"/>
        <w:ind w:left="480" w:hanging="480"/>
        <w:contextualSpacing/>
        <w:rPr>
          <w:ins w:id="2340" w:author="Yanfei Zhang" w:date="2022-04-06T16:38:00Z"/>
          <w:rFonts w:ascii="Palatino Linotype" w:hAnsi="Palatino Linotype"/>
          <w:noProof/>
          <w:sz w:val="18"/>
          <w:szCs w:val="18"/>
        </w:rPr>
        <w:pPrChange w:id="2341" w:author="Yanfei Zhang" w:date="2022-04-06T16:38:00Z">
          <w:pPr>
            <w:widowControl w:val="0"/>
            <w:ind w:left="480" w:hanging="480"/>
          </w:pPr>
        </w:pPrChange>
      </w:pPr>
      <w:ins w:id="2342" w:author="Yanfei Zhang" w:date="2022-04-06T16:38:00Z">
        <w:r w:rsidRPr="0088458A">
          <w:rPr>
            <w:rFonts w:ascii="Palatino Linotype" w:hAnsi="Palatino Linotype"/>
            <w:noProof/>
            <w:sz w:val="18"/>
            <w:szCs w:val="18"/>
          </w:rPr>
          <w:t>Wes</w:t>
        </w:r>
        <w:r w:rsidRPr="00415C97">
          <w:rPr>
            <w:rFonts w:ascii="Palatino Linotype" w:hAnsi="Palatino Linotype"/>
            <w:noProof/>
            <w:sz w:val="18"/>
            <w:szCs w:val="18"/>
          </w:rPr>
          <w:t>t</w:t>
        </w:r>
        <w:r w:rsidRPr="000D35F2">
          <w:rPr>
            <w:rFonts w:ascii="Palatino Linotype" w:hAnsi="Palatino Linotype"/>
            <w:noProof/>
            <w:sz w:val="18"/>
            <w:szCs w:val="18"/>
          </w:rPr>
          <w:t>erhoff, H. V., and Van Dam, K. (1987). Thermodynamics and control of biological free-energy transduction. Elsevier, Amsterdam. doi:</w:t>
        </w:r>
        <w:r w:rsidRPr="000D35F2">
          <w:rPr>
            <w:rFonts w:ascii="Palatino Linotype" w:eastAsia="Palatino Linotype" w:hAnsi="Palatino Linotype" w:cs="Palatino Linotype"/>
            <w:sz w:val="18"/>
            <w:szCs w:val="18"/>
          </w:rPr>
          <w:t xml:space="preserve"> 10.15490/fairdomhub.1.dat</w:t>
        </w:r>
        <w:r w:rsidRPr="00A45EF6">
          <w:rPr>
            <w:rFonts w:ascii="Palatino Linotype" w:eastAsia="Palatino Linotype" w:hAnsi="Palatino Linotype" w:cs="Palatino Linotype"/>
            <w:sz w:val="18"/>
            <w:szCs w:val="18"/>
          </w:rPr>
          <w:t>afile.4954.1</w:t>
        </w:r>
      </w:ins>
    </w:p>
    <w:p w14:paraId="73F09BFD" w14:textId="7AD75924" w:rsidR="002D04D7" w:rsidRPr="0088458A" w:rsidRDefault="002D04D7" w:rsidP="00977A95">
      <w:pPr>
        <w:widowControl w:val="0"/>
        <w:autoSpaceDE w:val="0"/>
        <w:autoSpaceDN w:val="0"/>
        <w:adjustRightInd w:val="0"/>
        <w:spacing w:before="240" w:after="120" w:line="240" w:lineRule="exact"/>
        <w:ind w:left="480" w:hanging="480"/>
        <w:contextualSpacing/>
        <w:rPr>
          <w:ins w:id="2343" w:author="Yanfei Zhang" w:date="2022-03-29T10:15:00Z"/>
          <w:rFonts w:ascii="Palatino Linotype" w:hAnsi="Palatino Linotype"/>
          <w:noProof/>
          <w:sz w:val="18"/>
          <w:szCs w:val="18"/>
        </w:rPr>
        <w:pPrChange w:id="2344" w:author="Yanfei Zhang" w:date="2022-03-29T23:51:00Z">
          <w:pPr>
            <w:widowControl w:val="0"/>
            <w:ind w:left="480" w:hanging="480"/>
          </w:pPr>
        </w:pPrChange>
      </w:pPr>
      <w:moveTo w:id="2345" w:author="Yanfei Zhang" w:date="2022-03-29T10:16:00Z">
        <w:r w:rsidRPr="00977A95">
          <w:rPr>
            <w:rFonts w:ascii="Palatino Linotype" w:hAnsi="Palatino Linotype"/>
            <w:noProof/>
            <w:sz w:val="18"/>
            <w:szCs w:val="18"/>
            <w:rPrChange w:id="2346" w:author="Yanfei Zhang" w:date="2022-03-29T23:51:00Z">
              <w:rPr>
                <w:rFonts w:ascii="Palatino Linotype" w:hAnsi="Palatino Linotype"/>
                <w:noProof/>
                <w:sz w:val="20"/>
              </w:rPr>
            </w:rPrChange>
          </w:rPr>
          <w:t>Westerhoff, H. V., Winder, C., Messiha, H., Simenidis, E., Adamczyk,</w:t>
        </w:r>
      </w:moveTo>
      <w:ins w:id="2347" w:author="Yanfei Zhang" w:date="2022-04-06T16:39:00Z">
        <w:r w:rsidR="006C2C27">
          <w:rPr>
            <w:rFonts w:ascii="Palatino Linotype" w:hAnsi="Palatino Linotype"/>
            <w:noProof/>
            <w:sz w:val="18"/>
            <w:szCs w:val="18"/>
          </w:rPr>
          <w:t xml:space="preserve"> and</w:t>
        </w:r>
      </w:ins>
      <w:moveTo w:id="2348" w:author="Yanfei Zhang" w:date="2022-03-29T10:16:00Z">
        <w:r w:rsidRPr="00977A95">
          <w:rPr>
            <w:rFonts w:ascii="Palatino Linotype" w:hAnsi="Palatino Linotype"/>
            <w:noProof/>
            <w:sz w:val="18"/>
            <w:szCs w:val="18"/>
            <w:rPrChange w:id="2349" w:author="Yanfei Zhang" w:date="2022-03-29T23:51:00Z">
              <w:rPr>
                <w:rFonts w:ascii="Palatino Linotype" w:hAnsi="Palatino Linotype"/>
                <w:noProof/>
                <w:sz w:val="20"/>
              </w:rPr>
            </w:rPrChange>
          </w:rPr>
          <w:t xml:space="preserve"> M., Verma, M., </w:t>
        </w:r>
      </w:moveTo>
      <w:ins w:id="2350" w:author="Yanfei Zhang" w:date="2022-04-06T16:39:00Z">
        <w:r w:rsidR="006C2C27">
          <w:rPr>
            <w:rFonts w:ascii="Palatino Linotype" w:hAnsi="Palatino Linotype"/>
            <w:noProof/>
            <w:sz w:val="18"/>
            <w:szCs w:val="18"/>
          </w:rPr>
          <w:t xml:space="preserve">et al. </w:t>
        </w:r>
      </w:ins>
      <w:moveTo w:id="2351" w:author="Yanfei Zhang" w:date="2022-03-29T10:16:00Z">
        <w:del w:id="2352" w:author="Yanfei Zhang" w:date="2022-04-06T16:39:00Z">
          <w:r w:rsidRPr="00977A95" w:rsidDel="006C2C27">
            <w:rPr>
              <w:rFonts w:ascii="Palatino Linotype" w:hAnsi="Palatino Linotype"/>
              <w:noProof/>
              <w:sz w:val="18"/>
              <w:szCs w:val="18"/>
              <w:rPrChange w:id="2353" w:author="Yanfei Zhang" w:date="2022-03-29T23:51:00Z">
                <w:rPr>
                  <w:rFonts w:ascii="Palatino Linotype" w:hAnsi="Palatino Linotype"/>
                  <w:noProof/>
                  <w:sz w:val="20"/>
                </w:rPr>
              </w:rPrChange>
            </w:rPr>
            <w:delText xml:space="preserve">Bruggeman, F. J., </w:delText>
          </w:r>
        </w:del>
        <w:del w:id="2354" w:author="Yanfei Zhang" w:date="2022-03-29T22:06:00Z">
          <w:r w:rsidRPr="00977A95" w:rsidDel="00E857AF">
            <w:rPr>
              <w:rFonts w:ascii="Palatino Linotype" w:hAnsi="Palatino Linotype"/>
              <w:noProof/>
              <w:sz w:val="18"/>
              <w:szCs w:val="18"/>
              <w:rPrChange w:id="2355" w:author="Yanfei Zhang" w:date="2022-03-29T23:51:00Z">
                <w:rPr>
                  <w:rFonts w:ascii="Palatino Linotype" w:hAnsi="Palatino Linotype"/>
                  <w:noProof/>
                  <w:sz w:val="20"/>
                </w:rPr>
              </w:rPrChange>
            </w:rPr>
            <w:delText>&amp;</w:delText>
          </w:r>
        </w:del>
        <w:del w:id="2356" w:author="Yanfei Zhang" w:date="2022-04-06T16:39:00Z">
          <w:r w:rsidRPr="00977A95" w:rsidDel="006C2C27">
            <w:rPr>
              <w:rFonts w:ascii="Palatino Linotype" w:hAnsi="Palatino Linotype"/>
              <w:noProof/>
              <w:sz w:val="18"/>
              <w:szCs w:val="18"/>
              <w:rPrChange w:id="2357" w:author="Yanfei Zhang" w:date="2022-03-29T23:51:00Z">
                <w:rPr>
                  <w:rFonts w:ascii="Palatino Linotype" w:hAnsi="Palatino Linotype"/>
                  <w:noProof/>
                  <w:sz w:val="20"/>
                </w:rPr>
              </w:rPrChange>
            </w:rPr>
            <w:delText xml:space="preserve"> Dunn, W. </w:delText>
          </w:r>
        </w:del>
        <w:r w:rsidRPr="00977A95">
          <w:rPr>
            <w:rFonts w:ascii="Palatino Linotype" w:hAnsi="Palatino Linotype"/>
            <w:noProof/>
            <w:sz w:val="18"/>
            <w:szCs w:val="18"/>
            <w:rPrChange w:id="2358" w:author="Yanfei Zhang" w:date="2022-03-29T23:51:00Z">
              <w:rPr>
                <w:rFonts w:ascii="Palatino Linotype" w:hAnsi="Palatino Linotype"/>
                <w:noProof/>
                <w:sz w:val="20"/>
              </w:rPr>
            </w:rPrChange>
          </w:rPr>
          <w:t xml:space="preserve">(2009). </w:t>
        </w:r>
        <w:r w:rsidRPr="00745FBA">
          <w:rPr>
            <w:rFonts w:ascii="Palatino Linotype" w:hAnsi="Palatino Linotype"/>
            <w:iCs/>
            <w:noProof/>
            <w:sz w:val="18"/>
            <w:szCs w:val="18"/>
            <w:rPrChange w:id="2359" w:author="Yanfei Zhang" w:date="2022-03-29T23:55:00Z">
              <w:rPr>
                <w:rFonts w:ascii="Palatino Linotype" w:hAnsi="Palatino Linotype"/>
                <w:i/>
                <w:iCs/>
                <w:noProof/>
                <w:sz w:val="20"/>
              </w:rPr>
            </w:rPrChange>
          </w:rPr>
          <w:t>Systems Biology</w:t>
        </w:r>
        <w:r w:rsidRPr="00745FBA">
          <w:rPr>
            <w:iCs/>
            <w:noProof/>
            <w:sz w:val="18"/>
            <w:szCs w:val="18"/>
            <w:rPrChange w:id="2360" w:author="Yanfei Zhang" w:date="2022-03-29T23:55:00Z">
              <w:rPr>
                <w:i/>
                <w:iCs/>
                <w:noProof/>
                <w:sz w:val="20"/>
              </w:rPr>
            </w:rPrChange>
          </w:rPr>
          <w:t> </w:t>
        </w:r>
        <w:r w:rsidRPr="00745FBA">
          <w:rPr>
            <w:rFonts w:ascii="Palatino Linotype" w:hAnsi="Palatino Linotype"/>
            <w:iCs/>
            <w:noProof/>
            <w:sz w:val="18"/>
            <w:szCs w:val="18"/>
            <w:rPrChange w:id="2361" w:author="Yanfei Zhang" w:date="2022-03-29T23:55:00Z">
              <w:rPr>
                <w:rFonts w:ascii="Palatino Linotype" w:hAnsi="Palatino Linotype"/>
                <w:i/>
                <w:iCs/>
                <w:noProof/>
                <w:sz w:val="20"/>
              </w:rPr>
            </w:rPrChange>
          </w:rPr>
          <w:t>: The elements and principles of Life</w:t>
        </w:r>
        <w:r w:rsidRPr="00977A95">
          <w:rPr>
            <w:rFonts w:ascii="Palatino Linotype" w:hAnsi="Palatino Linotype"/>
            <w:noProof/>
            <w:sz w:val="18"/>
            <w:szCs w:val="18"/>
            <w:rPrChange w:id="2362" w:author="Yanfei Zhang" w:date="2022-03-29T23:51:00Z">
              <w:rPr>
                <w:rFonts w:ascii="Palatino Linotype" w:hAnsi="Palatino Linotype"/>
                <w:noProof/>
                <w:sz w:val="20"/>
              </w:rPr>
            </w:rPrChange>
          </w:rPr>
          <w:t xml:space="preserve">. </w:t>
        </w:r>
      </w:moveTo>
      <w:ins w:id="2363" w:author="Yanfei Zhang" w:date="2022-03-29T20:25:00Z">
        <w:r w:rsidR="00E857AF" w:rsidRPr="00977A95">
          <w:rPr>
            <w:rFonts w:ascii="Palatino Linotype" w:hAnsi="Palatino Linotype"/>
            <w:i/>
            <w:noProof/>
            <w:sz w:val="18"/>
            <w:szCs w:val="18"/>
            <w:rPrChange w:id="2364" w:author="Yanfei Zhang" w:date="2022-03-29T23:51:00Z">
              <w:rPr>
                <w:rFonts w:ascii="Palatino Linotype" w:hAnsi="Palatino Linotype"/>
                <w:i/>
                <w:noProof/>
                <w:sz w:val="20"/>
              </w:rPr>
            </w:rPrChange>
          </w:rPr>
          <w:t>FEBS Lett.</w:t>
        </w:r>
        <w:r w:rsidR="00FA1E58" w:rsidRPr="00977A95">
          <w:rPr>
            <w:rFonts w:ascii="Palatino Linotype" w:hAnsi="Palatino Linotype"/>
            <w:noProof/>
            <w:sz w:val="18"/>
            <w:szCs w:val="18"/>
            <w:rPrChange w:id="2365" w:author="Yanfei Zhang" w:date="2022-03-29T23:51:00Z">
              <w:rPr>
                <w:rFonts w:ascii="Palatino Linotype" w:hAnsi="Palatino Linotype"/>
                <w:noProof/>
                <w:sz w:val="20"/>
              </w:rPr>
            </w:rPrChange>
          </w:rPr>
          <w:t xml:space="preserve"> </w:t>
        </w:r>
      </w:ins>
      <w:moveTo w:id="2366" w:author="Yanfei Zhang" w:date="2022-03-29T10:16:00Z">
        <w:r w:rsidRPr="00977A95">
          <w:rPr>
            <w:rFonts w:ascii="Palatino Linotype" w:hAnsi="Palatino Linotype"/>
            <w:iCs/>
            <w:noProof/>
            <w:sz w:val="18"/>
            <w:szCs w:val="18"/>
            <w:rPrChange w:id="2367" w:author="Yanfei Zhang" w:date="2022-03-29T23:51:00Z">
              <w:rPr>
                <w:rFonts w:ascii="Palatino Linotype" w:hAnsi="Palatino Linotype"/>
                <w:i/>
                <w:iCs/>
                <w:noProof/>
                <w:sz w:val="20"/>
              </w:rPr>
            </w:rPrChange>
          </w:rPr>
          <w:t>583</w:t>
        </w:r>
        <w:del w:id="2368" w:author="Yanfei Zhang" w:date="2022-03-29T20:23:00Z">
          <w:r w:rsidRPr="00977A95" w:rsidDel="00FA1E58">
            <w:rPr>
              <w:rFonts w:ascii="Palatino Linotype" w:hAnsi="Palatino Linotype"/>
              <w:noProof/>
              <w:sz w:val="18"/>
              <w:szCs w:val="18"/>
              <w:rPrChange w:id="2369" w:author="Yanfei Zhang" w:date="2022-03-29T23:51:00Z">
                <w:rPr>
                  <w:rFonts w:ascii="Palatino Linotype" w:hAnsi="Palatino Linotype"/>
                  <w:noProof/>
                  <w:sz w:val="20"/>
                </w:rPr>
              </w:rPrChange>
            </w:rPr>
            <w:delText>(November)</w:delText>
          </w:r>
        </w:del>
        <w:r w:rsidRPr="00977A95">
          <w:rPr>
            <w:rFonts w:ascii="Palatino Linotype" w:hAnsi="Palatino Linotype"/>
            <w:noProof/>
            <w:sz w:val="18"/>
            <w:szCs w:val="18"/>
            <w:rPrChange w:id="2370" w:author="Yanfei Zhang" w:date="2022-03-29T23:51:00Z">
              <w:rPr>
                <w:rFonts w:ascii="Palatino Linotype" w:hAnsi="Palatino Linotype"/>
                <w:noProof/>
                <w:sz w:val="20"/>
              </w:rPr>
            </w:rPrChange>
          </w:rPr>
          <w:t xml:space="preserve">, 3882–3890. </w:t>
        </w:r>
        <w:del w:id="2371" w:author="Yanfei Zhang" w:date="2022-03-29T20:35:00Z">
          <w:r w:rsidRPr="00977A95" w:rsidDel="006B6947">
            <w:rPr>
              <w:rFonts w:ascii="Palatino Linotype" w:hAnsi="Palatino Linotype"/>
              <w:noProof/>
              <w:sz w:val="18"/>
              <w:szCs w:val="18"/>
              <w:rPrChange w:id="2372" w:author="Yanfei Zhang" w:date="2022-03-29T23:51:00Z">
                <w:rPr>
                  <w:rFonts w:ascii="Palatino Linotype" w:hAnsi="Palatino Linotype"/>
                  <w:noProof/>
                  <w:sz w:val="20"/>
                </w:rPr>
              </w:rPrChange>
            </w:rPr>
            <w:delText>https://doi.org/</w:delText>
          </w:r>
        </w:del>
      </w:moveTo>
      <w:ins w:id="2373" w:author="Yanfei Zhang" w:date="2022-03-29T20:35:00Z">
        <w:r w:rsidR="006B6947" w:rsidRPr="00977A95">
          <w:rPr>
            <w:rFonts w:ascii="Palatino Linotype" w:hAnsi="Palatino Linotype"/>
            <w:noProof/>
            <w:sz w:val="18"/>
            <w:szCs w:val="18"/>
            <w:rPrChange w:id="2374" w:author="Yanfei Zhang" w:date="2022-03-29T23:51:00Z">
              <w:rPr>
                <w:rFonts w:ascii="Palatino Linotype" w:hAnsi="Palatino Linotype"/>
                <w:noProof/>
                <w:sz w:val="20"/>
              </w:rPr>
            </w:rPrChange>
          </w:rPr>
          <w:t xml:space="preserve">doi: </w:t>
        </w:r>
      </w:ins>
      <w:moveTo w:id="2375" w:author="Yanfei Zhang" w:date="2022-03-29T10:16:00Z">
        <w:r w:rsidRPr="00977A95">
          <w:rPr>
            <w:rFonts w:ascii="Palatino Linotype" w:hAnsi="Palatino Linotype"/>
            <w:noProof/>
            <w:sz w:val="18"/>
            <w:szCs w:val="18"/>
            <w:rPrChange w:id="2376" w:author="Yanfei Zhang" w:date="2022-03-29T23:51:00Z">
              <w:rPr>
                <w:rFonts w:ascii="Palatino Linotype" w:hAnsi="Palatino Linotype"/>
                <w:noProof/>
                <w:sz w:val="20"/>
              </w:rPr>
            </w:rPrChange>
          </w:rPr>
          <w:t>10.1016/j.febslet.2009.11.018</w:t>
        </w:r>
      </w:moveTo>
      <w:moveToRangeEnd w:id="2294"/>
    </w:p>
    <w:p w14:paraId="622AA896" w14:textId="0B5931B4" w:rsidR="00AE7656" w:rsidRPr="00745FBA" w:rsidRDefault="00F771FC" w:rsidP="00977A95">
      <w:pPr>
        <w:widowControl w:val="0"/>
        <w:spacing w:line="240" w:lineRule="exact"/>
        <w:ind w:left="475" w:hanging="475"/>
        <w:contextualSpacing/>
        <w:rPr>
          <w:ins w:id="2377" w:author="Yanfei Zhang" w:date="2022-03-28T23:52:00Z"/>
          <w:rFonts w:ascii="Palatino Linotype" w:eastAsia="Palatino Linotype" w:hAnsi="Palatino Linotype" w:cs="Palatino Linotype"/>
          <w:color w:val="auto"/>
          <w:sz w:val="18"/>
          <w:szCs w:val="18"/>
          <w:rPrChange w:id="2378" w:author="Yanfei Zhang" w:date="2022-03-29T23:55:00Z">
            <w:rPr>
              <w:ins w:id="2379" w:author="Yanfei Zhang" w:date="2022-03-28T23:52:00Z"/>
              <w:rFonts w:ascii="Palatino Linotype" w:eastAsia="Palatino Linotype" w:hAnsi="Palatino Linotype" w:cs="Palatino Linotype"/>
              <w:sz w:val="18"/>
              <w:szCs w:val="18"/>
            </w:rPr>
          </w:rPrChange>
        </w:rPr>
        <w:pPrChange w:id="2380" w:author="Yanfei Zhang" w:date="2022-03-29T23:51:00Z">
          <w:pPr>
            <w:widowControl w:val="0"/>
            <w:ind w:left="480" w:hanging="480"/>
          </w:pPr>
        </w:pPrChange>
      </w:pPr>
      <w:r w:rsidRPr="0088458A">
        <w:rPr>
          <w:rFonts w:ascii="Palatino Linotype" w:eastAsia="Palatino Linotype" w:hAnsi="Palatino Linotype" w:cs="Palatino Linotype"/>
          <w:sz w:val="18"/>
          <w:szCs w:val="18"/>
        </w:rPr>
        <w:t xml:space="preserve">Wolf, J., Stark, H., Fafenrot, K., Albersmeier, A., Pham, T. K., Müller, K. B., </w:t>
      </w:r>
      <w:del w:id="2381" w:author="Yanfei Zhang" w:date="2022-03-29T22:07:00Z">
        <w:r w:rsidRPr="00977A95" w:rsidDel="00E857AF">
          <w:rPr>
            <w:rFonts w:ascii="Palatino Linotype" w:eastAsia="Palatino Linotype" w:hAnsi="Palatino Linotype" w:cs="Palatino Linotype"/>
            <w:sz w:val="18"/>
            <w:szCs w:val="18"/>
            <w:highlight w:val="yellow"/>
            <w:rPrChange w:id="2382" w:author="Yanfei Zhang" w:date="2022-03-29T23:51:00Z">
              <w:rPr>
                <w:rFonts w:ascii="Palatino Linotype" w:eastAsia="Palatino Linotype" w:hAnsi="Palatino Linotype" w:cs="Palatino Linotype"/>
                <w:sz w:val="18"/>
                <w:szCs w:val="18"/>
              </w:rPr>
            </w:rPrChange>
          </w:rPr>
          <w:delText>…</w:delText>
        </w:r>
        <w:r w:rsidRPr="0088458A" w:rsidDel="00E857AF">
          <w:rPr>
            <w:rFonts w:ascii="Palatino Linotype" w:eastAsia="Palatino Linotype" w:hAnsi="Palatino Linotype" w:cs="Palatino Linotype"/>
            <w:sz w:val="18"/>
            <w:szCs w:val="18"/>
          </w:rPr>
          <w:delText xml:space="preserve"> Siebers, B</w:delText>
        </w:r>
      </w:del>
      <w:ins w:id="2383" w:author="Yanfei Zhang" w:date="2022-03-29T22:07:00Z">
        <w:r w:rsidR="00E857AF" w:rsidRPr="0088458A">
          <w:rPr>
            <w:rFonts w:ascii="Palatino Linotype" w:eastAsia="Palatino Linotype" w:hAnsi="Palatino Linotype" w:cs="Palatino Linotype"/>
            <w:sz w:val="18"/>
            <w:szCs w:val="18"/>
          </w:rPr>
          <w:t>et al</w:t>
        </w:r>
      </w:ins>
      <w:r w:rsidRPr="0088458A">
        <w:rPr>
          <w:rFonts w:ascii="Palatino Linotype" w:eastAsia="Palatino Linotype" w:hAnsi="Palatino Linotype" w:cs="Palatino Linotype"/>
          <w:sz w:val="18"/>
          <w:szCs w:val="18"/>
        </w:rPr>
        <w:t xml:space="preserve">. (2016). A systems biology approach reveals major </w:t>
      </w:r>
      <w:r w:rsidRPr="00415C97">
        <w:rPr>
          <w:rFonts w:ascii="Palatino Linotype" w:eastAsia="Palatino Linotype" w:hAnsi="Palatino Linotype" w:cs="Palatino Linotype"/>
          <w:sz w:val="18"/>
          <w:szCs w:val="18"/>
        </w:rPr>
        <w:t xml:space="preserve">metabolic changes in the thermoacidophilic archaeon Sulfolobus solfataricus in response to the carbon source L-fucose versus D-glucose. </w:t>
      </w:r>
      <w:ins w:id="2384" w:author="Yanfei Zhang" w:date="2022-03-29T22:08:00Z">
        <w:r w:rsidR="00E857AF" w:rsidRPr="000D35F2">
          <w:rPr>
            <w:rFonts w:ascii="Palatino Linotype" w:eastAsia="Palatino Linotype" w:hAnsi="Palatino Linotype" w:cs="Palatino Linotype"/>
            <w:i/>
            <w:sz w:val="18"/>
            <w:szCs w:val="18"/>
          </w:rPr>
          <w:t xml:space="preserve">Mol. </w:t>
        </w:r>
        <w:proofErr w:type="spellStart"/>
        <w:r w:rsidR="00E857AF" w:rsidRPr="000D35F2">
          <w:rPr>
            <w:rFonts w:ascii="Palatino Linotype" w:eastAsia="Palatino Linotype" w:hAnsi="Palatino Linotype" w:cs="Palatino Linotype"/>
            <w:i/>
            <w:sz w:val="18"/>
            <w:szCs w:val="18"/>
          </w:rPr>
          <w:t>Microbiol</w:t>
        </w:r>
        <w:proofErr w:type="spellEnd"/>
        <w:r w:rsidR="00E857AF" w:rsidRPr="000D35F2">
          <w:rPr>
            <w:rFonts w:ascii="Palatino Linotype" w:eastAsia="Palatino Linotype" w:hAnsi="Palatino Linotype" w:cs="Palatino Linotype"/>
            <w:i/>
            <w:sz w:val="18"/>
            <w:szCs w:val="18"/>
          </w:rPr>
          <w:t>.</w:t>
        </w:r>
      </w:ins>
      <w:del w:id="2385" w:author="Yanfei Zhang" w:date="2022-03-29T22:08:00Z">
        <w:r w:rsidRPr="000D35F2" w:rsidDel="00E857AF">
          <w:rPr>
            <w:rFonts w:ascii="Palatino Linotype" w:eastAsia="Palatino Linotype" w:hAnsi="Palatino Linotype" w:cs="Palatino Linotype"/>
            <w:i/>
            <w:sz w:val="18"/>
            <w:szCs w:val="18"/>
          </w:rPr>
          <w:delText>Molecular Microbiology</w:delText>
        </w:r>
        <w:r w:rsidRPr="000D35F2" w:rsidDel="00E857AF">
          <w:rPr>
            <w:rFonts w:ascii="Palatino Linotype" w:eastAsia="Palatino Linotype" w:hAnsi="Palatino Linotype" w:cs="Palatino Linotype"/>
            <w:sz w:val="18"/>
            <w:szCs w:val="18"/>
          </w:rPr>
          <w:delText>,</w:delText>
        </w:r>
      </w:del>
      <w:r w:rsidRPr="00624052">
        <w:rPr>
          <w:rFonts w:ascii="Palatino Linotype" w:eastAsia="Palatino Linotype" w:hAnsi="Palatino Linotype" w:cs="Palatino Linotype"/>
          <w:sz w:val="18"/>
          <w:szCs w:val="18"/>
        </w:rPr>
        <w:t xml:space="preserve"> </w:t>
      </w:r>
      <w:r w:rsidRPr="00977A95">
        <w:rPr>
          <w:rFonts w:ascii="Palatino Linotype" w:eastAsia="Palatino Linotype" w:hAnsi="Palatino Linotype" w:cs="Palatino Linotype"/>
          <w:sz w:val="18"/>
          <w:szCs w:val="18"/>
          <w:rPrChange w:id="2386" w:author="Yanfei Zhang" w:date="2022-03-29T23:51:00Z">
            <w:rPr>
              <w:rFonts w:ascii="Palatino Linotype" w:eastAsia="Palatino Linotype" w:hAnsi="Palatino Linotype" w:cs="Palatino Linotype"/>
              <w:i/>
              <w:sz w:val="18"/>
              <w:szCs w:val="18"/>
            </w:rPr>
          </w:rPrChange>
        </w:rPr>
        <w:t>102</w:t>
      </w:r>
      <w:r w:rsidRPr="0088458A">
        <w:rPr>
          <w:rFonts w:ascii="Palatino Linotype" w:eastAsia="Palatino Linotype" w:hAnsi="Palatino Linotype" w:cs="Palatino Linotype"/>
          <w:sz w:val="18"/>
          <w:szCs w:val="18"/>
        </w:rPr>
        <w:t xml:space="preserve">(5), 882–908. </w:t>
      </w:r>
      <w:ins w:id="2387" w:author="Yanfei Zhang" w:date="2022-03-28T23:52:00Z">
        <w:r w:rsidR="00FF3666" w:rsidRPr="00745FBA">
          <w:rPr>
            <w:rFonts w:ascii="Palatino Linotype" w:eastAsia="Palatino Linotype" w:hAnsi="Palatino Linotype" w:cs="Palatino Linotype"/>
            <w:color w:val="auto"/>
            <w:sz w:val="18"/>
            <w:szCs w:val="18"/>
            <w:rPrChange w:id="2388" w:author="Yanfei Zhang" w:date="2022-03-29T23:55:00Z">
              <w:rPr>
                <w:rFonts w:ascii="Palatino Linotype" w:eastAsia="Palatino Linotype" w:hAnsi="Palatino Linotype" w:cs="Palatino Linotype"/>
                <w:sz w:val="18"/>
                <w:szCs w:val="18"/>
              </w:rPr>
            </w:rPrChange>
          </w:rPr>
          <w:fldChar w:fldCharType="begin"/>
        </w:r>
        <w:r w:rsidR="00FF3666" w:rsidRPr="00745FBA">
          <w:rPr>
            <w:rFonts w:ascii="Palatino Linotype" w:eastAsia="Palatino Linotype" w:hAnsi="Palatino Linotype" w:cs="Palatino Linotype"/>
            <w:color w:val="auto"/>
            <w:sz w:val="18"/>
            <w:szCs w:val="18"/>
            <w:rPrChange w:id="2389" w:author="Yanfei Zhang" w:date="2022-03-29T23:55:00Z">
              <w:rPr>
                <w:rFonts w:ascii="Palatino Linotype" w:eastAsia="Palatino Linotype" w:hAnsi="Palatino Linotype" w:cs="Palatino Linotype"/>
                <w:sz w:val="18"/>
                <w:szCs w:val="18"/>
              </w:rPr>
            </w:rPrChange>
          </w:rPr>
          <w:instrText xml:space="preserve"> HYPERLINK "</w:instrText>
        </w:r>
      </w:ins>
      <w:r w:rsidR="00FF3666" w:rsidRPr="00745FBA">
        <w:rPr>
          <w:rFonts w:ascii="Palatino Linotype" w:eastAsia="Palatino Linotype" w:hAnsi="Palatino Linotype" w:cs="Palatino Linotype"/>
          <w:color w:val="auto"/>
          <w:sz w:val="18"/>
          <w:szCs w:val="18"/>
          <w:rPrChange w:id="2390" w:author="Yanfei Zhang" w:date="2022-03-29T23:55:00Z">
            <w:rPr>
              <w:rFonts w:ascii="Palatino Linotype" w:eastAsia="Palatino Linotype" w:hAnsi="Palatino Linotype" w:cs="Palatino Linotype"/>
              <w:sz w:val="18"/>
              <w:szCs w:val="18"/>
            </w:rPr>
          </w:rPrChange>
        </w:rPr>
        <w:instrText>https://doi.org/10.1111/mmi.13498</w:instrText>
      </w:r>
      <w:ins w:id="2391" w:author="Yanfei Zhang" w:date="2022-03-28T23:52:00Z">
        <w:r w:rsidR="00FF3666" w:rsidRPr="00745FBA">
          <w:rPr>
            <w:rFonts w:ascii="Palatino Linotype" w:eastAsia="Palatino Linotype" w:hAnsi="Palatino Linotype" w:cs="Palatino Linotype"/>
            <w:color w:val="auto"/>
            <w:sz w:val="18"/>
            <w:szCs w:val="18"/>
            <w:rPrChange w:id="2392" w:author="Yanfei Zhang" w:date="2022-03-29T23:55:00Z">
              <w:rPr>
                <w:rFonts w:ascii="Palatino Linotype" w:eastAsia="Palatino Linotype" w:hAnsi="Palatino Linotype" w:cs="Palatino Linotype"/>
                <w:sz w:val="18"/>
                <w:szCs w:val="18"/>
              </w:rPr>
            </w:rPrChange>
          </w:rPr>
          <w:instrText xml:space="preserve">" </w:instrText>
        </w:r>
        <w:r w:rsidR="00FF3666" w:rsidRPr="00745FBA">
          <w:rPr>
            <w:rFonts w:ascii="Palatino Linotype" w:eastAsia="Palatino Linotype" w:hAnsi="Palatino Linotype" w:cs="Palatino Linotype"/>
            <w:color w:val="auto"/>
            <w:sz w:val="18"/>
            <w:szCs w:val="18"/>
            <w:rPrChange w:id="2393" w:author="Yanfei Zhang" w:date="2022-03-29T23:55:00Z">
              <w:rPr>
                <w:rFonts w:ascii="Palatino Linotype" w:eastAsia="Palatino Linotype" w:hAnsi="Palatino Linotype" w:cs="Palatino Linotype"/>
                <w:sz w:val="18"/>
                <w:szCs w:val="18"/>
              </w:rPr>
            </w:rPrChange>
          </w:rPr>
          <w:fldChar w:fldCharType="separate"/>
        </w:r>
      </w:ins>
      <w:del w:id="2394" w:author="Yanfei Zhang" w:date="2022-03-29T20:35:00Z">
        <w:r w:rsidR="00FF3666" w:rsidRPr="00745FBA" w:rsidDel="006B6947">
          <w:rPr>
            <w:rStyle w:val="Hyperlink"/>
            <w:rFonts w:ascii="Palatino Linotype" w:eastAsia="Palatino Linotype" w:hAnsi="Palatino Linotype" w:cs="Palatino Linotype"/>
            <w:color w:val="auto"/>
            <w:sz w:val="18"/>
            <w:szCs w:val="18"/>
            <w:u w:val="none"/>
            <w:rPrChange w:id="2395" w:author="Yanfei Zhang" w:date="2022-03-29T23:55:00Z">
              <w:rPr>
                <w:rStyle w:val="Hyperlink"/>
                <w:rFonts w:ascii="Palatino Linotype" w:eastAsia="Palatino Linotype" w:hAnsi="Palatino Linotype" w:cs="Palatino Linotype"/>
                <w:sz w:val="18"/>
                <w:szCs w:val="18"/>
              </w:rPr>
            </w:rPrChange>
          </w:rPr>
          <w:delText>https://doi.org/</w:delText>
        </w:r>
      </w:del>
      <w:proofErr w:type="spellStart"/>
      <w:ins w:id="2396" w:author="Yanfei Zhang" w:date="2022-03-29T20:35:00Z">
        <w:r w:rsidR="006B6947" w:rsidRPr="00745FBA">
          <w:rPr>
            <w:rStyle w:val="Hyperlink"/>
            <w:rFonts w:ascii="Palatino Linotype" w:eastAsia="Palatino Linotype" w:hAnsi="Palatino Linotype" w:cs="Palatino Linotype"/>
            <w:color w:val="auto"/>
            <w:sz w:val="18"/>
            <w:szCs w:val="18"/>
            <w:u w:val="none"/>
            <w:rPrChange w:id="2397" w:author="Yanfei Zhang" w:date="2022-03-29T23:55:00Z">
              <w:rPr>
                <w:rStyle w:val="Hyperlink"/>
                <w:rFonts w:ascii="Palatino Linotype" w:eastAsia="Palatino Linotype" w:hAnsi="Palatino Linotype" w:cs="Palatino Linotype"/>
                <w:sz w:val="18"/>
                <w:szCs w:val="18"/>
              </w:rPr>
            </w:rPrChange>
          </w:rPr>
          <w:t>doi</w:t>
        </w:r>
        <w:proofErr w:type="spellEnd"/>
        <w:r w:rsidR="006B6947" w:rsidRPr="00745FBA">
          <w:rPr>
            <w:rStyle w:val="Hyperlink"/>
            <w:rFonts w:ascii="Palatino Linotype" w:eastAsia="Palatino Linotype" w:hAnsi="Palatino Linotype" w:cs="Palatino Linotype"/>
            <w:color w:val="auto"/>
            <w:sz w:val="18"/>
            <w:szCs w:val="18"/>
            <w:u w:val="none"/>
            <w:rPrChange w:id="2398" w:author="Yanfei Zhang" w:date="2022-03-29T23:55:00Z">
              <w:rPr>
                <w:rStyle w:val="Hyperlink"/>
                <w:rFonts w:ascii="Palatino Linotype" w:eastAsia="Palatino Linotype" w:hAnsi="Palatino Linotype" w:cs="Palatino Linotype"/>
                <w:sz w:val="18"/>
                <w:szCs w:val="18"/>
              </w:rPr>
            </w:rPrChange>
          </w:rPr>
          <w:t xml:space="preserve">: </w:t>
        </w:r>
      </w:ins>
      <w:r w:rsidR="00FF3666" w:rsidRPr="00745FBA">
        <w:rPr>
          <w:rStyle w:val="Hyperlink"/>
          <w:rFonts w:ascii="Palatino Linotype" w:eastAsia="Palatino Linotype" w:hAnsi="Palatino Linotype" w:cs="Palatino Linotype"/>
          <w:color w:val="auto"/>
          <w:sz w:val="18"/>
          <w:szCs w:val="18"/>
          <w:u w:val="none"/>
          <w:rPrChange w:id="2399" w:author="Yanfei Zhang" w:date="2022-03-29T23:55:00Z">
            <w:rPr>
              <w:rStyle w:val="Hyperlink"/>
              <w:rFonts w:ascii="Palatino Linotype" w:eastAsia="Palatino Linotype" w:hAnsi="Palatino Linotype" w:cs="Palatino Linotype"/>
              <w:sz w:val="18"/>
              <w:szCs w:val="18"/>
            </w:rPr>
          </w:rPrChange>
        </w:rPr>
        <w:t>10.1111/mmi.13498</w:t>
      </w:r>
      <w:ins w:id="2400" w:author="Yanfei Zhang" w:date="2022-03-28T23:52:00Z">
        <w:r w:rsidR="00FF3666" w:rsidRPr="00745FBA">
          <w:rPr>
            <w:rFonts w:ascii="Palatino Linotype" w:eastAsia="Palatino Linotype" w:hAnsi="Palatino Linotype" w:cs="Palatino Linotype"/>
            <w:color w:val="auto"/>
            <w:sz w:val="18"/>
            <w:szCs w:val="18"/>
            <w:rPrChange w:id="2401" w:author="Yanfei Zhang" w:date="2022-03-29T23:55:00Z">
              <w:rPr>
                <w:rFonts w:ascii="Palatino Linotype" w:eastAsia="Palatino Linotype" w:hAnsi="Palatino Linotype" w:cs="Palatino Linotype"/>
                <w:sz w:val="18"/>
                <w:szCs w:val="18"/>
              </w:rPr>
            </w:rPrChange>
          </w:rPr>
          <w:fldChar w:fldCharType="end"/>
        </w:r>
      </w:ins>
    </w:p>
    <w:p w14:paraId="00395510" w14:textId="72125F99" w:rsidR="00FF3666" w:rsidRPr="00977A95" w:rsidRDefault="00FF3666" w:rsidP="00977A95">
      <w:pPr>
        <w:widowControl w:val="0"/>
        <w:autoSpaceDE w:val="0"/>
        <w:autoSpaceDN w:val="0"/>
        <w:adjustRightInd w:val="0"/>
        <w:spacing w:before="240" w:after="120" w:line="240" w:lineRule="exact"/>
        <w:ind w:left="480" w:hanging="480"/>
        <w:contextualSpacing/>
        <w:rPr>
          <w:rFonts w:ascii="Palatino Linotype" w:hAnsi="Palatino Linotype"/>
          <w:noProof/>
          <w:sz w:val="18"/>
          <w:szCs w:val="18"/>
          <w:rPrChange w:id="2402" w:author="Yanfei Zhang" w:date="2022-03-29T23:51:00Z">
            <w:rPr>
              <w:rFonts w:ascii="Palatino Linotype" w:eastAsia="Palatino Linotype" w:hAnsi="Palatino Linotype" w:cs="Palatino Linotype"/>
              <w:sz w:val="18"/>
              <w:szCs w:val="18"/>
            </w:rPr>
          </w:rPrChange>
        </w:rPr>
        <w:pPrChange w:id="2403" w:author="Yanfei Zhang" w:date="2022-03-29T23:51:00Z">
          <w:pPr>
            <w:widowControl w:val="0"/>
            <w:autoSpaceDE w:val="0"/>
            <w:autoSpaceDN w:val="0"/>
            <w:adjustRightInd w:val="0"/>
            <w:spacing w:before="240" w:after="120" w:line="240" w:lineRule="auto"/>
          </w:pPr>
        </w:pPrChange>
      </w:pPr>
      <w:ins w:id="2404" w:author="Yanfei Zhang" w:date="2022-03-28T23:52:00Z">
        <w:r w:rsidRPr="00977A95">
          <w:rPr>
            <w:rFonts w:ascii="Palatino Linotype" w:hAnsi="Palatino Linotype"/>
            <w:noProof/>
            <w:sz w:val="18"/>
            <w:szCs w:val="18"/>
            <w:rPrChange w:id="2405" w:author="Yanfei Zhang" w:date="2022-03-29T23:51:00Z">
              <w:rPr>
                <w:rFonts w:ascii="Palatino Linotype" w:hAnsi="Palatino Linotype"/>
                <w:noProof/>
                <w:sz w:val="20"/>
              </w:rPr>
            </w:rPrChange>
          </w:rPr>
          <w:t>Zaparty, M., Esser, D., Gertig, S., Haferkamp, P., Kouril, T., Manica, A.,</w:t>
        </w:r>
      </w:ins>
      <w:ins w:id="2406" w:author="Yanfei Zhang" w:date="2022-03-29T22:09:00Z">
        <w:r w:rsidR="00E857AF" w:rsidRPr="00977A95">
          <w:rPr>
            <w:rFonts w:ascii="Palatino Linotype" w:hAnsi="Palatino Linotype"/>
            <w:noProof/>
            <w:sz w:val="18"/>
            <w:szCs w:val="18"/>
            <w:rPrChange w:id="2407" w:author="Yanfei Zhang" w:date="2022-03-29T23:51:00Z">
              <w:rPr>
                <w:rFonts w:ascii="Palatino Linotype" w:hAnsi="Palatino Linotype"/>
                <w:noProof/>
                <w:sz w:val="20"/>
              </w:rPr>
            </w:rPrChange>
          </w:rPr>
          <w:t>et al</w:t>
        </w:r>
      </w:ins>
      <w:ins w:id="2408" w:author="Yanfei Zhang" w:date="2022-03-28T23:52:00Z">
        <w:r w:rsidRPr="00977A95">
          <w:rPr>
            <w:rFonts w:ascii="Palatino Linotype" w:hAnsi="Palatino Linotype"/>
            <w:noProof/>
            <w:sz w:val="18"/>
            <w:szCs w:val="18"/>
            <w:rPrChange w:id="2409" w:author="Yanfei Zhang" w:date="2022-03-29T23:51:00Z">
              <w:rPr>
                <w:rFonts w:ascii="Palatino Linotype" w:hAnsi="Palatino Linotype"/>
                <w:noProof/>
                <w:sz w:val="20"/>
              </w:rPr>
            </w:rPrChange>
          </w:rPr>
          <w:t xml:space="preserve">. (2009). “Hot standards” for the thermoacidophilic archaeon Sulfolobus solfataricus. </w:t>
        </w:r>
        <w:r w:rsidRPr="00977A95">
          <w:rPr>
            <w:rFonts w:ascii="Palatino Linotype" w:hAnsi="Palatino Linotype"/>
            <w:i/>
            <w:iCs/>
            <w:noProof/>
            <w:sz w:val="18"/>
            <w:szCs w:val="18"/>
            <w:rPrChange w:id="2410" w:author="Yanfei Zhang" w:date="2022-03-29T23:51:00Z">
              <w:rPr>
                <w:rFonts w:ascii="Palatino Linotype" w:hAnsi="Palatino Linotype"/>
                <w:i/>
                <w:iCs/>
                <w:noProof/>
                <w:sz w:val="20"/>
              </w:rPr>
            </w:rPrChange>
          </w:rPr>
          <w:t>Extremophiles</w:t>
        </w:r>
        <w:r w:rsidRPr="00977A95">
          <w:rPr>
            <w:rFonts w:ascii="Palatino Linotype" w:hAnsi="Palatino Linotype"/>
            <w:noProof/>
            <w:sz w:val="18"/>
            <w:szCs w:val="18"/>
            <w:rPrChange w:id="2411" w:author="Yanfei Zhang" w:date="2022-03-29T23:51:00Z">
              <w:rPr>
                <w:rFonts w:ascii="Palatino Linotype" w:hAnsi="Palatino Linotype"/>
                <w:noProof/>
                <w:sz w:val="20"/>
              </w:rPr>
            </w:rPrChange>
          </w:rPr>
          <w:t xml:space="preserve"> </w:t>
        </w:r>
        <w:r w:rsidRPr="00977A95">
          <w:rPr>
            <w:rFonts w:ascii="Palatino Linotype" w:hAnsi="Palatino Linotype"/>
            <w:iCs/>
            <w:noProof/>
            <w:sz w:val="18"/>
            <w:szCs w:val="18"/>
            <w:rPrChange w:id="2412" w:author="Yanfei Zhang" w:date="2022-03-29T23:51:00Z">
              <w:rPr>
                <w:rFonts w:ascii="Palatino Linotype" w:hAnsi="Palatino Linotype"/>
                <w:i/>
                <w:iCs/>
                <w:noProof/>
                <w:sz w:val="20"/>
              </w:rPr>
            </w:rPrChange>
          </w:rPr>
          <w:t>14</w:t>
        </w:r>
        <w:r w:rsidRPr="00977A95">
          <w:rPr>
            <w:rFonts w:ascii="Palatino Linotype" w:hAnsi="Palatino Linotype"/>
            <w:noProof/>
            <w:sz w:val="18"/>
            <w:szCs w:val="18"/>
            <w:rPrChange w:id="2413" w:author="Yanfei Zhang" w:date="2022-03-29T23:51:00Z">
              <w:rPr>
                <w:rFonts w:ascii="Palatino Linotype" w:hAnsi="Palatino Linotype"/>
                <w:noProof/>
                <w:sz w:val="20"/>
              </w:rPr>
            </w:rPrChange>
          </w:rPr>
          <w:t xml:space="preserve">(1), 119–142. </w:t>
        </w:r>
      </w:ins>
      <w:ins w:id="2414" w:author="Yanfei Zhang" w:date="2022-03-29T20:35:00Z">
        <w:r w:rsidR="006B6947" w:rsidRPr="00977A95">
          <w:rPr>
            <w:rFonts w:ascii="Palatino Linotype" w:hAnsi="Palatino Linotype"/>
            <w:noProof/>
            <w:sz w:val="18"/>
            <w:szCs w:val="18"/>
            <w:rPrChange w:id="2415" w:author="Yanfei Zhang" w:date="2022-03-29T23:51:00Z">
              <w:rPr>
                <w:rFonts w:ascii="Palatino Linotype" w:hAnsi="Palatino Linotype"/>
                <w:noProof/>
                <w:sz w:val="20"/>
              </w:rPr>
            </w:rPrChange>
          </w:rPr>
          <w:t xml:space="preserve">doi: </w:t>
        </w:r>
      </w:ins>
      <w:ins w:id="2416" w:author="Yanfei Zhang" w:date="2022-03-28T23:52:00Z">
        <w:r w:rsidRPr="00977A95">
          <w:rPr>
            <w:rFonts w:ascii="Palatino Linotype" w:hAnsi="Palatino Linotype"/>
            <w:noProof/>
            <w:sz w:val="18"/>
            <w:szCs w:val="18"/>
            <w:rPrChange w:id="2417" w:author="Yanfei Zhang" w:date="2022-03-29T23:51:00Z">
              <w:rPr>
                <w:rFonts w:ascii="Palatino Linotype" w:hAnsi="Palatino Linotype"/>
                <w:noProof/>
                <w:sz w:val="20"/>
              </w:rPr>
            </w:rPrChange>
          </w:rPr>
          <w:t>10.1007/s00792-009-0280-0</w:t>
        </w:r>
      </w:ins>
    </w:p>
    <w:p w14:paraId="19927775" w14:textId="525F3637" w:rsidR="00AE7656" w:rsidRPr="00F561C5" w:rsidDel="007654E9" w:rsidRDefault="00F771FC" w:rsidP="00977A95">
      <w:pPr>
        <w:widowControl w:val="0"/>
        <w:spacing w:line="240" w:lineRule="exact"/>
        <w:ind w:left="480" w:hanging="480"/>
        <w:contextualSpacing/>
        <w:rPr>
          <w:del w:id="2418" w:author="Yanfei Zhang" w:date="2022-04-06T17:02:00Z"/>
          <w:rFonts w:ascii="Palatino Linotype" w:eastAsia="Palatino Linotype" w:hAnsi="Palatino Linotype" w:cs="Palatino Linotype"/>
          <w:sz w:val="18"/>
          <w:szCs w:val="18"/>
        </w:rPr>
        <w:pPrChange w:id="2419" w:author="Yanfei Zhang" w:date="2022-03-29T23:51:00Z">
          <w:pPr>
            <w:widowControl w:val="0"/>
            <w:ind w:left="480" w:hanging="480"/>
          </w:pPr>
        </w:pPrChange>
      </w:pPr>
      <w:r w:rsidRPr="00977A95">
        <w:rPr>
          <w:rFonts w:ascii="Palatino Linotype" w:eastAsia="Palatino Linotype" w:hAnsi="Palatino Linotype" w:cs="Palatino Linotype"/>
          <w:sz w:val="18"/>
          <w:szCs w:val="18"/>
          <w:rPrChange w:id="2420" w:author="Yanfei Zhang" w:date="2022-03-29T23:51:00Z">
            <w:rPr>
              <w:rFonts w:ascii="Palatino Linotype" w:eastAsia="Palatino Linotype" w:hAnsi="Palatino Linotype" w:cs="Palatino Linotype"/>
              <w:sz w:val="18"/>
              <w:szCs w:val="18"/>
            </w:rPr>
          </w:rPrChange>
        </w:rPr>
        <w:t xml:space="preserve">Zhang, Y., Kouril, T., Snoep, J. L., Siebers, B., Barberis, M., </w:t>
      </w:r>
      <w:ins w:id="2421" w:author="Yanfei Zhang" w:date="2022-03-29T22:10:00Z">
        <w:r w:rsidR="00E857AF" w:rsidRPr="00977A95">
          <w:rPr>
            <w:rFonts w:ascii="Palatino Linotype" w:eastAsia="Palatino Linotype" w:hAnsi="Palatino Linotype" w:cs="Palatino Linotype"/>
            <w:sz w:val="18"/>
            <w:szCs w:val="18"/>
            <w:rPrChange w:id="2422" w:author="Yanfei Zhang" w:date="2022-03-29T23:51:00Z">
              <w:rPr>
                <w:rFonts w:ascii="Palatino Linotype" w:eastAsia="Palatino Linotype" w:hAnsi="Palatino Linotype" w:cs="Palatino Linotype"/>
                <w:sz w:val="18"/>
                <w:szCs w:val="18"/>
              </w:rPr>
            </w:rPrChange>
          </w:rPr>
          <w:t>and</w:t>
        </w:r>
      </w:ins>
      <w:del w:id="2423" w:author="Yanfei Zhang" w:date="2022-03-29T22:10:00Z">
        <w:r w:rsidRPr="00977A95" w:rsidDel="00E857AF">
          <w:rPr>
            <w:rFonts w:ascii="Palatino Linotype" w:eastAsia="Palatino Linotype" w:hAnsi="Palatino Linotype" w:cs="Palatino Linotype"/>
            <w:sz w:val="18"/>
            <w:szCs w:val="18"/>
            <w:rPrChange w:id="2424" w:author="Yanfei Zhang" w:date="2022-03-29T23:51:00Z">
              <w:rPr>
                <w:rFonts w:ascii="Palatino Linotype" w:eastAsia="Palatino Linotype" w:hAnsi="Palatino Linotype" w:cs="Palatino Linotype"/>
                <w:sz w:val="18"/>
                <w:szCs w:val="18"/>
              </w:rPr>
            </w:rPrChange>
          </w:rPr>
          <w:delText>&amp;</w:delText>
        </w:r>
      </w:del>
      <w:r w:rsidRPr="00977A95">
        <w:rPr>
          <w:rFonts w:ascii="Palatino Linotype" w:eastAsia="Palatino Linotype" w:hAnsi="Palatino Linotype" w:cs="Palatino Linotype"/>
          <w:sz w:val="18"/>
          <w:szCs w:val="18"/>
          <w:rPrChange w:id="2425" w:author="Yanfei Zhang" w:date="2022-03-29T23:51:00Z">
            <w:rPr>
              <w:rFonts w:ascii="Palatino Linotype" w:eastAsia="Palatino Linotype" w:hAnsi="Palatino Linotype" w:cs="Palatino Linotype"/>
              <w:sz w:val="18"/>
              <w:szCs w:val="18"/>
            </w:rPr>
          </w:rPrChange>
        </w:rPr>
        <w:t xml:space="preserve"> </w:t>
      </w:r>
      <w:proofErr w:type="spellStart"/>
      <w:r w:rsidRPr="00977A95">
        <w:rPr>
          <w:rFonts w:ascii="Palatino Linotype" w:eastAsia="Palatino Linotype" w:hAnsi="Palatino Linotype" w:cs="Palatino Linotype"/>
          <w:sz w:val="18"/>
          <w:szCs w:val="18"/>
          <w:rPrChange w:id="2426" w:author="Yanfei Zhang" w:date="2022-03-29T23:51:00Z">
            <w:rPr>
              <w:rFonts w:ascii="Palatino Linotype" w:eastAsia="Palatino Linotype" w:hAnsi="Palatino Linotype" w:cs="Palatino Linotype"/>
              <w:sz w:val="18"/>
              <w:szCs w:val="18"/>
            </w:rPr>
          </w:rPrChange>
        </w:rPr>
        <w:t>Westerhoff</w:t>
      </w:r>
      <w:proofErr w:type="spellEnd"/>
      <w:r w:rsidRPr="00977A95">
        <w:rPr>
          <w:rFonts w:ascii="Palatino Linotype" w:eastAsia="Palatino Linotype" w:hAnsi="Palatino Linotype" w:cs="Palatino Linotype"/>
          <w:sz w:val="18"/>
          <w:szCs w:val="18"/>
          <w:rPrChange w:id="2427" w:author="Yanfei Zhang" w:date="2022-03-29T23:51:00Z">
            <w:rPr>
              <w:rFonts w:ascii="Palatino Linotype" w:eastAsia="Palatino Linotype" w:hAnsi="Palatino Linotype" w:cs="Palatino Linotype"/>
              <w:sz w:val="18"/>
              <w:szCs w:val="18"/>
            </w:rPr>
          </w:rPrChange>
        </w:rPr>
        <w:t xml:space="preserve">, H. V. (2017). The peculiar glycolytic pathway in hyperthermophylic archaea: Understanding its whims by experimentation in silico. </w:t>
      </w:r>
      <w:ins w:id="2428" w:author="Yanfei Zhang" w:date="2022-03-29T20:26:00Z">
        <w:r w:rsidR="00FA1E58" w:rsidRPr="00977A95">
          <w:rPr>
            <w:rFonts w:ascii="Palatino Linotype" w:eastAsia="Palatino Linotype" w:hAnsi="Palatino Linotype" w:cs="Palatino Linotype"/>
            <w:i/>
            <w:sz w:val="18"/>
            <w:szCs w:val="18"/>
            <w:rPrChange w:id="2429" w:author="Yanfei Zhang" w:date="2022-03-29T23:51:00Z">
              <w:rPr>
                <w:rFonts w:ascii="Palatino Linotype" w:eastAsia="Palatino Linotype" w:hAnsi="Palatino Linotype" w:cs="Palatino Linotype"/>
                <w:i/>
                <w:sz w:val="18"/>
                <w:szCs w:val="18"/>
              </w:rPr>
            </w:rPrChange>
          </w:rPr>
          <w:t xml:space="preserve">Int. J. Mol. Sci. </w:t>
        </w:r>
      </w:ins>
      <w:del w:id="2430" w:author="Yanfei Zhang" w:date="2022-03-29T20:26:00Z">
        <w:r w:rsidRPr="00745FBA" w:rsidDel="00FA1E58">
          <w:rPr>
            <w:rFonts w:ascii="Palatino Linotype" w:eastAsia="Palatino Linotype" w:hAnsi="Palatino Linotype" w:cs="Palatino Linotype"/>
            <w:sz w:val="18"/>
            <w:szCs w:val="18"/>
            <w:rPrChange w:id="2431" w:author="Yanfei Zhang" w:date="2022-03-29T23:56:00Z">
              <w:rPr>
                <w:rFonts w:ascii="Palatino Linotype" w:eastAsia="Palatino Linotype" w:hAnsi="Palatino Linotype" w:cs="Palatino Linotype"/>
                <w:i/>
                <w:sz w:val="18"/>
                <w:szCs w:val="18"/>
              </w:rPr>
            </w:rPrChange>
          </w:rPr>
          <w:delText>International Journal of Molecular Sciences</w:delText>
        </w:r>
        <w:r w:rsidRPr="0088458A" w:rsidDel="00FA1E58">
          <w:rPr>
            <w:rFonts w:ascii="Palatino Linotype" w:eastAsia="Palatino Linotype" w:hAnsi="Palatino Linotype" w:cs="Palatino Linotype"/>
            <w:sz w:val="18"/>
            <w:szCs w:val="18"/>
          </w:rPr>
          <w:delText xml:space="preserve">, </w:delText>
        </w:r>
      </w:del>
      <w:r w:rsidRPr="00745FBA">
        <w:rPr>
          <w:rFonts w:ascii="Palatino Linotype" w:eastAsia="Palatino Linotype" w:hAnsi="Palatino Linotype" w:cs="Palatino Linotype"/>
          <w:sz w:val="18"/>
          <w:szCs w:val="18"/>
          <w:rPrChange w:id="2432" w:author="Yanfei Zhang" w:date="2022-03-29T23:56:00Z">
            <w:rPr>
              <w:rFonts w:ascii="Palatino Linotype" w:eastAsia="Palatino Linotype" w:hAnsi="Palatino Linotype" w:cs="Palatino Linotype"/>
              <w:i/>
              <w:sz w:val="18"/>
              <w:szCs w:val="18"/>
            </w:rPr>
          </w:rPrChange>
        </w:rPr>
        <w:t>18</w:t>
      </w:r>
      <w:r w:rsidRPr="0088458A">
        <w:rPr>
          <w:rFonts w:ascii="Palatino Linotype" w:eastAsia="Palatino Linotype" w:hAnsi="Palatino Linotype" w:cs="Palatino Linotype"/>
          <w:sz w:val="18"/>
          <w:szCs w:val="18"/>
        </w:rPr>
        <w:t>(4)</w:t>
      </w:r>
      <w:ins w:id="2433" w:author="Yanfei Zhang" w:date="2022-03-29T20:27:00Z">
        <w:r w:rsidR="00FA1E58" w:rsidRPr="0088458A">
          <w:rPr>
            <w:rFonts w:ascii="Palatino Linotype" w:eastAsia="Palatino Linotype" w:hAnsi="Palatino Linotype" w:cs="Palatino Linotype"/>
            <w:sz w:val="18"/>
            <w:szCs w:val="18"/>
          </w:rPr>
          <w:t>, 876</w:t>
        </w:r>
      </w:ins>
      <w:r w:rsidRPr="000D35F2">
        <w:rPr>
          <w:rFonts w:ascii="Palatino Linotype" w:eastAsia="Palatino Linotype" w:hAnsi="Palatino Linotype" w:cs="Palatino Linotype"/>
          <w:sz w:val="18"/>
          <w:szCs w:val="18"/>
        </w:rPr>
        <w:t xml:space="preserve">. </w:t>
      </w:r>
      <w:del w:id="2434" w:author="Yanfei Zhang" w:date="2022-03-29T20:35:00Z">
        <w:r w:rsidRPr="000D35F2" w:rsidDel="006B6947">
          <w:rPr>
            <w:rFonts w:ascii="Palatino Linotype" w:eastAsia="Palatino Linotype" w:hAnsi="Palatino Linotype" w:cs="Palatino Linotype"/>
            <w:sz w:val="18"/>
            <w:szCs w:val="18"/>
          </w:rPr>
          <w:delText>https://doi.org/</w:delText>
        </w:r>
      </w:del>
      <w:proofErr w:type="spellStart"/>
      <w:ins w:id="2435" w:author="Yanfei Zhang" w:date="2022-03-29T20:35:00Z">
        <w:r w:rsidR="006B6947" w:rsidRPr="00624052">
          <w:rPr>
            <w:rFonts w:ascii="Palatino Linotype" w:eastAsia="Palatino Linotype" w:hAnsi="Palatino Linotype" w:cs="Palatino Linotype"/>
            <w:sz w:val="18"/>
            <w:szCs w:val="18"/>
          </w:rPr>
          <w:t>doi</w:t>
        </w:r>
        <w:proofErr w:type="spellEnd"/>
        <w:r w:rsidR="006B6947" w:rsidRPr="00624052">
          <w:rPr>
            <w:rFonts w:ascii="Palatino Linotype" w:eastAsia="Palatino Linotype" w:hAnsi="Palatino Linotype" w:cs="Palatino Linotype"/>
            <w:sz w:val="18"/>
            <w:szCs w:val="18"/>
          </w:rPr>
          <w:t xml:space="preserve">: </w:t>
        </w:r>
      </w:ins>
      <w:r w:rsidRPr="00F561C5">
        <w:rPr>
          <w:rFonts w:ascii="Palatino Linotype" w:eastAsia="Palatino Linotype" w:hAnsi="Palatino Linotype" w:cs="Palatino Linotype"/>
          <w:sz w:val="18"/>
          <w:szCs w:val="18"/>
        </w:rPr>
        <w:t>10.3390/ijms18040876</w:t>
      </w:r>
    </w:p>
    <w:p w14:paraId="22FD8BBD" w14:textId="77777777" w:rsidR="00AE7656" w:rsidRDefault="00AE7656" w:rsidP="007654E9">
      <w:pPr>
        <w:widowControl w:val="0"/>
        <w:spacing w:line="240" w:lineRule="exact"/>
        <w:ind w:left="480" w:hanging="480"/>
        <w:contextualSpacing/>
        <w:rPr>
          <w:rFonts w:ascii="Palatino Linotype" w:eastAsia="Palatino Linotype" w:hAnsi="Palatino Linotype" w:cs="Palatino Linotype"/>
          <w:sz w:val="18"/>
          <w:szCs w:val="18"/>
        </w:rPr>
        <w:pPrChange w:id="2436" w:author="Yanfei Zhang" w:date="2022-04-06T17:02:00Z">
          <w:pPr>
            <w:pBdr>
              <w:top w:val="nil"/>
              <w:left w:val="nil"/>
              <w:bottom w:val="nil"/>
              <w:right w:val="nil"/>
              <w:between w:val="nil"/>
            </w:pBdr>
            <w:spacing w:line="240" w:lineRule="auto"/>
            <w:ind w:left="425" w:hanging="425"/>
          </w:pPr>
        </w:pPrChange>
      </w:pPr>
    </w:p>
    <w:tbl>
      <w:tblPr>
        <w:tblStyle w:val="1"/>
        <w:tblW w:w="8844" w:type="dxa"/>
        <w:jc w:val="center"/>
        <w:tblLayout w:type="fixed"/>
        <w:tblLook w:val="0400" w:firstRow="0" w:lastRow="0" w:firstColumn="0" w:lastColumn="0" w:noHBand="0" w:noVBand="1"/>
      </w:tblPr>
      <w:tblGrid>
        <w:gridCol w:w="1706"/>
        <w:gridCol w:w="7138"/>
      </w:tblGrid>
      <w:tr w:rsidR="00AE7656" w14:paraId="57BCE987" w14:textId="77777777">
        <w:trPr>
          <w:jc w:val="center"/>
        </w:trPr>
        <w:tc>
          <w:tcPr>
            <w:tcW w:w="1706" w:type="dxa"/>
            <w:shd w:val="clear" w:color="auto" w:fill="auto"/>
            <w:vAlign w:val="center"/>
          </w:tcPr>
          <w:p w14:paraId="73E68908" w14:textId="25C513AF" w:rsidR="00AE7656" w:rsidRDefault="00AE7656">
            <w:pPr>
              <w:pBdr>
                <w:top w:val="nil"/>
                <w:left w:val="nil"/>
                <w:bottom w:val="nil"/>
                <w:right w:val="nil"/>
                <w:between w:val="nil"/>
              </w:pBdr>
              <w:spacing w:line="240" w:lineRule="auto"/>
              <w:ind w:left="-85" w:hanging="425"/>
              <w:rPr>
                <w:rFonts w:ascii="Palatino Linotype" w:eastAsia="Palatino Linotype" w:hAnsi="Palatino Linotype" w:cs="Palatino Linotype"/>
                <w:sz w:val="18"/>
                <w:szCs w:val="18"/>
              </w:rPr>
            </w:pPr>
          </w:p>
        </w:tc>
        <w:tc>
          <w:tcPr>
            <w:tcW w:w="7138" w:type="dxa"/>
            <w:shd w:val="clear" w:color="auto" w:fill="auto"/>
            <w:vAlign w:val="center"/>
          </w:tcPr>
          <w:p w14:paraId="7DFC6BB5" w14:textId="77777777" w:rsidR="00AE7656" w:rsidRDefault="00AE7656">
            <w:pPr>
              <w:pBdr>
                <w:top w:val="nil"/>
                <w:left w:val="nil"/>
                <w:bottom w:val="nil"/>
                <w:right w:val="nil"/>
                <w:between w:val="nil"/>
              </w:pBdr>
              <w:spacing w:line="240" w:lineRule="auto"/>
              <w:ind w:left="-85" w:hanging="425"/>
              <w:rPr>
                <w:rFonts w:ascii="Palatino Linotype" w:eastAsia="Palatino Linotype" w:hAnsi="Palatino Linotype" w:cs="Palatino Linotype"/>
                <w:sz w:val="18"/>
                <w:szCs w:val="18"/>
              </w:rPr>
            </w:pPr>
          </w:p>
        </w:tc>
      </w:tr>
    </w:tbl>
    <w:p w14:paraId="0557B3BE" w14:textId="6D38DBB1" w:rsidR="00AE7656" w:rsidRPr="007654E9" w:rsidRDefault="004C3BD4">
      <w:pPr>
        <w:pBdr>
          <w:top w:val="nil"/>
          <w:left w:val="nil"/>
          <w:bottom w:val="nil"/>
          <w:right w:val="nil"/>
          <w:between w:val="nil"/>
        </w:pBdr>
        <w:spacing w:after="240" w:line="240" w:lineRule="auto"/>
        <w:ind w:left="425" w:hanging="425"/>
        <w:rPr>
          <w:rFonts w:ascii="Palatino Linotype" w:eastAsia="Palatino Linotype" w:hAnsi="Palatino Linotype" w:cs="Palatino Linotype"/>
          <w:sz w:val="20"/>
          <w:szCs w:val="20"/>
          <w:rPrChange w:id="2437" w:author="Yanfei Zhang" w:date="2022-04-06T17:02:00Z">
            <w:rPr>
              <w:rFonts w:ascii="Palatino Linotype" w:eastAsia="Palatino Linotype" w:hAnsi="Palatino Linotype" w:cs="Palatino Linotype"/>
              <w:sz w:val="18"/>
              <w:szCs w:val="18"/>
            </w:rPr>
          </w:rPrChange>
        </w:rPr>
      </w:pPr>
      <w:r w:rsidRPr="007654E9">
        <w:rPr>
          <w:rFonts w:ascii="Palatino Linotype" w:eastAsia="Palatino Linotype" w:hAnsi="Palatino Linotype" w:cs="Palatino Linotype"/>
          <w:sz w:val="20"/>
          <w:szCs w:val="20"/>
          <w:rPrChange w:id="2438" w:author="Yanfei Zhang" w:date="2022-04-06T17:02:00Z">
            <w:rPr>
              <w:rFonts w:ascii="Palatino Linotype" w:eastAsia="Palatino Linotype" w:hAnsi="Palatino Linotype" w:cs="Palatino Linotype"/>
              <w:sz w:val="18"/>
              <w:szCs w:val="18"/>
            </w:rPr>
          </w:rPrChange>
        </w:rPr>
        <w:t>Supplemental material</w:t>
      </w:r>
      <w:ins w:id="2439" w:author="Yanfei Zhang" w:date="2022-04-06T17:02:00Z">
        <w:r w:rsidR="007654E9">
          <w:rPr>
            <w:rFonts w:ascii="Palatino Linotype" w:eastAsia="Palatino Linotype" w:hAnsi="Palatino Linotype" w:cs="Palatino Linotype"/>
            <w:sz w:val="20"/>
            <w:szCs w:val="20"/>
          </w:rPr>
          <w:t>s</w:t>
        </w:r>
      </w:ins>
    </w:p>
    <w:p w14:paraId="3DC46BB5" w14:textId="28C213DD" w:rsidR="004C3BD4" w:rsidDel="00395A08" w:rsidRDefault="004C3BD4" w:rsidP="004C3BD4">
      <w:pPr>
        <w:pBdr>
          <w:top w:val="nil"/>
          <w:left w:val="nil"/>
          <w:bottom w:val="nil"/>
          <w:right w:val="nil"/>
          <w:between w:val="nil"/>
        </w:pBdr>
        <w:spacing w:before="240" w:after="120" w:line="240" w:lineRule="auto"/>
        <w:jc w:val="left"/>
        <w:rPr>
          <w:del w:id="2440" w:author="Yanfei Zhang" w:date="2022-04-05T20:23:00Z"/>
          <w:rFonts w:ascii="Palatino Linotype" w:eastAsia="Palatino Linotype" w:hAnsi="Palatino Linotype" w:cs="Palatino Linotype"/>
          <w:i/>
          <w:sz w:val="20"/>
          <w:szCs w:val="20"/>
        </w:rPr>
      </w:pPr>
      <w:del w:id="2441" w:author="Yanfei Zhang" w:date="2022-04-05T20:23:00Z">
        <w:r w:rsidDel="00395A08">
          <w:rPr>
            <w:rFonts w:ascii="Palatino Linotype" w:eastAsia="Palatino Linotype" w:hAnsi="Palatino Linotype" w:cs="Palatino Linotype"/>
            <w:i/>
            <w:sz w:val="20"/>
            <w:szCs w:val="20"/>
          </w:rPr>
          <w:delText xml:space="preserve">S.1. Why there is no shift from respiration to lactate fermentation in S. solfataricus  </w:delText>
        </w:r>
      </w:del>
    </w:p>
    <w:p w14:paraId="73277832" w14:textId="388BD452" w:rsidR="005E5D05" w:rsidDel="00395A08" w:rsidRDefault="005E5D05" w:rsidP="00F06958">
      <w:pPr>
        <w:pBdr>
          <w:top w:val="nil"/>
          <w:left w:val="nil"/>
          <w:bottom w:val="nil"/>
          <w:right w:val="nil"/>
          <w:between w:val="nil"/>
        </w:pBdr>
        <w:spacing w:before="240" w:after="120" w:line="240" w:lineRule="auto"/>
        <w:jc w:val="left"/>
        <w:rPr>
          <w:del w:id="2442" w:author="Yanfei Zhang" w:date="2022-04-05T20:23:00Z"/>
          <w:rFonts w:ascii="Palatino Linotype" w:eastAsia="Palatino Linotype" w:hAnsi="Palatino Linotype" w:cs="Palatino Linotype"/>
          <w:sz w:val="20"/>
          <w:szCs w:val="20"/>
        </w:rPr>
      </w:pPr>
      <w:del w:id="2443" w:author="Yanfei Zhang" w:date="2022-04-05T20:23:00Z">
        <w:r w:rsidDel="00395A08">
          <w:rPr>
            <w:rFonts w:ascii="Palatino Linotype" w:eastAsia="Palatino Linotype" w:hAnsi="Palatino Linotype" w:cs="Palatino Linotype"/>
            <w:sz w:val="20"/>
            <w:szCs w:val="20"/>
          </w:rPr>
          <w:delText xml:space="preserve">Many microorganisms can shift from fermentation to respiration. In </w:delText>
        </w:r>
        <w:r w:rsidDel="00395A08">
          <w:rPr>
            <w:rFonts w:ascii="Palatino Linotype" w:eastAsia="Palatino Linotype" w:hAnsi="Palatino Linotype" w:cs="Palatino Linotype"/>
            <w:i/>
            <w:sz w:val="20"/>
            <w:szCs w:val="20"/>
          </w:rPr>
          <w:delText>S. cerevisiae</w:delText>
        </w:r>
        <w:r w:rsidDel="00395A08">
          <w:rPr>
            <w:rFonts w:ascii="Palatino Linotype" w:eastAsia="Palatino Linotype" w:hAnsi="Palatino Linotype" w:cs="Palatino Linotype"/>
            <w:sz w:val="20"/>
            <w:szCs w:val="20"/>
          </w:rPr>
          <w:delText xml:space="preserve"> (baker’s yeast) growing on ample glucose, for instance, fermentation to ethanol plus CO</w:delText>
        </w:r>
        <w:r w:rsidRPr="00342852" w:rsidDel="00395A08">
          <w:rPr>
            <w:rFonts w:ascii="Palatino Linotype" w:eastAsia="Palatino Linotype" w:hAnsi="Palatino Linotype" w:cs="Palatino Linotype"/>
            <w:sz w:val="20"/>
            <w:szCs w:val="20"/>
            <w:vertAlign w:val="subscript"/>
          </w:rPr>
          <w:delText>2</w:delText>
        </w:r>
        <w:r w:rsidDel="00395A08">
          <w:rPr>
            <w:rFonts w:ascii="Palatino Linotype" w:eastAsia="Palatino Linotype" w:hAnsi="Palatino Linotype" w:cs="Palatino Linotype"/>
            <w:sz w:val="20"/>
            <w:szCs w:val="20"/>
          </w:rPr>
          <w:delText xml:space="preserve"> is the major pathway for Gibbs energy harvest, even under aerobic conditions.  However, when glucose becomes limiting, a shift from fermentation to respiration occurs (Verduyn et al., 1984</w:delText>
        </w:r>
      </w:del>
      <w:del w:id="2444" w:author="Yanfei Zhang" w:date="2022-03-29T09:43:00Z">
        <w:r w:rsidDel="0073547D">
          <w:rPr>
            <w:rFonts w:ascii="Palatino Linotype" w:eastAsia="Palatino Linotype" w:hAnsi="Palatino Linotype" w:cs="Palatino Linotype"/>
            <w:sz w:val="20"/>
            <w:szCs w:val="20"/>
          </w:rPr>
          <w:delText>)</w:delText>
        </w:r>
        <w:r w:rsidRPr="00661E53" w:rsidDel="0073547D">
          <w:rPr>
            <w:rFonts w:ascii="Palatino Linotype" w:eastAsia="Palatino Linotype" w:hAnsi="Palatino Linotype" w:cs="Palatino Linotype"/>
            <w:sz w:val="20"/>
            <w:szCs w:val="20"/>
          </w:rPr>
          <w:delText xml:space="preserve"> </w:delText>
        </w:r>
        <w:r w:rsidDel="0073547D">
          <w:rPr>
            <w:rFonts w:ascii="Palatino Linotype" w:eastAsia="Palatino Linotype" w:hAnsi="Palatino Linotype" w:cs="Palatino Linotype"/>
            <w:sz w:val="20"/>
            <w:szCs w:val="20"/>
          </w:rPr>
          <w:delText>(</w:delText>
        </w:r>
      </w:del>
      <w:del w:id="2445" w:author="Yanfei Zhang" w:date="2022-04-05T20:23:00Z">
        <w:r w:rsidDel="00395A08">
          <w:rPr>
            <w:rFonts w:ascii="Palatino Linotype" w:eastAsia="Palatino Linotype" w:hAnsi="Palatino Linotype" w:cs="Palatino Linotype"/>
            <w:sz w:val="20"/>
            <w:szCs w:val="20"/>
          </w:rPr>
          <w:delText xml:space="preserve">Gasmi et al., 2014).  The organism shifts from low to high ‘gear’ (i.e. from low to high ATP/glucose stoichiometry).  </w:delText>
        </w:r>
        <w:r w:rsidRPr="00342852" w:rsidDel="00395A08">
          <w:rPr>
            <w:rFonts w:ascii="Palatino Linotype" w:eastAsia="Palatino Linotype" w:hAnsi="Palatino Linotype" w:cs="Palatino Linotype"/>
            <w:i/>
            <w:sz w:val="20"/>
            <w:szCs w:val="20"/>
          </w:rPr>
          <w:delText>L. lactis</w:delText>
        </w:r>
        <w:r w:rsidDel="00395A08">
          <w:rPr>
            <w:rFonts w:ascii="Palatino Linotype" w:eastAsia="Palatino Linotype" w:hAnsi="Palatino Linotype" w:cs="Palatino Linotype"/>
            <w:sz w:val="20"/>
            <w:szCs w:val="20"/>
          </w:rPr>
          <w:delText xml:space="preserve"> lacks the possibility to change from fermentation to respiration when oxygen is present, but has alternatives to its main fermentation route to lactate.  These alternatives run towards acetoin, acetate, diacetyl or butane diol and have different ATP yields </w:delText>
        </w:r>
        <w:r w:rsidDel="00395A08">
          <w:rPr>
            <w:rFonts w:ascii="Palatino Linotype" w:eastAsia="Palatino Linotype" w:hAnsi="Palatino Linotype" w:cs="Palatino Linotype"/>
            <w:sz w:val="20"/>
            <w:szCs w:val="20"/>
          </w:rPr>
          <w:fldChar w:fldCharType="begin" w:fldLock="1"/>
        </w:r>
        <w:r w:rsidDel="00395A08">
          <w:rPr>
            <w:rFonts w:ascii="Palatino Linotype" w:eastAsia="Palatino Linotype" w:hAnsi="Palatino Linotype" w:cs="Palatino Linotype"/>
            <w:sz w:val="20"/>
            <w:szCs w:val="20"/>
          </w:rPr>
          <w:delInstrText>ADDIN CSL_CITATION {"citationItems":[{"id":"ITEM-1","itemData":{"author":[{"dropping-particle":"","family":"Hoefnagel","given":"Marcel H N","non-dropping-particle":"","parse-names":false,"suffix":""},{"dropping-particle":"","family":"Starrenburg","given":"Marjo J C","non-dropping-particle":"","parse-names":false,"suffix":""},{"dropping-particle":"","family":"Martens","given":"Dirk E","non-dropping-particle":"","parse-names":false,"suffix":""},{"dropping-particle":"","family":"Hugenholtz","given":"Jeroen","non-dropping-particle":"","parse-names":false,"suffix":""},{"dropping-particle":"","family":"Kleerebezem","given":"Michiel","non-dropping-particle":"","parse-names":false,"suffix":""},{"dropping-particle":"Van","family":"Swam","given":"Iris I","non-dropping-particle":"","parse-names":false,"suffix":""},{"dropping-particle":"","family":"Bongers","given":"Roger","non-dropping-particle":"","parse-names":false,"suffix":""},{"dropping-particle":"V","family":"Westerhoff","given":"Hans","non-dropping-particle":"","parse-names":false,"suffix":""},{"dropping-particle":"","family":"Snoep","given":"Jacky L","non-dropping-particle":"","parse-names":false,"suffix":""},{"dropping-particle":"V","family":"Wageningen","given":"E","non-dropping-particle":"","parse-names":false,"suffix":""}],"id":"ITEM-1","issued":{"date-parts":[["2002"]]},"page":"1003-1013","title":"Metabolic engineering of lactic acid bacteria , the combined approach : kinetic modelling , metabolic control and experimental analysis","type":"article-journal"},"uris":["http://www.mendeley.com/documents/?uuid=2dfc623f-1912-4eea-a9d9-f1be1b8fe17e"]}],"mendeley":{"formattedCitation":"(Hoefnagel et al., 2002)","plainTextFormattedCitation":"(Hoefnagel et al., 2002)","previouslyFormattedCitation":"(Hoefnagel et al., 2002)"},"properties":{"noteIndex":0},"schema":"https://github.com/citation-style-language/schema/raw/master/csl-citation.json"}</w:delInstrText>
        </w:r>
        <w:r w:rsidDel="00395A08">
          <w:rPr>
            <w:rFonts w:ascii="Palatino Linotype" w:eastAsia="Palatino Linotype" w:hAnsi="Palatino Linotype" w:cs="Palatino Linotype"/>
            <w:sz w:val="20"/>
            <w:szCs w:val="20"/>
          </w:rPr>
          <w:fldChar w:fldCharType="separate"/>
        </w:r>
        <w:r w:rsidRPr="00393F92" w:rsidDel="00395A08">
          <w:rPr>
            <w:rFonts w:ascii="Palatino Linotype" w:eastAsia="Palatino Linotype" w:hAnsi="Palatino Linotype" w:cs="Palatino Linotype"/>
            <w:noProof/>
            <w:sz w:val="20"/>
            <w:szCs w:val="20"/>
          </w:rPr>
          <w:delText>(Hoefnagel et al., 2002)</w:delText>
        </w:r>
        <w:r w:rsidDel="00395A08">
          <w:rPr>
            <w:rFonts w:ascii="Palatino Linotype" w:eastAsia="Palatino Linotype" w:hAnsi="Palatino Linotype" w:cs="Palatino Linotype"/>
            <w:sz w:val="20"/>
            <w:szCs w:val="20"/>
          </w:rPr>
          <w:fldChar w:fldCharType="end"/>
        </w:r>
        <w:r w:rsidDel="00395A08">
          <w:rPr>
            <w:rFonts w:ascii="Palatino Linotype" w:eastAsia="Palatino Linotype" w:hAnsi="Palatino Linotype" w:cs="Palatino Linotype"/>
            <w:sz w:val="20"/>
            <w:szCs w:val="20"/>
          </w:rPr>
          <w:delText xml:space="preserve">, i.e. correspond to different gear settings. </w:delText>
        </w:r>
      </w:del>
    </w:p>
    <w:p w14:paraId="4C3B19D0" w14:textId="75F59133" w:rsidR="005E5D05" w:rsidDel="00395A08" w:rsidRDefault="005E5D05" w:rsidP="005E5D05">
      <w:pPr>
        <w:pBdr>
          <w:top w:val="nil"/>
          <w:left w:val="nil"/>
          <w:bottom w:val="nil"/>
          <w:right w:val="nil"/>
          <w:between w:val="nil"/>
        </w:pBdr>
        <w:spacing w:line="240" w:lineRule="auto"/>
        <w:ind w:firstLine="432"/>
        <w:rPr>
          <w:del w:id="2446" w:author="Yanfei Zhang" w:date="2022-04-05T20:23:00Z"/>
          <w:rFonts w:ascii="Palatino Linotype" w:eastAsia="Palatino Linotype" w:hAnsi="Palatino Linotype" w:cs="Palatino Linotype"/>
          <w:sz w:val="20"/>
          <w:szCs w:val="20"/>
        </w:rPr>
      </w:pPr>
      <w:del w:id="2447" w:author="Yanfei Zhang" w:date="2022-04-05T20:23:00Z">
        <w:r w:rsidDel="00395A08">
          <w:rPr>
            <w:rFonts w:ascii="Palatino Linotype" w:eastAsia="Palatino Linotype" w:hAnsi="Palatino Linotype" w:cs="Palatino Linotype"/>
            <w:i/>
            <w:sz w:val="20"/>
            <w:szCs w:val="20"/>
          </w:rPr>
          <w:delText>S. solfataricus</w:delText>
        </w:r>
        <w:r w:rsidDel="00395A08">
          <w:rPr>
            <w:rFonts w:ascii="Palatino Linotype" w:eastAsia="Palatino Linotype" w:hAnsi="Palatino Linotype" w:cs="Palatino Linotype"/>
            <w:sz w:val="20"/>
            <w:szCs w:val="20"/>
          </w:rPr>
          <w:delText xml:space="preserve"> has been found to be an obligate aerobe </w:delText>
        </w:r>
      </w:del>
      <w:del w:id="2448" w:author="Yanfei Zhang" w:date="2022-03-29T09:41:00Z">
        <w:r w:rsidDel="0073547D">
          <w:rPr>
            <w:rFonts w:ascii="Palatino Linotype" w:eastAsia="Palatino Linotype" w:hAnsi="Palatino Linotype" w:cs="Palatino Linotype"/>
            <w:sz w:val="20"/>
            <w:szCs w:val="20"/>
          </w:rPr>
          <w:delText>(</w:delText>
        </w:r>
      </w:del>
      <w:del w:id="2449" w:author="Yanfei Zhang" w:date="2022-04-05T20:23:00Z">
        <w:r w:rsidDel="00395A08">
          <w:rPr>
            <w:rFonts w:ascii="Palatino Linotype" w:eastAsia="Palatino Linotype" w:hAnsi="Palatino Linotype" w:cs="Palatino Linotype"/>
            <w:sz w:val="20"/>
            <w:szCs w:val="20"/>
          </w:rPr>
          <w:delText>Simon et al</w:delText>
        </w:r>
      </w:del>
      <w:del w:id="2450" w:author="Yanfei Zhang" w:date="2022-03-29T09:42:00Z">
        <w:r w:rsidDel="0073547D">
          <w:rPr>
            <w:rFonts w:ascii="Palatino Linotype" w:eastAsia="Palatino Linotype" w:hAnsi="Palatino Linotype" w:cs="Palatino Linotype"/>
            <w:sz w:val="20"/>
            <w:szCs w:val="20"/>
          </w:rPr>
          <w:delText>.,</w:delText>
        </w:r>
      </w:del>
      <w:del w:id="2451" w:author="Yanfei Zhang" w:date="2022-04-05T20:23:00Z">
        <w:r w:rsidDel="00395A08">
          <w:rPr>
            <w:rFonts w:ascii="Palatino Linotype" w:eastAsia="Palatino Linotype" w:hAnsi="Palatino Linotype" w:cs="Palatino Linotype"/>
            <w:sz w:val="20"/>
            <w:szCs w:val="20"/>
          </w:rPr>
          <w:delText xml:space="preserve"> 2009) and </w:delText>
        </w:r>
        <w:r w:rsidDel="00395A08">
          <w:rPr>
            <w:rFonts w:ascii="Palatino Linotype" w:eastAsia="Palatino Linotype" w:hAnsi="Palatino Linotype" w:cs="Palatino Linotype"/>
            <w:sz w:val="20"/>
            <w:szCs w:val="20"/>
          </w:rPr>
          <w:fldChar w:fldCharType="begin" w:fldLock="1"/>
        </w:r>
        <w:r w:rsidDel="00395A08">
          <w:rPr>
            <w:rFonts w:ascii="Palatino Linotype" w:eastAsia="Palatino Linotype" w:hAnsi="Palatino Linotype" w:cs="Palatino Linotype"/>
            <w:sz w:val="20"/>
            <w:szCs w:val="20"/>
          </w:rPr>
          <w:delInstrText>ADDIN CSL_CITATION {"citationItems":[{"id":"ITEM-1","itemData":{"DOI":"10.1371/journal.pone.0043401","ISSN":"19326203","abstract":"We describe the reconstruction of a genome-scale metabolic model of the crenarchaeon Sulfolobus solfataricus, a hyperthermoacidophilic microorganism. It grows in terrestrial volcanic hot springs with growth occurring at pH 2-4 (optimum 3.5) and a temperature of 75-80°C (optimum 80°C). The genome of Sulfolobus solfataricus P2 contains 2,992,245 bp on a single circular chromosome and encodes 2,977 proteins and a number of RNAs. The network comprises 718 metabolic and 58 transport/exchange reactions and 705 unique metabolites, based on the annotated genome and available biochemical data. Using the model in conjunction with constraint-based methods, we simulated the metabolic fluxes induced by different environmental and genetic conditions. The predictions were compared to experimental measurements and phenotypes of S. solfataricus. Furthermore, the performance of the network for 35 different carbon sources known for S. solfataricus from the literature was simulated. Comparing the growth on different carbon sources revealed that glycerol is the carbon source with the highest biomass flux per imported carbon atom (75% higher than glucose). Experimental data was also used to fit the model to phenotypic observations. In addition to the commonly known heterotrophic growth of S. solfataricus, the crenarchaeon is also able to grow autotrophically using the hydroxypropionate-hydroxybutyrate cycle for bicarbonate fixation. We integrated this pathway into our model and compared bicarbonate fixation with growth on glucose as sole carbon source. Finally, we tested the robustness of the metabolism with respect to gene deletions using the method of Minimization of Metabolic Adjustment (MOMA), which predicted that 18% of all possible single gene deletions would be lethal for the organism.","author":[{"dropping-particle":"","family":"Ulas","given":"Thomas","non-dropping-particle":"","parse-names":false,"suffix":""},{"dropping-particle":"","family":"Riemer","given":"S. Alexander","non-dropping-particle":"","parse-names":false,"suffix":""},{"dropping-particle":"","family":"Zaparty","given":"Melanie","non-dropping-particle":"","parse-names":false,"suffix":""},{"dropping-particle":"","family":"Siebers","given":"Bettina","non-dropping-particle":"","parse-names":false,"suffix":""},{"dropping-particle":"","family":"Schomburg","given":"Dietmar","non-dropping-particle":"","parse-names":false,"suffix":""}],"container-title":"PLoS ONE","id":"ITEM-1","issue":"8","issued":{"date-parts":[["2012"]]},"title":"Genome-Scale Reconstruction and Analysis of the Metabolic Network in the Hyperthermophilic Archaeon Sulfolobus Solfataricus","type":"article-journal","volume":"7"},"uris":["http://www.mendeley.com/documents/?uuid=c193c050-18b5-49f2-9b93-63694d77198a"]}],"mendeley":{"formattedCitation":"(Ulas et al., 2012)","plainTextFormattedCitation":"(Ulas et al., 2012)","previouslyFormattedCitation":"(Ulas et al., 2012)"},"properties":{"noteIndex":0},"schema":"https://github.com/citation-style-language/schema/raw/master/csl-citation.json"}</w:delInstrText>
        </w:r>
        <w:r w:rsidDel="00395A08">
          <w:rPr>
            <w:rFonts w:ascii="Palatino Linotype" w:eastAsia="Palatino Linotype" w:hAnsi="Palatino Linotype" w:cs="Palatino Linotype"/>
            <w:sz w:val="20"/>
            <w:szCs w:val="20"/>
          </w:rPr>
          <w:fldChar w:fldCharType="separate"/>
        </w:r>
      </w:del>
      <w:del w:id="2452" w:author="Yanfei Zhang" w:date="2022-03-29T09:42:00Z">
        <w:r w:rsidRPr="003F6597" w:rsidDel="0073547D">
          <w:rPr>
            <w:rFonts w:ascii="Palatino Linotype" w:eastAsia="Palatino Linotype" w:hAnsi="Palatino Linotype" w:cs="Palatino Linotype"/>
            <w:noProof/>
            <w:sz w:val="20"/>
            <w:szCs w:val="20"/>
          </w:rPr>
          <w:delText>(</w:delText>
        </w:r>
      </w:del>
      <w:del w:id="2453" w:author="Yanfei Zhang" w:date="2022-04-05T20:23:00Z">
        <w:r w:rsidRPr="003F6597" w:rsidDel="00395A08">
          <w:rPr>
            <w:rFonts w:ascii="Palatino Linotype" w:eastAsia="Palatino Linotype" w:hAnsi="Palatino Linotype" w:cs="Palatino Linotype"/>
            <w:noProof/>
            <w:sz w:val="20"/>
            <w:szCs w:val="20"/>
          </w:rPr>
          <w:delText>Ulas et al</w:delText>
        </w:r>
      </w:del>
      <w:del w:id="2454" w:author="Yanfei Zhang" w:date="2022-03-29T09:42:00Z">
        <w:r w:rsidRPr="003F6597" w:rsidDel="0073547D">
          <w:rPr>
            <w:rFonts w:ascii="Palatino Linotype" w:eastAsia="Palatino Linotype" w:hAnsi="Palatino Linotype" w:cs="Palatino Linotype"/>
            <w:noProof/>
            <w:sz w:val="20"/>
            <w:szCs w:val="20"/>
          </w:rPr>
          <w:delText>.,</w:delText>
        </w:r>
      </w:del>
      <w:del w:id="2455" w:author="Yanfei Zhang" w:date="2022-04-05T20:23:00Z">
        <w:r w:rsidRPr="003F6597" w:rsidDel="00395A08">
          <w:rPr>
            <w:rFonts w:ascii="Palatino Linotype" w:eastAsia="Palatino Linotype" w:hAnsi="Palatino Linotype" w:cs="Palatino Linotype"/>
            <w:noProof/>
            <w:sz w:val="20"/>
            <w:szCs w:val="20"/>
          </w:rPr>
          <w:delText xml:space="preserve"> 2012)</w:delText>
        </w:r>
        <w:r w:rsidDel="00395A08">
          <w:rPr>
            <w:rFonts w:ascii="Palatino Linotype" w:eastAsia="Palatino Linotype" w:hAnsi="Palatino Linotype" w:cs="Palatino Linotype"/>
            <w:sz w:val="20"/>
            <w:szCs w:val="20"/>
          </w:rPr>
          <w:fldChar w:fldCharType="end"/>
        </w:r>
        <w:r w:rsidDel="00395A08">
          <w:rPr>
            <w:rFonts w:ascii="Palatino Linotype" w:eastAsia="Palatino Linotype" w:hAnsi="Palatino Linotype" w:cs="Palatino Linotype"/>
            <w:sz w:val="20"/>
            <w:szCs w:val="20"/>
          </w:rPr>
          <w:delText xml:space="preserve"> suggest that it is unable to engage in any of these shifts. This could be because its genome does not encode enzymes that catalyze the corresponding flux (e.g. from pyruvate to lactate).</w:delText>
        </w:r>
      </w:del>
      <w:del w:id="2456" w:author="Yanfei Zhang" w:date="2022-03-28T20:54:00Z">
        <w:r w:rsidDel="00F06958">
          <w:rPr>
            <w:rFonts w:ascii="Palatino Linotype" w:eastAsia="Palatino Linotype" w:hAnsi="Palatino Linotype" w:cs="Palatino Linotype"/>
            <w:sz w:val="20"/>
            <w:szCs w:val="20"/>
          </w:rPr>
          <w:delText xml:space="preserve"> </w:delText>
        </w:r>
      </w:del>
      <w:del w:id="2457" w:author="Yanfei Zhang" w:date="2022-04-05T20:23:00Z">
        <w:r w:rsidDel="00395A08">
          <w:rPr>
            <w:rFonts w:ascii="Palatino Linotype" w:eastAsia="Palatino Linotype" w:hAnsi="Palatino Linotype" w:cs="Palatino Linotype"/>
            <w:sz w:val="20"/>
            <w:szCs w:val="20"/>
          </w:rPr>
          <w:delText xml:space="preserve"> In order to examine this possibility, it is not sufficient to show that the organism lacks lactate dehydrogenase, as there could be complex alternative metabolic routes enabling fermentation to lactate.  We therefore used the genome-wide DNA-based metabolic map and asked for growth (i.e. we made the biomass production reaction the objective of a flux balance analysis). We found that the complete metabolic map with oxygen available to it could produce flux to biomass (Number 1 in Table </w:delText>
        </w:r>
      </w:del>
      <w:del w:id="2458" w:author="Yanfei Zhang" w:date="2022-03-28T20:56:00Z">
        <w:r w:rsidDel="00F06958">
          <w:rPr>
            <w:rFonts w:ascii="Palatino Linotype" w:eastAsia="Palatino Linotype" w:hAnsi="Palatino Linotype" w:cs="Palatino Linotype"/>
            <w:sz w:val="20"/>
            <w:szCs w:val="20"/>
          </w:rPr>
          <w:delText>2</w:delText>
        </w:r>
      </w:del>
      <w:del w:id="2459" w:author="Yanfei Zhang" w:date="2022-04-05T20:23:00Z">
        <w:r w:rsidDel="00395A08">
          <w:rPr>
            <w:rFonts w:ascii="Palatino Linotype" w:eastAsia="Palatino Linotype" w:hAnsi="Palatino Linotype" w:cs="Palatino Linotype"/>
            <w:sz w:val="20"/>
            <w:szCs w:val="20"/>
          </w:rPr>
          <w:delText>), but that it could not grow when we blocked the reaction for importing oxygen (Number 1 in Table</w:delText>
        </w:r>
      </w:del>
      <w:del w:id="2460" w:author="Yanfei Zhang" w:date="2022-03-28T20:57:00Z">
        <w:r w:rsidDel="00F06958">
          <w:rPr>
            <w:rFonts w:ascii="Palatino Linotype" w:eastAsia="Palatino Linotype" w:hAnsi="Palatino Linotype" w:cs="Palatino Linotype"/>
            <w:sz w:val="20"/>
            <w:szCs w:val="20"/>
          </w:rPr>
          <w:delText xml:space="preserve"> 2</w:delText>
        </w:r>
      </w:del>
      <w:del w:id="2461" w:author="Yanfei Zhang" w:date="2022-04-05T20:23:00Z">
        <w:r w:rsidDel="00395A08">
          <w:rPr>
            <w:rFonts w:ascii="Palatino Linotype" w:eastAsia="Palatino Linotype" w:hAnsi="Palatino Linotype" w:cs="Palatino Linotype"/>
            <w:sz w:val="20"/>
            <w:szCs w:val="20"/>
          </w:rPr>
          <w:delText xml:space="preserve">).  </w:delText>
        </w:r>
      </w:del>
    </w:p>
    <w:p w14:paraId="125A1FF3" w14:textId="5A6C6DCE" w:rsidR="005E5D05" w:rsidRPr="00C84C3E" w:rsidDel="00395A08" w:rsidRDefault="005E5D05" w:rsidP="005E5D05">
      <w:pPr>
        <w:pBdr>
          <w:top w:val="nil"/>
          <w:left w:val="nil"/>
          <w:bottom w:val="nil"/>
          <w:right w:val="nil"/>
          <w:between w:val="nil"/>
        </w:pBdr>
        <w:spacing w:before="120" w:after="120" w:line="240" w:lineRule="auto"/>
        <w:ind w:left="432" w:right="432"/>
        <w:rPr>
          <w:del w:id="2462" w:author="Yanfei Zhang" w:date="2022-04-05T20:23:00Z"/>
          <w:rFonts w:ascii="Palatino Linotype" w:eastAsia="Palatino Linotype" w:hAnsi="Palatino Linotype" w:cs="Palatino Linotype"/>
          <w:sz w:val="18"/>
          <w:szCs w:val="18"/>
        </w:rPr>
      </w:pPr>
      <w:del w:id="2463" w:author="Yanfei Zhang" w:date="2022-04-05T20:23:00Z">
        <w:r w:rsidDel="00395A08">
          <w:rPr>
            <w:rFonts w:ascii="Palatino Linotype" w:eastAsia="Palatino Linotype" w:hAnsi="Palatino Linotype" w:cs="Palatino Linotype"/>
            <w:b/>
            <w:sz w:val="18"/>
            <w:szCs w:val="18"/>
          </w:rPr>
          <w:delText xml:space="preserve">Table </w:delText>
        </w:r>
      </w:del>
      <w:del w:id="2464" w:author="Yanfei Zhang" w:date="2022-03-28T20:55:00Z">
        <w:r w:rsidDel="00F06958">
          <w:rPr>
            <w:rFonts w:ascii="Palatino Linotype" w:eastAsia="Palatino Linotype" w:hAnsi="Palatino Linotype" w:cs="Palatino Linotype"/>
            <w:b/>
            <w:sz w:val="18"/>
            <w:szCs w:val="18"/>
          </w:rPr>
          <w:delText>2</w:delText>
        </w:r>
      </w:del>
      <w:del w:id="2465" w:author="Yanfei Zhang" w:date="2022-04-05T20:23:00Z">
        <w:r w:rsidDel="00395A08">
          <w:rPr>
            <w:rFonts w:ascii="Palatino Linotype" w:eastAsia="Palatino Linotype" w:hAnsi="Palatino Linotype" w:cs="Palatino Linotype"/>
            <w:sz w:val="18"/>
            <w:szCs w:val="18"/>
          </w:rPr>
          <w:delText xml:space="preserve"> The fluxes computed for the genome wide metabolic network through the indicated reaction as objective function and with the changes indicated in the “Action” column to the reactions shown in the “Reaction_id” column. </w:delText>
        </w:r>
        <w:r w:rsidRPr="0006476D" w:rsidDel="00395A08">
          <w:rPr>
            <w:rFonts w:ascii="Palatino Linotype" w:eastAsia="Palatino Linotype" w:hAnsi="Palatino Linotype" w:cs="Palatino Linotype"/>
            <w:sz w:val="18"/>
            <w:szCs w:val="18"/>
          </w:rPr>
          <w:delText xml:space="preserve">The </w:delText>
        </w:r>
        <w:r w:rsidDel="00395A08">
          <w:rPr>
            <w:rFonts w:ascii="Palatino Linotype" w:eastAsia="Palatino Linotype" w:hAnsi="Palatino Linotype" w:cs="Palatino Linotype"/>
            <w:sz w:val="18"/>
            <w:szCs w:val="18"/>
          </w:rPr>
          <w:delText>(</w:delText>
        </w:r>
        <w:r w:rsidRPr="0006476D" w:rsidDel="00395A08">
          <w:rPr>
            <w:rFonts w:ascii="Palatino Linotype" w:eastAsia="Palatino Linotype" w:hAnsi="Palatino Linotype" w:cs="Palatino Linotype"/>
            <w:sz w:val="18"/>
            <w:szCs w:val="18"/>
          </w:rPr>
          <w:delText>flux</w:delText>
        </w:r>
        <w:r w:rsidDel="00395A08">
          <w:rPr>
            <w:rFonts w:ascii="Palatino Linotype" w:eastAsia="Palatino Linotype" w:hAnsi="Palatino Linotype" w:cs="Palatino Linotype"/>
            <w:sz w:val="18"/>
            <w:szCs w:val="18"/>
          </w:rPr>
          <w:delText>) yield</w:delText>
        </w:r>
        <w:r w:rsidRPr="0006476D" w:rsidDel="00395A08">
          <w:rPr>
            <w:rFonts w:ascii="Palatino Linotype" w:eastAsia="Palatino Linotype" w:hAnsi="Palatino Linotype" w:cs="Palatino Linotype"/>
            <w:sz w:val="18"/>
            <w:szCs w:val="18"/>
          </w:rPr>
          <w:delText xml:space="preserve">s are given in mol per </w:delText>
        </w:r>
        <w:r w:rsidDel="00395A08">
          <w:rPr>
            <w:rFonts w:ascii="Palatino Linotype" w:eastAsia="Palatino Linotype" w:hAnsi="Palatino Linotype" w:cs="Palatino Linotype"/>
            <w:sz w:val="18"/>
            <w:szCs w:val="18"/>
          </w:rPr>
          <w:delText>mol glucose consumed</w:delText>
        </w:r>
        <w:r w:rsidRPr="0006476D" w:rsidDel="00395A08">
          <w:rPr>
            <w:rFonts w:ascii="Palatino Linotype" w:eastAsia="Palatino Linotype" w:hAnsi="Palatino Linotype" w:cs="Palatino Linotype"/>
            <w:sz w:val="18"/>
            <w:szCs w:val="18"/>
          </w:rPr>
          <w:delText xml:space="preserve">, except for biomass, which is </w:delText>
        </w:r>
        <w:r w:rsidDel="00395A08">
          <w:rPr>
            <w:rFonts w:ascii="Palatino Linotype" w:eastAsia="Palatino Linotype" w:hAnsi="Palatino Linotype" w:cs="Palatino Linotype"/>
            <w:sz w:val="18"/>
            <w:szCs w:val="18"/>
          </w:rPr>
          <w:delText xml:space="preserve">in units gram dry weight </w:delText>
        </w:r>
        <w:r w:rsidRPr="0006476D" w:rsidDel="00395A08">
          <w:rPr>
            <w:rFonts w:ascii="Palatino Linotype" w:eastAsia="Palatino Linotype" w:hAnsi="Palatino Linotype" w:cs="Palatino Linotype"/>
            <w:sz w:val="18"/>
            <w:szCs w:val="18"/>
          </w:rPr>
          <w:delText xml:space="preserve">per </w:delText>
        </w:r>
      </w:del>
      <w:del w:id="2466" w:author="Yanfei Zhang" w:date="2022-03-28T21:37:00Z">
        <w:r w:rsidDel="00C630AC">
          <w:rPr>
            <w:rFonts w:ascii="Palatino Linotype" w:eastAsia="Palatino Linotype" w:hAnsi="Palatino Linotype" w:cs="Palatino Linotype"/>
            <w:sz w:val="18"/>
            <w:szCs w:val="18"/>
          </w:rPr>
          <w:delText xml:space="preserve">mol of glucose consumed   </w:delText>
        </w:r>
        <w:r w:rsidRPr="00A13A4A" w:rsidDel="00C630AC">
          <w:rPr>
            <w:rFonts w:ascii="Palatino Linotype" w:eastAsia="Palatino Linotype" w:hAnsi="Palatino Linotype" w:cs="Palatino Linotype"/>
            <w:sz w:val="18"/>
            <w:szCs w:val="18"/>
            <w:highlight w:val="yellow"/>
          </w:rPr>
          <w:delText>[SINCE THE G</w:delText>
        </w:r>
        <w:r w:rsidDel="00C630AC">
          <w:rPr>
            <w:rFonts w:ascii="Palatino Linotype" w:eastAsia="Palatino Linotype" w:hAnsi="Palatino Linotype" w:cs="Palatino Linotype"/>
            <w:sz w:val="18"/>
            <w:szCs w:val="18"/>
            <w:highlight w:val="yellow"/>
          </w:rPr>
          <w:delText>L</w:delText>
        </w:r>
        <w:r w:rsidRPr="00A13A4A" w:rsidDel="00C630AC">
          <w:rPr>
            <w:rFonts w:ascii="Palatino Linotype" w:eastAsia="Palatino Linotype" w:hAnsi="Palatino Linotype" w:cs="Palatino Linotype"/>
            <w:sz w:val="18"/>
            <w:szCs w:val="18"/>
            <w:highlight w:val="yellow"/>
          </w:rPr>
          <w:delText>UCOSE FLUX WAS FIXED AT 1 MMOL GLUCOSE/HOUR RIGHT?]</w:delText>
        </w:r>
      </w:del>
      <w:del w:id="2467" w:author="Yanfei Zhang" w:date="2022-04-05T20:23:00Z">
        <w:r w:rsidRPr="0006476D" w:rsidDel="00395A08">
          <w:rPr>
            <w:rFonts w:ascii="Palatino Linotype" w:eastAsia="Palatino Linotype" w:hAnsi="Palatino Linotype" w:cs="Palatino Linotype"/>
            <w:sz w:val="18"/>
            <w:szCs w:val="18"/>
          </w:rPr>
          <w:delText>.</w:delText>
        </w:r>
        <w:r w:rsidDel="00395A08">
          <w:rPr>
            <w:rFonts w:ascii="Palatino Linotype" w:eastAsia="Palatino Linotype" w:hAnsi="Palatino Linotype" w:cs="Palatino Linotype"/>
            <w:sz w:val="18"/>
            <w:szCs w:val="18"/>
          </w:rPr>
          <w:delText xml:space="preserve"> </w:delText>
        </w:r>
        <w:r w:rsidRPr="00F06958" w:rsidDel="00395A08">
          <w:rPr>
            <w:rFonts w:ascii="Palatino Linotype" w:eastAsia="Palatino Linotype" w:hAnsi="Palatino Linotype" w:cs="Palatino Linotype"/>
            <w:sz w:val="18"/>
            <w:szCs w:val="18"/>
            <w:highlight w:val="yellow"/>
            <w:rPrChange w:id="2468" w:author="Yanfei Zhang" w:date="2022-03-28T20:55:00Z">
              <w:rPr>
                <w:rFonts w:ascii="Palatino Linotype" w:eastAsia="Palatino Linotype" w:hAnsi="Palatino Linotype" w:cs="Palatino Linotype"/>
                <w:sz w:val="18"/>
                <w:szCs w:val="18"/>
              </w:rPr>
            </w:rPrChange>
          </w:rPr>
          <w:delText>The file named “checking 3.1 and 3.2”</w:delText>
        </w:r>
        <w:r w:rsidRPr="00C84C3E" w:rsidDel="00395A08">
          <w:rPr>
            <w:rFonts w:ascii="Palatino Linotype" w:eastAsia="Palatino Linotype" w:hAnsi="Palatino Linotype" w:cs="Palatino Linotype"/>
            <w:sz w:val="18"/>
            <w:szCs w:val="18"/>
          </w:rPr>
          <w:delText xml:space="preserve"> found in the Github repository under the folder name “codes” </w:delText>
        </w:r>
        <w:r w:rsidDel="00395A08">
          <w:rPr>
            <w:rFonts w:ascii="Palatino Linotype" w:eastAsia="Palatino Linotype" w:hAnsi="Palatino Linotype" w:cs="Palatino Linotype"/>
            <w:sz w:val="18"/>
            <w:szCs w:val="18"/>
          </w:rPr>
          <w:delText>reproduces</w:delText>
        </w:r>
        <w:r w:rsidRPr="00C84C3E" w:rsidDel="00395A08">
          <w:rPr>
            <w:rFonts w:ascii="Palatino Linotype" w:eastAsia="Palatino Linotype" w:hAnsi="Palatino Linotype" w:cs="Palatino Linotype"/>
            <w:sz w:val="18"/>
            <w:szCs w:val="18"/>
          </w:rPr>
          <w:delText xml:space="preserve"> all the simulations.</w:delText>
        </w:r>
      </w:del>
    </w:p>
    <w:tbl>
      <w:tblPr>
        <w:tblStyle w:val="6"/>
        <w:tblW w:w="80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985"/>
        <w:gridCol w:w="3240"/>
        <w:gridCol w:w="1080"/>
        <w:gridCol w:w="2070"/>
        <w:gridCol w:w="630"/>
      </w:tblGrid>
      <w:tr w:rsidR="005E5D05" w:rsidRPr="006E1C40" w:rsidDel="00395A08" w14:paraId="0B95D7BD" w14:textId="0100726D" w:rsidTr="005E5D05">
        <w:trPr>
          <w:cnfStyle w:val="100000000000" w:firstRow="1" w:lastRow="0" w:firstColumn="0" w:lastColumn="0" w:oddVBand="0" w:evenVBand="0" w:oddHBand="0" w:evenHBand="0" w:firstRowFirstColumn="0" w:firstRowLastColumn="0" w:lastRowFirstColumn="0" w:lastRowLastColumn="0"/>
          <w:trHeight w:val="20"/>
          <w:jc w:val="center"/>
          <w:del w:id="2469" w:author="Yanfei Zhang" w:date="2022-04-05T20:23:00Z"/>
        </w:trPr>
        <w:tc>
          <w:tcPr>
            <w:tcW w:w="985" w:type="dxa"/>
            <w:tcBorders>
              <w:top w:val="single" w:sz="4" w:space="0" w:color="000000"/>
              <w:left w:val="single" w:sz="4" w:space="0" w:color="000000"/>
              <w:right w:val="single" w:sz="4" w:space="0" w:color="000000"/>
            </w:tcBorders>
          </w:tcPr>
          <w:p w14:paraId="26886986" w14:textId="0CBD6C0E" w:rsidR="005E5D05" w:rsidRPr="006E1C40" w:rsidDel="00395A08" w:rsidRDefault="005E5D05" w:rsidP="005E5D05">
            <w:pPr>
              <w:rPr>
                <w:del w:id="2470" w:author="Yanfei Zhang" w:date="2022-04-05T20:23:00Z"/>
                <w:rFonts w:ascii="Palatino Linotype" w:hAnsi="Palatino Linotype"/>
                <w:sz w:val="16"/>
                <w:szCs w:val="16"/>
              </w:rPr>
            </w:pPr>
            <w:del w:id="2471" w:author="Yanfei Zhang" w:date="2022-04-05T20:23:00Z">
              <w:r w:rsidRPr="006E1C40" w:rsidDel="00395A08">
                <w:rPr>
                  <w:rFonts w:ascii="Palatino Linotype" w:hAnsi="Palatino Linotype"/>
                  <w:sz w:val="16"/>
                  <w:szCs w:val="16"/>
                </w:rPr>
                <w:delText>Number</w:delText>
              </w:r>
            </w:del>
          </w:p>
        </w:tc>
        <w:tc>
          <w:tcPr>
            <w:tcW w:w="3240" w:type="dxa"/>
            <w:tcBorders>
              <w:top w:val="single" w:sz="4" w:space="0" w:color="000000"/>
              <w:left w:val="single" w:sz="4" w:space="0" w:color="000000"/>
              <w:right w:val="single" w:sz="4" w:space="0" w:color="000000"/>
            </w:tcBorders>
            <w:vAlign w:val="top"/>
          </w:tcPr>
          <w:p w14:paraId="5A44EEA7" w14:textId="59E6FDFF" w:rsidR="005E5D05" w:rsidRPr="006E1C40" w:rsidDel="00395A08" w:rsidRDefault="005E5D05" w:rsidP="005E5D05">
            <w:pPr>
              <w:rPr>
                <w:del w:id="2472" w:author="Yanfei Zhang" w:date="2022-04-05T20:23:00Z"/>
                <w:rFonts w:ascii="Palatino Linotype" w:hAnsi="Palatino Linotype"/>
                <w:sz w:val="16"/>
                <w:szCs w:val="16"/>
              </w:rPr>
            </w:pPr>
            <w:del w:id="2473" w:author="Yanfei Zhang" w:date="2022-04-05T20:23:00Z">
              <w:r w:rsidRPr="006E1C40" w:rsidDel="00395A08">
                <w:rPr>
                  <w:rFonts w:ascii="Palatino Linotype" w:hAnsi="Palatino Linotype"/>
                  <w:sz w:val="16"/>
                  <w:szCs w:val="16"/>
                </w:rPr>
                <w:delText>Reaction id</w:delText>
              </w:r>
            </w:del>
          </w:p>
        </w:tc>
        <w:tc>
          <w:tcPr>
            <w:tcW w:w="1080" w:type="dxa"/>
            <w:tcBorders>
              <w:top w:val="single" w:sz="4" w:space="0" w:color="000000"/>
              <w:left w:val="single" w:sz="4" w:space="0" w:color="000000"/>
              <w:right w:val="single" w:sz="4" w:space="0" w:color="000000"/>
            </w:tcBorders>
          </w:tcPr>
          <w:p w14:paraId="2184669E" w14:textId="0DAB0039" w:rsidR="005E5D05" w:rsidRPr="006E1C40" w:rsidDel="00395A08" w:rsidRDefault="005E5D05" w:rsidP="005E5D05">
            <w:pPr>
              <w:rPr>
                <w:del w:id="2474" w:author="Yanfei Zhang" w:date="2022-04-05T20:23:00Z"/>
                <w:rFonts w:ascii="Palatino Linotype" w:hAnsi="Palatino Linotype"/>
                <w:sz w:val="16"/>
                <w:szCs w:val="16"/>
              </w:rPr>
            </w:pPr>
            <w:del w:id="2475" w:author="Yanfei Zhang" w:date="2022-04-05T20:23:00Z">
              <w:r w:rsidRPr="006E1C40" w:rsidDel="00395A08">
                <w:rPr>
                  <w:rFonts w:ascii="Palatino Linotype" w:hAnsi="Palatino Linotype"/>
                  <w:sz w:val="16"/>
                  <w:szCs w:val="16"/>
                </w:rPr>
                <w:delText>Action</w:delText>
              </w:r>
            </w:del>
          </w:p>
        </w:tc>
        <w:tc>
          <w:tcPr>
            <w:tcW w:w="2070" w:type="dxa"/>
            <w:tcBorders>
              <w:top w:val="single" w:sz="4" w:space="0" w:color="000000"/>
              <w:left w:val="single" w:sz="4" w:space="0" w:color="000000"/>
              <w:right w:val="single" w:sz="4" w:space="0" w:color="000000"/>
            </w:tcBorders>
            <w:vAlign w:val="top"/>
          </w:tcPr>
          <w:p w14:paraId="6F618F17" w14:textId="7434435A" w:rsidR="005E5D05" w:rsidRPr="006E1C40" w:rsidDel="00395A08" w:rsidRDefault="005E5D05" w:rsidP="005E5D05">
            <w:pPr>
              <w:rPr>
                <w:del w:id="2476" w:author="Yanfei Zhang" w:date="2022-04-05T20:23:00Z"/>
                <w:rFonts w:ascii="Palatino Linotype" w:hAnsi="Palatino Linotype"/>
                <w:sz w:val="16"/>
                <w:szCs w:val="16"/>
              </w:rPr>
            </w:pPr>
            <w:del w:id="2477" w:author="Yanfei Zhang" w:date="2022-04-05T20:23:00Z">
              <w:r w:rsidRPr="006E1C40" w:rsidDel="00395A08">
                <w:rPr>
                  <w:rFonts w:ascii="Palatino Linotype" w:hAnsi="Palatino Linotype"/>
                  <w:sz w:val="16"/>
                  <w:szCs w:val="16"/>
                </w:rPr>
                <w:delText>Objective reaction</w:delText>
              </w:r>
            </w:del>
          </w:p>
        </w:tc>
        <w:tc>
          <w:tcPr>
            <w:tcW w:w="630" w:type="dxa"/>
            <w:tcBorders>
              <w:top w:val="single" w:sz="4" w:space="0" w:color="000000"/>
              <w:left w:val="single" w:sz="4" w:space="0" w:color="000000"/>
              <w:right w:val="single" w:sz="4" w:space="0" w:color="000000"/>
            </w:tcBorders>
          </w:tcPr>
          <w:p w14:paraId="0CBB6171" w14:textId="4418A861" w:rsidR="005E5D05" w:rsidRPr="006E1C40" w:rsidDel="00395A08" w:rsidRDefault="005E5D05" w:rsidP="005E5D05">
            <w:pPr>
              <w:jc w:val="both"/>
              <w:rPr>
                <w:del w:id="2478" w:author="Yanfei Zhang" w:date="2022-04-05T20:23:00Z"/>
                <w:rFonts w:ascii="Palatino Linotype" w:hAnsi="Palatino Linotype"/>
                <w:sz w:val="16"/>
                <w:szCs w:val="16"/>
              </w:rPr>
            </w:pPr>
            <w:del w:id="2479" w:author="Yanfei Zhang" w:date="2022-04-05T20:23:00Z">
              <w:r w:rsidRPr="006E1C40" w:rsidDel="00395A08">
                <w:rPr>
                  <w:rFonts w:ascii="Palatino Linotype" w:hAnsi="Palatino Linotype"/>
                  <w:sz w:val="16"/>
                  <w:szCs w:val="16"/>
                </w:rPr>
                <w:delText>Flux</w:delText>
              </w:r>
              <w:r w:rsidDel="00395A08">
                <w:rPr>
                  <w:rFonts w:ascii="Palatino Linotype" w:hAnsi="Palatino Linotype"/>
                  <w:sz w:val="16"/>
                  <w:szCs w:val="16"/>
                </w:rPr>
                <w:delText xml:space="preserve"> yield</w:delText>
              </w:r>
            </w:del>
          </w:p>
        </w:tc>
      </w:tr>
      <w:tr w:rsidR="005E5D05" w:rsidRPr="006E1C40" w:rsidDel="00395A08" w14:paraId="47C87C5E" w14:textId="730B1D31" w:rsidTr="005E5D05">
        <w:trPr>
          <w:trHeight w:val="20"/>
          <w:jc w:val="center"/>
          <w:del w:id="2480" w:author="Yanfei Zhang" w:date="2022-04-05T20:23:00Z"/>
        </w:trPr>
        <w:tc>
          <w:tcPr>
            <w:tcW w:w="985" w:type="dxa"/>
          </w:tcPr>
          <w:p w14:paraId="0E821D2B" w14:textId="09326344" w:rsidR="005E5D05" w:rsidRPr="002F330F" w:rsidDel="00395A08" w:rsidRDefault="005E5D05" w:rsidP="005E5D05">
            <w:pPr>
              <w:rPr>
                <w:del w:id="2481" w:author="Yanfei Zhang" w:date="2022-04-05T20:23:00Z"/>
                <w:sz w:val="16"/>
                <w:szCs w:val="16"/>
              </w:rPr>
            </w:pPr>
            <w:del w:id="2482" w:author="Yanfei Zhang" w:date="2022-04-05T20:23:00Z">
              <w:r w:rsidRPr="002F330F" w:rsidDel="00395A08">
                <w:rPr>
                  <w:sz w:val="16"/>
                  <w:szCs w:val="16"/>
                </w:rPr>
                <w:delText>1</w:delText>
              </w:r>
            </w:del>
          </w:p>
        </w:tc>
        <w:tc>
          <w:tcPr>
            <w:tcW w:w="3240" w:type="dxa"/>
            <w:vAlign w:val="top"/>
          </w:tcPr>
          <w:p w14:paraId="30A5B43E" w14:textId="2389B25E" w:rsidR="005E5D05" w:rsidRPr="002F330F" w:rsidDel="00395A08" w:rsidRDefault="005E5D05" w:rsidP="005E5D05">
            <w:pPr>
              <w:rPr>
                <w:del w:id="2483" w:author="Yanfei Zhang" w:date="2022-04-05T20:23:00Z"/>
                <w:sz w:val="16"/>
                <w:szCs w:val="16"/>
              </w:rPr>
            </w:pPr>
            <w:del w:id="2484" w:author="Yanfei Zhang" w:date="2022-04-05T20:23:00Z">
              <w:r w:rsidDel="00395A08">
                <w:rPr>
                  <w:sz w:val="16"/>
                  <w:szCs w:val="16"/>
                </w:rPr>
                <w:delText>---</w:delText>
              </w:r>
            </w:del>
          </w:p>
        </w:tc>
        <w:tc>
          <w:tcPr>
            <w:tcW w:w="1080" w:type="dxa"/>
          </w:tcPr>
          <w:p w14:paraId="60007C26" w14:textId="4B595181" w:rsidR="005E5D05" w:rsidRPr="002F330F" w:rsidDel="00395A08" w:rsidRDefault="005E5D05" w:rsidP="005E5D05">
            <w:pPr>
              <w:jc w:val="both"/>
              <w:rPr>
                <w:del w:id="2485" w:author="Yanfei Zhang" w:date="2022-04-05T20:23:00Z"/>
                <w:sz w:val="16"/>
                <w:szCs w:val="16"/>
              </w:rPr>
            </w:pPr>
            <w:del w:id="2486" w:author="Yanfei Zhang" w:date="2022-04-05T20:23:00Z">
              <w:r w:rsidDel="00395A08">
                <w:rPr>
                  <w:sz w:val="16"/>
                  <w:szCs w:val="16"/>
                </w:rPr>
                <w:delText xml:space="preserve">        ---</w:delText>
              </w:r>
            </w:del>
          </w:p>
        </w:tc>
        <w:tc>
          <w:tcPr>
            <w:tcW w:w="2070" w:type="dxa"/>
            <w:vAlign w:val="top"/>
          </w:tcPr>
          <w:p w14:paraId="0DA79E8A" w14:textId="3C989868" w:rsidR="005E5D05" w:rsidRPr="002F330F" w:rsidDel="00395A08" w:rsidRDefault="005E5D05" w:rsidP="005E5D05">
            <w:pPr>
              <w:rPr>
                <w:del w:id="2487" w:author="Yanfei Zhang" w:date="2022-04-05T20:23:00Z"/>
                <w:sz w:val="16"/>
                <w:szCs w:val="16"/>
              </w:rPr>
            </w:pPr>
            <w:del w:id="2488" w:author="Yanfei Zhang" w:date="2022-04-05T20:23:00Z">
              <w:r w:rsidRPr="002F330F" w:rsidDel="00395A08">
                <w:rPr>
                  <w:sz w:val="16"/>
                  <w:szCs w:val="16"/>
                </w:rPr>
                <w:delText>Biomass</w:delText>
              </w:r>
            </w:del>
          </w:p>
        </w:tc>
        <w:tc>
          <w:tcPr>
            <w:tcW w:w="630" w:type="dxa"/>
          </w:tcPr>
          <w:p w14:paraId="7279DAB6" w14:textId="4FCC7E03" w:rsidR="005E5D05" w:rsidRPr="002F330F" w:rsidDel="00395A08" w:rsidRDefault="005E5D05" w:rsidP="005E5D05">
            <w:pPr>
              <w:rPr>
                <w:del w:id="2489" w:author="Yanfei Zhang" w:date="2022-04-05T20:23:00Z"/>
                <w:sz w:val="16"/>
                <w:szCs w:val="16"/>
              </w:rPr>
            </w:pPr>
            <w:del w:id="2490" w:author="Yanfei Zhang" w:date="2022-04-05T20:23:00Z">
              <w:r w:rsidDel="00395A08">
                <w:rPr>
                  <w:sz w:val="16"/>
                  <w:szCs w:val="16"/>
                </w:rPr>
                <w:delText>63</w:delText>
              </w:r>
            </w:del>
          </w:p>
        </w:tc>
      </w:tr>
      <w:tr w:rsidR="005E5D05" w:rsidRPr="006E1C40" w:rsidDel="00395A08" w14:paraId="298FF33E" w14:textId="3D79FA4D" w:rsidTr="005E5D05">
        <w:trPr>
          <w:trHeight w:val="20"/>
          <w:jc w:val="center"/>
          <w:del w:id="2491" w:author="Yanfei Zhang" w:date="2022-04-05T20:23:00Z"/>
        </w:trPr>
        <w:tc>
          <w:tcPr>
            <w:tcW w:w="985" w:type="dxa"/>
          </w:tcPr>
          <w:p w14:paraId="7157EC8D" w14:textId="0C6BD46B" w:rsidR="005E5D05" w:rsidRPr="006E1C40" w:rsidDel="00395A08" w:rsidRDefault="005E5D05" w:rsidP="005E5D05">
            <w:pPr>
              <w:rPr>
                <w:del w:id="2492" w:author="Yanfei Zhang" w:date="2022-04-05T20:23:00Z"/>
                <w:rFonts w:cs="Times New Roman"/>
                <w:sz w:val="16"/>
                <w:szCs w:val="16"/>
              </w:rPr>
            </w:pPr>
            <w:del w:id="2493" w:author="Yanfei Zhang" w:date="2022-04-05T20:23:00Z">
              <w:r w:rsidRPr="006E1C40" w:rsidDel="00395A08">
                <w:rPr>
                  <w:rFonts w:cs="Times New Roman"/>
                  <w:sz w:val="16"/>
                  <w:szCs w:val="16"/>
                </w:rPr>
                <w:delText>2</w:delText>
              </w:r>
            </w:del>
          </w:p>
        </w:tc>
        <w:tc>
          <w:tcPr>
            <w:tcW w:w="3240" w:type="dxa"/>
            <w:vAlign w:val="top"/>
          </w:tcPr>
          <w:p w14:paraId="551AC539" w14:textId="423255E6" w:rsidR="005E5D05" w:rsidRPr="006E1C40" w:rsidDel="00395A08" w:rsidRDefault="005E5D05" w:rsidP="005E5D05">
            <w:pPr>
              <w:rPr>
                <w:del w:id="2494" w:author="Yanfei Zhang" w:date="2022-04-05T20:23:00Z"/>
                <w:rFonts w:cs="Times New Roman"/>
                <w:sz w:val="16"/>
                <w:szCs w:val="16"/>
              </w:rPr>
            </w:pPr>
            <w:del w:id="2495" w:author="Yanfei Zhang" w:date="2022-04-05T20:23:00Z">
              <w:r w:rsidRPr="006E1C40" w:rsidDel="00395A08">
                <w:rPr>
                  <w:rFonts w:cs="Times New Roman"/>
                  <w:sz w:val="16"/>
                  <w:szCs w:val="16"/>
                </w:rPr>
                <w:delText>T_flux_oxygen</w:delText>
              </w:r>
            </w:del>
          </w:p>
        </w:tc>
        <w:tc>
          <w:tcPr>
            <w:tcW w:w="1080" w:type="dxa"/>
          </w:tcPr>
          <w:p w14:paraId="7F0CFA0A" w14:textId="20163073" w:rsidR="005E5D05" w:rsidRPr="006E1C40" w:rsidDel="00395A08" w:rsidRDefault="005E5D05" w:rsidP="005E5D05">
            <w:pPr>
              <w:rPr>
                <w:del w:id="2496" w:author="Yanfei Zhang" w:date="2022-04-05T20:23:00Z"/>
                <w:rFonts w:cs="Times New Roman"/>
                <w:sz w:val="16"/>
                <w:szCs w:val="16"/>
              </w:rPr>
            </w:pPr>
            <w:del w:id="2497" w:author="Yanfei Zhang" w:date="2022-04-05T20:23:00Z">
              <w:r w:rsidRPr="006E1C40" w:rsidDel="00395A08">
                <w:rPr>
                  <w:rFonts w:cs="Times New Roman"/>
                  <w:sz w:val="16"/>
                  <w:szCs w:val="16"/>
                </w:rPr>
                <w:delText>Blocked</w:delText>
              </w:r>
            </w:del>
          </w:p>
        </w:tc>
        <w:tc>
          <w:tcPr>
            <w:tcW w:w="2070" w:type="dxa"/>
            <w:vAlign w:val="top"/>
          </w:tcPr>
          <w:p w14:paraId="2FE145C6" w14:textId="0E4D61BB" w:rsidR="005E5D05" w:rsidRPr="006E1C40" w:rsidDel="00395A08" w:rsidRDefault="005E5D05" w:rsidP="005E5D05">
            <w:pPr>
              <w:rPr>
                <w:del w:id="2498" w:author="Yanfei Zhang" w:date="2022-04-05T20:23:00Z"/>
                <w:rFonts w:cs="Times New Roman"/>
                <w:sz w:val="16"/>
                <w:szCs w:val="16"/>
              </w:rPr>
            </w:pPr>
            <w:del w:id="2499" w:author="Yanfei Zhang" w:date="2022-04-05T20:23:00Z">
              <w:r w:rsidRPr="006E1C40" w:rsidDel="00395A08">
                <w:rPr>
                  <w:rFonts w:cs="Times New Roman"/>
                  <w:sz w:val="16"/>
                  <w:szCs w:val="16"/>
                </w:rPr>
                <w:delText xml:space="preserve">Biomass </w:delText>
              </w:r>
            </w:del>
          </w:p>
        </w:tc>
        <w:tc>
          <w:tcPr>
            <w:tcW w:w="630" w:type="dxa"/>
          </w:tcPr>
          <w:p w14:paraId="703E8562" w14:textId="49AAEE04" w:rsidR="005E5D05" w:rsidRPr="006E1C40" w:rsidDel="00395A08" w:rsidRDefault="005E5D05" w:rsidP="005E5D05">
            <w:pPr>
              <w:rPr>
                <w:del w:id="2500" w:author="Yanfei Zhang" w:date="2022-04-05T20:23:00Z"/>
                <w:rFonts w:cs="Times New Roman"/>
                <w:sz w:val="16"/>
                <w:szCs w:val="16"/>
              </w:rPr>
            </w:pPr>
            <w:del w:id="2501" w:author="Yanfei Zhang" w:date="2022-04-05T20:23:00Z">
              <w:r w:rsidRPr="006E1C40" w:rsidDel="00395A08">
                <w:rPr>
                  <w:rFonts w:cs="Times New Roman"/>
                  <w:sz w:val="16"/>
                  <w:szCs w:val="16"/>
                </w:rPr>
                <w:delText>0</w:delText>
              </w:r>
            </w:del>
          </w:p>
        </w:tc>
      </w:tr>
      <w:tr w:rsidR="005E5D05" w:rsidRPr="006E1C40" w:rsidDel="00395A08" w14:paraId="47F79DE5" w14:textId="3D0E0740" w:rsidTr="005E5D05">
        <w:trPr>
          <w:trHeight w:val="20"/>
          <w:jc w:val="center"/>
          <w:del w:id="2502" w:author="Yanfei Zhang" w:date="2022-04-05T20:23:00Z"/>
        </w:trPr>
        <w:tc>
          <w:tcPr>
            <w:tcW w:w="985" w:type="dxa"/>
          </w:tcPr>
          <w:p w14:paraId="12736812" w14:textId="0B843691" w:rsidR="005E5D05" w:rsidRPr="006E1C40" w:rsidDel="00395A08" w:rsidRDefault="005E5D05" w:rsidP="005E5D05">
            <w:pPr>
              <w:rPr>
                <w:del w:id="2503" w:author="Yanfei Zhang" w:date="2022-04-05T20:23:00Z"/>
                <w:rFonts w:cs="Times New Roman"/>
                <w:sz w:val="16"/>
                <w:szCs w:val="16"/>
              </w:rPr>
            </w:pPr>
            <w:del w:id="2504" w:author="Yanfei Zhang" w:date="2022-04-05T20:23:00Z">
              <w:r w:rsidRPr="006E1C40" w:rsidDel="00395A08">
                <w:rPr>
                  <w:rFonts w:cs="Times New Roman"/>
                  <w:sz w:val="16"/>
                  <w:szCs w:val="16"/>
                </w:rPr>
                <w:delText>3</w:delText>
              </w:r>
            </w:del>
          </w:p>
        </w:tc>
        <w:tc>
          <w:tcPr>
            <w:tcW w:w="3240" w:type="dxa"/>
            <w:vAlign w:val="top"/>
          </w:tcPr>
          <w:p w14:paraId="706C2625" w14:textId="6A2DFCF0" w:rsidR="005E5D05" w:rsidRPr="006E1C40" w:rsidDel="00395A08" w:rsidRDefault="005E5D05" w:rsidP="005E5D05">
            <w:pPr>
              <w:rPr>
                <w:del w:id="2505" w:author="Yanfei Zhang" w:date="2022-04-05T20:23:00Z"/>
                <w:rFonts w:cs="Times New Roman"/>
                <w:sz w:val="16"/>
                <w:szCs w:val="16"/>
              </w:rPr>
            </w:pPr>
            <w:del w:id="2506" w:author="Yanfei Zhang" w:date="2022-04-05T20:23:00Z">
              <w:r w:rsidRPr="006E1C40" w:rsidDel="00395A08">
                <w:rPr>
                  <w:rFonts w:cs="Times New Roman"/>
                  <w:sz w:val="16"/>
                  <w:szCs w:val="16"/>
                </w:rPr>
                <w:delText>T_flux_oxygen</w:delText>
              </w:r>
            </w:del>
          </w:p>
        </w:tc>
        <w:tc>
          <w:tcPr>
            <w:tcW w:w="1080" w:type="dxa"/>
          </w:tcPr>
          <w:p w14:paraId="00004EB5" w14:textId="014D8019" w:rsidR="005E5D05" w:rsidRPr="006E1C40" w:rsidDel="00395A08" w:rsidRDefault="005E5D05" w:rsidP="005E5D05">
            <w:pPr>
              <w:rPr>
                <w:del w:id="2507" w:author="Yanfei Zhang" w:date="2022-04-05T20:23:00Z"/>
                <w:rFonts w:cs="Times New Roman"/>
                <w:sz w:val="16"/>
                <w:szCs w:val="16"/>
              </w:rPr>
            </w:pPr>
            <w:del w:id="2508" w:author="Yanfei Zhang" w:date="2022-04-05T20:23:00Z">
              <w:r w:rsidRPr="006E1C40" w:rsidDel="00395A08">
                <w:rPr>
                  <w:rFonts w:cs="Times New Roman"/>
                  <w:sz w:val="16"/>
                  <w:szCs w:val="16"/>
                </w:rPr>
                <w:delText>Blocked</w:delText>
              </w:r>
            </w:del>
          </w:p>
        </w:tc>
        <w:tc>
          <w:tcPr>
            <w:tcW w:w="2070" w:type="dxa"/>
            <w:vAlign w:val="top"/>
          </w:tcPr>
          <w:p w14:paraId="26D83392" w14:textId="1D335734" w:rsidR="005E5D05" w:rsidRPr="006E1C40" w:rsidDel="00395A08" w:rsidRDefault="005E5D05" w:rsidP="005E5D05">
            <w:pPr>
              <w:rPr>
                <w:del w:id="2509" w:author="Yanfei Zhang" w:date="2022-04-05T20:23:00Z"/>
                <w:rFonts w:cs="Times New Roman"/>
                <w:sz w:val="16"/>
                <w:szCs w:val="16"/>
              </w:rPr>
            </w:pPr>
            <w:del w:id="2510" w:author="Yanfei Zhang" w:date="2022-04-05T20:23:00Z">
              <w:r w:rsidRPr="00C52C31" w:rsidDel="00395A08">
                <w:rPr>
                  <w:rFonts w:cs="Times New Roman"/>
                  <w:sz w:val="16"/>
                  <w:szCs w:val="16"/>
                </w:rPr>
                <w:delText>T_flux_(S)__lactic_acid</w:delText>
              </w:r>
            </w:del>
          </w:p>
        </w:tc>
        <w:tc>
          <w:tcPr>
            <w:tcW w:w="630" w:type="dxa"/>
          </w:tcPr>
          <w:p w14:paraId="4F3F3C42" w14:textId="55A52F22" w:rsidR="005E5D05" w:rsidRPr="006E1C40" w:rsidDel="00395A08" w:rsidRDefault="005E5D05" w:rsidP="005E5D05">
            <w:pPr>
              <w:rPr>
                <w:del w:id="2511" w:author="Yanfei Zhang" w:date="2022-04-05T20:23:00Z"/>
                <w:rFonts w:cs="Times New Roman"/>
                <w:sz w:val="16"/>
                <w:szCs w:val="16"/>
              </w:rPr>
            </w:pPr>
            <w:del w:id="2512" w:author="Yanfei Zhang" w:date="2022-04-05T20:23:00Z">
              <w:r w:rsidRPr="006E1C40" w:rsidDel="00395A08">
                <w:rPr>
                  <w:rFonts w:cs="Times New Roman"/>
                  <w:sz w:val="16"/>
                  <w:szCs w:val="16"/>
                </w:rPr>
                <w:delText>0</w:delText>
              </w:r>
            </w:del>
          </w:p>
        </w:tc>
      </w:tr>
      <w:tr w:rsidR="005E5D05" w:rsidRPr="006E1C40" w:rsidDel="00395A08" w14:paraId="28A60A16" w14:textId="2EEA2CF7" w:rsidTr="005E5D05">
        <w:trPr>
          <w:trHeight w:val="20"/>
          <w:jc w:val="center"/>
          <w:del w:id="2513" w:author="Yanfei Zhang" w:date="2022-04-05T20:23:00Z"/>
        </w:trPr>
        <w:tc>
          <w:tcPr>
            <w:tcW w:w="985" w:type="dxa"/>
          </w:tcPr>
          <w:p w14:paraId="017145F1" w14:textId="5E3906F4" w:rsidR="005E5D05" w:rsidRPr="006E1C40" w:rsidDel="00395A08" w:rsidRDefault="005E5D05" w:rsidP="005E5D05">
            <w:pPr>
              <w:rPr>
                <w:del w:id="2514" w:author="Yanfei Zhang" w:date="2022-04-05T20:23:00Z"/>
                <w:rFonts w:cs="Times New Roman"/>
                <w:sz w:val="16"/>
                <w:szCs w:val="16"/>
              </w:rPr>
            </w:pPr>
            <w:del w:id="2515" w:author="Yanfei Zhang" w:date="2022-04-05T20:23:00Z">
              <w:r w:rsidRPr="006E1C40" w:rsidDel="00395A08">
                <w:rPr>
                  <w:rFonts w:cs="Times New Roman"/>
                  <w:sz w:val="16"/>
                  <w:szCs w:val="16"/>
                </w:rPr>
                <w:delText>4</w:delText>
              </w:r>
            </w:del>
          </w:p>
        </w:tc>
        <w:tc>
          <w:tcPr>
            <w:tcW w:w="3240" w:type="dxa"/>
            <w:vAlign w:val="top"/>
          </w:tcPr>
          <w:p w14:paraId="7194E9AB" w14:textId="4CCC9D46" w:rsidR="005E5D05" w:rsidRPr="006E1C40" w:rsidDel="00395A08" w:rsidRDefault="005E5D05" w:rsidP="005E5D05">
            <w:pPr>
              <w:rPr>
                <w:del w:id="2516" w:author="Yanfei Zhang" w:date="2022-04-05T20:23:00Z"/>
                <w:rFonts w:cs="Times New Roman"/>
                <w:sz w:val="16"/>
                <w:szCs w:val="16"/>
              </w:rPr>
            </w:pPr>
            <w:del w:id="2517" w:author="Yanfei Zhang" w:date="2022-04-05T20:23:00Z">
              <w:r w:rsidRPr="006E1C40" w:rsidDel="00395A08">
                <w:rPr>
                  <w:rFonts w:cs="Times New Roman"/>
                  <w:sz w:val="16"/>
                  <w:szCs w:val="16"/>
                </w:rPr>
                <w:delText>T_flux_oxygen</w:delText>
              </w:r>
            </w:del>
          </w:p>
        </w:tc>
        <w:tc>
          <w:tcPr>
            <w:tcW w:w="1080" w:type="dxa"/>
          </w:tcPr>
          <w:p w14:paraId="78D52B06" w14:textId="60BA7014" w:rsidR="005E5D05" w:rsidRPr="006E1C40" w:rsidDel="00395A08" w:rsidRDefault="005E5D05" w:rsidP="005E5D05">
            <w:pPr>
              <w:rPr>
                <w:del w:id="2518" w:author="Yanfei Zhang" w:date="2022-04-05T20:23:00Z"/>
                <w:rFonts w:cs="Times New Roman"/>
                <w:sz w:val="16"/>
                <w:szCs w:val="16"/>
              </w:rPr>
            </w:pPr>
            <w:del w:id="2519" w:author="Yanfei Zhang" w:date="2022-04-05T20:23:00Z">
              <w:r w:rsidRPr="006E1C40" w:rsidDel="00395A08">
                <w:rPr>
                  <w:rFonts w:cs="Times New Roman"/>
                  <w:sz w:val="16"/>
                  <w:szCs w:val="16"/>
                </w:rPr>
                <w:delText>Blocked</w:delText>
              </w:r>
            </w:del>
          </w:p>
        </w:tc>
        <w:tc>
          <w:tcPr>
            <w:tcW w:w="2070" w:type="dxa"/>
            <w:vAlign w:val="top"/>
          </w:tcPr>
          <w:p w14:paraId="24E06BC2" w14:textId="71C15AFA" w:rsidR="005E5D05" w:rsidRPr="006E1C40" w:rsidDel="00395A08" w:rsidRDefault="005E5D05" w:rsidP="005E5D05">
            <w:pPr>
              <w:rPr>
                <w:del w:id="2520" w:author="Yanfei Zhang" w:date="2022-04-05T20:23:00Z"/>
                <w:rFonts w:cs="Times New Roman"/>
                <w:sz w:val="16"/>
                <w:szCs w:val="16"/>
              </w:rPr>
            </w:pPr>
            <w:del w:id="2521" w:author="Yanfei Zhang" w:date="2022-04-05T20:23:00Z">
              <w:r w:rsidRPr="00C52C31" w:rsidDel="00395A08">
                <w:rPr>
                  <w:rFonts w:cs="Times New Roman"/>
                  <w:sz w:val="16"/>
                  <w:szCs w:val="16"/>
                </w:rPr>
                <w:delText>T_flux_ethanol</w:delText>
              </w:r>
            </w:del>
          </w:p>
        </w:tc>
        <w:tc>
          <w:tcPr>
            <w:tcW w:w="630" w:type="dxa"/>
          </w:tcPr>
          <w:p w14:paraId="5092BE94" w14:textId="21CC1FBC" w:rsidR="005E5D05" w:rsidRPr="006E1C40" w:rsidDel="00395A08" w:rsidRDefault="005E5D05" w:rsidP="005E5D05">
            <w:pPr>
              <w:rPr>
                <w:del w:id="2522" w:author="Yanfei Zhang" w:date="2022-04-05T20:23:00Z"/>
                <w:rFonts w:cs="Times New Roman"/>
                <w:sz w:val="16"/>
                <w:szCs w:val="16"/>
              </w:rPr>
            </w:pPr>
            <w:del w:id="2523" w:author="Yanfei Zhang" w:date="2022-04-05T20:23:00Z">
              <w:r w:rsidRPr="006E1C40" w:rsidDel="00395A08">
                <w:rPr>
                  <w:rFonts w:cs="Times New Roman"/>
                  <w:sz w:val="16"/>
                  <w:szCs w:val="16"/>
                </w:rPr>
                <w:delText>0</w:delText>
              </w:r>
            </w:del>
          </w:p>
        </w:tc>
      </w:tr>
      <w:tr w:rsidR="005E5D05" w:rsidRPr="006E1C40" w:rsidDel="00395A08" w14:paraId="0BD00534" w14:textId="6D39BEEE" w:rsidTr="005E5D05">
        <w:trPr>
          <w:trHeight w:val="20"/>
          <w:jc w:val="center"/>
          <w:del w:id="2524" w:author="Yanfei Zhang" w:date="2022-04-05T20:23:00Z"/>
        </w:trPr>
        <w:tc>
          <w:tcPr>
            <w:tcW w:w="985" w:type="dxa"/>
            <w:vMerge w:val="restart"/>
          </w:tcPr>
          <w:p w14:paraId="04DDAB10" w14:textId="68CBC603" w:rsidR="005E5D05" w:rsidRPr="006E1C40" w:rsidDel="00395A08" w:rsidRDefault="005E5D05" w:rsidP="005E5D05">
            <w:pPr>
              <w:rPr>
                <w:del w:id="2525" w:author="Yanfei Zhang" w:date="2022-04-05T20:23:00Z"/>
                <w:rFonts w:cs="Times New Roman"/>
                <w:sz w:val="16"/>
                <w:szCs w:val="16"/>
              </w:rPr>
            </w:pPr>
            <w:del w:id="2526" w:author="Yanfei Zhang" w:date="2022-04-05T20:23:00Z">
              <w:r w:rsidRPr="006E1C40" w:rsidDel="00395A08">
                <w:rPr>
                  <w:rFonts w:cs="Times New Roman"/>
                  <w:sz w:val="16"/>
                  <w:szCs w:val="16"/>
                </w:rPr>
                <w:delText>5</w:delText>
              </w:r>
            </w:del>
          </w:p>
        </w:tc>
        <w:tc>
          <w:tcPr>
            <w:tcW w:w="3240" w:type="dxa"/>
            <w:vAlign w:val="top"/>
          </w:tcPr>
          <w:p w14:paraId="46F839B6" w14:textId="6C784976" w:rsidR="005E5D05" w:rsidRPr="006E1C40" w:rsidDel="00395A08" w:rsidRDefault="005E5D05" w:rsidP="005E5D05">
            <w:pPr>
              <w:rPr>
                <w:del w:id="2527" w:author="Yanfei Zhang" w:date="2022-04-05T20:23:00Z"/>
                <w:rFonts w:cs="Times New Roman"/>
                <w:sz w:val="16"/>
                <w:szCs w:val="16"/>
              </w:rPr>
            </w:pPr>
            <w:del w:id="2528" w:author="Yanfei Zhang" w:date="2022-04-05T20:23:00Z">
              <w:r w:rsidRPr="006E1C40" w:rsidDel="00395A08">
                <w:rPr>
                  <w:rFonts w:cs="Times New Roman"/>
                  <w:sz w:val="16"/>
                  <w:szCs w:val="16"/>
                </w:rPr>
                <w:delText>T_flux_oxygen</w:delText>
              </w:r>
            </w:del>
          </w:p>
        </w:tc>
        <w:tc>
          <w:tcPr>
            <w:tcW w:w="1080" w:type="dxa"/>
          </w:tcPr>
          <w:p w14:paraId="3BCADE19" w14:textId="5DA7350B" w:rsidR="005E5D05" w:rsidRPr="006E1C40" w:rsidDel="00395A08" w:rsidRDefault="005E5D05" w:rsidP="005E5D05">
            <w:pPr>
              <w:rPr>
                <w:del w:id="2529" w:author="Yanfei Zhang" w:date="2022-04-05T20:23:00Z"/>
                <w:rFonts w:cs="Times New Roman"/>
                <w:sz w:val="16"/>
                <w:szCs w:val="16"/>
              </w:rPr>
            </w:pPr>
            <w:del w:id="2530" w:author="Yanfei Zhang" w:date="2022-04-05T20:23:00Z">
              <w:r w:rsidRPr="006E1C40" w:rsidDel="00395A08">
                <w:rPr>
                  <w:rFonts w:cs="Times New Roman"/>
                  <w:sz w:val="16"/>
                  <w:szCs w:val="16"/>
                </w:rPr>
                <w:delText>Blocked</w:delText>
              </w:r>
            </w:del>
          </w:p>
        </w:tc>
        <w:tc>
          <w:tcPr>
            <w:tcW w:w="2070" w:type="dxa"/>
            <w:vMerge w:val="restart"/>
            <w:vAlign w:val="top"/>
          </w:tcPr>
          <w:p w14:paraId="70B73CE5" w14:textId="1C8F1996" w:rsidR="005E5D05" w:rsidRPr="006E1C40" w:rsidDel="00395A08" w:rsidRDefault="005E5D05" w:rsidP="005E5D05">
            <w:pPr>
              <w:rPr>
                <w:del w:id="2531" w:author="Yanfei Zhang" w:date="2022-04-05T20:23:00Z"/>
                <w:rFonts w:cs="Times New Roman"/>
                <w:sz w:val="16"/>
                <w:szCs w:val="16"/>
              </w:rPr>
            </w:pPr>
            <w:del w:id="2532" w:author="Yanfei Zhang" w:date="2022-04-05T20:23:00Z">
              <w:r w:rsidRPr="00C52C31" w:rsidDel="00395A08">
                <w:rPr>
                  <w:rFonts w:cs="Times New Roman"/>
                  <w:sz w:val="16"/>
                  <w:szCs w:val="16"/>
                </w:rPr>
                <w:delText>T_flux_ethanol</w:delText>
              </w:r>
            </w:del>
          </w:p>
        </w:tc>
        <w:tc>
          <w:tcPr>
            <w:tcW w:w="630" w:type="dxa"/>
            <w:vMerge w:val="restart"/>
          </w:tcPr>
          <w:p w14:paraId="40A818E6" w14:textId="38D562BD" w:rsidR="005E5D05" w:rsidRPr="006E1C40" w:rsidDel="00395A08" w:rsidRDefault="005E5D05" w:rsidP="005E5D05">
            <w:pPr>
              <w:rPr>
                <w:del w:id="2533" w:author="Yanfei Zhang" w:date="2022-04-05T20:23:00Z"/>
                <w:rFonts w:cs="Times New Roman"/>
                <w:sz w:val="16"/>
                <w:szCs w:val="16"/>
              </w:rPr>
            </w:pPr>
            <w:del w:id="2534" w:author="Yanfei Zhang" w:date="2022-04-05T20:23:00Z">
              <w:r w:rsidRPr="006E1C40" w:rsidDel="00395A08">
                <w:rPr>
                  <w:rFonts w:cs="Times New Roman"/>
                  <w:sz w:val="16"/>
                  <w:szCs w:val="16"/>
                </w:rPr>
                <w:delText>0</w:delText>
              </w:r>
            </w:del>
          </w:p>
        </w:tc>
      </w:tr>
      <w:tr w:rsidR="005E5D05" w:rsidRPr="006E1C40" w:rsidDel="00395A08" w14:paraId="4BB4FA75" w14:textId="0C660119" w:rsidTr="005E5D05">
        <w:trPr>
          <w:trHeight w:val="20"/>
          <w:jc w:val="center"/>
          <w:del w:id="2535" w:author="Yanfei Zhang" w:date="2022-04-05T20:23:00Z"/>
        </w:trPr>
        <w:tc>
          <w:tcPr>
            <w:tcW w:w="985" w:type="dxa"/>
            <w:vMerge/>
          </w:tcPr>
          <w:p w14:paraId="4664409B" w14:textId="5B5E9B3B" w:rsidR="005E5D05" w:rsidRPr="006E1C40" w:rsidDel="00395A08" w:rsidRDefault="005E5D05" w:rsidP="005E5D05">
            <w:pPr>
              <w:widowControl w:val="0"/>
              <w:pBdr>
                <w:top w:val="nil"/>
                <w:left w:val="nil"/>
                <w:bottom w:val="nil"/>
                <w:right w:val="nil"/>
                <w:between w:val="nil"/>
              </w:pBdr>
              <w:spacing w:line="276" w:lineRule="auto"/>
              <w:jc w:val="left"/>
              <w:rPr>
                <w:del w:id="2536" w:author="Yanfei Zhang" w:date="2022-04-05T20:23:00Z"/>
                <w:rFonts w:cs="Times New Roman"/>
                <w:sz w:val="16"/>
                <w:szCs w:val="16"/>
              </w:rPr>
            </w:pPr>
          </w:p>
        </w:tc>
        <w:tc>
          <w:tcPr>
            <w:tcW w:w="3240" w:type="dxa"/>
            <w:vAlign w:val="top"/>
          </w:tcPr>
          <w:p w14:paraId="0F0F544D" w14:textId="0F2BBF53" w:rsidR="005E5D05" w:rsidRPr="006E1C40" w:rsidDel="00395A08" w:rsidRDefault="005E5D05" w:rsidP="005E5D05">
            <w:pPr>
              <w:rPr>
                <w:del w:id="2537" w:author="Yanfei Zhang" w:date="2022-04-05T20:23:00Z"/>
                <w:rFonts w:cs="Times New Roman"/>
                <w:sz w:val="16"/>
                <w:szCs w:val="16"/>
              </w:rPr>
            </w:pPr>
            <w:del w:id="2538" w:author="Yanfei Zhang" w:date="2022-04-05T20:23:00Z">
              <w:r w:rsidRPr="006E1C40" w:rsidDel="00395A08">
                <w:rPr>
                  <w:rFonts w:cs="Times New Roman"/>
                  <w:sz w:val="16"/>
                  <w:szCs w:val="16"/>
                </w:rPr>
                <w:delText>pyruvate_decarboxylase</w:delText>
              </w:r>
              <w:r w:rsidDel="00395A08">
                <w:rPr>
                  <w:rFonts w:cs="Times New Roman"/>
                  <w:sz w:val="16"/>
                  <w:szCs w:val="16"/>
                </w:rPr>
                <w:delText>_</w:delText>
              </w:r>
              <w:r w:rsidRPr="00397080" w:rsidDel="00395A08">
                <w:rPr>
                  <w:sz w:val="16"/>
                  <w:szCs w:val="16"/>
                </w:rPr>
                <w:delText>to</w:delText>
              </w:r>
              <w:r w:rsidDel="00395A08">
                <w:rPr>
                  <w:sz w:val="16"/>
                  <w:szCs w:val="16"/>
                </w:rPr>
                <w:delText>_</w:delText>
              </w:r>
              <w:r w:rsidRPr="00397080" w:rsidDel="00395A08">
                <w:rPr>
                  <w:sz w:val="16"/>
                  <w:szCs w:val="16"/>
                </w:rPr>
                <w:delText>acetaldehyde</w:delText>
              </w:r>
            </w:del>
          </w:p>
        </w:tc>
        <w:tc>
          <w:tcPr>
            <w:tcW w:w="1080" w:type="dxa"/>
          </w:tcPr>
          <w:p w14:paraId="5A21C737" w14:textId="1C578548" w:rsidR="005E5D05" w:rsidRPr="006E1C40" w:rsidDel="00395A08" w:rsidRDefault="005E5D05" w:rsidP="005E5D05">
            <w:pPr>
              <w:rPr>
                <w:del w:id="2539" w:author="Yanfei Zhang" w:date="2022-04-05T20:23:00Z"/>
                <w:rFonts w:cs="Times New Roman"/>
                <w:sz w:val="16"/>
                <w:szCs w:val="16"/>
              </w:rPr>
            </w:pPr>
            <w:del w:id="2540" w:author="Yanfei Zhang" w:date="2022-04-05T20:23:00Z">
              <w:r w:rsidRPr="006E1C40" w:rsidDel="00395A08">
                <w:rPr>
                  <w:rFonts w:cs="Times New Roman"/>
                  <w:sz w:val="16"/>
                  <w:szCs w:val="16"/>
                </w:rPr>
                <w:delText>Added</w:delText>
              </w:r>
            </w:del>
          </w:p>
        </w:tc>
        <w:tc>
          <w:tcPr>
            <w:tcW w:w="2070" w:type="dxa"/>
            <w:vMerge/>
            <w:vAlign w:val="top"/>
          </w:tcPr>
          <w:p w14:paraId="5CE4807D" w14:textId="64A0E27C" w:rsidR="005E5D05" w:rsidRPr="006E1C40" w:rsidDel="00395A08" w:rsidRDefault="005E5D05" w:rsidP="005E5D05">
            <w:pPr>
              <w:widowControl w:val="0"/>
              <w:pBdr>
                <w:top w:val="nil"/>
                <w:left w:val="nil"/>
                <w:bottom w:val="nil"/>
                <w:right w:val="nil"/>
                <w:between w:val="nil"/>
              </w:pBdr>
              <w:spacing w:line="276" w:lineRule="auto"/>
              <w:jc w:val="left"/>
              <w:rPr>
                <w:del w:id="2541" w:author="Yanfei Zhang" w:date="2022-04-05T20:23:00Z"/>
                <w:rFonts w:cs="Times New Roman"/>
                <w:sz w:val="16"/>
                <w:szCs w:val="16"/>
              </w:rPr>
            </w:pPr>
          </w:p>
        </w:tc>
        <w:tc>
          <w:tcPr>
            <w:tcW w:w="630" w:type="dxa"/>
            <w:vMerge/>
          </w:tcPr>
          <w:p w14:paraId="452230BF" w14:textId="0B1DAC41" w:rsidR="005E5D05" w:rsidRPr="006E1C40" w:rsidDel="00395A08" w:rsidRDefault="005E5D05" w:rsidP="005E5D05">
            <w:pPr>
              <w:widowControl w:val="0"/>
              <w:pBdr>
                <w:top w:val="nil"/>
                <w:left w:val="nil"/>
                <w:bottom w:val="nil"/>
                <w:right w:val="nil"/>
                <w:between w:val="nil"/>
              </w:pBdr>
              <w:spacing w:line="276" w:lineRule="auto"/>
              <w:jc w:val="left"/>
              <w:rPr>
                <w:del w:id="2542" w:author="Yanfei Zhang" w:date="2022-04-05T20:23:00Z"/>
                <w:rFonts w:cs="Times New Roman"/>
                <w:sz w:val="16"/>
                <w:szCs w:val="16"/>
              </w:rPr>
            </w:pPr>
          </w:p>
        </w:tc>
      </w:tr>
      <w:tr w:rsidR="005E5D05" w:rsidRPr="006E1C40" w:rsidDel="00395A08" w14:paraId="090FE2A4" w14:textId="5C856C34" w:rsidTr="005E5D05">
        <w:trPr>
          <w:trHeight w:val="20"/>
          <w:jc w:val="center"/>
          <w:del w:id="2543" w:author="Yanfei Zhang" w:date="2022-04-05T20:23:00Z"/>
        </w:trPr>
        <w:tc>
          <w:tcPr>
            <w:tcW w:w="985" w:type="dxa"/>
            <w:vMerge w:val="restart"/>
          </w:tcPr>
          <w:p w14:paraId="78F949FE" w14:textId="4044DA7F" w:rsidR="005E5D05" w:rsidRPr="006E1C40" w:rsidDel="00395A08" w:rsidRDefault="005E5D05" w:rsidP="005E5D05">
            <w:pPr>
              <w:widowControl w:val="0"/>
              <w:pBdr>
                <w:top w:val="nil"/>
                <w:left w:val="nil"/>
                <w:bottom w:val="nil"/>
                <w:right w:val="nil"/>
                <w:between w:val="nil"/>
              </w:pBdr>
              <w:spacing w:line="276" w:lineRule="auto"/>
              <w:rPr>
                <w:del w:id="2544" w:author="Yanfei Zhang" w:date="2022-04-05T20:23:00Z"/>
                <w:rFonts w:cs="Times New Roman"/>
                <w:sz w:val="16"/>
                <w:szCs w:val="16"/>
              </w:rPr>
            </w:pPr>
            <w:del w:id="2545" w:author="Yanfei Zhang" w:date="2022-04-05T20:23:00Z">
              <w:r w:rsidRPr="006E1C40" w:rsidDel="00395A08">
                <w:rPr>
                  <w:rFonts w:cs="Times New Roman"/>
                  <w:sz w:val="16"/>
                  <w:szCs w:val="16"/>
                </w:rPr>
                <w:delText>6</w:delText>
              </w:r>
            </w:del>
          </w:p>
        </w:tc>
        <w:tc>
          <w:tcPr>
            <w:tcW w:w="3240" w:type="dxa"/>
            <w:vAlign w:val="top"/>
          </w:tcPr>
          <w:p w14:paraId="0E98A045" w14:textId="2C7F1FBE" w:rsidR="005E5D05" w:rsidRPr="006E1C40" w:rsidDel="00395A08" w:rsidRDefault="005E5D05" w:rsidP="005E5D05">
            <w:pPr>
              <w:rPr>
                <w:del w:id="2546" w:author="Yanfei Zhang" w:date="2022-04-05T20:23:00Z"/>
                <w:rFonts w:cs="Times New Roman"/>
                <w:sz w:val="16"/>
                <w:szCs w:val="16"/>
              </w:rPr>
            </w:pPr>
            <w:del w:id="2547" w:author="Yanfei Zhang" w:date="2022-04-05T20:23:00Z">
              <w:r w:rsidRPr="006E1C40" w:rsidDel="00395A08">
                <w:rPr>
                  <w:rFonts w:cs="Times New Roman"/>
                  <w:sz w:val="16"/>
                  <w:szCs w:val="16"/>
                </w:rPr>
                <w:delText>T_flux_oxygen</w:delText>
              </w:r>
            </w:del>
          </w:p>
        </w:tc>
        <w:tc>
          <w:tcPr>
            <w:tcW w:w="1080" w:type="dxa"/>
          </w:tcPr>
          <w:p w14:paraId="10492873" w14:textId="23F17B31" w:rsidR="005E5D05" w:rsidRPr="006E1C40" w:rsidDel="00395A08" w:rsidRDefault="005E5D05" w:rsidP="005E5D05">
            <w:pPr>
              <w:rPr>
                <w:del w:id="2548" w:author="Yanfei Zhang" w:date="2022-04-05T20:23:00Z"/>
                <w:rFonts w:cs="Times New Roman"/>
                <w:sz w:val="16"/>
                <w:szCs w:val="16"/>
              </w:rPr>
            </w:pPr>
            <w:del w:id="2549" w:author="Yanfei Zhang" w:date="2022-04-05T20:23:00Z">
              <w:r w:rsidRPr="006E1C40" w:rsidDel="00395A08">
                <w:rPr>
                  <w:rFonts w:cs="Times New Roman"/>
                  <w:sz w:val="16"/>
                  <w:szCs w:val="16"/>
                </w:rPr>
                <w:delText>Blocked</w:delText>
              </w:r>
            </w:del>
          </w:p>
        </w:tc>
        <w:tc>
          <w:tcPr>
            <w:tcW w:w="2070" w:type="dxa"/>
            <w:vMerge w:val="restart"/>
            <w:vAlign w:val="top"/>
          </w:tcPr>
          <w:p w14:paraId="61A16BCA" w14:textId="120148BD" w:rsidR="005E5D05" w:rsidRPr="006E1C40" w:rsidDel="00395A08" w:rsidRDefault="005E5D05" w:rsidP="005E5D05">
            <w:pPr>
              <w:widowControl w:val="0"/>
              <w:pBdr>
                <w:top w:val="nil"/>
                <w:left w:val="nil"/>
                <w:bottom w:val="nil"/>
                <w:right w:val="nil"/>
                <w:between w:val="nil"/>
              </w:pBdr>
              <w:spacing w:line="276" w:lineRule="auto"/>
              <w:rPr>
                <w:del w:id="2550" w:author="Yanfei Zhang" w:date="2022-04-05T20:23:00Z"/>
                <w:rFonts w:cs="Times New Roman"/>
                <w:sz w:val="16"/>
                <w:szCs w:val="16"/>
              </w:rPr>
            </w:pPr>
            <w:del w:id="2551" w:author="Yanfei Zhang" w:date="2022-04-05T20:23:00Z">
              <w:r w:rsidRPr="00C52C31" w:rsidDel="00395A08">
                <w:rPr>
                  <w:rFonts w:cs="Times New Roman"/>
                  <w:sz w:val="16"/>
                  <w:szCs w:val="16"/>
                </w:rPr>
                <w:delText>T_flux_(S)__lactic_acid</w:delText>
              </w:r>
            </w:del>
          </w:p>
        </w:tc>
        <w:tc>
          <w:tcPr>
            <w:tcW w:w="630" w:type="dxa"/>
            <w:vMerge w:val="restart"/>
          </w:tcPr>
          <w:p w14:paraId="08B0FE13" w14:textId="56502AC3" w:rsidR="005E5D05" w:rsidRPr="006E1C40" w:rsidDel="00395A08" w:rsidRDefault="005E5D05" w:rsidP="005E5D05">
            <w:pPr>
              <w:widowControl w:val="0"/>
              <w:pBdr>
                <w:top w:val="nil"/>
                <w:left w:val="nil"/>
                <w:bottom w:val="nil"/>
                <w:right w:val="nil"/>
                <w:between w:val="nil"/>
              </w:pBdr>
              <w:spacing w:line="276" w:lineRule="auto"/>
              <w:rPr>
                <w:del w:id="2552" w:author="Yanfei Zhang" w:date="2022-04-05T20:23:00Z"/>
                <w:rFonts w:cs="Times New Roman"/>
                <w:sz w:val="16"/>
                <w:szCs w:val="16"/>
              </w:rPr>
            </w:pPr>
            <w:del w:id="2553" w:author="Yanfei Zhang" w:date="2022-04-05T20:23:00Z">
              <w:r w:rsidRPr="006E1C40" w:rsidDel="00395A08">
                <w:rPr>
                  <w:rFonts w:cs="Times New Roman"/>
                  <w:sz w:val="16"/>
                  <w:szCs w:val="16"/>
                </w:rPr>
                <w:delText>2</w:delText>
              </w:r>
            </w:del>
          </w:p>
        </w:tc>
      </w:tr>
      <w:tr w:rsidR="005E5D05" w:rsidRPr="006E1C40" w:rsidDel="00395A08" w14:paraId="448FAF20" w14:textId="01CA923F" w:rsidTr="005E5D05">
        <w:trPr>
          <w:trHeight w:val="20"/>
          <w:jc w:val="center"/>
          <w:del w:id="2554" w:author="Yanfei Zhang" w:date="2022-04-05T20:23:00Z"/>
        </w:trPr>
        <w:tc>
          <w:tcPr>
            <w:tcW w:w="985" w:type="dxa"/>
            <w:vMerge/>
          </w:tcPr>
          <w:p w14:paraId="417668D9" w14:textId="05950047" w:rsidR="005E5D05" w:rsidRPr="006E1C40" w:rsidDel="00395A08" w:rsidRDefault="005E5D05" w:rsidP="005E5D05">
            <w:pPr>
              <w:widowControl w:val="0"/>
              <w:pBdr>
                <w:top w:val="nil"/>
                <w:left w:val="nil"/>
                <w:bottom w:val="nil"/>
                <w:right w:val="nil"/>
                <w:between w:val="nil"/>
              </w:pBdr>
              <w:spacing w:line="276" w:lineRule="auto"/>
              <w:jc w:val="left"/>
              <w:rPr>
                <w:del w:id="2555" w:author="Yanfei Zhang" w:date="2022-04-05T20:23:00Z"/>
                <w:rFonts w:cs="Times New Roman"/>
                <w:sz w:val="16"/>
                <w:szCs w:val="16"/>
              </w:rPr>
            </w:pPr>
          </w:p>
        </w:tc>
        <w:tc>
          <w:tcPr>
            <w:tcW w:w="3240" w:type="dxa"/>
            <w:vAlign w:val="top"/>
          </w:tcPr>
          <w:p w14:paraId="76A11A4E" w14:textId="2C489C9E" w:rsidR="005E5D05" w:rsidRPr="006E1C40" w:rsidDel="00395A08" w:rsidRDefault="005E5D05" w:rsidP="005E5D05">
            <w:pPr>
              <w:rPr>
                <w:del w:id="2556" w:author="Yanfei Zhang" w:date="2022-04-05T20:23:00Z"/>
                <w:rFonts w:cs="Times New Roman"/>
                <w:sz w:val="16"/>
                <w:szCs w:val="16"/>
              </w:rPr>
            </w:pPr>
            <w:del w:id="2557" w:author="Yanfei Zhang" w:date="2022-04-05T20:23:00Z">
              <w:r w:rsidRPr="006E1C40" w:rsidDel="00395A08">
                <w:rPr>
                  <w:rFonts w:cs="Times New Roman"/>
                  <w:sz w:val="16"/>
                  <w:szCs w:val="16"/>
                </w:rPr>
                <w:delText>prot_prot__lactate</w:delText>
              </w:r>
              <w:r w:rsidDel="00395A08">
                <w:rPr>
                  <w:rFonts w:cs="Times New Roman"/>
                  <w:sz w:val="16"/>
                  <w:szCs w:val="16"/>
                </w:rPr>
                <w:delText xml:space="preserve"> (protonation reaction of lactate to lactic acid)</w:delText>
              </w:r>
            </w:del>
          </w:p>
        </w:tc>
        <w:tc>
          <w:tcPr>
            <w:tcW w:w="1080" w:type="dxa"/>
          </w:tcPr>
          <w:p w14:paraId="1D7B1B7F" w14:textId="78AD32B6" w:rsidR="005E5D05" w:rsidRPr="006E1C40" w:rsidDel="00395A08" w:rsidRDefault="005E5D05" w:rsidP="005E5D05">
            <w:pPr>
              <w:rPr>
                <w:del w:id="2558" w:author="Yanfei Zhang" w:date="2022-04-05T20:23:00Z"/>
                <w:rFonts w:cs="Times New Roman"/>
                <w:sz w:val="16"/>
                <w:szCs w:val="16"/>
              </w:rPr>
            </w:pPr>
            <w:del w:id="2559" w:author="Yanfei Zhang" w:date="2022-04-05T20:23:00Z">
              <w:r w:rsidRPr="006E1C40" w:rsidDel="00395A08">
                <w:rPr>
                  <w:rFonts w:cs="Times New Roman"/>
                  <w:sz w:val="16"/>
                  <w:szCs w:val="16"/>
                </w:rPr>
                <w:delText>Changed to reversible</w:delText>
              </w:r>
            </w:del>
          </w:p>
        </w:tc>
        <w:tc>
          <w:tcPr>
            <w:tcW w:w="2070" w:type="dxa"/>
            <w:vMerge/>
            <w:vAlign w:val="top"/>
          </w:tcPr>
          <w:p w14:paraId="16DAA60A" w14:textId="277F5DBD" w:rsidR="005E5D05" w:rsidRPr="006E1C40" w:rsidDel="00395A08" w:rsidRDefault="005E5D05" w:rsidP="005E5D05">
            <w:pPr>
              <w:widowControl w:val="0"/>
              <w:pBdr>
                <w:top w:val="nil"/>
                <w:left w:val="nil"/>
                <w:bottom w:val="nil"/>
                <w:right w:val="nil"/>
                <w:between w:val="nil"/>
              </w:pBdr>
              <w:spacing w:line="276" w:lineRule="auto"/>
              <w:jc w:val="left"/>
              <w:rPr>
                <w:del w:id="2560" w:author="Yanfei Zhang" w:date="2022-04-05T20:23:00Z"/>
                <w:rFonts w:cs="Times New Roman"/>
                <w:sz w:val="16"/>
                <w:szCs w:val="16"/>
              </w:rPr>
            </w:pPr>
          </w:p>
        </w:tc>
        <w:tc>
          <w:tcPr>
            <w:tcW w:w="630" w:type="dxa"/>
            <w:vMerge/>
          </w:tcPr>
          <w:p w14:paraId="5D208B5F" w14:textId="5C3BEB9B" w:rsidR="005E5D05" w:rsidRPr="006E1C40" w:rsidDel="00395A08" w:rsidRDefault="005E5D05" w:rsidP="005E5D05">
            <w:pPr>
              <w:widowControl w:val="0"/>
              <w:pBdr>
                <w:top w:val="nil"/>
                <w:left w:val="nil"/>
                <w:bottom w:val="nil"/>
                <w:right w:val="nil"/>
                <w:between w:val="nil"/>
              </w:pBdr>
              <w:spacing w:line="276" w:lineRule="auto"/>
              <w:jc w:val="left"/>
              <w:rPr>
                <w:del w:id="2561" w:author="Yanfei Zhang" w:date="2022-04-05T20:23:00Z"/>
                <w:rFonts w:cs="Times New Roman"/>
                <w:sz w:val="16"/>
                <w:szCs w:val="16"/>
              </w:rPr>
            </w:pPr>
          </w:p>
        </w:tc>
      </w:tr>
      <w:tr w:rsidR="005E5D05" w:rsidRPr="006E1C40" w:rsidDel="00395A08" w14:paraId="3AD5F32B" w14:textId="1EB1B0DA" w:rsidTr="005E5D05">
        <w:trPr>
          <w:trHeight w:val="20"/>
          <w:jc w:val="center"/>
          <w:del w:id="2562" w:author="Yanfei Zhang" w:date="2022-04-05T20:23:00Z"/>
        </w:trPr>
        <w:tc>
          <w:tcPr>
            <w:tcW w:w="985" w:type="dxa"/>
            <w:vMerge w:val="restart"/>
          </w:tcPr>
          <w:p w14:paraId="573E42E1" w14:textId="204BAC57" w:rsidR="005E5D05" w:rsidRPr="006E1C40" w:rsidDel="00395A08" w:rsidRDefault="005E5D05" w:rsidP="005E5D05">
            <w:pPr>
              <w:widowControl w:val="0"/>
              <w:pBdr>
                <w:top w:val="nil"/>
                <w:left w:val="nil"/>
                <w:bottom w:val="nil"/>
                <w:right w:val="nil"/>
                <w:between w:val="nil"/>
              </w:pBdr>
              <w:spacing w:line="276" w:lineRule="auto"/>
              <w:rPr>
                <w:del w:id="2563" w:author="Yanfei Zhang" w:date="2022-04-05T20:23:00Z"/>
                <w:sz w:val="16"/>
                <w:szCs w:val="16"/>
              </w:rPr>
            </w:pPr>
            <w:del w:id="2564" w:author="Yanfei Zhang" w:date="2022-04-05T20:23:00Z">
              <w:r w:rsidDel="00395A08">
                <w:rPr>
                  <w:sz w:val="16"/>
                  <w:szCs w:val="16"/>
                </w:rPr>
                <w:delText>7</w:delText>
              </w:r>
            </w:del>
          </w:p>
        </w:tc>
        <w:tc>
          <w:tcPr>
            <w:tcW w:w="3240" w:type="dxa"/>
            <w:vAlign w:val="top"/>
          </w:tcPr>
          <w:p w14:paraId="0A988CEE" w14:textId="54E03527" w:rsidR="005E5D05" w:rsidRPr="006E1C40" w:rsidDel="00395A08" w:rsidRDefault="005E5D05" w:rsidP="005E5D05">
            <w:pPr>
              <w:rPr>
                <w:del w:id="2565" w:author="Yanfei Zhang" w:date="2022-04-05T20:23:00Z"/>
                <w:sz w:val="16"/>
                <w:szCs w:val="16"/>
              </w:rPr>
            </w:pPr>
            <w:del w:id="2566" w:author="Yanfei Zhang" w:date="2022-04-05T20:23:00Z">
              <w:r w:rsidRPr="006E1C40" w:rsidDel="00395A08">
                <w:rPr>
                  <w:rFonts w:cs="Times New Roman"/>
                  <w:sz w:val="16"/>
                  <w:szCs w:val="16"/>
                </w:rPr>
                <w:delText>T_flux_oxygen</w:delText>
              </w:r>
            </w:del>
          </w:p>
        </w:tc>
        <w:tc>
          <w:tcPr>
            <w:tcW w:w="1080" w:type="dxa"/>
          </w:tcPr>
          <w:p w14:paraId="19633C1D" w14:textId="6C0CD54E" w:rsidR="005E5D05" w:rsidRPr="006E1C40" w:rsidDel="00395A08" w:rsidRDefault="005E5D05" w:rsidP="005E5D05">
            <w:pPr>
              <w:rPr>
                <w:del w:id="2567" w:author="Yanfei Zhang" w:date="2022-04-05T20:23:00Z"/>
                <w:sz w:val="16"/>
                <w:szCs w:val="16"/>
              </w:rPr>
            </w:pPr>
            <w:del w:id="2568" w:author="Yanfei Zhang" w:date="2022-04-05T20:23:00Z">
              <w:r w:rsidRPr="006E1C40" w:rsidDel="00395A08">
                <w:rPr>
                  <w:rFonts w:cs="Times New Roman"/>
                  <w:sz w:val="16"/>
                  <w:szCs w:val="16"/>
                </w:rPr>
                <w:delText>Blocked</w:delText>
              </w:r>
            </w:del>
          </w:p>
        </w:tc>
        <w:tc>
          <w:tcPr>
            <w:tcW w:w="2070" w:type="dxa"/>
            <w:vMerge w:val="restart"/>
            <w:vAlign w:val="top"/>
          </w:tcPr>
          <w:p w14:paraId="0F05DA1D" w14:textId="52F601D9" w:rsidR="005E5D05" w:rsidRPr="006E1C40" w:rsidDel="00395A08" w:rsidRDefault="005E5D05" w:rsidP="005E5D05">
            <w:pPr>
              <w:widowControl w:val="0"/>
              <w:pBdr>
                <w:top w:val="nil"/>
                <w:left w:val="nil"/>
                <w:bottom w:val="nil"/>
                <w:right w:val="nil"/>
                <w:between w:val="nil"/>
              </w:pBdr>
              <w:spacing w:line="276" w:lineRule="auto"/>
              <w:rPr>
                <w:del w:id="2569" w:author="Yanfei Zhang" w:date="2022-04-05T20:23:00Z"/>
                <w:sz w:val="16"/>
                <w:szCs w:val="16"/>
              </w:rPr>
            </w:pPr>
            <w:del w:id="2570" w:author="Yanfei Zhang" w:date="2022-04-05T20:23:00Z">
              <w:r w:rsidRPr="00C52C31" w:rsidDel="00395A08">
                <w:rPr>
                  <w:rFonts w:cs="Times New Roman"/>
                  <w:sz w:val="16"/>
                  <w:szCs w:val="16"/>
                </w:rPr>
                <w:delText>T_flux_ethanol</w:delText>
              </w:r>
            </w:del>
          </w:p>
        </w:tc>
        <w:tc>
          <w:tcPr>
            <w:tcW w:w="630" w:type="dxa"/>
            <w:vMerge w:val="restart"/>
          </w:tcPr>
          <w:p w14:paraId="6E8D3923" w14:textId="39201425" w:rsidR="005E5D05" w:rsidRPr="006E1C40" w:rsidDel="00395A08" w:rsidRDefault="005E5D05" w:rsidP="005E5D05">
            <w:pPr>
              <w:widowControl w:val="0"/>
              <w:pBdr>
                <w:top w:val="nil"/>
                <w:left w:val="nil"/>
                <w:bottom w:val="nil"/>
                <w:right w:val="nil"/>
                <w:between w:val="nil"/>
              </w:pBdr>
              <w:spacing w:line="276" w:lineRule="auto"/>
              <w:rPr>
                <w:del w:id="2571" w:author="Yanfei Zhang" w:date="2022-04-05T20:23:00Z"/>
                <w:sz w:val="16"/>
                <w:szCs w:val="16"/>
              </w:rPr>
            </w:pPr>
            <w:del w:id="2572" w:author="Yanfei Zhang" w:date="2022-04-05T20:23:00Z">
              <w:r w:rsidDel="00395A08">
                <w:rPr>
                  <w:sz w:val="16"/>
                  <w:szCs w:val="16"/>
                </w:rPr>
                <w:delText>0</w:delText>
              </w:r>
            </w:del>
          </w:p>
        </w:tc>
      </w:tr>
      <w:tr w:rsidR="005E5D05" w:rsidRPr="006E1C40" w:rsidDel="00395A08" w14:paraId="379A4B60" w14:textId="5149A449" w:rsidTr="005E5D05">
        <w:trPr>
          <w:trHeight w:val="20"/>
          <w:jc w:val="center"/>
          <w:del w:id="2573" w:author="Yanfei Zhang" w:date="2022-04-05T20:23:00Z"/>
        </w:trPr>
        <w:tc>
          <w:tcPr>
            <w:tcW w:w="985" w:type="dxa"/>
            <w:vMerge/>
          </w:tcPr>
          <w:p w14:paraId="3CDE9169" w14:textId="21DA53C5" w:rsidR="005E5D05" w:rsidDel="00395A08" w:rsidRDefault="005E5D05" w:rsidP="005E5D05">
            <w:pPr>
              <w:widowControl w:val="0"/>
              <w:pBdr>
                <w:top w:val="nil"/>
                <w:left w:val="nil"/>
                <w:bottom w:val="nil"/>
                <w:right w:val="nil"/>
                <w:between w:val="nil"/>
              </w:pBdr>
              <w:spacing w:line="276" w:lineRule="auto"/>
              <w:rPr>
                <w:del w:id="2574" w:author="Yanfei Zhang" w:date="2022-04-05T20:23:00Z"/>
                <w:sz w:val="16"/>
                <w:szCs w:val="16"/>
              </w:rPr>
            </w:pPr>
          </w:p>
        </w:tc>
        <w:tc>
          <w:tcPr>
            <w:tcW w:w="3240" w:type="dxa"/>
            <w:vAlign w:val="top"/>
          </w:tcPr>
          <w:p w14:paraId="417D4C5A" w14:textId="6F596E7C" w:rsidR="005E5D05" w:rsidRPr="006E1C40" w:rsidDel="00395A08" w:rsidRDefault="005E5D05" w:rsidP="005E5D05">
            <w:pPr>
              <w:rPr>
                <w:del w:id="2575" w:author="Yanfei Zhang" w:date="2022-04-05T20:23:00Z"/>
                <w:sz w:val="16"/>
                <w:szCs w:val="16"/>
              </w:rPr>
            </w:pPr>
            <w:del w:id="2576" w:author="Yanfei Zhang" w:date="2022-04-05T20:23:00Z">
              <w:r w:rsidRPr="006E1C40" w:rsidDel="00395A08">
                <w:rPr>
                  <w:rFonts w:cs="Times New Roman"/>
                  <w:sz w:val="16"/>
                  <w:szCs w:val="16"/>
                </w:rPr>
                <w:delText>T_ABC__transporter_ethanol</w:delText>
              </w:r>
            </w:del>
          </w:p>
        </w:tc>
        <w:tc>
          <w:tcPr>
            <w:tcW w:w="1080" w:type="dxa"/>
          </w:tcPr>
          <w:p w14:paraId="7EE6DF0D" w14:textId="276EF237" w:rsidR="005E5D05" w:rsidRPr="006E1C40" w:rsidDel="00395A08" w:rsidRDefault="005E5D05" w:rsidP="005E5D05">
            <w:pPr>
              <w:rPr>
                <w:del w:id="2577" w:author="Yanfei Zhang" w:date="2022-04-05T20:23:00Z"/>
                <w:sz w:val="16"/>
                <w:szCs w:val="16"/>
              </w:rPr>
            </w:pPr>
            <w:del w:id="2578" w:author="Yanfei Zhang" w:date="2022-04-05T20:23:00Z">
              <w:r w:rsidRPr="006E1C40" w:rsidDel="00395A08">
                <w:rPr>
                  <w:rFonts w:cs="Times New Roman"/>
                  <w:sz w:val="16"/>
                  <w:szCs w:val="16"/>
                </w:rPr>
                <w:delText>Changed to reversible</w:delText>
              </w:r>
            </w:del>
          </w:p>
        </w:tc>
        <w:tc>
          <w:tcPr>
            <w:tcW w:w="2070" w:type="dxa"/>
            <w:vMerge/>
            <w:vAlign w:val="top"/>
          </w:tcPr>
          <w:p w14:paraId="7A07E510" w14:textId="664EDFE0" w:rsidR="005E5D05" w:rsidRPr="006E1C40" w:rsidDel="00395A08" w:rsidRDefault="005E5D05" w:rsidP="005E5D05">
            <w:pPr>
              <w:widowControl w:val="0"/>
              <w:pBdr>
                <w:top w:val="nil"/>
                <w:left w:val="nil"/>
                <w:bottom w:val="nil"/>
                <w:right w:val="nil"/>
                <w:between w:val="nil"/>
              </w:pBdr>
              <w:spacing w:line="276" w:lineRule="auto"/>
              <w:jc w:val="left"/>
              <w:rPr>
                <w:del w:id="2579" w:author="Yanfei Zhang" w:date="2022-04-05T20:23:00Z"/>
                <w:sz w:val="16"/>
                <w:szCs w:val="16"/>
              </w:rPr>
            </w:pPr>
          </w:p>
        </w:tc>
        <w:tc>
          <w:tcPr>
            <w:tcW w:w="630" w:type="dxa"/>
            <w:vMerge/>
          </w:tcPr>
          <w:p w14:paraId="1BEB9405" w14:textId="7AEF818B" w:rsidR="005E5D05" w:rsidRPr="006E1C40" w:rsidDel="00395A08" w:rsidRDefault="005E5D05" w:rsidP="005E5D05">
            <w:pPr>
              <w:widowControl w:val="0"/>
              <w:pBdr>
                <w:top w:val="nil"/>
                <w:left w:val="nil"/>
                <w:bottom w:val="nil"/>
                <w:right w:val="nil"/>
                <w:between w:val="nil"/>
              </w:pBdr>
              <w:spacing w:line="276" w:lineRule="auto"/>
              <w:jc w:val="left"/>
              <w:rPr>
                <w:del w:id="2580" w:author="Yanfei Zhang" w:date="2022-04-05T20:23:00Z"/>
                <w:sz w:val="16"/>
                <w:szCs w:val="16"/>
              </w:rPr>
            </w:pPr>
          </w:p>
        </w:tc>
      </w:tr>
      <w:tr w:rsidR="005E5D05" w:rsidRPr="006E1C40" w:rsidDel="00395A08" w14:paraId="41F20043" w14:textId="2698E030" w:rsidTr="005E5D05">
        <w:trPr>
          <w:trHeight w:val="20"/>
          <w:jc w:val="center"/>
          <w:del w:id="2581" w:author="Yanfei Zhang" w:date="2022-04-05T20:23:00Z"/>
        </w:trPr>
        <w:tc>
          <w:tcPr>
            <w:tcW w:w="985" w:type="dxa"/>
            <w:vMerge w:val="restart"/>
          </w:tcPr>
          <w:p w14:paraId="354A6742" w14:textId="09332EFE" w:rsidR="005E5D05" w:rsidRPr="006E1C40" w:rsidDel="00395A08" w:rsidRDefault="005E5D05" w:rsidP="005E5D05">
            <w:pPr>
              <w:widowControl w:val="0"/>
              <w:pBdr>
                <w:top w:val="nil"/>
                <w:left w:val="nil"/>
                <w:bottom w:val="nil"/>
                <w:right w:val="nil"/>
                <w:between w:val="nil"/>
              </w:pBdr>
              <w:spacing w:line="276" w:lineRule="auto"/>
              <w:rPr>
                <w:del w:id="2582" w:author="Yanfei Zhang" w:date="2022-04-05T20:23:00Z"/>
                <w:rFonts w:cs="Times New Roman"/>
                <w:sz w:val="16"/>
                <w:szCs w:val="16"/>
              </w:rPr>
            </w:pPr>
            <w:del w:id="2583" w:author="Yanfei Zhang" w:date="2022-04-05T20:23:00Z">
              <w:r w:rsidDel="00395A08">
                <w:rPr>
                  <w:rFonts w:cs="Times New Roman"/>
                  <w:sz w:val="16"/>
                  <w:szCs w:val="16"/>
                </w:rPr>
                <w:delText>8</w:delText>
              </w:r>
            </w:del>
          </w:p>
        </w:tc>
        <w:tc>
          <w:tcPr>
            <w:tcW w:w="3240" w:type="dxa"/>
            <w:vAlign w:val="top"/>
          </w:tcPr>
          <w:p w14:paraId="02683076" w14:textId="0B9E77CE" w:rsidR="005E5D05" w:rsidRPr="006E1C40" w:rsidDel="00395A08" w:rsidRDefault="005E5D05" w:rsidP="005E5D05">
            <w:pPr>
              <w:rPr>
                <w:del w:id="2584" w:author="Yanfei Zhang" w:date="2022-04-05T20:23:00Z"/>
                <w:rFonts w:cs="Times New Roman"/>
                <w:sz w:val="16"/>
                <w:szCs w:val="16"/>
              </w:rPr>
            </w:pPr>
            <w:del w:id="2585" w:author="Yanfei Zhang" w:date="2022-04-05T20:23:00Z">
              <w:r w:rsidRPr="006E1C40" w:rsidDel="00395A08">
                <w:rPr>
                  <w:rFonts w:cs="Times New Roman"/>
                  <w:sz w:val="16"/>
                  <w:szCs w:val="16"/>
                </w:rPr>
                <w:delText>T_flux_oxygen</w:delText>
              </w:r>
            </w:del>
          </w:p>
        </w:tc>
        <w:tc>
          <w:tcPr>
            <w:tcW w:w="1080" w:type="dxa"/>
          </w:tcPr>
          <w:p w14:paraId="7217DE67" w14:textId="5966CFC8" w:rsidR="005E5D05" w:rsidRPr="006E1C40" w:rsidDel="00395A08" w:rsidRDefault="005E5D05" w:rsidP="005E5D05">
            <w:pPr>
              <w:rPr>
                <w:del w:id="2586" w:author="Yanfei Zhang" w:date="2022-04-05T20:23:00Z"/>
                <w:rFonts w:cs="Times New Roman"/>
                <w:sz w:val="16"/>
                <w:szCs w:val="16"/>
              </w:rPr>
            </w:pPr>
            <w:del w:id="2587" w:author="Yanfei Zhang" w:date="2022-04-05T20:23:00Z">
              <w:r w:rsidRPr="006E1C40" w:rsidDel="00395A08">
                <w:rPr>
                  <w:rFonts w:cs="Times New Roman"/>
                  <w:sz w:val="16"/>
                  <w:szCs w:val="16"/>
                </w:rPr>
                <w:delText>Blocked</w:delText>
              </w:r>
            </w:del>
          </w:p>
        </w:tc>
        <w:tc>
          <w:tcPr>
            <w:tcW w:w="2070" w:type="dxa"/>
            <w:vMerge w:val="restart"/>
            <w:vAlign w:val="top"/>
          </w:tcPr>
          <w:p w14:paraId="18BC16D3" w14:textId="62E37714" w:rsidR="005E5D05" w:rsidRPr="006E1C40" w:rsidDel="00395A08" w:rsidRDefault="005E5D05" w:rsidP="005E5D05">
            <w:pPr>
              <w:widowControl w:val="0"/>
              <w:pBdr>
                <w:top w:val="nil"/>
                <w:left w:val="nil"/>
                <w:bottom w:val="nil"/>
                <w:right w:val="nil"/>
                <w:between w:val="nil"/>
              </w:pBdr>
              <w:spacing w:line="276" w:lineRule="auto"/>
              <w:rPr>
                <w:del w:id="2588" w:author="Yanfei Zhang" w:date="2022-04-05T20:23:00Z"/>
                <w:rFonts w:cs="Times New Roman"/>
                <w:sz w:val="16"/>
                <w:szCs w:val="16"/>
              </w:rPr>
            </w:pPr>
            <w:del w:id="2589" w:author="Yanfei Zhang" w:date="2022-04-05T20:23:00Z">
              <w:r w:rsidRPr="00C52C31" w:rsidDel="00395A08">
                <w:rPr>
                  <w:rFonts w:cs="Times New Roman"/>
                  <w:sz w:val="16"/>
                  <w:szCs w:val="16"/>
                </w:rPr>
                <w:delText>T_flux_ethanol</w:delText>
              </w:r>
            </w:del>
          </w:p>
        </w:tc>
        <w:tc>
          <w:tcPr>
            <w:tcW w:w="630" w:type="dxa"/>
            <w:vMerge w:val="restart"/>
          </w:tcPr>
          <w:p w14:paraId="02C45B5F" w14:textId="4B5C14DB" w:rsidR="005E5D05" w:rsidRPr="006E1C40" w:rsidDel="00395A08" w:rsidRDefault="005E5D05" w:rsidP="005E5D05">
            <w:pPr>
              <w:widowControl w:val="0"/>
              <w:pBdr>
                <w:top w:val="nil"/>
                <w:left w:val="nil"/>
                <w:bottom w:val="nil"/>
                <w:right w:val="nil"/>
                <w:between w:val="nil"/>
              </w:pBdr>
              <w:spacing w:line="276" w:lineRule="auto"/>
              <w:rPr>
                <w:del w:id="2590" w:author="Yanfei Zhang" w:date="2022-04-05T20:23:00Z"/>
                <w:rFonts w:cs="Times New Roman"/>
                <w:sz w:val="16"/>
                <w:szCs w:val="16"/>
              </w:rPr>
            </w:pPr>
            <w:del w:id="2591" w:author="Yanfei Zhang" w:date="2022-04-05T20:23:00Z">
              <w:r w:rsidRPr="006E1C40" w:rsidDel="00395A08">
                <w:rPr>
                  <w:rFonts w:cs="Times New Roman"/>
                  <w:sz w:val="16"/>
                  <w:szCs w:val="16"/>
                </w:rPr>
                <w:delText>2</w:delText>
              </w:r>
            </w:del>
          </w:p>
        </w:tc>
      </w:tr>
      <w:tr w:rsidR="005E5D05" w:rsidRPr="006E1C40" w:rsidDel="00395A08" w14:paraId="73A2D80F" w14:textId="59C0DBBC" w:rsidTr="005E5D05">
        <w:trPr>
          <w:trHeight w:val="20"/>
          <w:jc w:val="center"/>
          <w:del w:id="2592" w:author="Yanfei Zhang" w:date="2022-04-05T20:23:00Z"/>
        </w:trPr>
        <w:tc>
          <w:tcPr>
            <w:tcW w:w="985" w:type="dxa"/>
            <w:vMerge/>
          </w:tcPr>
          <w:p w14:paraId="7C00DF62" w14:textId="51DD67FB" w:rsidR="005E5D05" w:rsidRPr="006E1C40" w:rsidDel="00395A08" w:rsidRDefault="005E5D05" w:rsidP="005E5D05">
            <w:pPr>
              <w:widowControl w:val="0"/>
              <w:pBdr>
                <w:top w:val="nil"/>
                <w:left w:val="nil"/>
                <w:bottom w:val="nil"/>
                <w:right w:val="nil"/>
                <w:between w:val="nil"/>
              </w:pBdr>
              <w:spacing w:line="276" w:lineRule="auto"/>
              <w:jc w:val="left"/>
              <w:rPr>
                <w:del w:id="2593" w:author="Yanfei Zhang" w:date="2022-04-05T20:23:00Z"/>
                <w:rFonts w:cs="Times New Roman"/>
                <w:sz w:val="16"/>
                <w:szCs w:val="16"/>
              </w:rPr>
            </w:pPr>
          </w:p>
        </w:tc>
        <w:tc>
          <w:tcPr>
            <w:tcW w:w="3240" w:type="dxa"/>
            <w:vAlign w:val="top"/>
          </w:tcPr>
          <w:p w14:paraId="4886A9AA" w14:textId="01032A9E" w:rsidR="005E5D05" w:rsidRPr="006E1C40" w:rsidDel="00395A08" w:rsidRDefault="005E5D05" w:rsidP="005E5D05">
            <w:pPr>
              <w:rPr>
                <w:del w:id="2594" w:author="Yanfei Zhang" w:date="2022-04-05T20:23:00Z"/>
                <w:rFonts w:cs="Times New Roman"/>
                <w:sz w:val="16"/>
                <w:szCs w:val="16"/>
              </w:rPr>
            </w:pPr>
            <w:del w:id="2595" w:author="Yanfei Zhang" w:date="2022-04-05T20:23:00Z">
              <w:r w:rsidRPr="006E1C40" w:rsidDel="00395A08">
                <w:rPr>
                  <w:rFonts w:cs="Times New Roman"/>
                  <w:sz w:val="16"/>
                  <w:szCs w:val="16"/>
                </w:rPr>
                <w:delText>pyruvate_decarboxylase</w:delText>
              </w:r>
              <w:r w:rsidDel="00395A08">
                <w:rPr>
                  <w:rFonts w:cs="Times New Roman"/>
                  <w:sz w:val="16"/>
                  <w:szCs w:val="16"/>
                </w:rPr>
                <w:delText>_</w:delText>
              </w:r>
              <w:r w:rsidRPr="00397080" w:rsidDel="00395A08">
                <w:rPr>
                  <w:sz w:val="16"/>
                  <w:szCs w:val="16"/>
                </w:rPr>
                <w:delText>to</w:delText>
              </w:r>
              <w:r w:rsidDel="00395A08">
                <w:rPr>
                  <w:sz w:val="16"/>
                  <w:szCs w:val="16"/>
                </w:rPr>
                <w:delText>_</w:delText>
              </w:r>
              <w:r w:rsidRPr="00397080" w:rsidDel="00395A08">
                <w:rPr>
                  <w:sz w:val="16"/>
                  <w:szCs w:val="16"/>
                </w:rPr>
                <w:delText>acetaldehyde</w:delText>
              </w:r>
            </w:del>
          </w:p>
        </w:tc>
        <w:tc>
          <w:tcPr>
            <w:tcW w:w="1080" w:type="dxa"/>
          </w:tcPr>
          <w:p w14:paraId="7127AA5C" w14:textId="7186A4F8" w:rsidR="005E5D05" w:rsidRPr="006E1C40" w:rsidDel="00395A08" w:rsidRDefault="005E5D05" w:rsidP="005E5D05">
            <w:pPr>
              <w:rPr>
                <w:del w:id="2596" w:author="Yanfei Zhang" w:date="2022-04-05T20:23:00Z"/>
                <w:rFonts w:cs="Times New Roman"/>
                <w:sz w:val="16"/>
                <w:szCs w:val="16"/>
              </w:rPr>
            </w:pPr>
            <w:del w:id="2597" w:author="Yanfei Zhang" w:date="2022-04-05T20:23:00Z">
              <w:r w:rsidRPr="006E1C40" w:rsidDel="00395A08">
                <w:rPr>
                  <w:rFonts w:cs="Times New Roman"/>
                  <w:sz w:val="16"/>
                  <w:szCs w:val="16"/>
                </w:rPr>
                <w:delText>Added</w:delText>
              </w:r>
            </w:del>
          </w:p>
        </w:tc>
        <w:tc>
          <w:tcPr>
            <w:tcW w:w="2070" w:type="dxa"/>
            <w:vMerge/>
            <w:vAlign w:val="top"/>
          </w:tcPr>
          <w:p w14:paraId="19BF6FD4" w14:textId="5573B96D" w:rsidR="005E5D05" w:rsidRPr="006E1C40" w:rsidDel="00395A08" w:rsidRDefault="005E5D05" w:rsidP="005E5D05">
            <w:pPr>
              <w:widowControl w:val="0"/>
              <w:pBdr>
                <w:top w:val="nil"/>
                <w:left w:val="nil"/>
                <w:bottom w:val="nil"/>
                <w:right w:val="nil"/>
                <w:between w:val="nil"/>
              </w:pBdr>
              <w:spacing w:line="276" w:lineRule="auto"/>
              <w:jc w:val="left"/>
              <w:rPr>
                <w:del w:id="2598" w:author="Yanfei Zhang" w:date="2022-04-05T20:23:00Z"/>
                <w:rFonts w:cs="Times New Roman"/>
                <w:sz w:val="16"/>
                <w:szCs w:val="16"/>
              </w:rPr>
            </w:pPr>
          </w:p>
        </w:tc>
        <w:tc>
          <w:tcPr>
            <w:tcW w:w="630" w:type="dxa"/>
            <w:vMerge/>
          </w:tcPr>
          <w:p w14:paraId="6031DAC6" w14:textId="539D6F3A" w:rsidR="005E5D05" w:rsidRPr="006E1C40" w:rsidDel="00395A08" w:rsidRDefault="005E5D05" w:rsidP="005E5D05">
            <w:pPr>
              <w:widowControl w:val="0"/>
              <w:pBdr>
                <w:top w:val="nil"/>
                <w:left w:val="nil"/>
                <w:bottom w:val="nil"/>
                <w:right w:val="nil"/>
                <w:between w:val="nil"/>
              </w:pBdr>
              <w:spacing w:line="276" w:lineRule="auto"/>
              <w:jc w:val="left"/>
              <w:rPr>
                <w:del w:id="2599" w:author="Yanfei Zhang" w:date="2022-04-05T20:23:00Z"/>
                <w:rFonts w:cs="Times New Roman"/>
                <w:sz w:val="16"/>
                <w:szCs w:val="16"/>
              </w:rPr>
            </w:pPr>
          </w:p>
        </w:tc>
      </w:tr>
      <w:tr w:rsidR="005E5D05" w:rsidRPr="006E1C40" w:rsidDel="00395A08" w14:paraId="5FF3444B" w14:textId="28A93F86" w:rsidTr="005E5D05">
        <w:trPr>
          <w:trHeight w:val="20"/>
          <w:jc w:val="center"/>
          <w:del w:id="2600" w:author="Yanfei Zhang" w:date="2022-04-05T20:23:00Z"/>
        </w:trPr>
        <w:tc>
          <w:tcPr>
            <w:tcW w:w="985" w:type="dxa"/>
            <w:vMerge/>
          </w:tcPr>
          <w:p w14:paraId="4947BA80" w14:textId="56BAA911" w:rsidR="005E5D05" w:rsidRPr="006E1C40" w:rsidDel="00395A08" w:rsidRDefault="005E5D05" w:rsidP="005E5D05">
            <w:pPr>
              <w:widowControl w:val="0"/>
              <w:pBdr>
                <w:top w:val="nil"/>
                <w:left w:val="nil"/>
                <w:bottom w:val="nil"/>
                <w:right w:val="nil"/>
                <w:between w:val="nil"/>
              </w:pBdr>
              <w:spacing w:line="276" w:lineRule="auto"/>
              <w:jc w:val="left"/>
              <w:rPr>
                <w:del w:id="2601" w:author="Yanfei Zhang" w:date="2022-04-05T20:23:00Z"/>
                <w:rFonts w:cs="Times New Roman"/>
                <w:sz w:val="16"/>
                <w:szCs w:val="16"/>
              </w:rPr>
            </w:pPr>
          </w:p>
        </w:tc>
        <w:tc>
          <w:tcPr>
            <w:tcW w:w="3240" w:type="dxa"/>
            <w:vAlign w:val="top"/>
          </w:tcPr>
          <w:p w14:paraId="5FCA8E80" w14:textId="51F4CEFC" w:rsidR="005E5D05" w:rsidRPr="006E1C40" w:rsidDel="00395A08" w:rsidRDefault="005E5D05" w:rsidP="005E5D05">
            <w:pPr>
              <w:rPr>
                <w:del w:id="2602" w:author="Yanfei Zhang" w:date="2022-04-05T20:23:00Z"/>
                <w:rFonts w:cs="Times New Roman"/>
                <w:sz w:val="16"/>
                <w:szCs w:val="16"/>
              </w:rPr>
            </w:pPr>
            <w:del w:id="2603" w:author="Yanfei Zhang" w:date="2022-04-05T20:23:00Z">
              <w:r w:rsidRPr="006E1C40" w:rsidDel="00395A08">
                <w:rPr>
                  <w:rFonts w:cs="Times New Roman"/>
                  <w:sz w:val="16"/>
                  <w:szCs w:val="16"/>
                </w:rPr>
                <w:delText>T_ABC__transporter_ethanol</w:delText>
              </w:r>
            </w:del>
          </w:p>
        </w:tc>
        <w:tc>
          <w:tcPr>
            <w:tcW w:w="1080" w:type="dxa"/>
          </w:tcPr>
          <w:p w14:paraId="78C9A1B5" w14:textId="37B58346" w:rsidR="005E5D05" w:rsidRPr="006E1C40" w:rsidDel="00395A08" w:rsidRDefault="005E5D05" w:rsidP="005E5D05">
            <w:pPr>
              <w:rPr>
                <w:del w:id="2604" w:author="Yanfei Zhang" w:date="2022-04-05T20:23:00Z"/>
                <w:rFonts w:cs="Times New Roman"/>
                <w:sz w:val="16"/>
                <w:szCs w:val="16"/>
              </w:rPr>
            </w:pPr>
            <w:del w:id="2605" w:author="Yanfei Zhang" w:date="2022-04-05T20:23:00Z">
              <w:r w:rsidRPr="006E1C40" w:rsidDel="00395A08">
                <w:rPr>
                  <w:rFonts w:cs="Times New Roman"/>
                  <w:sz w:val="16"/>
                  <w:szCs w:val="16"/>
                </w:rPr>
                <w:delText>Changed to reversible</w:delText>
              </w:r>
            </w:del>
          </w:p>
        </w:tc>
        <w:tc>
          <w:tcPr>
            <w:tcW w:w="2070" w:type="dxa"/>
            <w:vMerge/>
            <w:vAlign w:val="top"/>
          </w:tcPr>
          <w:p w14:paraId="6A4D9B75" w14:textId="4979D338" w:rsidR="005E5D05" w:rsidRPr="006E1C40" w:rsidDel="00395A08" w:rsidRDefault="005E5D05" w:rsidP="005E5D05">
            <w:pPr>
              <w:widowControl w:val="0"/>
              <w:pBdr>
                <w:top w:val="nil"/>
                <w:left w:val="nil"/>
                <w:bottom w:val="nil"/>
                <w:right w:val="nil"/>
                <w:between w:val="nil"/>
              </w:pBdr>
              <w:spacing w:line="276" w:lineRule="auto"/>
              <w:jc w:val="left"/>
              <w:rPr>
                <w:del w:id="2606" w:author="Yanfei Zhang" w:date="2022-04-05T20:23:00Z"/>
                <w:rFonts w:cs="Times New Roman"/>
                <w:sz w:val="16"/>
                <w:szCs w:val="16"/>
              </w:rPr>
            </w:pPr>
          </w:p>
        </w:tc>
        <w:tc>
          <w:tcPr>
            <w:tcW w:w="630" w:type="dxa"/>
            <w:vMerge/>
          </w:tcPr>
          <w:p w14:paraId="3E51B756" w14:textId="61A8ED6C" w:rsidR="005E5D05" w:rsidRPr="006E1C40" w:rsidDel="00395A08" w:rsidRDefault="005E5D05" w:rsidP="005E5D05">
            <w:pPr>
              <w:widowControl w:val="0"/>
              <w:pBdr>
                <w:top w:val="nil"/>
                <w:left w:val="nil"/>
                <w:bottom w:val="nil"/>
                <w:right w:val="nil"/>
                <w:between w:val="nil"/>
              </w:pBdr>
              <w:spacing w:line="276" w:lineRule="auto"/>
              <w:jc w:val="left"/>
              <w:rPr>
                <w:del w:id="2607" w:author="Yanfei Zhang" w:date="2022-04-05T20:23:00Z"/>
                <w:rFonts w:cs="Times New Roman"/>
                <w:sz w:val="16"/>
                <w:szCs w:val="16"/>
              </w:rPr>
            </w:pPr>
          </w:p>
        </w:tc>
      </w:tr>
      <w:tr w:rsidR="005E5D05" w:rsidRPr="006E1C40" w:rsidDel="00395A08" w14:paraId="6543EB79" w14:textId="5F66DA61" w:rsidTr="005E5D05">
        <w:trPr>
          <w:trHeight w:val="89"/>
          <w:jc w:val="center"/>
          <w:del w:id="2608" w:author="Yanfei Zhang" w:date="2022-04-05T20:23:00Z"/>
        </w:trPr>
        <w:tc>
          <w:tcPr>
            <w:tcW w:w="985" w:type="dxa"/>
            <w:vMerge w:val="restart"/>
          </w:tcPr>
          <w:p w14:paraId="128FDA39" w14:textId="360DE3D3" w:rsidR="005E5D05" w:rsidRPr="006E1C40" w:rsidDel="00395A08" w:rsidRDefault="005E5D05" w:rsidP="005E5D05">
            <w:pPr>
              <w:widowControl w:val="0"/>
              <w:pBdr>
                <w:top w:val="nil"/>
                <w:left w:val="nil"/>
                <w:bottom w:val="nil"/>
                <w:right w:val="nil"/>
                <w:between w:val="nil"/>
              </w:pBdr>
              <w:spacing w:line="276" w:lineRule="auto"/>
              <w:rPr>
                <w:del w:id="2609" w:author="Yanfei Zhang" w:date="2022-04-05T20:23:00Z"/>
                <w:sz w:val="16"/>
                <w:szCs w:val="16"/>
              </w:rPr>
            </w:pPr>
            <w:del w:id="2610" w:author="Yanfei Zhang" w:date="2022-04-05T20:23:00Z">
              <w:r w:rsidDel="00395A08">
                <w:rPr>
                  <w:sz w:val="16"/>
                  <w:szCs w:val="16"/>
                </w:rPr>
                <w:delText>9</w:delText>
              </w:r>
            </w:del>
          </w:p>
        </w:tc>
        <w:tc>
          <w:tcPr>
            <w:tcW w:w="3240" w:type="dxa"/>
            <w:vAlign w:val="top"/>
          </w:tcPr>
          <w:p w14:paraId="33B3828B" w14:textId="1FEF24F8" w:rsidR="005E5D05" w:rsidRPr="006E1C40" w:rsidDel="00395A08" w:rsidRDefault="005E5D05" w:rsidP="005E5D05">
            <w:pPr>
              <w:rPr>
                <w:del w:id="2611" w:author="Yanfei Zhang" w:date="2022-04-05T20:23:00Z"/>
                <w:sz w:val="16"/>
                <w:szCs w:val="16"/>
              </w:rPr>
            </w:pPr>
            <w:del w:id="2612" w:author="Yanfei Zhang" w:date="2022-04-05T20:23:00Z">
              <w:r w:rsidRPr="006E1C40" w:rsidDel="00395A08">
                <w:rPr>
                  <w:rFonts w:cs="Times New Roman"/>
                  <w:sz w:val="16"/>
                  <w:szCs w:val="16"/>
                </w:rPr>
                <w:delText>T_flux_oxygen</w:delText>
              </w:r>
            </w:del>
          </w:p>
        </w:tc>
        <w:tc>
          <w:tcPr>
            <w:tcW w:w="1080" w:type="dxa"/>
          </w:tcPr>
          <w:p w14:paraId="08A3CD11" w14:textId="61596935" w:rsidR="005E5D05" w:rsidRPr="006E1C40" w:rsidDel="00395A08" w:rsidRDefault="005E5D05" w:rsidP="005E5D05">
            <w:pPr>
              <w:rPr>
                <w:del w:id="2613" w:author="Yanfei Zhang" w:date="2022-04-05T20:23:00Z"/>
                <w:sz w:val="16"/>
                <w:szCs w:val="16"/>
              </w:rPr>
            </w:pPr>
            <w:del w:id="2614" w:author="Yanfei Zhang" w:date="2022-04-05T20:23:00Z">
              <w:r w:rsidRPr="006E1C40" w:rsidDel="00395A08">
                <w:rPr>
                  <w:rFonts w:cs="Times New Roman"/>
                  <w:sz w:val="16"/>
                  <w:szCs w:val="16"/>
                </w:rPr>
                <w:delText>Blocked</w:delText>
              </w:r>
            </w:del>
          </w:p>
        </w:tc>
        <w:tc>
          <w:tcPr>
            <w:tcW w:w="2070" w:type="dxa"/>
            <w:vMerge w:val="restart"/>
            <w:vAlign w:val="top"/>
          </w:tcPr>
          <w:p w14:paraId="0EFEABFE" w14:textId="522D86BB" w:rsidR="005E5D05" w:rsidRPr="006E1C40" w:rsidDel="00395A08" w:rsidRDefault="005E5D05" w:rsidP="005E5D05">
            <w:pPr>
              <w:widowControl w:val="0"/>
              <w:pBdr>
                <w:top w:val="nil"/>
                <w:left w:val="nil"/>
                <w:bottom w:val="nil"/>
                <w:right w:val="nil"/>
                <w:between w:val="nil"/>
              </w:pBdr>
              <w:spacing w:line="276" w:lineRule="auto"/>
              <w:rPr>
                <w:del w:id="2615" w:author="Yanfei Zhang" w:date="2022-04-05T20:23:00Z"/>
                <w:sz w:val="16"/>
                <w:szCs w:val="16"/>
              </w:rPr>
            </w:pPr>
            <w:del w:id="2616" w:author="Yanfei Zhang" w:date="2022-04-05T20:23:00Z">
              <w:r w:rsidRPr="000E2167" w:rsidDel="00395A08">
                <w:rPr>
                  <w:sz w:val="16"/>
                  <w:szCs w:val="16"/>
                </w:rPr>
                <w:delText>T_flux_ethanol</w:delText>
              </w:r>
            </w:del>
          </w:p>
        </w:tc>
        <w:tc>
          <w:tcPr>
            <w:tcW w:w="630" w:type="dxa"/>
            <w:vMerge w:val="restart"/>
          </w:tcPr>
          <w:p w14:paraId="5B18E632" w14:textId="29954AE4" w:rsidR="005E5D05" w:rsidRPr="006E1C40" w:rsidDel="00395A08" w:rsidRDefault="005E5D05" w:rsidP="005E5D05">
            <w:pPr>
              <w:widowControl w:val="0"/>
              <w:pBdr>
                <w:top w:val="nil"/>
                <w:left w:val="nil"/>
                <w:bottom w:val="nil"/>
                <w:right w:val="nil"/>
                <w:between w:val="nil"/>
              </w:pBdr>
              <w:spacing w:line="276" w:lineRule="auto"/>
              <w:rPr>
                <w:del w:id="2617" w:author="Yanfei Zhang" w:date="2022-04-05T20:23:00Z"/>
                <w:sz w:val="16"/>
                <w:szCs w:val="16"/>
              </w:rPr>
            </w:pPr>
            <w:del w:id="2618" w:author="Yanfei Zhang" w:date="2022-04-05T20:23:00Z">
              <w:r w:rsidDel="00395A08">
                <w:rPr>
                  <w:sz w:val="16"/>
                  <w:szCs w:val="16"/>
                </w:rPr>
                <w:delText>2</w:delText>
              </w:r>
            </w:del>
          </w:p>
        </w:tc>
      </w:tr>
      <w:tr w:rsidR="005E5D05" w:rsidRPr="006E1C40" w:rsidDel="00395A08" w14:paraId="246379C4" w14:textId="6659D98B" w:rsidTr="005E5D05">
        <w:trPr>
          <w:trHeight w:val="88"/>
          <w:jc w:val="center"/>
          <w:del w:id="2619" w:author="Yanfei Zhang" w:date="2022-04-05T20:23:00Z"/>
        </w:trPr>
        <w:tc>
          <w:tcPr>
            <w:tcW w:w="985" w:type="dxa"/>
            <w:vMerge/>
          </w:tcPr>
          <w:p w14:paraId="79AD5C97" w14:textId="07D49502" w:rsidR="005E5D05" w:rsidRPr="006E1C40" w:rsidDel="00395A08" w:rsidRDefault="005E5D05" w:rsidP="005E5D05">
            <w:pPr>
              <w:widowControl w:val="0"/>
              <w:pBdr>
                <w:top w:val="nil"/>
                <w:left w:val="nil"/>
                <w:bottom w:val="nil"/>
                <w:right w:val="nil"/>
                <w:between w:val="nil"/>
              </w:pBdr>
              <w:spacing w:line="276" w:lineRule="auto"/>
              <w:jc w:val="left"/>
              <w:rPr>
                <w:del w:id="2620" w:author="Yanfei Zhang" w:date="2022-04-05T20:23:00Z"/>
                <w:sz w:val="16"/>
                <w:szCs w:val="16"/>
              </w:rPr>
            </w:pPr>
          </w:p>
        </w:tc>
        <w:tc>
          <w:tcPr>
            <w:tcW w:w="3240" w:type="dxa"/>
            <w:vAlign w:val="top"/>
          </w:tcPr>
          <w:p w14:paraId="0AC612AE" w14:textId="303C2554" w:rsidR="005E5D05" w:rsidRPr="006E1C40" w:rsidDel="00395A08" w:rsidRDefault="005E5D05" w:rsidP="005E5D05">
            <w:pPr>
              <w:rPr>
                <w:del w:id="2621" w:author="Yanfei Zhang" w:date="2022-04-05T20:23:00Z"/>
                <w:sz w:val="16"/>
                <w:szCs w:val="16"/>
              </w:rPr>
            </w:pPr>
            <w:del w:id="2622" w:author="Yanfei Zhang" w:date="2022-04-05T20:23:00Z">
              <w:r w:rsidRPr="006E1C40" w:rsidDel="00395A08">
                <w:rPr>
                  <w:rFonts w:cs="Times New Roman"/>
                  <w:sz w:val="16"/>
                  <w:szCs w:val="16"/>
                </w:rPr>
                <w:delText>pyruvate_decarboxylase</w:delText>
              </w:r>
              <w:r w:rsidDel="00395A08">
                <w:rPr>
                  <w:rFonts w:cs="Times New Roman"/>
                  <w:sz w:val="16"/>
                  <w:szCs w:val="16"/>
                </w:rPr>
                <w:delText>_</w:delText>
              </w:r>
              <w:r w:rsidRPr="00397080" w:rsidDel="00395A08">
                <w:rPr>
                  <w:sz w:val="16"/>
                  <w:szCs w:val="16"/>
                </w:rPr>
                <w:delText>to</w:delText>
              </w:r>
              <w:r w:rsidDel="00395A08">
                <w:rPr>
                  <w:sz w:val="16"/>
                  <w:szCs w:val="16"/>
                </w:rPr>
                <w:delText>_</w:delText>
              </w:r>
              <w:r w:rsidRPr="00397080" w:rsidDel="00395A08">
                <w:rPr>
                  <w:sz w:val="16"/>
                  <w:szCs w:val="16"/>
                </w:rPr>
                <w:delText>acetaldehyde</w:delText>
              </w:r>
            </w:del>
          </w:p>
        </w:tc>
        <w:tc>
          <w:tcPr>
            <w:tcW w:w="1080" w:type="dxa"/>
          </w:tcPr>
          <w:p w14:paraId="6BC76092" w14:textId="17E77B3F" w:rsidR="005E5D05" w:rsidRPr="006E1C40" w:rsidDel="00395A08" w:rsidRDefault="005E5D05" w:rsidP="005E5D05">
            <w:pPr>
              <w:rPr>
                <w:del w:id="2623" w:author="Yanfei Zhang" w:date="2022-04-05T20:23:00Z"/>
                <w:sz w:val="16"/>
                <w:szCs w:val="16"/>
              </w:rPr>
            </w:pPr>
            <w:del w:id="2624" w:author="Yanfei Zhang" w:date="2022-04-05T20:23:00Z">
              <w:r w:rsidRPr="006E1C40" w:rsidDel="00395A08">
                <w:rPr>
                  <w:rFonts w:cs="Times New Roman"/>
                  <w:sz w:val="16"/>
                  <w:szCs w:val="16"/>
                </w:rPr>
                <w:delText>Added</w:delText>
              </w:r>
            </w:del>
          </w:p>
        </w:tc>
        <w:tc>
          <w:tcPr>
            <w:tcW w:w="2070" w:type="dxa"/>
            <w:vMerge/>
            <w:vAlign w:val="top"/>
          </w:tcPr>
          <w:p w14:paraId="5AD0A631" w14:textId="266FE56C" w:rsidR="005E5D05" w:rsidRPr="006E1C40" w:rsidDel="00395A08" w:rsidRDefault="005E5D05" w:rsidP="005E5D05">
            <w:pPr>
              <w:widowControl w:val="0"/>
              <w:pBdr>
                <w:top w:val="nil"/>
                <w:left w:val="nil"/>
                <w:bottom w:val="nil"/>
                <w:right w:val="nil"/>
                <w:between w:val="nil"/>
              </w:pBdr>
              <w:spacing w:line="276" w:lineRule="auto"/>
              <w:jc w:val="left"/>
              <w:rPr>
                <w:del w:id="2625" w:author="Yanfei Zhang" w:date="2022-04-05T20:23:00Z"/>
                <w:sz w:val="16"/>
                <w:szCs w:val="16"/>
              </w:rPr>
            </w:pPr>
          </w:p>
        </w:tc>
        <w:tc>
          <w:tcPr>
            <w:tcW w:w="630" w:type="dxa"/>
            <w:vMerge/>
          </w:tcPr>
          <w:p w14:paraId="11848809" w14:textId="2DC1294A" w:rsidR="005E5D05" w:rsidRPr="006E1C40" w:rsidDel="00395A08" w:rsidRDefault="005E5D05" w:rsidP="005E5D05">
            <w:pPr>
              <w:widowControl w:val="0"/>
              <w:pBdr>
                <w:top w:val="nil"/>
                <w:left w:val="nil"/>
                <w:bottom w:val="nil"/>
                <w:right w:val="nil"/>
                <w:between w:val="nil"/>
              </w:pBdr>
              <w:spacing w:line="276" w:lineRule="auto"/>
              <w:jc w:val="left"/>
              <w:rPr>
                <w:del w:id="2626" w:author="Yanfei Zhang" w:date="2022-04-05T20:23:00Z"/>
                <w:sz w:val="16"/>
                <w:szCs w:val="16"/>
              </w:rPr>
            </w:pPr>
          </w:p>
        </w:tc>
      </w:tr>
      <w:tr w:rsidR="005E5D05" w:rsidRPr="006E1C40" w:rsidDel="00395A08" w14:paraId="1A0DE953" w14:textId="46E81BBE" w:rsidTr="005E5D05">
        <w:trPr>
          <w:trHeight w:val="88"/>
          <w:jc w:val="center"/>
          <w:del w:id="2627" w:author="Yanfei Zhang" w:date="2022-04-05T20:23:00Z"/>
        </w:trPr>
        <w:tc>
          <w:tcPr>
            <w:tcW w:w="985" w:type="dxa"/>
            <w:vMerge/>
          </w:tcPr>
          <w:p w14:paraId="17432C66" w14:textId="1FFB8549" w:rsidR="005E5D05" w:rsidRPr="006E1C40" w:rsidDel="00395A08" w:rsidRDefault="005E5D05" w:rsidP="005E5D05">
            <w:pPr>
              <w:widowControl w:val="0"/>
              <w:pBdr>
                <w:top w:val="nil"/>
                <w:left w:val="nil"/>
                <w:bottom w:val="nil"/>
                <w:right w:val="nil"/>
                <w:between w:val="nil"/>
              </w:pBdr>
              <w:spacing w:line="276" w:lineRule="auto"/>
              <w:jc w:val="left"/>
              <w:rPr>
                <w:del w:id="2628" w:author="Yanfei Zhang" w:date="2022-04-05T20:23:00Z"/>
                <w:sz w:val="16"/>
                <w:szCs w:val="16"/>
              </w:rPr>
            </w:pPr>
          </w:p>
        </w:tc>
        <w:tc>
          <w:tcPr>
            <w:tcW w:w="3240" w:type="dxa"/>
            <w:vAlign w:val="top"/>
          </w:tcPr>
          <w:p w14:paraId="070AF084" w14:textId="0095EA8F" w:rsidR="005E5D05" w:rsidRPr="006E1C40" w:rsidDel="00395A08" w:rsidRDefault="005E5D05" w:rsidP="005E5D05">
            <w:pPr>
              <w:rPr>
                <w:del w:id="2629" w:author="Yanfei Zhang" w:date="2022-04-05T20:23:00Z"/>
                <w:sz w:val="16"/>
                <w:szCs w:val="16"/>
              </w:rPr>
            </w:pPr>
            <w:del w:id="2630" w:author="Yanfei Zhang" w:date="2022-04-05T20:23:00Z">
              <w:r w:rsidDel="00395A08">
                <w:rPr>
                  <w:rFonts w:cs="Times New Roman"/>
                  <w:sz w:val="16"/>
                  <w:szCs w:val="16"/>
                </w:rPr>
                <w:delText>ethanol_diffusion</w:delText>
              </w:r>
            </w:del>
          </w:p>
        </w:tc>
        <w:tc>
          <w:tcPr>
            <w:tcW w:w="1080" w:type="dxa"/>
          </w:tcPr>
          <w:p w14:paraId="49B9B8EA" w14:textId="40980181" w:rsidR="005E5D05" w:rsidRPr="006E1C40" w:rsidDel="00395A08" w:rsidRDefault="005E5D05" w:rsidP="005E5D05">
            <w:pPr>
              <w:rPr>
                <w:del w:id="2631" w:author="Yanfei Zhang" w:date="2022-04-05T20:23:00Z"/>
                <w:sz w:val="16"/>
                <w:szCs w:val="16"/>
              </w:rPr>
            </w:pPr>
            <w:del w:id="2632" w:author="Yanfei Zhang" w:date="2022-04-05T20:23:00Z">
              <w:r w:rsidRPr="006E1C40" w:rsidDel="00395A08">
                <w:rPr>
                  <w:rFonts w:cs="Times New Roman"/>
                  <w:sz w:val="16"/>
                  <w:szCs w:val="16"/>
                </w:rPr>
                <w:delText>Added</w:delText>
              </w:r>
            </w:del>
          </w:p>
        </w:tc>
        <w:tc>
          <w:tcPr>
            <w:tcW w:w="2070" w:type="dxa"/>
            <w:vMerge/>
            <w:vAlign w:val="top"/>
          </w:tcPr>
          <w:p w14:paraId="74F7D55A" w14:textId="227E8AB1" w:rsidR="005E5D05" w:rsidRPr="006E1C40" w:rsidDel="00395A08" w:rsidRDefault="005E5D05" w:rsidP="005E5D05">
            <w:pPr>
              <w:widowControl w:val="0"/>
              <w:pBdr>
                <w:top w:val="nil"/>
                <w:left w:val="nil"/>
                <w:bottom w:val="nil"/>
                <w:right w:val="nil"/>
                <w:between w:val="nil"/>
              </w:pBdr>
              <w:spacing w:line="276" w:lineRule="auto"/>
              <w:jc w:val="left"/>
              <w:rPr>
                <w:del w:id="2633" w:author="Yanfei Zhang" w:date="2022-04-05T20:23:00Z"/>
                <w:sz w:val="16"/>
                <w:szCs w:val="16"/>
              </w:rPr>
            </w:pPr>
          </w:p>
        </w:tc>
        <w:tc>
          <w:tcPr>
            <w:tcW w:w="630" w:type="dxa"/>
            <w:vMerge/>
          </w:tcPr>
          <w:p w14:paraId="62C0D08F" w14:textId="6B9B7BC5" w:rsidR="005E5D05" w:rsidRPr="006E1C40" w:rsidDel="00395A08" w:rsidRDefault="005E5D05" w:rsidP="005E5D05">
            <w:pPr>
              <w:widowControl w:val="0"/>
              <w:pBdr>
                <w:top w:val="nil"/>
                <w:left w:val="nil"/>
                <w:bottom w:val="nil"/>
                <w:right w:val="nil"/>
                <w:between w:val="nil"/>
              </w:pBdr>
              <w:spacing w:line="276" w:lineRule="auto"/>
              <w:jc w:val="left"/>
              <w:rPr>
                <w:del w:id="2634" w:author="Yanfei Zhang" w:date="2022-04-05T20:23:00Z"/>
                <w:sz w:val="16"/>
                <w:szCs w:val="16"/>
              </w:rPr>
            </w:pPr>
          </w:p>
        </w:tc>
      </w:tr>
      <w:tr w:rsidR="005E5D05" w:rsidRPr="006E1C40" w:rsidDel="00395A08" w14:paraId="20262E27" w14:textId="2E9168EA" w:rsidTr="005E5D05">
        <w:trPr>
          <w:trHeight w:val="355"/>
          <w:jc w:val="center"/>
          <w:del w:id="2635" w:author="Yanfei Zhang" w:date="2022-04-05T20:23:00Z"/>
        </w:trPr>
        <w:tc>
          <w:tcPr>
            <w:tcW w:w="985" w:type="dxa"/>
            <w:vMerge w:val="restart"/>
          </w:tcPr>
          <w:p w14:paraId="22BCD3CB" w14:textId="493B24F0" w:rsidR="005E5D05" w:rsidRPr="006E1C40" w:rsidDel="00395A08" w:rsidRDefault="005E5D05" w:rsidP="005E5D05">
            <w:pPr>
              <w:rPr>
                <w:del w:id="2636" w:author="Yanfei Zhang" w:date="2022-04-05T20:23:00Z"/>
                <w:rFonts w:cs="Times New Roman"/>
                <w:sz w:val="16"/>
                <w:szCs w:val="16"/>
              </w:rPr>
            </w:pPr>
            <w:del w:id="2637" w:author="Yanfei Zhang" w:date="2022-04-05T20:23:00Z">
              <w:r w:rsidDel="00395A08">
                <w:rPr>
                  <w:rFonts w:cs="Times New Roman"/>
                  <w:sz w:val="16"/>
                  <w:szCs w:val="16"/>
                </w:rPr>
                <w:delText>10</w:delText>
              </w:r>
            </w:del>
          </w:p>
        </w:tc>
        <w:tc>
          <w:tcPr>
            <w:tcW w:w="3240" w:type="dxa"/>
            <w:vAlign w:val="top"/>
          </w:tcPr>
          <w:p w14:paraId="4115E6E4" w14:textId="7D04F19C" w:rsidR="005E5D05" w:rsidRPr="006E1C40" w:rsidDel="00395A08" w:rsidRDefault="005E5D05" w:rsidP="005E5D05">
            <w:pPr>
              <w:rPr>
                <w:del w:id="2638" w:author="Yanfei Zhang" w:date="2022-04-05T20:23:00Z"/>
                <w:rFonts w:cs="Times New Roman"/>
                <w:sz w:val="16"/>
                <w:szCs w:val="16"/>
              </w:rPr>
            </w:pPr>
            <w:del w:id="2639" w:author="Yanfei Zhang" w:date="2022-04-05T20:23:00Z">
              <w:r w:rsidRPr="006E1C40" w:rsidDel="00395A08">
                <w:rPr>
                  <w:rFonts w:cs="Times New Roman"/>
                  <w:sz w:val="16"/>
                  <w:szCs w:val="16"/>
                </w:rPr>
                <w:delText>T_flux_oxygen</w:delText>
              </w:r>
            </w:del>
          </w:p>
        </w:tc>
        <w:tc>
          <w:tcPr>
            <w:tcW w:w="1080" w:type="dxa"/>
          </w:tcPr>
          <w:p w14:paraId="004791FF" w14:textId="41B5F97D" w:rsidR="005E5D05" w:rsidRPr="006E1C40" w:rsidDel="00395A08" w:rsidRDefault="005E5D05" w:rsidP="005E5D05">
            <w:pPr>
              <w:rPr>
                <w:del w:id="2640" w:author="Yanfei Zhang" w:date="2022-04-05T20:23:00Z"/>
                <w:rFonts w:cs="Times New Roman"/>
                <w:sz w:val="16"/>
                <w:szCs w:val="16"/>
              </w:rPr>
            </w:pPr>
            <w:del w:id="2641" w:author="Yanfei Zhang" w:date="2022-04-05T20:23:00Z">
              <w:r w:rsidRPr="006E1C40" w:rsidDel="00395A08">
                <w:rPr>
                  <w:rFonts w:cs="Times New Roman"/>
                  <w:sz w:val="16"/>
                  <w:szCs w:val="16"/>
                </w:rPr>
                <w:delText>Blocked</w:delText>
              </w:r>
            </w:del>
          </w:p>
        </w:tc>
        <w:tc>
          <w:tcPr>
            <w:tcW w:w="2070" w:type="dxa"/>
            <w:vMerge w:val="restart"/>
            <w:vAlign w:val="top"/>
          </w:tcPr>
          <w:p w14:paraId="54B89CF5" w14:textId="7D310826" w:rsidR="005E5D05" w:rsidRPr="006E1C40" w:rsidDel="00395A08" w:rsidRDefault="005E5D05" w:rsidP="005E5D05">
            <w:pPr>
              <w:rPr>
                <w:del w:id="2642" w:author="Yanfei Zhang" w:date="2022-04-05T20:23:00Z"/>
                <w:rFonts w:cs="Times New Roman"/>
                <w:sz w:val="16"/>
                <w:szCs w:val="16"/>
              </w:rPr>
            </w:pPr>
          </w:p>
          <w:p w14:paraId="496A3B1F" w14:textId="5D128E8B" w:rsidR="005E5D05" w:rsidRPr="006E1C40" w:rsidDel="00395A08" w:rsidRDefault="005E5D05" w:rsidP="005E5D05">
            <w:pPr>
              <w:rPr>
                <w:del w:id="2643" w:author="Yanfei Zhang" w:date="2022-04-05T20:23:00Z"/>
                <w:rFonts w:cs="Times New Roman"/>
                <w:sz w:val="16"/>
                <w:szCs w:val="16"/>
              </w:rPr>
            </w:pPr>
            <w:del w:id="2644" w:author="Yanfei Zhang" w:date="2022-04-05T20:23:00Z">
              <w:r w:rsidRPr="006E1C40" w:rsidDel="00395A08">
                <w:rPr>
                  <w:rFonts w:cs="Times New Roman"/>
                  <w:sz w:val="16"/>
                  <w:szCs w:val="16"/>
                </w:rPr>
                <w:delText xml:space="preserve">Biomass </w:delText>
              </w:r>
            </w:del>
          </w:p>
        </w:tc>
        <w:tc>
          <w:tcPr>
            <w:tcW w:w="630" w:type="dxa"/>
            <w:vMerge w:val="restart"/>
          </w:tcPr>
          <w:p w14:paraId="0B6AED81" w14:textId="2BF34456" w:rsidR="005E5D05" w:rsidRPr="006E1C40" w:rsidDel="00395A08" w:rsidRDefault="005E5D05" w:rsidP="005E5D05">
            <w:pPr>
              <w:rPr>
                <w:del w:id="2645" w:author="Yanfei Zhang" w:date="2022-04-05T20:23:00Z"/>
                <w:rFonts w:cs="Times New Roman"/>
                <w:sz w:val="16"/>
                <w:szCs w:val="16"/>
              </w:rPr>
            </w:pPr>
            <w:del w:id="2646" w:author="Yanfei Zhang" w:date="2022-04-05T20:23:00Z">
              <w:r w:rsidRPr="006E1C40" w:rsidDel="00395A08">
                <w:rPr>
                  <w:rFonts w:cs="Times New Roman"/>
                  <w:sz w:val="16"/>
                  <w:szCs w:val="16"/>
                </w:rPr>
                <w:delText>0</w:delText>
              </w:r>
            </w:del>
          </w:p>
        </w:tc>
      </w:tr>
      <w:tr w:rsidR="005E5D05" w:rsidRPr="006E1C40" w:rsidDel="00395A08" w14:paraId="15F8BE0C" w14:textId="5DA44463" w:rsidTr="005E5D05">
        <w:trPr>
          <w:trHeight w:val="569"/>
          <w:jc w:val="center"/>
          <w:del w:id="2647" w:author="Yanfei Zhang" w:date="2022-04-05T20:23:00Z"/>
        </w:trPr>
        <w:tc>
          <w:tcPr>
            <w:tcW w:w="985" w:type="dxa"/>
            <w:vMerge/>
          </w:tcPr>
          <w:p w14:paraId="73C56229" w14:textId="1B72B266" w:rsidR="005E5D05" w:rsidRPr="006E1C40" w:rsidDel="00395A08" w:rsidRDefault="005E5D05" w:rsidP="005E5D05">
            <w:pPr>
              <w:widowControl w:val="0"/>
              <w:pBdr>
                <w:top w:val="nil"/>
                <w:left w:val="nil"/>
                <w:bottom w:val="nil"/>
                <w:right w:val="nil"/>
                <w:between w:val="nil"/>
              </w:pBdr>
              <w:spacing w:line="276" w:lineRule="auto"/>
              <w:jc w:val="left"/>
              <w:rPr>
                <w:del w:id="2648" w:author="Yanfei Zhang" w:date="2022-04-05T20:23:00Z"/>
                <w:rFonts w:cs="Times New Roman"/>
                <w:sz w:val="16"/>
                <w:szCs w:val="16"/>
              </w:rPr>
            </w:pPr>
          </w:p>
        </w:tc>
        <w:tc>
          <w:tcPr>
            <w:tcW w:w="3240" w:type="dxa"/>
            <w:vAlign w:val="top"/>
          </w:tcPr>
          <w:p w14:paraId="7653B07C" w14:textId="26C894A5" w:rsidR="005E5D05" w:rsidRPr="006E1C40" w:rsidDel="00395A08" w:rsidRDefault="005E5D05" w:rsidP="005E5D05">
            <w:pPr>
              <w:rPr>
                <w:del w:id="2649" w:author="Yanfei Zhang" w:date="2022-04-05T20:23:00Z"/>
                <w:rFonts w:cs="Times New Roman"/>
                <w:sz w:val="16"/>
                <w:szCs w:val="16"/>
              </w:rPr>
            </w:pPr>
            <w:del w:id="2650" w:author="Yanfei Zhang" w:date="2022-04-05T20:23:00Z">
              <w:r w:rsidRPr="006E1C40" w:rsidDel="00395A08">
                <w:rPr>
                  <w:rFonts w:cs="Times New Roman"/>
                  <w:sz w:val="16"/>
                  <w:szCs w:val="16"/>
                </w:rPr>
                <w:delText>prot_prot__lactate</w:delText>
              </w:r>
              <w:r w:rsidDel="00395A08">
                <w:rPr>
                  <w:rFonts w:cs="Times New Roman"/>
                  <w:sz w:val="16"/>
                  <w:szCs w:val="16"/>
                </w:rPr>
                <w:delText xml:space="preserve"> </w:delText>
              </w:r>
            </w:del>
          </w:p>
        </w:tc>
        <w:tc>
          <w:tcPr>
            <w:tcW w:w="1080" w:type="dxa"/>
          </w:tcPr>
          <w:p w14:paraId="03A66CFA" w14:textId="77FB5288" w:rsidR="005E5D05" w:rsidRPr="006E1C40" w:rsidDel="00395A08" w:rsidRDefault="005E5D05" w:rsidP="005E5D05">
            <w:pPr>
              <w:rPr>
                <w:del w:id="2651" w:author="Yanfei Zhang" w:date="2022-04-05T20:23:00Z"/>
                <w:rFonts w:cs="Times New Roman"/>
                <w:sz w:val="16"/>
                <w:szCs w:val="16"/>
              </w:rPr>
            </w:pPr>
            <w:del w:id="2652" w:author="Yanfei Zhang" w:date="2022-04-05T20:23:00Z">
              <w:r w:rsidRPr="006E1C40" w:rsidDel="00395A08">
                <w:rPr>
                  <w:rFonts w:cs="Times New Roman"/>
                  <w:sz w:val="16"/>
                  <w:szCs w:val="16"/>
                </w:rPr>
                <w:delText>Changed to reversible</w:delText>
              </w:r>
            </w:del>
          </w:p>
        </w:tc>
        <w:tc>
          <w:tcPr>
            <w:tcW w:w="2070" w:type="dxa"/>
            <w:vMerge/>
            <w:vAlign w:val="top"/>
          </w:tcPr>
          <w:p w14:paraId="22AF63E7" w14:textId="7F9A2E61" w:rsidR="005E5D05" w:rsidRPr="006E1C40" w:rsidDel="00395A08" w:rsidRDefault="005E5D05" w:rsidP="005E5D05">
            <w:pPr>
              <w:widowControl w:val="0"/>
              <w:pBdr>
                <w:top w:val="nil"/>
                <w:left w:val="nil"/>
                <w:bottom w:val="nil"/>
                <w:right w:val="nil"/>
                <w:between w:val="nil"/>
              </w:pBdr>
              <w:spacing w:line="276" w:lineRule="auto"/>
              <w:jc w:val="left"/>
              <w:rPr>
                <w:del w:id="2653" w:author="Yanfei Zhang" w:date="2022-04-05T20:23:00Z"/>
                <w:rFonts w:cs="Times New Roman"/>
                <w:sz w:val="16"/>
                <w:szCs w:val="16"/>
              </w:rPr>
            </w:pPr>
          </w:p>
        </w:tc>
        <w:tc>
          <w:tcPr>
            <w:tcW w:w="630" w:type="dxa"/>
            <w:vMerge/>
          </w:tcPr>
          <w:p w14:paraId="3D98476C" w14:textId="58F22C8F" w:rsidR="005E5D05" w:rsidRPr="006E1C40" w:rsidDel="00395A08" w:rsidRDefault="005E5D05" w:rsidP="005E5D05">
            <w:pPr>
              <w:widowControl w:val="0"/>
              <w:pBdr>
                <w:top w:val="nil"/>
                <w:left w:val="nil"/>
                <w:bottom w:val="nil"/>
                <w:right w:val="nil"/>
                <w:between w:val="nil"/>
              </w:pBdr>
              <w:spacing w:line="276" w:lineRule="auto"/>
              <w:jc w:val="left"/>
              <w:rPr>
                <w:del w:id="2654" w:author="Yanfei Zhang" w:date="2022-04-05T20:23:00Z"/>
                <w:rFonts w:cs="Times New Roman"/>
                <w:sz w:val="16"/>
                <w:szCs w:val="16"/>
              </w:rPr>
            </w:pPr>
          </w:p>
        </w:tc>
      </w:tr>
      <w:tr w:rsidR="005E5D05" w:rsidRPr="006E1C40" w:rsidDel="00395A08" w14:paraId="33EA7D20" w14:textId="745A67C8" w:rsidTr="005E5D05">
        <w:trPr>
          <w:trHeight w:val="146"/>
          <w:jc w:val="center"/>
          <w:del w:id="2655" w:author="Yanfei Zhang" w:date="2022-04-05T20:23:00Z"/>
        </w:trPr>
        <w:tc>
          <w:tcPr>
            <w:tcW w:w="985" w:type="dxa"/>
            <w:vMerge w:val="restart"/>
          </w:tcPr>
          <w:p w14:paraId="029F949A" w14:textId="19C3379A" w:rsidR="005E5D05" w:rsidRPr="006E1C40" w:rsidDel="00395A08" w:rsidRDefault="005E5D05" w:rsidP="005E5D05">
            <w:pPr>
              <w:widowControl w:val="0"/>
              <w:pBdr>
                <w:top w:val="nil"/>
                <w:left w:val="nil"/>
                <w:bottom w:val="nil"/>
                <w:right w:val="nil"/>
                <w:between w:val="nil"/>
              </w:pBdr>
              <w:spacing w:line="276" w:lineRule="auto"/>
              <w:jc w:val="left"/>
              <w:rPr>
                <w:del w:id="2656" w:author="Yanfei Zhang" w:date="2022-04-05T20:23:00Z"/>
                <w:sz w:val="16"/>
                <w:szCs w:val="16"/>
              </w:rPr>
            </w:pPr>
            <w:del w:id="2657" w:author="Yanfei Zhang" w:date="2022-04-05T20:23:00Z">
              <w:r w:rsidDel="00395A08">
                <w:rPr>
                  <w:sz w:val="16"/>
                  <w:szCs w:val="16"/>
                </w:rPr>
                <w:delText>11</w:delText>
              </w:r>
            </w:del>
          </w:p>
        </w:tc>
        <w:tc>
          <w:tcPr>
            <w:tcW w:w="3240" w:type="dxa"/>
            <w:vAlign w:val="top"/>
          </w:tcPr>
          <w:p w14:paraId="3F147AF0" w14:textId="2DFCBE91" w:rsidR="005E5D05" w:rsidRPr="006E1C40" w:rsidDel="00395A08" w:rsidRDefault="005E5D05" w:rsidP="005E5D05">
            <w:pPr>
              <w:rPr>
                <w:del w:id="2658" w:author="Yanfei Zhang" w:date="2022-04-05T20:23:00Z"/>
                <w:sz w:val="16"/>
                <w:szCs w:val="16"/>
              </w:rPr>
            </w:pPr>
            <w:del w:id="2659" w:author="Yanfei Zhang" w:date="2022-04-05T20:23:00Z">
              <w:r w:rsidRPr="006E1C40" w:rsidDel="00395A08">
                <w:rPr>
                  <w:rFonts w:cs="Times New Roman"/>
                  <w:sz w:val="16"/>
                  <w:szCs w:val="16"/>
                </w:rPr>
                <w:delText>T_flux_oxygen</w:delText>
              </w:r>
            </w:del>
          </w:p>
        </w:tc>
        <w:tc>
          <w:tcPr>
            <w:tcW w:w="1080" w:type="dxa"/>
          </w:tcPr>
          <w:p w14:paraId="0FBD1C5D" w14:textId="0F008463" w:rsidR="005E5D05" w:rsidRPr="006E1C40" w:rsidDel="00395A08" w:rsidRDefault="005E5D05" w:rsidP="005E5D05">
            <w:pPr>
              <w:rPr>
                <w:del w:id="2660" w:author="Yanfei Zhang" w:date="2022-04-05T20:23:00Z"/>
                <w:sz w:val="16"/>
                <w:szCs w:val="16"/>
              </w:rPr>
            </w:pPr>
            <w:del w:id="2661" w:author="Yanfei Zhang" w:date="2022-04-05T20:23:00Z">
              <w:r w:rsidRPr="006E1C40" w:rsidDel="00395A08">
                <w:rPr>
                  <w:rFonts w:cs="Times New Roman"/>
                  <w:sz w:val="16"/>
                  <w:szCs w:val="16"/>
                </w:rPr>
                <w:delText>Blocked</w:delText>
              </w:r>
            </w:del>
          </w:p>
        </w:tc>
        <w:tc>
          <w:tcPr>
            <w:tcW w:w="2070" w:type="dxa"/>
            <w:vMerge w:val="restart"/>
            <w:vAlign w:val="top"/>
          </w:tcPr>
          <w:p w14:paraId="64F5D7BA" w14:textId="2F27EB89" w:rsidR="005E5D05" w:rsidRPr="006E1C40" w:rsidDel="00395A08" w:rsidRDefault="005E5D05" w:rsidP="005E5D05">
            <w:pPr>
              <w:widowControl w:val="0"/>
              <w:pBdr>
                <w:top w:val="nil"/>
                <w:left w:val="nil"/>
                <w:bottom w:val="nil"/>
                <w:right w:val="nil"/>
                <w:between w:val="nil"/>
              </w:pBdr>
              <w:spacing w:line="276" w:lineRule="auto"/>
              <w:rPr>
                <w:del w:id="2662" w:author="Yanfei Zhang" w:date="2022-04-05T20:23:00Z"/>
                <w:sz w:val="16"/>
                <w:szCs w:val="16"/>
              </w:rPr>
            </w:pPr>
            <w:del w:id="2663" w:author="Yanfei Zhang" w:date="2022-04-05T20:23:00Z">
              <w:r w:rsidDel="00395A08">
                <w:rPr>
                  <w:sz w:val="16"/>
                  <w:szCs w:val="16"/>
                </w:rPr>
                <w:delText>Biomass</w:delText>
              </w:r>
            </w:del>
          </w:p>
        </w:tc>
        <w:tc>
          <w:tcPr>
            <w:tcW w:w="630" w:type="dxa"/>
            <w:vMerge w:val="restart"/>
          </w:tcPr>
          <w:p w14:paraId="4661E066" w14:textId="3B9593F8" w:rsidR="005E5D05" w:rsidRPr="006E1C40" w:rsidDel="00395A08" w:rsidRDefault="005E5D05" w:rsidP="005E5D05">
            <w:pPr>
              <w:widowControl w:val="0"/>
              <w:pBdr>
                <w:top w:val="nil"/>
                <w:left w:val="nil"/>
                <w:bottom w:val="nil"/>
                <w:right w:val="nil"/>
                <w:between w:val="nil"/>
              </w:pBdr>
              <w:spacing w:line="276" w:lineRule="auto"/>
              <w:jc w:val="left"/>
              <w:rPr>
                <w:del w:id="2664" w:author="Yanfei Zhang" w:date="2022-04-05T20:23:00Z"/>
                <w:sz w:val="16"/>
                <w:szCs w:val="16"/>
              </w:rPr>
            </w:pPr>
            <w:del w:id="2665" w:author="Yanfei Zhang" w:date="2022-04-05T20:23:00Z">
              <w:r w:rsidDel="00395A08">
                <w:rPr>
                  <w:sz w:val="16"/>
                  <w:szCs w:val="16"/>
                </w:rPr>
                <w:delText>0</w:delText>
              </w:r>
            </w:del>
          </w:p>
        </w:tc>
      </w:tr>
      <w:tr w:rsidR="005E5D05" w:rsidRPr="006E1C40" w:rsidDel="00395A08" w14:paraId="3FCF14B7" w14:textId="082A13C2" w:rsidTr="005E5D05">
        <w:trPr>
          <w:trHeight w:val="146"/>
          <w:jc w:val="center"/>
          <w:del w:id="2666" w:author="Yanfei Zhang" w:date="2022-04-05T20:23:00Z"/>
        </w:trPr>
        <w:tc>
          <w:tcPr>
            <w:tcW w:w="985" w:type="dxa"/>
            <w:vMerge/>
          </w:tcPr>
          <w:p w14:paraId="45CF06D2" w14:textId="4B4C69ED" w:rsidR="005E5D05" w:rsidDel="00395A08" w:rsidRDefault="005E5D05" w:rsidP="005E5D05">
            <w:pPr>
              <w:widowControl w:val="0"/>
              <w:pBdr>
                <w:top w:val="nil"/>
                <w:left w:val="nil"/>
                <w:bottom w:val="nil"/>
                <w:right w:val="nil"/>
                <w:between w:val="nil"/>
              </w:pBdr>
              <w:spacing w:line="276" w:lineRule="auto"/>
              <w:jc w:val="left"/>
              <w:rPr>
                <w:del w:id="2667" w:author="Yanfei Zhang" w:date="2022-04-05T20:23:00Z"/>
                <w:sz w:val="16"/>
                <w:szCs w:val="16"/>
              </w:rPr>
            </w:pPr>
          </w:p>
        </w:tc>
        <w:tc>
          <w:tcPr>
            <w:tcW w:w="3240" w:type="dxa"/>
            <w:vAlign w:val="top"/>
          </w:tcPr>
          <w:p w14:paraId="32458A18" w14:textId="3A485551" w:rsidR="005E5D05" w:rsidRPr="006E1C40" w:rsidDel="00395A08" w:rsidRDefault="005E5D05" w:rsidP="005E5D05">
            <w:pPr>
              <w:rPr>
                <w:del w:id="2668" w:author="Yanfei Zhang" w:date="2022-04-05T20:23:00Z"/>
                <w:sz w:val="16"/>
                <w:szCs w:val="16"/>
              </w:rPr>
            </w:pPr>
            <w:del w:id="2669" w:author="Yanfei Zhang" w:date="2022-04-05T20:23:00Z">
              <w:r w:rsidRPr="006E1C40" w:rsidDel="00395A08">
                <w:rPr>
                  <w:rFonts w:cs="Times New Roman"/>
                  <w:sz w:val="16"/>
                  <w:szCs w:val="16"/>
                </w:rPr>
                <w:delText>pyruvate_decarboxylase</w:delText>
              </w:r>
              <w:r w:rsidDel="00395A08">
                <w:rPr>
                  <w:rFonts w:cs="Times New Roman"/>
                  <w:sz w:val="16"/>
                  <w:szCs w:val="16"/>
                </w:rPr>
                <w:delText>_</w:delText>
              </w:r>
              <w:r w:rsidRPr="00397080" w:rsidDel="00395A08">
                <w:rPr>
                  <w:sz w:val="16"/>
                  <w:szCs w:val="16"/>
                </w:rPr>
                <w:delText>to</w:delText>
              </w:r>
              <w:r w:rsidDel="00395A08">
                <w:rPr>
                  <w:sz w:val="16"/>
                  <w:szCs w:val="16"/>
                </w:rPr>
                <w:delText>_</w:delText>
              </w:r>
              <w:r w:rsidRPr="00397080" w:rsidDel="00395A08">
                <w:rPr>
                  <w:sz w:val="16"/>
                  <w:szCs w:val="16"/>
                </w:rPr>
                <w:delText>acetaldehyde</w:delText>
              </w:r>
            </w:del>
          </w:p>
        </w:tc>
        <w:tc>
          <w:tcPr>
            <w:tcW w:w="1080" w:type="dxa"/>
          </w:tcPr>
          <w:p w14:paraId="30CF9276" w14:textId="3C7E514D" w:rsidR="005E5D05" w:rsidRPr="006E1C40" w:rsidDel="00395A08" w:rsidRDefault="005E5D05" w:rsidP="005E5D05">
            <w:pPr>
              <w:rPr>
                <w:del w:id="2670" w:author="Yanfei Zhang" w:date="2022-04-05T20:23:00Z"/>
                <w:sz w:val="16"/>
                <w:szCs w:val="16"/>
              </w:rPr>
            </w:pPr>
            <w:del w:id="2671" w:author="Yanfei Zhang" w:date="2022-04-05T20:23:00Z">
              <w:r w:rsidRPr="006E1C40" w:rsidDel="00395A08">
                <w:rPr>
                  <w:rFonts w:cs="Times New Roman"/>
                  <w:sz w:val="16"/>
                  <w:szCs w:val="16"/>
                </w:rPr>
                <w:delText>Added</w:delText>
              </w:r>
            </w:del>
          </w:p>
        </w:tc>
        <w:tc>
          <w:tcPr>
            <w:tcW w:w="2070" w:type="dxa"/>
            <w:vMerge/>
            <w:vAlign w:val="top"/>
          </w:tcPr>
          <w:p w14:paraId="2632873E" w14:textId="5501B9CF" w:rsidR="005E5D05" w:rsidRPr="006E1C40" w:rsidDel="00395A08" w:rsidRDefault="005E5D05" w:rsidP="005E5D05">
            <w:pPr>
              <w:widowControl w:val="0"/>
              <w:pBdr>
                <w:top w:val="nil"/>
                <w:left w:val="nil"/>
                <w:bottom w:val="nil"/>
                <w:right w:val="nil"/>
                <w:between w:val="nil"/>
              </w:pBdr>
              <w:spacing w:line="276" w:lineRule="auto"/>
              <w:jc w:val="left"/>
              <w:rPr>
                <w:del w:id="2672" w:author="Yanfei Zhang" w:date="2022-04-05T20:23:00Z"/>
                <w:sz w:val="16"/>
                <w:szCs w:val="16"/>
              </w:rPr>
            </w:pPr>
          </w:p>
        </w:tc>
        <w:tc>
          <w:tcPr>
            <w:tcW w:w="630" w:type="dxa"/>
            <w:vMerge/>
          </w:tcPr>
          <w:p w14:paraId="7B7B2F36" w14:textId="3E4214F0" w:rsidR="005E5D05" w:rsidRPr="006E1C40" w:rsidDel="00395A08" w:rsidRDefault="005E5D05" w:rsidP="005E5D05">
            <w:pPr>
              <w:widowControl w:val="0"/>
              <w:pBdr>
                <w:top w:val="nil"/>
                <w:left w:val="nil"/>
                <w:bottom w:val="nil"/>
                <w:right w:val="nil"/>
                <w:between w:val="nil"/>
              </w:pBdr>
              <w:spacing w:line="276" w:lineRule="auto"/>
              <w:jc w:val="left"/>
              <w:rPr>
                <w:del w:id="2673" w:author="Yanfei Zhang" w:date="2022-04-05T20:23:00Z"/>
                <w:sz w:val="16"/>
                <w:szCs w:val="16"/>
              </w:rPr>
            </w:pPr>
          </w:p>
        </w:tc>
      </w:tr>
      <w:tr w:rsidR="005E5D05" w:rsidRPr="006E1C40" w:rsidDel="00395A08" w14:paraId="7C09692F" w14:textId="1C83A357" w:rsidTr="005E5D05">
        <w:trPr>
          <w:trHeight w:val="146"/>
          <w:jc w:val="center"/>
          <w:del w:id="2674" w:author="Yanfei Zhang" w:date="2022-04-05T20:23:00Z"/>
        </w:trPr>
        <w:tc>
          <w:tcPr>
            <w:tcW w:w="985" w:type="dxa"/>
            <w:vMerge/>
          </w:tcPr>
          <w:p w14:paraId="065A921E" w14:textId="5144A16A" w:rsidR="005E5D05" w:rsidDel="00395A08" w:rsidRDefault="005E5D05" w:rsidP="005E5D05">
            <w:pPr>
              <w:widowControl w:val="0"/>
              <w:pBdr>
                <w:top w:val="nil"/>
                <w:left w:val="nil"/>
                <w:bottom w:val="nil"/>
                <w:right w:val="nil"/>
                <w:between w:val="nil"/>
              </w:pBdr>
              <w:spacing w:line="276" w:lineRule="auto"/>
              <w:jc w:val="left"/>
              <w:rPr>
                <w:del w:id="2675" w:author="Yanfei Zhang" w:date="2022-04-05T20:23:00Z"/>
                <w:sz w:val="16"/>
                <w:szCs w:val="16"/>
              </w:rPr>
            </w:pPr>
          </w:p>
        </w:tc>
        <w:tc>
          <w:tcPr>
            <w:tcW w:w="3240" w:type="dxa"/>
            <w:vAlign w:val="top"/>
          </w:tcPr>
          <w:p w14:paraId="5BA43002" w14:textId="5020C94A" w:rsidR="005E5D05" w:rsidRPr="006E1C40" w:rsidDel="00395A08" w:rsidRDefault="005E5D05" w:rsidP="005E5D05">
            <w:pPr>
              <w:rPr>
                <w:del w:id="2676" w:author="Yanfei Zhang" w:date="2022-04-05T20:23:00Z"/>
                <w:sz w:val="16"/>
                <w:szCs w:val="16"/>
              </w:rPr>
            </w:pPr>
            <w:del w:id="2677" w:author="Yanfei Zhang" w:date="2022-04-05T20:23:00Z">
              <w:r w:rsidDel="00395A08">
                <w:rPr>
                  <w:rFonts w:cs="Times New Roman"/>
                  <w:sz w:val="16"/>
                  <w:szCs w:val="16"/>
                </w:rPr>
                <w:delText>ethanol_diffusion</w:delText>
              </w:r>
            </w:del>
          </w:p>
        </w:tc>
        <w:tc>
          <w:tcPr>
            <w:tcW w:w="1080" w:type="dxa"/>
          </w:tcPr>
          <w:p w14:paraId="44D2B5E3" w14:textId="16BA1F14" w:rsidR="005E5D05" w:rsidRPr="006E1C40" w:rsidDel="00395A08" w:rsidRDefault="005E5D05" w:rsidP="005E5D05">
            <w:pPr>
              <w:rPr>
                <w:del w:id="2678" w:author="Yanfei Zhang" w:date="2022-04-05T20:23:00Z"/>
                <w:sz w:val="16"/>
                <w:szCs w:val="16"/>
              </w:rPr>
            </w:pPr>
            <w:del w:id="2679" w:author="Yanfei Zhang" w:date="2022-04-05T20:23:00Z">
              <w:r w:rsidRPr="006E1C40" w:rsidDel="00395A08">
                <w:rPr>
                  <w:rFonts w:cs="Times New Roman"/>
                  <w:sz w:val="16"/>
                  <w:szCs w:val="16"/>
                </w:rPr>
                <w:delText>Added</w:delText>
              </w:r>
            </w:del>
          </w:p>
        </w:tc>
        <w:tc>
          <w:tcPr>
            <w:tcW w:w="2070" w:type="dxa"/>
            <w:vMerge/>
            <w:vAlign w:val="top"/>
          </w:tcPr>
          <w:p w14:paraId="6298944A" w14:textId="7D47034D" w:rsidR="005E5D05" w:rsidRPr="006E1C40" w:rsidDel="00395A08" w:rsidRDefault="005E5D05" w:rsidP="005E5D05">
            <w:pPr>
              <w:widowControl w:val="0"/>
              <w:pBdr>
                <w:top w:val="nil"/>
                <w:left w:val="nil"/>
                <w:bottom w:val="nil"/>
                <w:right w:val="nil"/>
                <w:between w:val="nil"/>
              </w:pBdr>
              <w:spacing w:line="276" w:lineRule="auto"/>
              <w:jc w:val="left"/>
              <w:rPr>
                <w:del w:id="2680" w:author="Yanfei Zhang" w:date="2022-04-05T20:23:00Z"/>
                <w:sz w:val="16"/>
                <w:szCs w:val="16"/>
              </w:rPr>
            </w:pPr>
          </w:p>
        </w:tc>
        <w:tc>
          <w:tcPr>
            <w:tcW w:w="630" w:type="dxa"/>
            <w:vMerge/>
          </w:tcPr>
          <w:p w14:paraId="127DB806" w14:textId="2856944A" w:rsidR="005E5D05" w:rsidRPr="006E1C40" w:rsidDel="00395A08" w:rsidRDefault="005E5D05" w:rsidP="005E5D05">
            <w:pPr>
              <w:widowControl w:val="0"/>
              <w:pBdr>
                <w:top w:val="nil"/>
                <w:left w:val="nil"/>
                <w:bottom w:val="nil"/>
                <w:right w:val="nil"/>
                <w:between w:val="nil"/>
              </w:pBdr>
              <w:spacing w:line="276" w:lineRule="auto"/>
              <w:jc w:val="left"/>
              <w:rPr>
                <w:del w:id="2681" w:author="Yanfei Zhang" w:date="2022-04-05T20:23:00Z"/>
                <w:sz w:val="16"/>
                <w:szCs w:val="16"/>
              </w:rPr>
            </w:pPr>
          </w:p>
        </w:tc>
      </w:tr>
      <w:tr w:rsidR="005E5D05" w:rsidRPr="006E1C40" w:rsidDel="00395A08" w14:paraId="13D7A7B8" w14:textId="6C6536FB" w:rsidTr="005E5D05">
        <w:trPr>
          <w:trHeight w:val="569"/>
          <w:jc w:val="center"/>
          <w:del w:id="2682" w:author="Yanfei Zhang" w:date="2022-04-05T20:23:00Z"/>
        </w:trPr>
        <w:tc>
          <w:tcPr>
            <w:tcW w:w="985" w:type="dxa"/>
            <w:vMerge w:val="restart"/>
          </w:tcPr>
          <w:p w14:paraId="10153A52" w14:textId="6D429C2C" w:rsidR="005E5D05" w:rsidRPr="006E1C40" w:rsidDel="00395A08" w:rsidRDefault="005E5D05" w:rsidP="005E5D05">
            <w:pPr>
              <w:widowControl w:val="0"/>
              <w:pBdr>
                <w:top w:val="nil"/>
                <w:left w:val="nil"/>
                <w:bottom w:val="nil"/>
                <w:right w:val="nil"/>
                <w:between w:val="nil"/>
              </w:pBdr>
              <w:spacing w:line="276" w:lineRule="auto"/>
              <w:rPr>
                <w:del w:id="2683" w:author="Yanfei Zhang" w:date="2022-04-05T20:23:00Z"/>
                <w:rFonts w:cs="Times New Roman"/>
                <w:sz w:val="16"/>
                <w:szCs w:val="16"/>
              </w:rPr>
            </w:pPr>
            <w:del w:id="2684" w:author="Yanfei Zhang" w:date="2022-04-05T20:23:00Z">
              <w:r w:rsidRPr="006E1C40" w:rsidDel="00395A08">
                <w:rPr>
                  <w:rFonts w:cs="Times New Roman"/>
                  <w:sz w:val="16"/>
                  <w:szCs w:val="16"/>
                </w:rPr>
                <w:delText>1</w:delText>
              </w:r>
              <w:r w:rsidDel="00395A08">
                <w:rPr>
                  <w:rFonts w:cs="Times New Roman"/>
                  <w:sz w:val="16"/>
                  <w:szCs w:val="16"/>
                </w:rPr>
                <w:delText>2</w:delText>
              </w:r>
            </w:del>
          </w:p>
        </w:tc>
        <w:tc>
          <w:tcPr>
            <w:tcW w:w="3240" w:type="dxa"/>
            <w:vAlign w:val="top"/>
          </w:tcPr>
          <w:p w14:paraId="196B1436" w14:textId="2F6E26AB" w:rsidR="005E5D05" w:rsidRPr="006E1C40" w:rsidDel="00395A08" w:rsidRDefault="005E5D05" w:rsidP="005E5D05">
            <w:pPr>
              <w:rPr>
                <w:del w:id="2685" w:author="Yanfei Zhang" w:date="2022-04-05T20:23:00Z"/>
                <w:rFonts w:cs="Times New Roman"/>
                <w:sz w:val="16"/>
                <w:szCs w:val="16"/>
              </w:rPr>
            </w:pPr>
            <w:del w:id="2686" w:author="Yanfei Zhang" w:date="2022-04-05T20:23:00Z">
              <w:r w:rsidRPr="006E1C40" w:rsidDel="00395A08">
                <w:rPr>
                  <w:rFonts w:cs="Times New Roman"/>
                  <w:sz w:val="16"/>
                  <w:szCs w:val="16"/>
                </w:rPr>
                <w:delText>T_flux_oxygen</w:delText>
              </w:r>
            </w:del>
          </w:p>
        </w:tc>
        <w:tc>
          <w:tcPr>
            <w:tcW w:w="1080" w:type="dxa"/>
          </w:tcPr>
          <w:p w14:paraId="3BF32CD7" w14:textId="2FCE2A24" w:rsidR="005E5D05" w:rsidRPr="006E1C40" w:rsidDel="00395A08" w:rsidRDefault="005E5D05" w:rsidP="005E5D05">
            <w:pPr>
              <w:rPr>
                <w:del w:id="2687" w:author="Yanfei Zhang" w:date="2022-04-05T20:23:00Z"/>
                <w:rFonts w:cs="Times New Roman"/>
                <w:sz w:val="16"/>
                <w:szCs w:val="16"/>
              </w:rPr>
            </w:pPr>
            <w:del w:id="2688" w:author="Yanfei Zhang" w:date="2022-04-05T20:23:00Z">
              <w:r w:rsidRPr="006E1C40" w:rsidDel="00395A08">
                <w:rPr>
                  <w:rFonts w:cs="Times New Roman"/>
                  <w:sz w:val="16"/>
                  <w:szCs w:val="16"/>
                </w:rPr>
                <w:delText>Blocked</w:delText>
              </w:r>
            </w:del>
          </w:p>
        </w:tc>
        <w:tc>
          <w:tcPr>
            <w:tcW w:w="2070" w:type="dxa"/>
            <w:vMerge w:val="restart"/>
            <w:vAlign w:val="top"/>
          </w:tcPr>
          <w:p w14:paraId="7B0C0A0C" w14:textId="36FD0A8A" w:rsidR="005E5D05" w:rsidRPr="006E1C40" w:rsidDel="00395A08" w:rsidRDefault="005E5D05" w:rsidP="005E5D05">
            <w:pPr>
              <w:widowControl w:val="0"/>
              <w:pBdr>
                <w:top w:val="nil"/>
                <w:left w:val="nil"/>
                <w:bottom w:val="nil"/>
                <w:right w:val="nil"/>
                <w:between w:val="nil"/>
              </w:pBdr>
              <w:spacing w:line="276" w:lineRule="auto"/>
              <w:rPr>
                <w:del w:id="2689" w:author="Yanfei Zhang" w:date="2022-04-05T20:23:00Z"/>
                <w:rFonts w:cs="Times New Roman"/>
                <w:sz w:val="16"/>
                <w:szCs w:val="16"/>
              </w:rPr>
            </w:pPr>
            <w:del w:id="2690" w:author="Yanfei Zhang" w:date="2022-04-05T20:23:00Z">
              <w:r w:rsidDel="00395A08">
                <w:rPr>
                  <w:rFonts w:cs="Times New Roman"/>
                  <w:sz w:val="16"/>
                  <w:szCs w:val="16"/>
                </w:rPr>
                <w:delText>Non-growth rate dependent maintenance ATP hydrolysis (NGAM)</w:delText>
              </w:r>
            </w:del>
          </w:p>
        </w:tc>
        <w:tc>
          <w:tcPr>
            <w:tcW w:w="630" w:type="dxa"/>
            <w:vMerge w:val="restart"/>
          </w:tcPr>
          <w:p w14:paraId="17EA5550" w14:textId="626233AC" w:rsidR="005E5D05" w:rsidRPr="006E1C40" w:rsidDel="00395A08" w:rsidRDefault="005E5D05" w:rsidP="005E5D05">
            <w:pPr>
              <w:widowControl w:val="0"/>
              <w:pBdr>
                <w:top w:val="nil"/>
                <w:left w:val="nil"/>
                <w:bottom w:val="nil"/>
                <w:right w:val="nil"/>
                <w:between w:val="nil"/>
              </w:pBdr>
              <w:spacing w:line="276" w:lineRule="auto"/>
              <w:rPr>
                <w:del w:id="2691" w:author="Yanfei Zhang" w:date="2022-04-05T20:23:00Z"/>
                <w:rFonts w:cs="Times New Roman"/>
                <w:sz w:val="16"/>
                <w:szCs w:val="16"/>
              </w:rPr>
            </w:pPr>
            <w:del w:id="2692" w:author="Yanfei Zhang" w:date="2022-04-05T20:23:00Z">
              <w:r w:rsidDel="00395A08">
                <w:rPr>
                  <w:rFonts w:cs="Times New Roman"/>
                  <w:sz w:val="16"/>
                  <w:szCs w:val="16"/>
                </w:rPr>
                <w:delText>1</w:delText>
              </w:r>
            </w:del>
          </w:p>
        </w:tc>
      </w:tr>
      <w:tr w:rsidR="005E5D05" w:rsidRPr="006E1C40" w:rsidDel="00395A08" w14:paraId="26D08C71" w14:textId="6E95A272" w:rsidTr="005E5D05">
        <w:trPr>
          <w:trHeight w:val="1259"/>
          <w:jc w:val="center"/>
          <w:del w:id="2693" w:author="Yanfei Zhang" w:date="2022-04-05T20:23:00Z"/>
        </w:trPr>
        <w:tc>
          <w:tcPr>
            <w:tcW w:w="985" w:type="dxa"/>
            <w:vMerge/>
          </w:tcPr>
          <w:p w14:paraId="534A0686" w14:textId="01FB31CD" w:rsidR="005E5D05" w:rsidRPr="006E1C40" w:rsidDel="00395A08" w:rsidRDefault="005E5D05" w:rsidP="005E5D05">
            <w:pPr>
              <w:widowControl w:val="0"/>
              <w:pBdr>
                <w:top w:val="nil"/>
                <w:left w:val="nil"/>
                <w:bottom w:val="nil"/>
                <w:right w:val="nil"/>
                <w:between w:val="nil"/>
              </w:pBdr>
              <w:spacing w:line="276" w:lineRule="auto"/>
              <w:jc w:val="left"/>
              <w:rPr>
                <w:del w:id="2694" w:author="Yanfei Zhang" w:date="2022-04-05T20:23:00Z"/>
                <w:rFonts w:cs="Times New Roman"/>
                <w:sz w:val="16"/>
                <w:szCs w:val="16"/>
              </w:rPr>
            </w:pPr>
          </w:p>
        </w:tc>
        <w:tc>
          <w:tcPr>
            <w:tcW w:w="3240" w:type="dxa"/>
            <w:vAlign w:val="top"/>
          </w:tcPr>
          <w:p w14:paraId="59E923DC" w14:textId="79993278" w:rsidR="005E5D05" w:rsidRPr="006E1C40" w:rsidDel="00395A08" w:rsidRDefault="005E5D05" w:rsidP="005E5D05">
            <w:pPr>
              <w:rPr>
                <w:del w:id="2695" w:author="Yanfei Zhang" w:date="2022-04-05T20:23:00Z"/>
                <w:rFonts w:cs="Times New Roman"/>
                <w:sz w:val="16"/>
                <w:szCs w:val="16"/>
              </w:rPr>
            </w:pPr>
            <w:del w:id="2696" w:author="Yanfei Zhang" w:date="2022-04-05T20:23:00Z">
              <w:r w:rsidRPr="006E1C40" w:rsidDel="00395A08">
                <w:rPr>
                  <w:rFonts w:cs="Times New Roman"/>
                  <w:sz w:val="16"/>
                  <w:szCs w:val="16"/>
                </w:rPr>
                <w:delText>prot_prot__lactate</w:delText>
              </w:r>
            </w:del>
          </w:p>
        </w:tc>
        <w:tc>
          <w:tcPr>
            <w:tcW w:w="1080" w:type="dxa"/>
          </w:tcPr>
          <w:p w14:paraId="60119F50" w14:textId="0532237A" w:rsidR="005E5D05" w:rsidRPr="006E1C40" w:rsidDel="00395A08" w:rsidRDefault="005E5D05" w:rsidP="005E5D05">
            <w:pPr>
              <w:jc w:val="both"/>
              <w:rPr>
                <w:del w:id="2697" w:author="Yanfei Zhang" w:date="2022-04-05T20:23:00Z"/>
                <w:rFonts w:cs="Times New Roman"/>
                <w:sz w:val="16"/>
                <w:szCs w:val="16"/>
              </w:rPr>
            </w:pPr>
            <w:del w:id="2698" w:author="Yanfei Zhang" w:date="2022-04-05T20:23:00Z">
              <w:r w:rsidRPr="006E1C40" w:rsidDel="00395A08">
                <w:rPr>
                  <w:rFonts w:cs="Times New Roman"/>
                  <w:sz w:val="16"/>
                  <w:szCs w:val="16"/>
                </w:rPr>
                <w:delText>Changed to reversible</w:delText>
              </w:r>
            </w:del>
          </w:p>
        </w:tc>
        <w:tc>
          <w:tcPr>
            <w:tcW w:w="2070" w:type="dxa"/>
            <w:vMerge/>
            <w:vAlign w:val="top"/>
          </w:tcPr>
          <w:p w14:paraId="1F19AB96" w14:textId="6F87B8CA" w:rsidR="005E5D05" w:rsidRPr="006E1C40" w:rsidDel="00395A08" w:rsidRDefault="005E5D05" w:rsidP="005E5D05">
            <w:pPr>
              <w:widowControl w:val="0"/>
              <w:pBdr>
                <w:top w:val="nil"/>
                <w:left w:val="nil"/>
                <w:bottom w:val="nil"/>
                <w:right w:val="nil"/>
                <w:between w:val="nil"/>
              </w:pBdr>
              <w:spacing w:line="276" w:lineRule="auto"/>
              <w:jc w:val="left"/>
              <w:rPr>
                <w:del w:id="2699" w:author="Yanfei Zhang" w:date="2022-04-05T20:23:00Z"/>
                <w:rFonts w:cs="Times New Roman"/>
                <w:sz w:val="16"/>
                <w:szCs w:val="16"/>
              </w:rPr>
            </w:pPr>
          </w:p>
        </w:tc>
        <w:tc>
          <w:tcPr>
            <w:tcW w:w="630" w:type="dxa"/>
            <w:vMerge/>
          </w:tcPr>
          <w:p w14:paraId="36D86612" w14:textId="44C9036F" w:rsidR="005E5D05" w:rsidRPr="006E1C40" w:rsidDel="00395A08" w:rsidRDefault="005E5D05" w:rsidP="005E5D05">
            <w:pPr>
              <w:widowControl w:val="0"/>
              <w:pBdr>
                <w:top w:val="nil"/>
                <w:left w:val="nil"/>
                <w:bottom w:val="nil"/>
                <w:right w:val="nil"/>
                <w:between w:val="nil"/>
              </w:pBdr>
              <w:spacing w:line="276" w:lineRule="auto"/>
              <w:jc w:val="left"/>
              <w:rPr>
                <w:del w:id="2700" w:author="Yanfei Zhang" w:date="2022-04-05T20:23:00Z"/>
                <w:rFonts w:cs="Times New Roman"/>
                <w:sz w:val="16"/>
                <w:szCs w:val="16"/>
              </w:rPr>
            </w:pPr>
          </w:p>
        </w:tc>
      </w:tr>
    </w:tbl>
    <w:p w14:paraId="29A8A4F7" w14:textId="7D85E98B" w:rsidR="005E5D05" w:rsidDel="00395A08" w:rsidRDefault="005E5D05" w:rsidP="005E5D05">
      <w:pPr>
        <w:pBdr>
          <w:top w:val="nil"/>
          <w:left w:val="nil"/>
          <w:bottom w:val="nil"/>
          <w:right w:val="nil"/>
          <w:between w:val="nil"/>
        </w:pBdr>
        <w:spacing w:line="240" w:lineRule="auto"/>
        <w:ind w:firstLine="420"/>
        <w:rPr>
          <w:del w:id="2701" w:author="Yanfei Zhang" w:date="2022-04-05T20:23:00Z"/>
          <w:rFonts w:ascii="Palatino Linotype" w:eastAsia="Palatino Linotype" w:hAnsi="Palatino Linotype" w:cs="Palatino Linotype"/>
          <w:sz w:val="20"/>
          <w:szCs w:val="20"/>
        </w:rPr>
      </w:pPr>
    </w:p>
    <w:p w14:paraId="45CD705F" w14:textId="18F7FAFF" w:rsidR="005E5D05" w:rsidRPr="00A13A4A" w:rsidDel="00395A08" w:rsidRDefault="005E5D05" w:rsidP="005E5D05">
      <w:pPr>
        <w:pBdr>
          <w:top w:val="nil"/>
          <w:left w:val="nil"/>
          <w:bottom w:val="nil"/>
          <w:right w:val="nil"/>
          <w:between w:val="nil"/>
        </w:pBdr>
        <w:spacing w:line="240" w:lineRule="auto"/>
        <w:ind w:firstLine="432"/>
        <w:rPr>
          <w:del w:id="2702" w:author="Yanfei Zhang" w:date="2022-04-05T20:23:00Z"/>
          <w:rFonts w:ascii="Palatino Linotype" w:eastAsia="Palatino Linotype" w:hAnsi="Palatino Linotype" w:cs="Palatino Linotype"/>
          <w:i/>
          <w:sz w:val="20"/>
          <w:szCs w:val="20"/>
        </w:rPr>
      </w:pPr>
      <w:del w:id="2703" w:author="Yanfei Zhang" w:date="2022-04-05T20:23:00Z">
        <w:r w:rsidDel="00395A08">
          <w:rPr>
            <w:rFonts w:ascii="Palatino Linotype" w:eastAsia="Palatino Linotype" w:hAnsi="Palatino Linotype" w:cs="Palatino Linotype"/>
            <w:sz w:val="20"/>
            <w:szCs w:val="20"/>
          </w:rPr>
          <w:delText xml:space="preserve">This would seem to explain the experimental observation that the organism is an obligate aerobe.  Which genes is the organism missing then so as to prevent it to use fermentation to drive its growth?  Are the enzymes producing or exporting lactate, and those producing ethanol plus carbon dioxide from pyruvate absent from the genome? We searched for the relevant enzymes </w:delText>
        </w:r>
      </w:del>
      <w:customXmlDelRangeStart w:id="2704" w:author="Yanfei Zhang" w:date="2022-04-05T20:23:00Z"/>
      <w:sdt>
        <w:sdtPr>
          <w:tag w:val="goog_rdk_20"/>
          <w:id w:val="-1900507989"/>
        </w:sdtPr>
        <w:sdtContent>
          <w:customXmlDelRangeEnd w:id="2704"/>
          <w:customXmlDelRangeStart w:id="2705" w:author="Yanfei Zhang" w:date="2022-04-05T20:23:00Z"/>
        </w:sdtContent>
      </w:sdt>
      <w:customXmlDelRangeEnd w:id="2705"/>
      <w:del w:id="2706" w:author="Yanfei Zhang" w:date="2022-04-05T20:23:00Z">
        <w:r w:rsidDel="00395A08">
          <w:rPr>
            <w:rFonts w:ascii="Palatino Linotype" w:eastAsia="Palatino Linotype" w:hAnsi="Palatino Linotype" w:cs="Palatino Linotype"/>
            <w:sz w:val="20"/>
            <w:szCs w:val="20"/>
          </w:rPr>
          <w:delText xml:space="preserve">(lactate dehydrogenase, pyruvate decarboxylase and alcohol dehydrogenase) and transporters (of lactate and ethanol).  We found lactate dehydrogenase and alcohol dehydrogenase but not the standard pyruvate decarboxylase in the genome wide map of </w:delText>
        </w:r>
        <w:r w:rsidRPr="00A13A4A" w:rsidDel="00395A08">
          <w:rPr>
            <w:rFonts w:ascii="Palatino Linotype" w:eastAsia="Palatino Linotype" w:hAnsi="Palatino Linotype" w:cs="Palatino Linotype"/>
            <w:i/>
            <w:sz w:val="20"/>
            <w:szCs w:val="20"/>
          </w:rPr>
          <w:delText>S. solfataricus</w:delText>
        </w:r>
        <w:r w:rsidDel="00395A08">
          <w:rPr>
            <w:rFonts w:ascii="Palatino Linotype" w:eastAsia="Palatino Linotype" w:hAnsi="Palatino Linotype" w:cs="Palatino Linotype"/>
            <w:sz w:val="20"/>
            <w:szCs w:val="20"/>
          </w:rPr>
          <w:delText xml:space="preserve">. In order to examine why the organism would still not be able to ferment to lactate, we implemented a procedure that we call ‘Metabolic Task Analysis’ (MTA), i.e., we made flux through the lactic acid export reaction the objective function of an FBA. Again blocking the import of oxygen, we found that the lactic acid efflux was 0 (Number 3 in Table </w:delText>
        </w:r>
      </w:del>
      <w:del w:id="2707" w:author="Yanfei Zhang" w:date="2022-03-28T20:56:00Z">
        <w:r w:rsidDel="00F06958">
          <w:rPr>
            <w:rFonts w:ascii="Palatino Linotype" w:eastAsia="Palatino Linotype" w:hAnsi="Palatino Linotype" w:cs="Palatino Linotype"/>
            <w:sz w:val="20"/>
            <w:szCs w:val="20"/>
          </w:rPr>
          <w:delText>2</w:delText>
        </w:r>
      </w:del>
      <w:del w:id="2708" w:author="Yanfei Zhang" w:date="2022-04-05T20:23:00Z">
        <w:r w:rsidDel="00395A08">
          <w:rPr>
            <w:rFonts w:ascii="Palatino Linotype" w:eastAsia="Palatino Linotype" w:hAnsi="Palatino Linotype" w:cs="Palatino Linotype"/>
            <w:sz w:val="20"/>
            <w:szCs w:val="20"/>
          </w:rPr>
          <w:delText xml:space="preserve">). We also made the alcohol dehydrogenase reaction the objective reaction and again found a zero flux (Number 4 in Table </w:delText>
        </w:r>
      </w:del>
      <w:del w:id="2709" w:author="Yanfei Zhang" w:date="2022-03-28T20:57:00Z">
        <w:r w:rsidDel="00F06958">
          <w:rPr>
            <w:rFonts w:ascii="Palatino Linotype" w:eastAsia="Palatino Linotype" w:hAnsi="Palatino Linotype" w:cs="Palatino Linotype"/>
            <w:sz w:val="20"/>
            <w:szCs w:val="20"/>
          </w:rPr>
          <w:delText>2</w:delText>
        </w:r>
      </w:del>
      <w:del w:id="2710" w:author="Yanfei Zhang" w:date="2022-04-05T20:23:00Z">
        <w:r w:rsidDel="00395A08">
          <w:rPr>
            <w:rFonts w:ascii="Palatino Linotype" w:eastAsia="Palatino Linotype" w:hAnsi="Palatino Linotype" w:cs="Palatino Linotype"/>
            <w:sz w:val="20"/>
            <w:szCs w:val="20"/>
          </w:rPr>
          <w:delText xml:space="preserve">). </w:delText>
        </w:r>
        <w:r w:rsidRPr="00BF245D" w:rsidDel="00395A08">
          <w:rPr>
            <w:rFonts w:ascii="Palatino Linotype" w:eastAsia="Palatino Linotype" w:hAnsi="Palatino Linotype" w:cs="Palatino Linotype"/>
            <w:sz w:val="20"/>
            <w:szCs w:val="20"/>
          </w:rPr>
          <w:delText xml:space="preserve">The map does contain a pyruvate decarboxylase reaction, but this is not the standard reaction known from </w:delText>
        </w:r>
        <w:r w:rsidRPr="00BF245D" w:rsidDel="00395A08">
          <w:rPr>
            <w:rFonts w:ascii="Palatino Linotype" w:eastAsia="Palatino Linotype" w:hAnsi="Palatino Linotype" w:cs="Palatino Linotype"/>
            <w:i/>
            <w:sz w:val="20"/>
            <w:szCs w:val="20"/>
          </w:rPr>
          <w:delText>S. cerevisiae</w:delText>
        </w:r>
        <w:r w:rsidDel="00395A08">
          <w:rPr>
            <w:rFonts w:ascii="Palatino Linotype" w:eastAsia="Palatino Linotype" w:hAnsi="Palatino Linotype" w:cs="Palatino Linotype"/>
            <w:sz w:val="20"/>
            <w:szCs w:val="20"/>
          </w:rPr>
          <w:delText>:</w:delText>
        </w:r>
        <w:r w:rsidRPr="00BF245D" w:rsidDel="00395A08">
          <w:rPr>
            <w:rFonts w:ascii="Palatino Linotype" w:eastAsia="Palatino Linotype" w:hAnsi="Palatino Linotype" w:cs="Palatino Linotype"/>
            <w:sz w:val="20"/>
            <w:szCs w:val="20"/>
          </w:rPr>
          <w:delText xml:space="preserve"> it is coupled to the reduction of quinone and produces acetate rather than acetaldehyde</w:delText>
        </w:r>
        <w:r w:rsidRPr="000E2167" w:rsidDel="00395A08">
          <w:rPr>
            <w:rFonts w:ascii="Palatino Linotype" w:eastAsia="Palatino Linotype" w:hAnsi="Palatino Linotype" w:cs="Palatino Linotype"/>
            <w:sz w:val="20"/>
            <w:szCs w:val="20"/>
          </w:rPr>
          <w:delText>.</w:delText>
        </w:r>
        <w:r w:rsidRPr="00BF245D" w:rsidDel="00395A08">
          <w:rPr>
            <w:rFonts w:ascii="Palatino Linotype" w:eastAsia="Palatino Linotype" w:hAnsi="Palatino Linotype" w:cs="Palatino Linotype"/>
            <w:sz w:val="20"/>
            <w:szCs w:val="20"/>
          </w:rPr>
          <w:delText xml:space="preserve"> Anaerobically it should be difficult to recycle the quinol produced into the quinone required for this</w:delText>
        </w:r>
        <w:r w:rsidDel="00395A08">
          <w:rPr>
            <w:rFonts w:ascii="Palatino Linotype" w:eastAsia="Palatino Linotype" w:hAnsi="Palatino Linotype" w:cs="Palatino Linotype"/>
            <w:sz w:val="20"/>
            <w:szCs w:val="20"/>
          </w:rPr>
          <w:delText xml:space="preserve"> reaction. In order to examine whether this was the sole cause for the lack of ability to ferment to ethanol and CO</w:delText>
        </w:r>
        <w:r w:rsidRPr="00F03F04" w:rsidDel="00395A08">
          <w:rPr>
            <w:rFonts w:ascii="Palatino Linotype" w:eastAsia="Palatino Linotype" w:hAnsi="Palatino Linotype" w:cs="Palatino Linotype"/>
            <w:sz w:val="20"/>
            <w:szCs w:val="20"/>
            <w:vertAlign w:val="subscript"/>
          </w:rPr>
          <w:delText>2</w:delText>
        </w:r>
        <w:r w:rsidDel="00395A08">
          <w:rPr>
            <w:rFonts w:ascii="Palatino Linotype" w:eastAsia="Palatino Linotype" w:hAnsi="Palatino Linotype" w:cs="Palatino Linotype"/>
            <w:sz w:val="20"/>
            <w:szCs w:val="20"/>
          </w:rPr>
          <w:delText xml:space="preserve">, we temporarily added the acetaldehyde producing pyruvate decarboxylase reaction to the map, and used the ethanol export reaction as the objective reaction, but FBA continued to show zero flux (Number 5 in Table </w:delText>
        </w:r>
      </w:del>
      <w:del w:id="2711" w:author="Yanfei Zhang" w:date="2022-03-28T20:57:00Z">
        <w:r w:rsidDel="00F06958">
          <w:rPr>
            <w:rFonts w:ascii="Palatino Linotype" w:eastAsia="Palatino Linotype" w:hAnsi="Palatino Linotype" w:cs="Palatino Linotype"/>
            <w:sz w:val="20"/>
            <w:szCs w:val="20"/>
          </w:rPr>
          <w:delText>2</w:delText>
        </w:r>
      </w:del>
      <w:del w:id="2712" w:author="Yanfei Zhang" w:date="2022-04-05T20:23:00Z">
        <w:r w:rsidDel="00395A08">
          <w:rPr>
            <w:rFonts w:ascii="Palatino Linotype" w:eastAsia="Palatino Linotype" w:hAnsi="Palatino Linotype" w:cs="Palatino Linotype"/>
            <w:sz w:val="20"/>
            <w:szCs w:val="20"/>
          </w:rPr>
          <w:delText xml:space="preserve">). Apparently the chemical reactions as specified in the </w:delText>
        </w:r>
        <w:r w:rsidDel="00395A08">
          <w:rPr>
            <w:rFonts w:ascii="Palatino Linotype" w:eastAsia="Palatino Linotype" w:hAnsi="Palatino Linotype" w:cs="Palatino Linotype"/>
            <w:i/>
            <w:sz w:val="20"/>
            <w:szCs w:val="20"/>
          </w:rPr>
          <w:delText>S. solfataricus</w:delText>
        </w:r>
        <w:r w:rsidDel="00395A08">
          <w:rPr>
            <w:rFonts w:ascii="Palatino Linotype" w:eastAsia="Palatino Linotype" w:hAnsi="Palatino Linotype" w:cs="Palatino Linotype"/>
            <w:sz w:val="20"/>
            <w:szCs w:val="20"/>
          </w:rPr>
          <w:delText xml:space="preserve"> metabolic map do not suffice for engaging in the fermentation reactions, neither the alcohol fermentation executed by </w:delText>
        </w:r>
        <w:r w:rsidDel="00395A08">
          <w:rPr>
            <w:rFonts w:ascii="Palatino Linotype" w:eastAsia="Palatino Linotype" w:hAnsi="Palatino Linotype" w:cs="Palatino Linotype"/>
            <w:i/>
            <w:sz w:val="20"/>
            <w:szCs w:val="20"/>
          </w:rPr>
          <w:delText>S. cerevisiae</w:delText>
        </w:r>
        <w:r w:rsidDel="00395A08">
          <w:rPr>
            <w:rFonts w:ascii="Palatino Linotype" w:eastAsia="Palatino Linotype" w:hAnsi="Palatino Linotype" w:cs="Palatino Linotype"/>
            <w:sz w:val="20"/>
            <w:szCs w:val="20"/>
          </w:rPr>
          <w:delText xml:space="preserve">, nor to the lactic acid fermentation executed by </w:delText>
        </w:r>
        <w:r w:rsidRPr="0081112B" w:rsidDel="00395A08">
          <w:rPr>
            <w:rFonts w:ascii="Palatino Linotype" w:eastAsia="Palatino Linotype" w:hAnsi="Palatino Linotype" w:cs="Palatino Linotype"/>
            <w:i/>
            <w:sz w:val="20"/>
            <w:szCs w:val="20"/>
          </w:rPr>
          <w:delText>L. lactis</w:delText>
        </w:r>
        <w:r w:rsidDel="00395A08">
          <w:rPr>
            <w:rFonts w:ascii="Palatino Linotype" w:eastAsia="Palatino Linotype" w:hAnsi="Palatino Linotype" w:cs="Palatino Linotype"/>
            <w:sz w:val="20"/>
            <w:szCs w:val="20"/>
          </w:rPr>
          <w:delText xml:space="preserve">. </w:delText>
        </w:r>
      </w:del>
    </w:p>
    <w:p w14:paraId="755CC1C7" w14:textId="37B165A7" w:rsidR="005E5D05" w:rsidDel="00395A08" w:rsidRDefault="005E5D05" w:rsidP="005E5D05">
      <w:pPr>
        <w:pBdr>
          <w:top w:val="nil"/>
          <w:left w:val="nil"/>
          <w:bottom w:val="nil"/>
          <w:right w:val="nil"/>
          <w:between w:val="nil"/>
        </w:pBdr>
        <w:spacing w:after="120" w:line="240" w:lineRule="auto"/>
        <w:ind w:firstLine="432"/>
        <w:rPr>
          <w:del w:id="2713" w:author="Yanfei Zhang" w:date="2022-04-05T20:23:00Z"/>
          <w:rFonts w:ascii="Palatino Linotype" w:eastAsia="Palatino Linotype" w:hAnsi="Palatino Linotype" w:cs="Palatino Linotype"/>
          <w:sz w:val="20"/>
          <w:szCs w:val="20"/>
        </w:rPr>
      </w:pPr>
      <w:del w:id="2714" w:author="Yanfei Zhang" w:date="2022-04-05T20:23:00Z">
        <w:r w:rsidDel="00395A08">
          <w:rPr>
            <w:rFonts w:ascii="Palatino Linotype" w:eastAsia="Palatino Linotype" w:hAnsi="Palatino Linotype" w:cs="Palatino Linotype"/>
            <w:sz w:val="20"/>
            <w:szCs w:val="20"/>
          </w:rPr>
          <w:delText>We then checked how, according to the genome-wide metabolic map, lactate could be exported.  The actual transport reaction specified by the map was for lactic acid together with protons.  However, in the metabolic map, lactic acid could not be formed from the lactate produced by intracellular metabolism, as the deprotonation reaction from lactic acid to lactate was formulated as irreversible. This is highly unrealistic as carboxylates readily get protonated.</w:delText>
        </w:r>
      </w:del>
      <w:del w:id="2715" w:author="Yanfei Zhang" w:date="2022-03-28T20:57:00Z">
        <w:r w:rsidDel="00F06958">
          <w:rPr>
            <w:rFonts w:ascii="Palatino Linotype" w:eastAsia="Palatino Linotype" w:hAnsi="Palatino Linotype" w:cs="Palatino Linotype"/>
            <w:sz w:val="20"/>
            <w:szCs w:val="20"/>
          </w:rPr>
          <w:delText xml:space="preserve"> </w:delText>
        </w:r>
      </w:del>
      <w:del w:id="2716" w:author="Yanfei Zhang" w:date="2022-04-05T20:23:00Z">
        <w:r w:rsidDel="00395A08">
          <w:rPr>
            <w:rFonts w:ascii="Palatino Linotype" w:eastAsia="Palatino Linotype" w:hAnsi="Palatino Linotype" w:cs="Palatino Linotype"/>
            <w:sz w:val="20"/>
            <w:szCs w:val="20"/>
          </w:rPr>
          <w:delText xml:space="preserve"> We therefore turned this deprotonation reaction reversible (number 6 in Table </w:delText>
        </w:r>
      </w:del>
      <w:del w:id="2717" w:author="Yanfei Zhang" w:date="2022-03-28T20:57:00Z">
        <w:r w:rsidDel="00F06958">
          <w:rPr>
            <w:rFonts w:ascii="Palatino Linotype" w:eastAsia="Palatino Linotype" w:hAnsi="Palatino Linotype" w:cs="Palatino Linotype"/>
            <w:sz w:val="20"/>
            <w:szCs w:val="20"/>
          </w:rPr>
          <w:delText>2</w:delText>
        </w:r>
      </w:del>
      <w:del w:id="2718" w:author="Yanfei Zhang" w:date="2022-04-05T20:23:00Z">
        <w:r w:rsidDel="00395A08">
          <w:rPr>
            <w:rFonts w:ascii="Palatino Linotype" w:eastAsia="Palatino Linotype" w:hAnsi="Palatino Linotype" w:cs="Palatino Linotype"/>
            <w:sz w:val="20"/>
            <w:szCs w:val="20"/>
          </w:rPr>
          <w:delText xml:space="preserve">). This did enable flux to extracellular lactate and thereby fermentation. We conclude that a more realistic version of the genome wide map of </w:delText>
        </w:r>
        <w:r w:rsidDel="00395A08">
          <w:rPr>
            <w:rFonts w:ascii="Palatino Linotype" w:eastAsia="Palatino Linotype" w:hAnsi="Palatino Linotype" w:cs="Palatino Linotype"/>
            <w:i/>
            <w:sz w:val="20"/>
            <w:szCs w:val="20"/>
          </w:rPr>
          <w:delText xml:space="preserve">S. solfataricus </w:delText>
        </w:r>
        <w:r w:rsidDel="00395A08">
          <w:rPr>
            <w:rFonts w:ascii="Palatino Linotype" w:eastAsia="Palatino Linotype" w:hAnsi="Palatino Linotype" w:cs="Palatino Linotype"/>
            <w:sz w:val="20"/>
            <w:szCs w:val="20"/>
          </w:rPr>
          <w:delText xml:space="preserve">did support fermentation from glucose to lactate. The corresponding flux pattern is shown in </w:delText>
        </w:r>
        <w:r w:rsidRPr="006155D9" w:rsidDel="00395A08">
          <w:rPr>
            <w:rFonts w:ascii="Palatino Linotype" w:eastAsia="Palatino Linotype" w:hAnsi="Palatino Linotype" w:cs="Palatino Linotype"/>
            <w:sz w:val="20"/>
            <w:szCs w:val="20"/>
            <w:highlight w:val="yellow"/>
            <w:rPrChange w:id="2719" w:author="Yanfei Zhang" w:date="2022-03-28T21:00:00Z">
              <w:rPr>
                <w:rFonts w:ascii="Palatino Linotype" w:eastAsia="Palatino Linotype" w:hAnsi="Palatino Linotype" w:cs="Palatino Linotype"/>
                <w:sz w:val="20"/>
                <w:szCs w:val="20"/>
              </w:rPr>
            </w:rPrChange>
          </w:rPr>
          <w:delText>Figure S1.</w:delText>
        </w:r>
        <w:r w:rsidDel="00395A08">
          <w:rPr>
            <w:rFonts w:ascii="Palatino Linotype" w:eastAsia="Palatino Linotype" w:hAnsi="Palatino Linotype" w:cs="Palatino Linotype"/>
            <w:sz w:val="20"/>
            <w:szCs w:val="20"/>
          </w:rPr>
          <w:delText xml:space="preserve"> </w:delText>
        </w:r>
      </w:del>
    </w:p>
    <w:p w14:paraId="0282E443" w14:textId="239D1E2B" w:rsidR="005E5D05" w:rsidDel="00395A08" w:rsidRDefault="005E5D05" w:rsidP="005E5D05">
      <w:pPr>
        <w:pBdr>
          <w:top w:val="nil"/>
          <w:left w:val="nil"/>
          <w:bottom w:val="nil"/>
          <w:right w:val="nil"/>
          <w:between w:val="nil"/>
        </w:pBdr>
        <w:spacing w:line="240" w:lineRule="auto"/>
        <w:ind w:firstLine="425"/>
        <w:jc w:val="left"/>
        <w:rPr>
          <w:del w:id="2720" w:author="Yanfei Zhang" w:date="2022-04-05T20:23:00Z"/>
          <w:rFonts w:ascii="Palatino Linotype" w:eastAsia="Palatino Linotype" w:hAnsi="Palatino Linotype" w:cs="Palatino Linotype"/>
          <w:sz w:val="20"/>
          <w:szCs w:val="20"/>
        </w:rPr>
      </w:pPr>
      <w:del w:id="2721" w:author="Yanfei Zhang" w:date="2022-04-05T20:23:00Z">
        <w:r w:rsidDel="00395A08">
          <w:rPr>
            <w:rFonts w:ascii="Palatino Linotype" w:eastAsia="Palatino Linotype" w:hAnsi="Palatino Linotype" w:cs="Palatino Linotype"/>
            <w:noProof/>
            <w:sz w:val="20"/>
            <w:szCs w:val="20"/>
            <w:lang w:eastAsia="zh-CN"/>
          </w:rPr>
          <w:drawing>
            <wp:inline distT="0" distB="0" distL="0" distR="0" wp14:anchorId="292F1A81" wp14:editId="0F188881">
              <wp:extent cx="5534246" cy="3064358"/>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 S1B.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34246" cy="3064358"/>
                      </a:xfrm>
                      <a:prstGeom prst="rect">
                        <a:avLst/>
                      </a:prstGeom>
                    </pic:spPr>
                  </pic:pic>
                </a:graphicData>
              </a:graphic>
            </wp:inline>
          </w:drawing>
        </w:r>
      </w:del>
    </w:p>
    <w:p w14:paraId="727B8048" w14:textId="5BA90DF3" w:rsidR="005E5D05" w:rsidRPr="008E46F3" w:rsidDel="00395A08" w:rsidRDefault="005E5D05" w:rsidP="005E5D05">
      <w:pPr>
        <w:pBdr>
          <w:top w:val="nil"/>
          <w:left w:val="nil"/>
          <w:bottom w:val="nil"/>
          <w:right w:val="nil"/>
          <w:between w:val="nil"/>
        </w:pBdr>
        <w:spacing w:after="120" w:line="240" w:lineRule="auto"/>
        <w:rPr>
          <w:del w:id="2722" w:author="Yanfei Zhang" w:date="2022-04-05T20:23:00Z"/>
          <w:rFonts w:ascii="Palatino Linotype" w:eastAsia="Palatino Linotype" w:hAnsi="Palatino Linotype" w:cs="Palatino Linotype"/>
          <w:sz w:val="18"/>
          <w:szCs w:val="18"/>
        </w:rPr>
      </w:pPr>
      <w:del w:id="2723" w:author="Yanfei Zhang" w:date="2022-04-05T20:23:00Z">
        <w:r w:rsidRPr="000613B9" w:rsidDel="00395A08">
          <w:rPr>
            <w:rFonts w:ascii="Palatino Linotype" w:eastAsia="Palatino Linotype" w:hAnsi="Palatino Linotype" w:cs="Palatino Linotype"/>
            <w:b/>
            <w:sz w:val="18"/>
            <w:szCs w:val="18"/>
          </w:rPr>
          <w:delText>Figure S1</w:delText>
        </w:r>
        <w:r w:rsidRPr="00AB7BD2" w:rsidDel="00395A08">
          <w:rPr>
            <w:rFonts w:ascii="Palatino Linotype" w:eastAsia="Palatino Linotype" w:hAnsi="Palatino Linotype" w:cs="Palatino Linotype"/>
            <w:sz w:val="18"/>
            <w:szCs w:val="18"/>
          </w:rPr>
          <w:delText xml:space="preserve">. </w:delText>
        </w:r>
        <w:r w:rsidRPr="0099779F" w:rsidDel="00395A08">
          <w:rPr>
            <w:rFonts w:ascii="Palatino Linotype" w:eastAsia="Palatino Linotype" w:hAnsi="Palatino Linotype" w:cs="Palatino Linotype"/>
            <w:sz w:val="18"/>
            <w:szCs w:val="18"/>
          </w:rPr>
          <w:delText xml:space="preserve">Visualization of the flux distribution when asking </w:delText>
        </w:r>
        <w:r w:rsidDel="00395A08">
          <w:rPr>
            <w:rFonts w:ascii="Palatino Linotype" w:eastAsia="Palatino Linotype" w:hAnsi="Palatino Linotype" w:cs="Palatino Linotype"/>
            <w:sz w:val="18"/>
            <w:szCs w:val="18"/>
          </w:rPr>
          <w:delText xml:space="preserve">the GEMM </w:delText>
        </w:r>
        <w:r w:rsidRPr="0099779F" w:rsidDel="00395A08">
          <w:rPr>
            <w:rFonts w:ascii="Palatino Linotype" w:eastAsia="Palatino Linotype" w:hAnsi="Palatino Linotype" w:cs="Palatino Linotype"/>
            <w:sz w:val="18"/>
            <w:szCs w:val="18"/>
          </w:rPr>
          <w:delText xml:space="preserve">for </w:delText>
        </w:r>
        <w:r w:rsidDel="00395A08">
          <w:rPr>
            <w:rFonts w:ascii="Palatino Linotype" w:eastAsia="Palatino Linotype" w:hAnsi="Palatino Linotype" w:cs="Palatino Linotype"/>
            <w:sz w:val="18"/>
            <w:szCs w:val="18"/>
          </w:rPr>
          <w:delText>anaerobic lactic acid production</w:delText>
        </w:r>
        <w:r w:rsidRPr="0099779F" w:rsidDel="00395A08">
          <w:rPr>
            <w:rFonts w:ascii="Palatino Linotype" w:eastAsia="Palatino Linotype" w:hAnsi="Palatino Linotype" w:cs="Palatino Linotype"/>
            <w:sz w:val="18"/>
            <w:szCs w:val="18"/>
          </w:rPr>
          <w:delText xml:space="preserve"> on </w:delText>
        </w:r>
        <w:r w:rsidDel="00395A08">
          <w:rPr>
            <w:rFonts w:ascii="Palatino Linotype" w:eastAsia="Palatino Linotype" w:hAnsi="Palatino Linotype" w:cs="Palatino Linotype"/>
            <w:sz w:val="18"/>
            <w:szCs w:val="18"/>
          </w:rPr>
          <w:delText>glucose and with a reversible lactate protonation reaction. Numbers next to each reaction identifier refer to steady-state flux in mmol gDW</w:delText>
        </w:r>
        <w:r w:rsidRPr="00883202" w:rsidDel="00395A08">
          <w:rPr>
            <w:rFonts w:ascii="Palatino Linotype" w:eastAsia="Palatino Linotype" w:hAnsi="Palatino Linotype" w:cs="Palatino Linotype"/>
            <w:sz w:val="18"/>
            <w:szCs w:val="18"/>
            <w:vertAlign w:val="superscript"/>
          </w:rPr>
          <w:delText>-1</w:delText>
        </w:r>
        <w:r w:rsidDel="00395A08">
          <w:rPr>
            <w:rFonts w:ascii="Palatino Linotype" w:eastAsia="Palatino Linotype" w:hAnsi="Palatino Linotype" w:cs="Palatino Linotype"/>
            <w:sz w:val="18"/>
            <w:szCs w:val="18"/>
          </w:rPr>
          <w:delText xml:space="preserve"> h</w:delText>
        </w:r>
        <w:r w:rsidRPr="00883202" w:rsidDel="00395A08">
          <w:rPr>
            <w:rFonts w:ascii="Palatino Linotype" w:eastAsia="Palatino Linotype" w:hAnsi="Palatino Linotype" w:cs="Palatino Linotype"/>
            <w:sz w:val="18"/>
            <w:szCs w:val="18"/>
            <w:vertAlign w:val="superscript"/>
          </w:rPr>
          <w:delText>-1</w:delText>
        </w:r>
        <w:r w:rsidDel="00395A08">
          <w:rPr>
            <w:rFonts w:ascii="Palatino Linotype" w:eastAsia="Palatino Linotype" w:hAnsi="Palatino Linotype" w:cs="Palatino Linotype"/>
            <w:sz w:val="18"/>
            <w:szCs w:val="18"/>
          </w:rPr>
          <w:delText>.  The maximum uptake of extracellular glucose was fixed at 1 mmol gDW</w:delText>
        </w:r>
        <w:r w:rsidRPr="00883202" w:rsidDel="00395A08">
          <w:rPr>
            <w:rFonts w:ascii="Palatino Linotype" w:eastAsia="Palatino Linotype" w:hAnsi="Palatino Linotype" w:cs="Palatino Linotype"/>
            <w:sz w:val="18"/>
            <w:szCs w:val="18"/>
            <w:vertAlign w:val="superscript"/>
          </w:rPr>
          <w:delText>-1</w:delText>
        </w:r>
        <w:r w:rsidDel="00395A08">
          <w:rPr>
            <w:rFonts w:ascii="Palatino Linotype" w:eastAsia="Palatino Linotype" w:hAnsi="Palatino Linotype" w:cs="Palatino Linotype"/>
            <w:sz w:val="18"/>
            <w:szCs w:val="18"/>
          </w:rPr>
          <w:delText xml:space="preserve"> h</w:delText>
        </w:r>
        <w:r w:rsidRPr="00883202" w:rsidDel="00395A08">
          <w:rPr>
            <w:rFonts w:ascii="Palatino Linotype" w:eastAsia="Palatino Linotype" w:hAnsi="Palatino Linotype" w:cs="Palatino Linotype"/>
            <w:sz w:val="18"/>
            <w:szCs w:val="18"/>
            <w:vertAlign w:val="superscript"/>
          </w:rPr>
          <w:delText>-1</w:delText>
        </w:r>
        <w:r w:rsidDel="00395A08">
          <w:rPr>
            <w:rFonts w:ascii="Palatino Linotype" w:eastAsia="Palatino Linotype" w:hAnsi="Palatino Linotype" w:cs="Palatino Linotype"/>
            <w:sz w:val="18"/>
            <w:szCs w:val="18"/>
          </w:rPr>
          <w:delText xml:space="preserve">, the import of oxygen was blocked and the lactic acid export reaction was used as objective reaction for flux balance analysis. </w:delText>
        </w:r>
        <w:r w:rsidRPr="00A13A4A" w:rsidDel="00395A08">
          <w:rPr>
            <w:rFonts w:ascii="Palatino Linotype" w:eastAsia="Palatino Linotype" w:hAnsi="Palatino Linotype" w:cs="Palatino Linotype"/>
            <w:sz w:val="18"/>
            <w:szCs w:val="18"/>
            <w:highlight w:val="yellow"/>
          </w:rPr>
          <w:delText>PLEASE EXPLAIN WHY PART OF THE FLUX ROUTE IS ORANGE AND PART GREEN</w:delText>
        </w:r>
        <w:r w:rsidDel="00395A08">
          <w:rPr>
            <w:rFonts w:ascii="Palatino Linotype" w:eastAsia="Palatino Linotype" w:hAnsi="Palatino Linotype" w:cs="Palatino Linotype"/>
            <w:sz w:val="18"/>
            <w:szCs w:val="18"/>
          </w:rPr>
          <w:softHyphen/>
        </w:r>
        <w:r w:rsidDel="00395A08">
          <w:rPr>
            <w:rFonts w:ascii="Palatino Linotype" w:eastAsia="Palatino Linotype" w:hAnsi="Palatino Linotype" w:cs="Palatino Linotype"/>
            <w:sz w:val="18"/>
            <w:szCs w:val="18"/>
          </w:rPr>
          <w:softHyphen/>
        </w:r>
        <w:r w:rsidDel="00395A08">
          <w:rPr>
            <w:rFonts w:ascii="Palatino Linotype" w:eastAsia="Palatino Linotype" w:hAnsi="Palatino Linotype" w:cs="Palatino Linotype"/>
            <w:sz w:val="18"/>
            <w:szCs w:val="18"/>
          </w:rPr>
          <w:softHyphen/>
        </w:r>
      </w:del>
    </w:p>
    <w:p w14:paraId="06F52EDE" w14:textId="4C8D06A8" w:rsidR="005E5D05" w:rsidDel="00395A08" w:rsidRDefault="005E5D05" w:rsidP="005E5D05">
      <w:pPr>
        <w:pBdr>
          <w:top w:val="nil"/>
          <w:left w:val="nil"/>
          <w:bottom w:val="nil"/>
          <w:right w:val="nil"/>
          <w:between w:val="nil"/>
        </w:pBdr>
        <w:spacing w:line="240" w:lineRule="auto"/>
        <w:ind w:firstLine="432"/>
        <w:rPr>
          <w:del w:id="2724" w:author="Yanfei Zhang" w:date="2022-04-05T20:23:00Z"/>
          <w:rFonts w:ascii="Palatino Linotype" w:eastAsia="Palatino Linotype" w:hAnsi="Palatino Linotype" w:cs="Palatino Linotype"/>
          <w:sz w:val="20"/>
          <w:szCs w:val="20"/>
        </w:rPr>
      </w:pPr>
      <w:del w:id="2725" w:author="Yanfei Zhang" w:date="2022-04-05T20:23:00Z">
        <w:r w:rsidDel="00395A08">
          <w:rPr>
            <w:rFonts w:ascii="Palatino Linotype" w:eastAsia="Palatino Linotype" w:hAnsi="Palatino Linotype" w:cs="Palatino Linotype"/>
            <w:sz w:val="20"/>
            <w:szCs w:val="20"/>
          </w:rPr>
          <w:delText xml:space="preserve">Next we made all protonation reactions in the genome wide map reversible but we still did not see ethanol fermentation. We then again turned to transport. The map’s transporter reaction for ethanol could only import ethanol into the cell.  Since the transporter links this import of ethanol to the hydrolysis of ATP, such an assumed irreversibility is realistic for such a process. The absence of a possibility of ethanol to flow out of the cell is however unrealistic. Ethanol even more than water is fairly permeant through most biological membranes </w:delText>
        </w:r>
        <w:commentRangeStart w:id="2726"/>
        <w:r w:rsidDel="00395A08">
          <w:rPr>
            <w:rFonts w:ascii="Palatino Linotype" w:eastAsia="Palatino Linotype" w:hAnsi="Palatino Linotype" w:cs="Palatino Linotype"/>
            <w:sz w:val="20"/>
            <w:szCs w:val="20"/>
          </w:rPr>
          <w:delText>(Hannoun et al., 1986</w:delText>
        </w:r>
        <w:commentRangeEnd w:id="2726"/>
        <w:r w:rsidDel="00395A08">
          <w:rPr>
            <w:rStyle w:val="CommentReference"/>
          </w:rPr>
          <w:commentReference w:id="2726"/>
        </w:r>
        <w:r w:rsidDel="00395A08">
          <w:rPr>
            <w:rFonts w:ascii="Palatino Linotype" w:eastAsia="Palatino Linotype" w:hAnsi="Palatino Linotype" w:cs="Palatino Linotype"/>
            <w:sz w:val="20"/>
            <w:szCs w:val="20"/>
          </w:rPr>
          <w:delText xml:space="preserve">), but then in a process not coupled to ATP synthesis. When we made the ATPase driven import of ethanol reversible, and repeated the flux balance analyses with ethanol export as objective (Number 7, 8 in Table </w:delText>
        </w:r>
      </w:del>
      <w:del w:id="2727" w:author="Yanfei Zhang" w:date="2022-03-28T21:00:00Z">
        <w:r w:rsidDel="006155D9">
          <w:rPr>
            <w:rFonts w:ascii="Palatino Linotype" w:eastAsia="Palatino Linotype" w:hAnsi="Palatino Linotype" w:cs="Palatino Linotype"/>
            <w:sz w:val="20"/>
            <w:szCs w:val="20"/>
          </w:rPr>
          <w:delText>2</w:delText>
        </w:r>
      </w:del>
      <w:del w:id="2728" w:author="Yanfei Zhang" w:date="2022-04-05T20:23:00Z">
        <w:r w:rsidDel="00395A08">
          <w:rPr>
            <w:rFonts w:ascii="Palatino Linotype" w:eastAsia="Palatino Linotype" w:hAnsi="Palatino Linotype" w:cs="Palatino Linotype"/>
            <w:sz w:val="20"/>
            <w:szCs w:val="20"/>
          </w:rPr>
          <w:delText xml:space="preserve">) we obtained flux provided we added the pyruvate decarboxylase reaction to the map. Alternatively, adding a passive ethanol transport reaction produced flux through the ethanol export reaction too (Number 9 in Table </w:delText>
        </w:r>
      </w:del>
      <w:del w:id="2729" w:author="Yanfei Zhang" w:date="2022-03-28T21:00:00Z">
        <w:r w:rsidDel="006155D9">
          <w:rPr>
            <w:rFonts w:ascii="Palatino Linotype" w:eastAsia="Palatino Linotype" w:hAnsi="Palatino Linotype" w:cs="Palatino Linotype"/>
            <w:sz w:val="20"/>
            <w:szCs w:val="20"/>
          </w:rPr>
          <w:delText>2</w:delText>
        </w:r>
      </w:del>
      <w:del w:id="2730" w:author="Yanfei Zhang" w:date="2022-04-05T20:23:00Z">
        <w:r w:rsidDel="00395A08">
          <w:rPr>
            <w:rFonts w:ascii="Palatino Linotype" w:eastAsia="Palatino Linotype" w:hAnsi="Palatino Linotype" w:cs="Palatino Linotype"/>
            <w:sz w:val="20"/>
            <w:szCs w:val="20"/>
          </w:rPr>
          <w:delText xml:space="preserve">). These fluxes still depended on the addition of the pyruvate carboxylase producing acetaldehyde however and should thereby be considered speculative. </w:delText>
        </w:r>
      </w:del>
    </w:p>
    <w:p w14:paraId="0713A3A3" w14:textId="0727CACB" w:rsidR="005E5D05" w:rsidDel="00395A08" w:rsidRDefault="005E5D05" w:rsidP="005E5D05">
      <w:pPr>
        <w:pBdr>
          <w:top w:val="nil"/>
          <w:left w:val="nil"/>
          <w:bottom w:val="nil"/>
          <w:right w:val="nil"/>
          <w:between w:val="nil"/>
        </w:pBdr>
        <w:spacing w:line="240" w:lineRule="auto"/>
        <w:ind w:firstLine="432"/>
        <w:rPr>
          <w:del w:id="2731" w:author="Yanfei Zhang" w:date="2022-04-05T20:23:00Z"/>
          <w:rFonts w:ascii="Palatino Linotype" w:eastAsia="Palatino Linotype" w:hAnsi="Palatino Linotype" w:cs="Palatino Linotype"/>
          <w:sz w:val="20"/>
          <w:szCs w:val="20"/>
        </w:rPr>
      </w:pPr>
      <w:del w:id="2732" w:author="Yanfei Zhang" w:date="2022-04-05T20:23:00Z">
        <w:r w:rsidDel="00395A08">
          <w:rPr>
            <w:rFonts w:ascii="Palatino Linotype" w:eastAsia="Palatino Linotype" w:hAnsi="Palatino Linotype" w:cs="Palatino Linotype"/>
            <w:sz w:val="20"/>
            <w:szCs w:val="20"/>
          </w:rPr>
          <w:delText xml:space="preserve">We therefore returned to the realistic possibility for the cells to ferment glucose to lactic acid.  For an organism to ‘seriously’ engage in such a process, it should be able to use it to drive its growth.  Therefore </w:delText>
        </w:r>
        <w:r w:rsidRPr="004F475A" w:rsidDel="00395A08">
          <w:rPr>
            <w:rFonts w:ascii="Palatino Linotype" w:eastAsia="Palatino Linotype" w:hAnsi="Palatino Linotype" w:cs="Palatino Linotype"/>
            <w:sz w:val="20"/>
            <w:szCs w:val="20"/>
          </w:rPr>
          <w:delText xml:space="preserve">we asked if the organism was able to grow anaerobically after </w:delText>
        </w:r>
        <w:r w:rsidDel="00395A08">
          <w:rPr>
            <w:rFonts w:ascii="Palatino Linotype" w:eastAsia="Palatino Linotype" w:hAnsi="Palatino Linotype" w:cs="Palatino Linotype"/>
            <w:sz w:val="20"/>
            <w:szCs w:val="20"/>
          </w:rPr>
          <w:delText xml:space="preserve">again </w:delText>
        </w:r>
        <w:r w:rsidRPr="004F475A" w:rsidDel="00395A08">
          <w:rPr>
            <w:rFonts w:ascii="Palatino Linotype" w:eastAsia="Palatino Linotype" w:hAnsi="Palatino Linotype" w:cs="Palatino Linotype"/>
            <w:sz w:val="20"/>
            <w:szCs w:val="20"/>
          </w:rPr>
          <w:delText xml:space="preserve">making the lactic acid </w:delText>
        </w:r>
        <w:r w:rsidDel="00395A08">
          <w:rPr>
            <w:rFonts w:ascii="Palatino Linotype" w:eastAsia="Palatino Linotype" w:hAnsi="Palatino Linotype" w:cs="Palatino Linotype"/>
            <w:sz w:val="20"/>
            <w:szCs w:val="20"/>
          </w:rPr>
          <w:delText>de-protonation</w:delText>
        </w:r>
        <w:r w:rsidRPr="004F475A" w:rsidDel="00395A08">
          <w:rPr>
            <w:rFonts w:ascii="Palatino Linotype" w:eastAsia="Palatino Linotype" w:hAnsi="Palatino Linotype" w:cs="Palatino Linotype"/>
            <w:sz w:val="20"/>
            <w:szCs w:val="20"/>
          </w:rPr>
          <w:delText xml:space="preserve"> reaction reversible. Even though</w:delText>
        </w:r>
        <w:r w:rsidDel="00395A08">
          <w:rPr>
            <w:rFonts w:ascii="Palatino Linotype" w:eastAsia="Palatino Linotype" w:hAnsi="Palatino Linotype" w:cs="Palatino Linotype"/>
            <w:sz w:val="20"/>
            <w:szCs w:val="20"/>
          </w:rPr>
          <w:delText xml:space="preserve"> lactic acid could be produced, the answer was ‘No’ (Number 10 and 11). </w:delText>
        </w:r>
      </w:del>
    </w:p>
    <w:p w14:paraId="17796568" w14:textId="36F47CB4" w:rsidR="005E5D05" w:rsidDel="00395A08" w:rsidRDefault="005E5D05" w:rsidP="005E5D05">
      <w:pPr>
        <w:pBdr>
          <w:top w:val="nil"/>
          <w:left w:val="nil"/>
          <w:bottom w:val="nil"/>
          <w:right w:val="nil"/>
          <w:between w:val="nil"/>
        </w:pBdr>
        <w:spacing w:line="240" w:lineRule="auto"/>
        <w:ind w:firstLine="425"/>
        <w:rPr>
          <w:del w:id="2733" w:author="Yanfei Zhang" w:date="2022-04-05T20:23:00Z"/>
          <w:rFonts w:ascii="Palatino Linotype" w:eastAsia="Palatino Linotype" w:hAnsi="Palatino Linotype" w:cs="Palatino Linotype"/>
          <w:sz w:val="20"/>
          <w:szCs w:val="20"/>
        </w:rPr>
      </w:pPr>
      <w:del w:id="2734" w:author="Yanfei Zhang" w:date="2022-04-05T20:23:00Z">
        <w:r w:rsidRPr="00202F7A" w:rsidDel="00395A08">
          <w:rPr>
            <w:rFonts w:ascii="Palatino Linotype" w:eastAsia="Palatino Linotype" w:hAnsi="Palatino Linotype" w:cs="Palatino Linotype"/>
            <w:sz w:val="20"/>
            <w:szCs w:val="20"/>
          </w:rPr>
          <w:delText>Growth requires ATP</w:delText>
        </w:r>
        <w:r w:rsidDel="00395A08">
          <w:rPr>
            <w:rFonts w:ascii="Palatino Linotype" w:eastAsia="Palatino Linotype" w:hAnsi="Palatino Linotype" w:cs="Palatino Linotype"/>
            <w:sz w:val="20"/>
            <w:szCs w:val="20"/>
          </w:rPr>
          <w:delText xml:space="preserve"> in addition to Carbon in the form of pyruvate</w:delText>
        </w:r>
        <w:r w:rsidRPr="00202F7A" w:rsidDel="00395A08">
          <w:rPr>
            <w:rFonts w:ascii="Palatino Linotype" w:eastAsia="Palatino Linotype" w:hAnsi="Palatino Linotype" w:cs="Palatino Linotype"/>
            <w:sz w:val="20"/>
            <w:szCs w:val="20"/>
          </w:rPr>
          <w:delText xml:space="preserve">. We therefore used MTA to examine if the proposed fermentation pathway from glucose to lactate could yield any ATP: we made flux through the ATP maintenance reaction the task, i.e. took that as the objective in FBA. By forcing flux through the glucose uptake system, we found that fermentation in </w:delText>
        </w:r>
        <w:r w:rsidRPr="00E9016E" w:rsidDel="00395A08">
          <w:rPr>
            <w:rFonts w:ascii="Palatino Linotype" w:eastAsia="Palatino Linotype" w:hAnsi="Palatino Linotype" w:cs="Palatino Linotype"/>
            <w:i/>
            <w:sz w:val="20"/>
            <w:szCs w:val="20"/>
          </w:rPr>
          <w:delText>S</w:delText>
        </w:r>
        <w:r w:rsidRPr="00202F7A" w:rsidDel="00395A08">
          <w:rPr>
            <w:rFonts w:ascii="Palatino Linotype" w:eastAsia="Palatino Linotype" w:hAnsi="Palatino Linotype" w:cs="Palatino Linotype"/>
            <w:sz w:val="20"/>
            <w:szCs w:val="20"/>
          </w:rPr>
          <w:delText xml:space="preserve">. </w:delText>
        </w:r>
        <w:r w:rsidRPr="00202F7A" w:rsidDel="00395A08">
          <w:rPr>
            <w:rFonts w:ascii="Palatino Linotype" w:eastAsia="Palatino Linotype" w:hAnsi="Palatino Linotype" w:cs="Palatino Linotype"/>
            <w:i/>
            <w:sz w:val="20"/>
            <w:szCs w:val="20"/>
          </w:rPr>
          <w:delText>solfataricus</w:delText>
        </w:r>
        <w:r w:rsidRPr="00202F7A" w:rsidDel="00395A08">
          <w:rPr>
            <w:rFonts w:ascii="Palatino Linotype" w:eastAsia="Palatino Linotype" w:hAnsi="Palatino Linotype" w:cs="Palatino Linotype"/>
            <w:sz w:val="20"/>
            <w:szCs w:val="20"/>
          </w:rPr>
          <w:delText xml:space="preserve"> could proceed in principle, but </w:delText>
        </w:r>
        <w:r w:rsidDel="00395A08">
          <w:rPr>
            <w:rFonts w:ascii="Palatino Linotype" w:eastAsia="Palatino Linotype" w:hAnsi="Palatino Linotype" w:cs="Palatino Linotype"/>
            <w:sz w:val="20"/>
            <w:szCs w:val="20"/>
          </w:rPr>
          <w:delText xml:space="preserve">only with production of 1 ATP per glucose </w:delText>
        </w:r>
        <w:r w:rsidRPr="00202F7A" w:rsidDel="00395A08">
          <w:rPr>
            <w:rFonts w:ascii="Palatino Linotype" w:eastAsia="Palatino Linotype" w:hAnsi="Palatino Linotype" w:cs="Palatino Linotype"/>
            <w:sz w:val="20"/>
            <w:szCs w:val="20"/>
          </w:rPr>
          <w:delText xml:space="preserve">(Number 12 in Table </w:delText>
        </w:r>
      </w:del>
      <w:del w:id="2735" w:author="Yanfei Zhang" w:date="2022-03-28T21:00:00Z">
        <w:r w:rsidRPr="00202F7A" w:rsidDel="006155D9">
          <w:rPr>
            <w:rFonts w:ascii="Palatino Linotype" w:eastAsia="Palatino Linotype" w:hAnsi="Palatino Linotype" w:cs="Palatino Linotype"/>
            <w:sz w:val="20"/>
            <w:szCs w:val="20"/>
          </w:rPr>
          <w:delText>2</w:delText>
        </w:r>
      </w:del>
      <w:del w:id="2736" w:author="Yanfei Zhang" w:date="2022-04-05T20:23:00Z">
        <w:r w:rsidRPr="00202F7A" w:rsidDel="00395A08">
          <w:rPr>
            <w:rFonts w:ascii="Palatino Linotype" w:eastAsia="Palatino Linotype" w:hAnsi="Palatino Linotype" w:cs="Palatino Linotype"/>
            <w:sz w:val="20"/>
            <w:szCs w:val="20"/>
          </w:rPr>
          <w:delText>) (The corresponding flu</w:delText>
        </w:r>
        <w:r w:rsidDel="00395A08">
          <w:rPr>
            <w:rFonts w:ascii="Palatino Linotype" w:eastAsia="Palatino Linotype" w:hAnsi="Palatino Linotype" w:cs="Palatino Linotype"/>
            <w:sz w:val="20"/>
            <w:szCs w:val="20"/>
          </w:rPr>
          <w:delText xml:space="preserve">x pattern is shown in </w:delText>
        </w:r>
        <w:r w:rsidRPr="006155D9" w:rsidDel="00395A08">
          <w:rPr>
            <w:rFonts w:ascii="Palatino Linotype" w:eastAsia="Palatino Linotype" w:hAnsi="Palatino Linotype" w:cs="Palatino Linotype"/>
            <w:sz w:val="20"/>
            <w:szCs w:val="20"/>
            <w:highlight w:val="yellow"/>
            <w:rPrChange w:id="2737" w:author="Yanfei Zhang" w:date="2022-03-28T21:01:00Z">
              <w:rPr>
                <w:rFonts w:ascii="Palatino Linotype" w:eastAsia="Palatino Linotype" w:hAnsi="Palatino Linotype" w:cs="Palatino Linotype"/>
                <w:sz w:val="20"/>
                <w:szCs w:val="20"/>
              </w:rPr>
            </w:rPrChange>
          </w:rPr>
          <w:delText>Figure S1</w:delText>
        </w:r>
        <w:r w:rsidRPr="00202F7A" w:rsidDel="00395A08">
          <w:rPr>
            <w:rFonts w:ascii="Palatino Linotype" w:eastAsia="Palatino Linotype" w:hAnsi="Palatino Linotype" w:cs="Palatino Linotype"/>
            <w:sz w:val="20"/>
            <w:szCs w:val="20"/>
          </w:rPr>
          <w:delText xml:space="preserve">). </w:delText>
        </w:r>
      </w:del>
    </w:p>
    <w:p w14:paraId="2733FB4F" w14:textId="70D03CDD" w:rsidR="005E5D05" w:rsidDel="00395A08" w:rsidRDefault="005E5D05" w:rsidP="005E5D05">
      <w:pPr>
        <w:pBdr>
          <w:top w:val="nil"/>
          <w:left w:val="nil"/>
          <w:bottom w:val="nil"/>
          <w:right w:val="nil"/>
          <w:between w:val="nil"/>
        </w:pBdr>
        <w:spacing w:line="240" w:lineRule="auto"/>
        <w:ind w:firstLine="425"/>
        <w:rPr>
          <w:del w:id="2738" w:author="Yanfei Zhang" w:date="2022-04-05T20:23:00Z"/>
          <w:rFonts w:ascii="Palatino Linotype" w:eastAsia="Palatino Linotype" w:hAnsi="Palatino Linotype" w:cs="Palatino Linotype"/>
          <w:sz w:val="20"/>
          <w:szCs w:val="20"/>
        </w:rPr>
      </w:pPr>
      <w:del w:id="2739" w:author="Yanfei Zhang" w:date="2022-04-05T20:23:00Z">
        <w:r w:rsidDel="00395A08">
          <w:rPr>
            <w:rFonts w:ascii="Palatino Linotype" w:eastAsia="Palatino Linotype" w:hAnsi="Palatino Linotype" w:cs="Palatino Linotype"/>
            <w:sz w:val="20"/>
            <w:szCs w:val="20"/>
          </w:rPr>
          <w:delText>That ATP was produced may seem enigmatic as the metabolic pathway running from 1 glucose to 2 lactates consumed as many ATP’s as that it produced (</w:delText>
        </w:r>
        <w:r w:rsidRPr="006155D9" w:rsidDel="00395A08">
          <w:rPr>
            <w:rFonts w:ascii="Palatino Linotype" w:eastAsia="Palatino Linotype" w:hAnsi="Palatino Linotype" w:cs="Palatino Linotype"/>
            <w:sz w:val="20"/>
            <w:szCs w:val="20"/>
            <w:highlight w:val="yellow"/>
            <w:rPrChange w:id="2740" w:author="Yanfei Zhang" w:date="2022-03-28T21:01:00Z">
              <w:rPr>
                <w:rFonts w:ascii="Palatino Linotype" w:eastAsia="Palatino Linotype" w:hAnsi="Palatino Linotype" w:cs="Palatino Linotype"/>
                <w:sz w:val="20"/>
                <w:szCs w:val="20"/>
              </w:rPr>
            </w:rPrChange>
          </w:rPr>
          <w:delText>Fig. S1</w:delText>
        </w:r>
        <w:r w:rsidDel="00395A08">
          <w:rPr>
            <w:rFonts w:ascii="Palatino Linotype" w:eastAsia="Palatino Linotype" w:hAnsi="Palatino Linotype" w:cs="Palatino Linotype"/>
            <w:sz w:val="20"/>
            <w:szCs w:val="20"/>
          </w:rPr>
          <w:delText xml:space="preserve">).  In the genome-scale metabolic map (GEMM) of </w:delText>
        </w:r>
        <w:r w:rsidDel="00395A08">
          <w:rPr>
            <w:rFonts w:ascii="Palatino Linotype" w:eastAsia="Palatino Linotype" w:hAnsi="Palatino Linotype" w:cs="Palatino Linotype"/>
            <w:i/>
            <w:sz w:val="20"/>
            <w:szCs w:val="20"/>
          </w:rPr>
          <w:delText>S. solfataricus</w:delText>
        </w:r>
        <w:r w:rsidDel="00395A08">
          <w:rPr>
            <w:rFonts w:ascii="Palatino Linotype" w:eastAsia="Palatino Linotype" w:hAnsi="Palatino Linotype" w:cs="Palatino Linotype"/>
            <w:sz w:val="20"/>
            <w:szCs w:val="20"/>
          </w:rPr>
          <w:delText xml:space="preserve"> by (Wolf et al., 2016), which we essentially used in our computation, 2 times. FBA predicted a flux pattern (Fig</w:delText>
        </w:r>
        <w:r w:rsidRPr="006155D9" w:rsidDel="00395A08">
          <w:rPr>
            <w:rFonts w:ascii="Palatino Linotype" w:eastAsia="Palatino Linotype" w:hAnsi="Palatino Linotype" w:cs="Palatino Linotype"/>
            <w:sz w:val="20"/>
            <w:szCs w:val="20"/>
            <w:highlight w:val="yellow"/>
            <w:rPrChange w:id="2741" w:author="Yanfei Zhang" w:date="2022-03-28T21:01:00Z">
              <w:rPr>
                <w:rFonts w:ascii="Palatino Linotype" w:eastAsia="Palatino Linotype" w:hAnsi="Palatino Linotype" w:cs="Palatino Linotype"/>
                <w:sz w:val="20"/>
                <w:szCs w:val="20"/>
              </w:rPr>
            </w:rPrChange>
          </w:rPr>
          <w:delText>. S1)</w:delText>
        </w:r>
        <w:r w:rsidDel="00395A08">
          <w:rPr>
            <w:rFonts w:ascii="Palatino Linotype" w:eastAsia="Palatino Linotype" w:hAnsi="Palatino Linotype" w:cs="Palatino Linotype"/>
            <w:sz w:val="20"/>
            <w:szCs w:val="20"/>
          </w:rPr>
          <w:delText xml:space="preserve"> in which 2 times 2 protons are extruded from the cell together with the 2 lactic acids produced from glucose (Table 1).  These 4 protons flow back across the membrane through the H</w:delText>
        </w:r>
        <w:r w:rsidRPr="00A13A4A" w:rsidDel="00395A08">
          <w:rPr>
            <w:rFonts w:ascii="Palatino Linotype" w:eastAsia="Palatino Linotype" w:hAnsi="Palatino Linotype" w:cs="Palatino Linotype"/>
            <w:sz w:val="20"/>
            <w:szCs w:val="20"/>
            <w:vertAlign w:val="superscript"/>
          </w:rPr>
          <w:delText>+</w:delText>
        </w:r>
        <w:r w:rsidDel="00395A08">
          <w:rPr>
            <w:rFonts w:ascii="Palatino Linotype" w:eastAsia="Palatino Linotype" w:hAnsi="Palatino Linotype" w:cs="Palatino Linotype"/>
            <w:sz w:val="20"/>
            <w:szCs w:val="20"/>
          </w:rPr>
          <w:delText xml:space="preserve">-APase and drive the production of 1 ATP from ADP and phosphate.  </w:delText>
        </w:r>
      </w:del>
    </w:p>
    <w:p w14:paraId="103CC5D7" w14:textId="66C913B2" w:rsidR="005E5D05" w:rsidDel="00395A08" w:rsidRDefault="005E5D05" w:rsidP="005E5D05">
      <w:pPr>
        <w:pBdr>
          <w:top w:val="nil"/>
          <w:left w:val="nil"/>
          <w:bottom w:val="nil"/>
          <w:right w:val="nil"/>
          <w:between w:val="nil"/>
        </w:pBdr>
        <w:spacing w:line="240" w:lineRule="auto"/>
        <w:ind w:firstLine="425"/>
        <w:rPr>
          <w:del w:id="2742" w:author="Yanfei Zhang" w:date="2022-04-05T20:23:00Z"/>
          <w:rFonts w:ascii="Palatino Linotype" w:eastAsia="Palatino Linotype" w:hAnsi="Palatino Linotype" w:cs="Palatino Linotype"/>
          <w:color w:val="auto"/>
          <w:sz w:val="20"/>
          <w:szCs w:val="20"/>
        </w:rPr>
      </w:pPr>
      <w:del w:id="2743" w:author="Yanfei Zhang" w:date="2022-04-05T20:23:00Z">
        <w:r w:rsidDel="00395A08">
          <w:rPr>
            <w:rFonts w:ascii="Palatino Linotype" w:eastAsia="Palatino Linotype" w:hAnsi="Palatino Linotype" w:cs="Palatino Linotype"/>
            <w:sz w:val="20"/>
            <w:szCs w:val="20"/>
          </w:rPr>
          <w:delText xml:space="preserve">Indeed, the gear setting of the lactic acid transporter in the metabolic map (GEMM) of </w:delText>
        </w:r>
        <w:r w:rsidDel="00395A08">
          <w:rPr>
            <w:rFonts w:ascii="Palatino Linotype" w:eastAsia="Palatino Linotype" w:hAnsi="Palatino Linotype" w:cs="Palatino Linotype"/>
            <w:i/>
            <w:sz w:val="20"/>
            <w:szCs w:val="20"/>
          </w:rPr>
          <w:delText>S. solfataricus</w:delText>
        </w:r>
        <w:r w:rsidDel="00395A08">
          <w:rPr>
            <w:rFonts w:ascii="Palatino Linotype" w:eastAsia="Palatino Linotype" w:hAnsi="Palatino Linotype" w:cs="Palatino Linotype"/>
            <w:sz w:val="20"/>
            <w:szCs w:val="20"/>
          </w:rPr>
          <w:delText xml:space="preserve"> by (Wolf et al., 2016) equals 2 H</w:delText>
        </w:r>
        <w:r w:rsidRPr="00A13A4A" w:rsidDel="00395A08">
          <w:rPr>
            <w:rFonts w:ascii="Palatino Linotype" w:eastAsia="Palatino Linotype" w:hAnsi="Palatino Linotype" w:cs="Palatino Linotype"/>
            <w:sz w:val="20"/>
            <w:szCs w:val="20"/>
            <w:vertAlign w:val="superscript"/>
          </w:rPr>
          <w:delText>+</w:delText>
        </w:r>
        <w:r w:rsidDel="00395A08">
          <w:rPr>
            <w:rFonts w:ascii="Palatino Linotype" w:eastAsia="Palatino Linotype" w:hAnsi="Palatino Linotype" w:cs="Palatino Linotype"/>
            <w:sz w:val="20"/>
            <w:szCs w:val="20"/>
          </w:rPr>
          <w:delText>/lactic acid (i.e. 3 H</w:delText>
        </w:r>
        <w:r w:rsidRPr="00A13A4A" w:rsidDel="00395A08">
          <w:rPr>
            <w:rFonts w:ascii="Palatino Linotype" w:eastAsia="Palatino Linotype" w:hAnsi="Palatino Linotype" w:cs="Palatino Linotype"/>
            <w:sz w:val="20"/>
            <w:szCs w:val="20"/>
            <w:vertAlign w:val="superscript"/>
          </w:rPr>
          <w:delText>+</w:delText>
        </w:r>
        <w:r w:rsidDel="00395A08">
          <w:rPr>
            <w:rFonts w:ascii="Palatino Linotype" w:eastAsia="Palatino Linotype" w:hAnsi="Palatino Linotype" w:cs="Palatino Linotype"/>
            <w:sz w:val="20"/>
            <w:szCs w:val="20"/>
          </w:rPr>
          <w:delText xml:space="preserve">/lactate).  How many protons are actually pumped out per lactic acid is uncertain for the lactic acid transporters of </w:delText>
        </w:r>
        <w:r w:rsidRPr="008C5429" w:rsidDel="00395A08">
          <w:rPr>
            <w:rFonts w:ascii="Palatino Linotype" w:eastAsia="Palatino Linotype" w:hAnsi="Palatino Linotype" w:cs="Palatino Linotype"/>
            <w:i/>
            <w:color w:val="auto"/>
            <w:sz w:val="20"/>
            <w:szCs w:val="20"/>
          </w:rPr>
          <w:delText>S.</w:delText>
        </w:r>
        <w:r w:rsidDel="00395A08">
          <w:rPr>
            <w:rFonts w:ascii="Palatino Linotype" w:eastAsia="Palatino Linotype" w:hAnsi="Palatino Linotype" w:cs="Palatino Linotype"/>
            <w:i/>
            <w:color w:val="auto"/>
            <w:sz w:val="20"/>
            <w:szCs w:val="20"/>
          </w:rPr>
          <w:delText xml:space="preserve"> </w:delText>
        </w:r>
        <w:r w:rsidRPr="008C5429" w:rsidDel="00395A08">
          <w:rPr>
            <w:rFonts w:ascii="Palatino Linotype" w:eastAsia="Palatino Linotype" w:hAnsi="Palatino Linotype" w:cs="Palatino Linotype"/>
            <w:i/>
            <w:color w:val="auto"/>
            <w:sz w:val="20"/>
            <w:szCs w:val="20"/>
          </w:rPr>
          <w:delText>s</w:delText>
        </w:r>
        <w:r w:rsidDel="00395A08">
          <w:rPr>
            <w:rFonts w:ascii="Palatino Linotype" w:eastAsia="Palatino Linotype" w:hAnsi="Palatino Linotype" w:cs="Palatino Linotype"/>
            <w:i/>
            <w:color w:val="auto"/>
            <w:sz w:val="20"/>
            <w:szCs w:val="20"/>
          </w:rPr>
          <w:delText>o</w:delText>
        </w:r>
        <w:r w:rsidRPr="008C5429" w:rsidDel="00395A08">
          <w:rPr>
            <w:rFonts w:ascii="Palatino Linotype" w:eastAsia="Palatino Linotype" w:hAnsi="Palatino Linotype" w:cs="Palatino Linotype"/>
            <w:i/>
            <w:color w:val="auto"/>
            <w:sz w:val="20"/>
            <w:szCs w:val="20"/>
          </w:rPr>
          <w:delText>lf</w:delText>
        </w:r>
        <w:r w:rsidDel="00395A08">
          <w:rPr>
            <w:rFonts w:ascii="Palatino Linotype" w:eastAsia="Palatino Linotype" w:hAnsi="Palatino Linotype" w:cs="Palatino Linotype"/>
            <w:i/>
            <w:color w:val="auto"/>
            <w:sz w:val="20"/>
            <w:szCs w:val="20"/>
          </w:rPr>
          <w:delText>a</w:delText>
        </w:r>
        <w:r w:rsidRPr="008C5429" w:rsidDel="00395A08">
          <w:rPr>
            <w:rFonts w:ascii="Palatino Linotype" w:eastAsia="Palatino Linotype" w:hAnsi="Palatino Linotype" w:cs="Palatino Linotype"/>
            <w:i/>
            <w:color w:val="auto"/>
            <w:sz w:val="20"/>
            <w:szCs w:val="20"/>
          </w:rPr>
          <w:delText>taricus</w:delText>
        </w:r>
        <w:r w:rsidDel="00395A08">
          <w:rPr>
            <w:rFonts w:ascii="Palatino Linotype" w:eastAsia="Palatino Linotype" w:hAnsi="Palatino Linotype" w:cs="Palatino Linotype"/>
            <w:i/>
            <w:color w:val="auto"/>
            <w:sz w:val="20"/>
            <w:szCs w:val="20"/>
          </w:rPr>
          <w:delText>.</w:delText>
        </w:r>
      </w:del>
      <w:del w:id="2744" w:author="Yanfei Zhang" w:date="2022-03-28T21:01:00Z">
        <w:r w:rsidDel="006155D9">
          <w:rPr>
            <w:rFonts w:ascii="Palatino Linotype" w:eastAsia="Palatino Linotype" w:hAnsi="Palatino Linotype" w:cs="Palatino Linotype"/>
            <w:sz w:val="20"/>
            <w:szCs w:val="20"/>
          </w:rPr>
          <w:delText xml:space="preserve"> </w:delText>
        </w:r>
      </w:del>
      <w:del w:id="2745" w:author="Yanfei Zhang" w:date="2022-04-05T20:23:00Z">
        <w:r w:rsidDel="00395A08">
          <w:rPr>
            <w:rFonts w:ascii="Palatino Linotype" w:eastAsia="Palatino Linotype" w:hAnsi="Palatino Linotype" w:cs="Palatino Linotype"/>
            <w:sz w:val="20"/>
            <w:szCs w:val="20"/>
          </w:rPr>
          <w:delText xml:space="preserve"> In many other genome wide metabolite maps, the transport reaction of lactic acid only takes 1 proton with it, which  should drive little, but perhaps sufficient, ATP synthesis. And in some other models, the lactic acid transporter cannot pump any proton, and therewith not lead to ATP synthesis.</w:delText>
        </w:r>
      </w:del>
      <w:del w:id="2746" w:author="Yanfei Zhang" w:date="2022-03-28T21:01:00Z">
        <w:r w:rsidDel="006155D9">
          <w:rPr>
            <w:rFonts w:ascii="Palatino Linotype" w:eastAsia="Palatino Linotype" w:hAnsi="Palatino Linotype" w:cs="Palatino Linotype"/>
            <w:sz w:val="20"/>
            <w:szCs w:val="20"/>
          </w:rPr>
          <w:delText xml:space="preserve"> </w:delText>
        </w:r>
      </w:del>
      <w:del w:id="2747" w:author="Yanfei Zhang" w:date="2022-04-05T20:23:00Z">
        <w:r w:rsidDel="00395A08">
          <w:rPr>
            <w:rFonts w:ascii="Palatino Linotype" w:eastAsia="Palatino Linotype" w:hAnsi="Palatino Linotype" w:cs="Palatino Linotype"/>
            <w:sz w:val="20"/>
            <w:szCs w:val="20"/>
          </w:rPr>
          <w:delText xml:space="preserve"> Only when the gear setting is larger than this zero, </w:delText>
        </w:r>
        <w:r w:rsidDel="00395A08">
          <w:rPr>
            <w:rFonts w:ascii="Palatino Linotype" w:eastAsia="Palatino Linotype" w:hAnsi="Palatino Linotype" w:cs="Palatino Linotype"/>
            <w:color w:val="auto"/>
            <w:sz w:val="20"/>
            <w:szCs w:val="20"/>
          </w:rPr>
          <w:delText xml:space="preserve">fermentation to lactic acid should enable the cells </w:delText>
        </w:r>
        <w:r w:rsidRPr="00802DE7" w:rsidDel="00395A08">
          <w:rPr>
            <w:rFonts w:ascii="Palatino Linotype" w:eastAsia="Palatino Linotype" w:hAnsi="Palatino Linotype" w:cs="Palatino Linotype"/>
            <w:color w:val="auto"/>
            <w:sz w:val="20"/>
            <w:szCs w:val="20"/>
          </w:rPr>
          <w:delText>to make the ATP required</w:delText>
        </w:r>
        <w:r w:rsidDel="00395A08">
          <w:rPr>
            <w:rFonts w:ascii="Palatino Linotype" w:eastAsia="Palatino Linotype" w:hAnsi="Palatino Linotype" w:cs="Palatino Linotype"/>
            <w:color w:val="auto"/>
            <w:sz w:val="20"/>
            <w:szCs w:val="20"/>
          </w:rPr>
          <w:delText xml:space="preserve"> for biomass production</w:delText>
        </w:r>
        <w:r w:rsidRPr="00802DE7" w:rsidDel="00395A08">
          <w:rPr>
            <w:rFonts w:ascii="Palatino Linotype" w:eastAsia="Palatino Linotype" w:hAnsi="Palatino Linotype" w:cs="Palatino Linotype"/>
            <w:color w:val="auto"/>
            <w:sz w:val="20"/>
            <w:szCs w:val="20"/>
          </w:rPr>
          <w:delText xml:space="preserve">. </w:delText>
        </w:r>
      </w:del>
    </w:p>
    <w:p w14:paraId="067E8F2B" w14:textId="4B058B66" w:rsidR="005E5D05" w:rsidDel="00395A08" w:rsidRDefault="005E5D05" w:rsidP="005E5D05">
      <w:pPr>
        <w:pBdr>
          <w:top w:val="nil"/>
          <w:left w:val="nil"/>
          <w:bottom w:val="nil"/>
          <w:right w:val="nil"/>
          <w:between w:val="nil"/>
        </w:pBdr>
        <w:spacing w:line="240" w:lineRule="auto"/>
        <w:ind w:firstLine="425"/>
        <w:rPr>
          <w:del w:id="2748" w:author="Yanfei Zhang" w:date="2022-04-05T20:23:00Z"/>
          <w:rFonts w:ascii="Palatino Linotype" w:eastAsia="Palatino Linotype" w:hAnsi="Palatino Linotype" w:cs="Palatino Linotype"/>
          <w:color w:val="auto"/>
          <w:sz w:val="20"/>
          <w:szCs w:val="20"/>
        </w:rPr>
      </w:pPr>
    </w:p>
    <w:p w14:paraId="404711BA" w14:textId="23E8A75C" w:rsidR="005E5D05" w:rsidDel="006155D9" w:rsidRDefault="005E5D05" w:rsidP="005E5D05">
      <w:pPr>
        <w:pBdr>
          <w:top w:val="nil"/>
          <w:left w:val="nil"/>
          <w:bottom w:val="nil"/>
          <w:right w:val="nil"/>
          <w:between w:val="nil"/>
        </w:pBdr>
        <w:spacing w:line="240" w:lineRule="auto"/>
        <w:ind w:firstLine="425"/>
        <w:rPr>
          <w:del w:id="2749" w:author="Yanfei Zhang" w:date="2022-03-28T21:01:00Z"/>
          <w:rFonts w:ascii="Palatino Linotype" w:eastAsia="Palatino Linotype" w:hAnsi="Palatino Linotype" w:cs="Palatino Linotype"/>
          <w:color w:val="auto"/>
          <w:sz w:val="20"/>
          <w:szCs w:val="20"/>
        </w:rPr>
      </w:pPr>
      <w:del w:id="2750" w:author="Yanfei Zhang" w:date="2022-03-28T21:01:00Z">
        <w:r w:rsidRPr="00A13A4A" w:rsidDel="006155D9">
          <w:rPr>
            <w:rFonts w:ascii="Palatino Linotype" w:eastAsia="Palatino Linotype" w:hAnsi="Palatino Linotype" w:cs="Palatino Linotype"/>
            <w:color w:val="auto"/>
            <w:sz w:val="20"/>
            <w:szCs w:val="20"/>
            <w:highlight w:val="yellow"/>
          </w:rPr>
          <w:delText>HERE YOU SHOULD CHECK WHETHER THE</w:delText>
        </w:r>
        <w:r w:rsidDel="006155D9">
          <w:rPr>
            <w:rFonts w:ascii="Palatino Linotype" w:eastAsia="Palatino Linotype" w:hAnsi="Palatino Linotype" w:cs="Palatino Linotype"/>
            <w:color w:val="auto"/>
            <w:sz w:val="20"/>
            <w:szCs w:val="20"/>
            <w:highlight w:val="yellow"/>
          </w:rPr>
          <w:delText xml:space="preserve"> ORGANISM CAN </w:delText>
        </w:r>
        <w:r w:rsidRPr="00A13A4A" w:rsidDel="006155D9">
          <w:rPr>
            <w:rFonts w:ascii="Palatino Linotype" w:eastAsia="Palatino Linotype" w:hAnsi="Palatino Linotype" w:cs="Palatino Linotype"/>
            <w:i/>
            <w:color w:val="auto"/>
            <w:sz w:val="20"/>
            <w:szCs w:val="20"/>
            <w:highlight w:val="yellow"/>
          </w:rPr>
          <w:delText>GROW</w:delText>
        </w:r>
        <w:r w:rsidDel="006155D9">
          <w:rPr>
            <w:rFonts w:ascii="Palatino Linotype" w:eastAsia="Palatino Linotype" w:hAnsi="Palatino Linotype" w:cs="Palatino Linotype"/>
            <w:color w:val="auto"/>
            <w:sz w:val="20"/>
            <w:szCs w:val="20"/>
            <w:highlight w:val="yellow"/>
          </w:rPr>
          <w:delText xml:space="preserve"> ANAEROBICALLY USING LAC</w:delText>
        </w:r>
        <w:r w:rsidRPr="00A13A4A" w:rsidDel="006155D9">
          <w:rPr>
            <w:rFonts w:ascii="Palatino Linotype" w:eastAsia="Palatino Linotype" w:hAnsi="Palatino Linotype" w:cs="Palatino Linotype"/>
            <w:color w:val="auto"/>
            <w:sz w:val="20"/>
            <w:szCs w:val="20"/>
            <w:highlight w:val="yellow"/>
          </w:rPr>
          <w:delText>TIC ACID FERMENTATION WHEN THE GEAR SETTING EXCEEDS 1.  I PREVIOUSLY ASSUMED IT WOULD, BUT NO</w:delText>
        </w:r>
        <w:r w:rsidDel="006155D9">
          <w:rPr>
            <w:rFonts w:ascii="Palatino Linotype" w:eastAsia="Palatino Linotype" w:hAnsi="Palatino Linotype" w:cs="Palatino Linotype"/>
            <w:color w:val="auto"/>
            <w:sz w:val="20"/>
            <w:szCs w:val="20"/>
            <w:highlight w:val="yellow"/>
          </w:rPr>
          <w:delText>W</w:delText>
        </w:r>
        <w:r w:rsidRPr="00A13A4A" w:rsidDel="006155D9">
          <w:rPr>
            <w:rFonts w:ascii="Palatino Linotype" w:eastAsia="Palatino Linotype" w:hAnsi="Palatino Linotype" w:cs="Palatino Linotype"/>
            <w:color w:val="auto"/>
            <w:sz w:val="20"/>
            <w:szCs w:val="20"/>
            <w:highlight w:val="yellow"/>
          </w:rPr>
          <w:delText xml:space="preserve"> I REALIZE THAT IT MAY NOT BECAUSE OF THE PRECURSOR PROBLEM YOU DISCUSS BELOW FOR THE OTHER FERMENTATIONS.  SO PLEASE</w:delText>
        </w:r>
        <w:r w:rsidDel="006155D9">
          <w:rPr>
            <w:rFonts w:ascii="Palatino Linotype" w:eastAsia="Palatino Linotype" w:hAnsi="Palatino Linotype" w:cs="Palatino Linotype"/>
            <w:color w:val="auto"/>
            <w:sz w:val="20"/>
            <w:szCs w:val="20"/>
            <w:highlight w:val="yellow"/>
          </w:rPr>
          <w:delText xml:space="preserve"> CHECK AND THEN ALSO ALLOW FOR </w:delText>
        </w:r>
        <w:r w:rsidRPr="00A13A4A" w:rsidDel="006155D9">
          <w:rPr>
            <w:rFonts w:ascii="Palatino Linotype" w:eastAsia="Palatino Linotype" w:hAnsi="Palatino Linotype" w:cs="Palatino Linotype"/>
            <w:color w:val="auto"/>
            <w:sz w:val="20"/>
            <w:szCs w:val="20"/>
            <w:highlight w:val="yellow"/>
          </w:rPr>
          <w:delText>IMPORT OF THE PRECURSORS AS YOU DO BELOW.</w:delText>
        </w:r>
      </w:del>
    </w:p>
    <w:p w14:paraId="2005548C" w14:textId="53DD5940" w:rsidR="00C55496" w:rsidDel="00395A08" w:rsidRDefault="00C55496" w:rsidP="005E5D05">
      <w:pPr>
        <w:pBdr>
          <w:top w:val="nil"/>
          <w:left w:val="nil"/>
          <w:bottom w:val="nil"/>
          <w:right w:val="nil"/>
          <w:between w:val="nil"/>
        </w:pBdr>
        <w:spacing w:line="240" w:lineRule="auto"/>
        <w:ind w:firstLine="425"/>
        <w:rPr>
          <w:del w:id="2751" w:author="Yanfei Zhang" w:date="2022-04-05T20:23:00Z"/>
          <w:rFonts w:ascii="Palatino Linotype" w:eastAsia="Palatino Linotype" w:hAnsi="Palatino Linotype" w:cs="Palatino Linotype"/>
          <w:color w:val="auto"/>
          <w:sz w:val="20"/>
          <w:szCs w:val="20"/>
        </w:rPr>
      </w:pPr>
    </w:p>
    <w:p w14:paraId="24B6C4CC" w14:textId="1C0E886C" w:rsidR="005E5D05" w:rsidDel="006155D9" w:rsidRDefault="005E5D05" w:rsidP="005E5D05">
      <w:pPr>
        <w:pBdr>
          <w:top w:val="nil"/>
          <w:left w:val="nil"/>
          <w:bottom w:val="nil"/>
          <w:right w:val="nil"/>
          <w:between w:val="nil"/>
        </w:pBdr>
        <w:spacing w:line="240" w:lineRule="auto"/>
        <w:ind w:firstLine="425"/>
        <w:rPr>
          <w:del w:id="2752" w:author="Yanfei Zhang" w:date="2022-03-28T21:01:00Z"/>
          <w:rFonts w:ascii="Palatino Linotype" w:eastAsia="Palatino Linotype" w:hAnsi="Palatino Linotype" w:cs="Palatino Linotype"/>
          <w:color w:val="auto"/>
          <w:sz w:val="20"/>
          <w:szCs w:val="20"/>
        </w:rPr>
      </w:pPr>
      <w:del w:id="2753" w:author="Yanfei Zhang" w:date="2022-03-28T21:01:00Z">
        <w:r w:rsidRPr="00A13A4A" w:rsidDel="006155D9">
          <w:rPr>
            <w:rFonts w:ascii="Palatino Linotype" w:eastAsia="Palatino Linotype" w:hAnsi="Palatino Linotype" w:cs="Palatino Linotype"/>
            <w:color w:val="auto"/>
            <w:sz w:val="20"/>
            <w:szCs w:val="20"/>
            <w:highlight w:val="yellow"/>
          </w:rPr>
          <w:delText>IF YOU FIND THAT WITH THE PRECURSORS (LIKE REPRESENTATIVE QUINONE) IT CAN GROW USING LACTIC ACID FERMENTATION, THEN CHECK WHETHER  THAT DEPENDS ON THE GEAR SETTING.  IF IT REQUIRES A GEAR SETTING IN EXCESS OF 0 THEN THE THERMODYNAMIC STORY BELOW SUFFICES.  IF IT CAN ALSO GROW WHEN THE TRANSPORTER HAS A GEAR SETTING OF 0, I.E. WHEN IT JUST TRANSPORTS LACTIC ACID WITHOUT EXTRA PROTON, THEN PLEASE CHECK HOW IT MAKES THE ATP</w:delText>
        </w:r>
        <w:r w:rsidDel="006155D9">
          <w:rPr>
            <w:rFonts w:ascii="Palatino Linotype" w:eastAsia="Palatino Linotype" w:hAnsi="Palatino Linotype" w:cs="Palatino Linotype"/>
            <w:color w:val="auto"/>
            <w:sz w:val="20"/>
            <w:szCs w:val="20"/>
            <w:highlight w:val="yellow"/>
          </w:rPr>
          <w:delText xml:space="preserve"> IT NEEDS</w:delText>
        </w:r>
        <w:r w:rsidRPr="00A13A4A" w:rsidDel="006155D9">
          <w:rPr>
            <w:rFonts w:ascii="Palatino Linotype" w:eastAsia="Palatino Linotype" w:hAnsi="Palatino Linotype" w:cs="Palatino Linotype"/>
            <w:color w:val="auto"/>
            <w:sz w:val="20"/>
            <w:szCs w:val="20"/>
            <w:highlight w:val="yellow"/>
          </w:rPr>
          <w:delText>.  PERHAPS THIS IS BY REDUCING THE IMPORTED QUINONE</w:delText>
        </w:r>
        <w:r w:rsidDel="006155D9">
          <w:rPr>
            <w:rFonts w:ascii="Palatino Linotype" w:eastAsia="Palatino Linotype" w:hAnsi="Palatino Linotype" w:cs="Palatino Linotype"/>
            <w:color w:val="auto"/>
            <w:sz w:val="20"/>
            <w:szCs w:val="20"/>
            <w:highlight w:val="yellow"/>
          </w:rPr>
          <w:delText xml:space="preserve"> AND EXPORTING THE QUINOL PRODUCED</w:delText>
        </w:r>
        <w:r w:rsidRPr="00A13A4A" w:rsidDel="006155D9">
          <w:rPr>
            <w:rFonts w:ascii="Palatino Linotype" w:eastAsia="Palatino Linotype" w:hAnsi="Palatino Linotype" w:cs="Palatino Linotype"/>
            <w:color w:val="auto"/>
            <w:sz w:val="20"/>
            <w:szCs w:val="20"/>
            <w:highlight w:val="yellow"/>
          </w:rPr>
          <w:delText>? (OR ONE OF THE OTHER PRECURSORS?</w:delText>
        </w:r>
        <w:r w:rsidDel="006155D9">
          <w:rPr>
            <w:rFonts w:ascii="Palatino Linotype" w:eastAsia="Palatino Linotype" w:hAnsi="Palatino Linotype" w:cs="Palatino Linotype"/>
            <w:color w:val="auto"/>
            <w:sz w:val="20"/>
            <w:szCs w:val="20"/>
          </w:rPr>
          <w:delText>)</w:delText>
        </w:r>
      </w:del>
    </w:p>
    <w:p w14:paraId="12A89ADC" w14:textId="6DB5C749" w:rsidR="005E5D05" w:rsidDel="00395A08" w:rsidRDefault="005E5D05">
      <w:pPr>
        <w:pBdr>
          <w:top w:val="nil"/>
          <w:left w:val="nil"/>
          <w:bottom w:val="nil"/>
          <w:right w:val="nil"/>
          <w:between w:val="nil"/>
        </w:pBdr>
        <w:spacing w:line="240" w:lineRule="auto"/>
        <w:rPr>
          <w:del w:id="2754" w:author="Yanfei Zhang" w:date="2022-04-05T20:23:00Z"/>
          <w:rFonts w:ascii="Palatino Linotype" w:eastAsia="Palatino Linotype" w:hAnsi="Palatino Linotype" w:cs="Palatino Linotype"/>
          <w:color w:val="auto"/>
          <w:sz w:val="20"/>
          <w:szCs w:val="20"/>
        </w:rPr>
        <w:pPrChange w:id="2755" w:author="Yanfei Zhang" w:date="2022-03-28T21:03:00Z">
          <w:pPr>
            <w:pBdr>
              <w:top w:val="nil"/>
              <w:left w:val="nil"/>
              <w:bottom w:val="nil"/>
              <w:right w:val="nil"/>
              <w:between w:val="nil"/>
            </w:pBdr>
            <w:spacing w:line="240" w:lineRule="auto"/>
            <w:ind w:firstLine="425"/>
          </w:pPr>
        </w:pPrChange>
      </w:pPr>
    </w:p>
    <w:p w14:paraId="6949933E" w14:textId="56EF431B" w:rsidR="005E5D05" w:rsidRPr="001E6834" w:rsidDel="00395A08" w:rsidRDefault="005E5D05" w:rsidP="005E5D05">
      <w:pPr>
        <w:ind w:firstLine="425"/>
        <w:rPr>
          <w:del w:id="2756" w:author="Yanfei Zhang" w:date="2022-04-05T20:23:00Z"/>
          <w:rFonts w:eastAsia="Palatino Linotype" w:cs="Palatino Linotype"/>
          <w:sz w:val="20"/>
          <w:szCs w:val="20"/>
        </w:rPr>
      </w:pPr>
      <w:del w:id="2757" w:author="Yanfei Zhang" w:date="2022-04-05T20:23:00Z">
        <w:r w:rsidDel="00395A08">
          <w:rPr>
            <w:rFonts w:ascii="Palatino Linotype" w:eastAsia="Palatino Linotype" w:hAnsi="Palatino Linotype" w:cs="Palatino Linotype"/>
            <w:color w:val="auto"/>
            <w:sz w:val="20"/>
            <w:szCs w:val="20"/>
          </w:rPr>
          <w:delText xml:space="preserve">Next we checked whether it should be thermodynamically feasible for </w:delText>
        </w:r>
        <w:r w:rsidRPr="00A13A4A" w:rsidDel="00395A08">
          <w:rPr>
            <w:rFonts w:ascii="Palatino Linotype" w:eastAsia="Palatino Linotype" w:hAnsi="Palatino Linotype" w:cs="Palatino Linotype"/>
            <w:i/>
            <w:color w:val="auto"/>
            <w:sz w:val="20"/>
            <w:szCs w:val="20"/>
          </w:rPr>
          <w:delText>S.</w:delText>
        </w:r>
        <w:r w:rsidDel="00395A08">
          <w:rPr>
            <w:rFonts w:ascii="Palatino Linotype" w:eastAsia="Palatino Linotype" w:hAnsi="Palatino Linotype" w:cs="Palatino Linotype"/>
            <w:i/>
            <w:color w:val="auto"/>
            <w:sz w:val="20"/>
            <w:szCs w:val="20"/>
          </w:rPr>
          <w:delText xml:space="preserve"> </w:delText>
        </w:r>
        <w:r w:rsidRPr="00A13A4A" w:rsidDel="00395A08">
          <w:rPr>
            <w:rFonts w:ascii="Palatino Linotype" w:eastAsia="Palatino Linotype" w:hAnsi="Palatino Linotype" w:cs="Palatino Linotype"/>
            <w:i/>
            <w:color w:val="auto"/>
            <w:sz w:val="20"/>
            <w:szCs w:val="20"/>
          </w:rPr>
          <w:delText>s</w:delText>
        </w:r>
        <w:r w:rsidDel="00395A08">
          <w:rPr>
            <w:rFonts w:ascii="Palatino Linotype" w:eastAsia="Palatino Linotype" w:hAnsi="Palatino Linotype" w:cs="Palatino Linotype"/>
            <w:i/>
            <w:color w:val="auto"/>
            <w:sz w:val="20"/>
            <w:szCs w:val="20"/>
          </w:rPr>
          <w:delText>o</w:delText>
        </w:r>
        <w:r w:rsidRPr="00A13A4A" w:rsidDel="00395A08">
          <w:rPr>
            <w:rFonts w:ascii="Palatino Linotype" w:eastAsia="Palatino Linotype" w:hAnsi="Palatino Linotype" w:cs="Palatino Linotype"/>
            <w:i/>
            <w:color w:val="auto"/>
            <w:sz w:val="20"/>
            <w:szCs w:val="20"/>
          </w:rPr>
          <w:delText>lf</w:delText>
        </w:r>
        <w:r w:rsidDel="00395A08">
          <w:rPr>
            <w:rFonts w:ascii="Palatino Linotype" w:eastAsia="Palatino Linotype" w:hAnsi="Palatino Linotype" w:cs="Palatino Linotype"/>
            <w:i/>
            <w:color w:val="auto"/>
            <w:sz w:val="20"/>
            <w:szCs w:val="20"/>
          </w:rPr>
          <w:delText>a</w:delText>
        </w:r>
        <w:r w:rsidRPr="00A13A4A" w:rsidDel="00395A08">
          <w:rPr>
            <w:rFonts w:ascii="Palatino Linotype" w:eastAsia="Palatino Linotype" w:hAnsi="Palatino Linotype" w:cs="Palatino Linotype"/>
            <w:i/>
            <w:color w:val="auto"/>
            <w:sz w:val="20"/>
            <w:szCs w:val="20"/>
          </w:rPr>
          <w:delText>taricus</w:delText>
        </w:r>
        <w:r w:rsidDel="00395A08">
          <w:rPr>
            <w:rFonts w:ascii="Palatino Linotype" w:eastAsia="Palatino Linotype" w:hAnsi="Palatino Linotype" w:cs="Palatino Linotype"/>
            <w:color w:val="auto"/>
            <w:sz w:val="20"/>
            <w:szCs w:val="20"/>
          </w:rPr>
          <w:delText xml:space="preserve"> to make ATP using the protons pumped out from lactic acid export system.  </w:delText>
        </w:r>
        <w:r w:rsidDel="00395A08">
          <w:rPr>
            <w:rFonts w:eastAsia="Palatino Linotype" w:cs="Palatino Linotype"/>
            <w:sz w:val="20"/>
            <w:szCs w:val="20"/>
          </w:rPr>
          <w:delText>The acid dissociation constant (</w:delText>
        </w:r>
        <w:r w:rsidRPr="00A13A4A" w:rsidDel="00395A08">
          <w:rPr>
            <w:rFonts w:eastAsia="Palatino Linotype" w:cs="Palatino Linotype"/>
            <w:i/>
            <w:sz w:val="20"/>
            <w:szCs w:val="20"/>
          </w:rPr>
          <w:delText>K</w:delText>
        </w:r>
        <w:r w:rsidRPr="00A13A4A" w:rsidDel="00395A08">
          <w:rPr>
            <w:rFonts w:eastAsia="Palatino Linotype" w:cs="Palatino Linotype"/>
            <w:i/>
            <w:sz w:val="20"/>
            <w:szCs w:val="20"/>
            <w:vertAlign w:val="subscript"/>
          </w:rPr>
          <w:delText>a</w:delText>
        </w:r>
        <w:r w:rsidDel="00395A08">
          <w:rPr>
            <w:rFonts w:eastAsia="Palatino Linotype" w:cs="Palatino Linotype"/>
            <w:sz w:val="20"/>
            <w:szCs w:val="20"/>
          </w:rPr>
          <w:delText xml:space="preserve">) of lactic acid of 0.14 mM approximately is defined by </w:delText>
        </w:r>
        <m:oMath>
          <m:sSub>
            <m:sSubPr>
              <m:ctrlPr>
                <w:rPr>
                  <w:rFonts w:ascii="Cambria Math" w:eastAsia="Palatino Linotype" w:hAnsi="Cambria Math" w:cs="Palatino Linotype"/>
                  <w:i/>
                  <w:sz w:val="20"/>
                  <w:szCs w:val="20"/>
                </w:rPr>
              </m:ctrlPr>
            </m:sSubPr>
            <m:e>
              <m:r>
                <w:rPr>
                  <w:rFonts w:ascii="Cambria Math" w:eastAsia="Palatino Linotype" w:hAnsi="Cambria Math" w:cs="Palatino Linotype"/>
                  <w:sz w:val="20"/>
                  <w:szCs w:val="20"/>
                </w:rPr>
                <m:t>K</m:t>
              </m:r>
            </m:e>
            <m:sub>
              <m:r>
                <w:rPr>
                  <w:rFonts w:ascii="Cambria Math" w:eastAsia="Palatino Linotype" w:hAnsi="Cambria Math" w:cs="Palatino Linotype"/>
                  <w:sz w:val="20"/>
                  <w:szCs w:val="20"/>
                </w:rPr>
                <m:t>a</m:t>
              </m:r>
            </m:sub>
          </m:sSub>
          <m:r>
            <w:rPr>
              <w:rFonts w:ascii="Cambria Math" w:eastAsia="Palatino Linotype" w:hAnsi="Cambria Math" w:cs="Palatino Linotype"/>
              <w:sz w:val="20"/>
              <w:szCs w:val="20"/>
            </w:rPr>
            <m:t>=</m:t>
          </m:r>
          <m:f>
            <m:fPr>
              <m:ctrlPr>
                <w:rPr>
                  <w:rFonts w:ascii="Cambria Math" w:eastAsia="Palatino Linotype" w:hAnsi="Cambria Math" w:cs="Palatino Linotype"/>
                  <w:i/>
                  <w:sz w:val="20"/>
                  <w:szCs w:val="20"/>
                </w:rPr>
              </m:ctrlPr>
            </m:fPr>
            <m:num>
              <m:d>
                <m:dPr>
                  <m:begChr m:val="["/>
                  <m:endChr m:val="]"/>
                  <m:ctrlPr>
                    <w:rPr>
                      <w:rFonts w:ascii="Cambria Math" w:eastAsia="Palatino Linotype" w:hAnsi="Cambria Math" w:cs="Palatino Linotype"/>
                      <w:i/>
                      <w:sz w:val="20"/>
                      <w:szCs w:val="20"/>
                    </w:rPr>
                  </m:ctrlPr>
                </m:dPr>
                <m:e>
                  <m:sSup>
                    <m:sSupPr>
                      <m:ctrlPr>
                        <w:rPr>
                          <w:rFonts w:ascii="Cambria Math" w:eastAsia="Palatino Linotype" w:hAnsi="Cambria Math" w:cs="Palatino Linotype"/>
                          <w:i/>
                          <w:sz w:val="20"/>
                          <w:szCs w:val="20"/>
                        </w:rPr>
                      </m:ctrlPr>
                    </m:sSupPr>
                    <m:e>
                      <m:r>
                        <w:rPr>
                          <w:rFonts w:ascii="Cambria Math" w:eastAsia="Palatino Linotype" w:hAnsi="Cambria Math" w:cs="Palatino Linotype"/>
                          <w:sz w:val="20"/>
                          <w:szCs w:val="20"/>
                        </w:rPr>
                        <m:t>Lactate</m:t>
                      </m:r>
                    </m:e>
                    <m:sup>
                      <m:r>
                        <w:rPr>
                          <w:rFonts w:ascii="Cambria Math" w:eastAsia="Palatino Linotype" w:hAnsi="Cambria Math" w:cs="Palatino Linotype"/>
                          <w:sz w:val="20"/>
                          <w:szCs w:val="20"/>
                        </w:rPr>
                        <m:t>-</m:t>
                      </m:r>
                    </m:sup>
                  </m:sSup>
                </m:e>
              </m:d>
              <m:r>
                <w:rPr>
                  <w:rFonts w:ascii="Cambria Math" w:eastAsia="Palatino Linotype" w:hAnsi="Cambria Math" w:cs="Palatino Linotype"/>
                  <w:sz w:val="20"/>
                  <w:szCs w:val="20"/>
                </w:rPr>
                <m:t>*</m:t>
              </m:r>
              <m:d>
                <m:dPr>
                  <m:begChr m:val="["/>
                  <m:endChr m:val="]"/>
                  <m:ctrlPr>
                    <w:rPr>
                      <w:rFonts w:ascii="Cambria Math" w:eastAsia="Palatino Linotype" w:hAnsi="Cambria Math" w:cs="Palatino Linotype"/>
                      <w:i/>
                      <w:sz w:val="20"/>
                      <w:szCs w:val="20"/>
                    </w:rPr>
                  </m:ctrlPr>
                </m:dPr>
                <m:e>
                  <m:sSup>
                    <m:sSupPr>
                      <m:ctrlPr>
                        <w:rPr>
                          <w:rFonts w:ascii="Cambria Math" w:eastAsia="Palatino Linotype" w:hAnsi="Cambria Math" w:cs="Palatino Linotype"/>
                          <w:i/>
                          <w:sz w:val="20"/>
                          <w:szCs w:val="20"/>
                        </w:rPr>
                      </m:ctrlPr>
                    </m:sSupPr>
                    <m:e>
                      <m:r>
                        <w:rPr>
                          <w:rFonts w:ascii="Cambria Math" w:eastAsia="Palatino Linotype" w:hAnsi="Cambria Math" w:cs="Palatino Linotype"/>
                          <w:sz w:val="20"/>
                          <w:szCs w:val="20"/>
                        </w:rPr>
                        <m:t>H</m:t>
                      </m:r>
                    </m:e>
                    <m:sup>
                      <m:r>
                        <w:rPr>
                          <w:rFonts w:ascii="Cambria Math" w:eastAsia="Palatino Linotype" w:hAnsi="Cambria Math" w:cs="Palatino Linotype"/>
                          <w:sz w:val="20"/>
                          <w:szCs w:val="20"/>
                        </w:rPr>
                        <m:t>+</m:t>
                      </m:r>
                    </m:sup>
                  </m:sSup>
                </m:e>
              </m:d>
            </m:num>
            <m:den>
              <m:d>
                <m:dPr>
                  <m:begChr m:val="["/>
                  <m:endChr m:val="]"/>
                  <m:ctrlPr>
                    <w:rPr>
                      <w:rFonts w:ascii="Cambria Math" w:eastAsia="Palatino Linotype" w:hAnsi="Cambria Math" w:cs="Palatino Linotype"/>
                      <w:i/>
                      <w:sz w:val="20"/>
                      <w:szCs w:val="20"/>
                    </w:rPr>
                  </m:ctrlPr>
                </m:dPr>
                <m:e>
                  <m:r>
                    <w:rPr>
                      <w:rFonts w:ascii="Cambria Math" w:eastAsia="Palatino Linotype" w:hAnsi="Cambria Math" w:cs="Palatino Linotype"/>
                      <w:sz w:val="20"/>
                      <w:szCs w:val="20"/>
                    </w:rPr>
                    <m:t>Lactic acid</m:t>
                  </m:r>
                </m:e>
              </m:d>
            </m:den>
          </m:f>
        </m:oMath>
        <w:r w:rsidDel="00395A08">
          <w:rPr>
            <w:rFonts w:eastAsia="Palatino Linotype" w:cs="Palatino Linotype"/>
            <w:sz w:val="20"/>
            <w:szCs w:val="20"/>
          </w:rPr>
          <w:delText xml:space="preserve"> where [lactic acid], etc, represent the concentrations of the respective species in M (mol/L). </w:delText>
        </w:r>
        <w:r w:rsidRPr="00790301" w:rsidDel="00395A08">
          <w:rPr>
            <w:rFonts w:eastAsia="Palatino Linotype" w:cs="Palatino Linotype"/>
            <w:i/>
            <w:sz w:val="20"/>
            <w:szCs w:val="20"/>
          </w:rPr>
          <w:delText>S. solfataricus</w:delText>
        </w:r>
        <w:r w:rsidDel="00395A08">
          <w:rPr>
            <w:rFonts w:eastAsia="Palatino Linotype" w:cs="Palatino Linotype"/>
            <w:sz w:val="20"/>
            <w:szCs w:val="20"/>
          </w:rPr>
          <w:delText xml:space="preserve"> grows optimally at pH 2-4 but maintains its cytoplasmic pH at approximately 6.5 </w:delText>
        </w:r>
        <w:r w:rsidDel="00395A08">
          <w:rPr>
            <w:rFonts w:ascii="Palatino Linotype" w:eastAsia="Palatino Linotype" w:hAnsi="Palatino Linotype" w:cs="Palatino Linotype"/>
            <w:snapToGrid w:val="0"/>
            <w:sz w:val="20"/>
            <w:szCs w:val="20"/>
            <w:lang w:bidi="en-US"/>
          </w:rPr>
          <w:fldChar w:fldCharType="begin" w:fldLock="1"/>
        </w:r>
        <w:r w:rsidDel="00395A08">
          <w:rPr>
            <w:rFonts w:eastAsia="Palatino Linotype" w:cs="Palatino Linotype"/>
            <w:sz w:val="20"/>
            <w:szCs w:val="20"/>
          </w:rPr>
          <w:delInstrText>ADDIN CSL_CITATION {"citationItems":[{"id":"ITEM-1","itemData":{"author":[{"dropping-particle":"","family":"She","given":"Qunxin","non-dropping-particle":"","parse-names":false,"suffix":""},{"dropping-particle":"","family":"Singh","given":"Rama K","non-dropping-particle":"","parse-names":false,"suffix":""},{"dropping-particle":"","family":"Confalonieri","given":"Fabrice","non-dropping-particle":"","parse-names":false,"suffix":""},{"dropping-particle":"","family":"Zivanovic","given":"Yvan","non-dropping-particle":"","parse-names":false,"suffix":""},{"dropping-particle":"","family":"Allard","given":"Ghislaine","non-dropping-particle":"","parse-names":false,"suffix":""},{"dropping-particle":"","family":"Awayez","given":"Mariana J","non-dropping-particle":"","parse-names":false,"suffix":""},{"dropping-particle":"","family":"Chan-weiher","given":"Christina C","non-dropping-particle":"","parse-names":false,"suffix":""},{"dropping-particle":"","family":"Groth","given":"Ib","non-dropping-particle":"","parse-names":false,"suffix":""},{"dropping-particle":"","family":"Curtis","given":"Bruce A","non-dropping-particle":"","parse-names":false,"suffix":""},{"dropping-particle":"De","family":"Moors","given":"Anick","non-dropping-particle":"","parse-names":false,"suffix":""},{"dropping-particle":"","family":"Erauso","given":"Gael","non-dropping-particle":"","parse-names":false,"suffix":""},{"dropping-particle":"","family":"Fletcher","given":"Cynthia","non-dropping-particle":"","parse-names":false,"suffix":""},{"dropping-particle":"","family":"Gordon","given":"Paul M K","non-dropping-particle":"","parse-names":false,"suffix":""},{"dropping-particle":"","family":"Jong","given":"Ineke Heikamp-de","non-dropping-particle":"","parse-names":false,"suffix":""},{"dropping-particle":"","family":"Jeffries","given":"Alex C","non-dropping-particle":"","parse-names":false,"suffix":""},{"dropping-particle":"","family":"Kozera","given":"Catherine J","non-dropping-particle":"","parse-names":false,"suffix":""},{"dropping-particle":"","family":"Medina","given":"Nadine","non-dropping-particle":"","parse-names":false,"suffix":""},{"dropping-particle":"","family":"Peng","given":"Xu","non-dropping-particle":"","parse-names":false,"suffix":""},{"dropping-particle":"","family":"Thi-ngoc","given":"Hoa Phan","non-dropping-particle":"","parse-names":false,"suffix":""},{"dropping-particle":"","family":"Redder","given":"Peter","non-dropping-particle":"","parse-names":false,"suffix":""},{"dropping-particle":"","family":"Schenk","given":"Margaret E","non-dropping-particle":"","parse-names":false,"suffix":""},{"dropping-particle":"","family":"Theriault","given":"Cynthia","non-dropping-particle":"","parse-names":false,"suffix":""},{"dropping-particle":"","family":"Tolstrup","given":"Niels","non-dropping-particle":"","parse-names":false,"suffix":""},{"dropping-particle":"","family":"Charlebois","given":"Robert L","non-dropping-particle":"","parse-names":false,"suffix":""},{"dropping-particle":"","family":"Doolittle","given":"W Ford","non-dropping-particle":"","parse-names":false,"suffix":""},{"dropping-particle":"","family":"Duguet","given":"Michel","non-dropping-particle":"","parse-names":false,"suffix":""},{"dropping-particle":"","family":"Gaasterland","given":"Terry","non-dropping-particle":"","parse-names":false,"suffix":""},{"dropping-particle":"","family":"Garrett","given":"Roger A","non-dropping-particle":"","parse-names":false,"suffix":""},{"dropping-particle":"","family":"Ragan","given":"Mark A","non-dropping-particle":"","parse-names":false,"suffix":""},{"dropping-particle":"","family":"Sensen","given":"Christoph W","non-dropping-particle":"","parse-names":false,"suffix":""},{"dropping-particle":"Van Der","family":"Oost","given":"John","non-dropping-particle":"","parse-names":false,"suffix":""}],"id":"ITEM-1","issue":"14","issued":{"date-parts":[["2001"]]},"page":"7835-7840","title":"The complete genome of the crenarchaeon Sulfolobus solfataricus P2","type":"article-journal","volume":"98"},"uris":["http://www.mendeley.com/documents/?uuid=788111ab-2697-4d74-b395-8e1fda0da6e9"]}],"mendeley":{"formattedCitation":"(She et al., 2001)","plainTextFormattedCitation":"(She et al., 2001)","previouslyFormattedCitation":"(She et al., 2001)"},"properties":{"noteIndex":0},"schema":"https://github.com/citation-style-language/schema/raw/master/csl-citation.json"}</w:delInstrText>
        </w:r>
        <w:r w:rsidDel="00395A08">
          <w:rPr>
            <w:rFonts w:ascii="Palatino Linotype" w:eastAsia="Palatino Linotype" w:hAnsi="Palatino Linotype" w:cs="Palatino Linotype"/>
            <w:snapToGrid w:val="0"/>
            <w:sz w:val="20"/>
            <w:szCs w:val="20"/>
            <w:lang w:bidi="en-US"/>
          </w:rPr>
          <w:fldChar w:fldCharType="separate"/>
        </w:r>
        <w:r w:rsidRPr="00B6480C" w:rsidDel="00395A08">
          <w:rPr>
            <w:rFonts w:eastAsia="Palatino Linotype" w:cs="Palatino Linotype"/>
            <w:noProof/>
            <w:sz w:val="20"/>
            <w:szCs w:val="20"/>
          </w:rPr>
          <w:delText>(She et al., 2001)</w:delText>
        </w:r>
        <w:r w:rsidDel="00395A08">
          <w:rPr>
            <w:rFonts w:ascii="Palatino Linotype" w:eastAsia="Palatino Linotype" w:hAnsi="Palatino Linotype" w:cs="Palatino Linotype"/>
            <w:snapToGrid w:val="0"/>
            <w:sz w:val="20"/>
            <w:szCs w:val="20"/>
            <w:lang w:bidi="en-US"/>
          </w:rPr>
          <w:fldChar w:fldCharType="end"/>
        </w:r>
        <w:r w:rsidDel="00395A08">
          <w:rPr>
            <w:rFonts w:eastAsia="Palatino Linotype" w:cs="Palatino Linotype"/>
            <w:sz w:val="20"/>
            <w:szCs w:val="20"/>
          </w:rPr>
          <w:delText xml:space="preserve">.  In our calculation we will choose the pH of the medium to equal 3 and of the cytoplasm to equal 6.5.  When any significant growth fermenting to lactic acid has taken place, the lactic acid in the medium should exceed 0.1 mM.  The extracellular lactate may be neglected because the pKa exceeds the extracellular bpH. </w:delText>
        </w:r>
        <w:r w:rsidRPr="001E6834" w:rsidDel="00395A08">
          <w:rPr>
            <w:rFonts w:eastAsia="Palatino Linotype" w:cs="Palatino Linotype"/>
            <w:sz w:val="20"/>
            <w:szCs w:val="20"/>
          </w:rPr>
          <w:delText xml:space="preserve">The lactic acid export reaction with a gear setting of </w:delText>
        </w:r>
        <w:r w:rsidRPr="00A13A4A" w:rsidDel="00395A08">
          <w:rPr>
            <w:rFonts w:eastAsia="Palatino Linotype" w:cs="Palatino Linotype"/>
            <w:i/>
            <w:sz w:val="20"/>
            <w:szCs w:val="20"/>
          </w:rPr>
          <w:delText>n</w:delText>
        </w:r>
        <w:r w:rsidRPr="001E6834" w:rsidDel="00395A08">
          <w:rPr>
            <w:rFonts w:eastAsia="Palatino Linotype" w:cs="Palatino Linotype"/>
            <w:sz w:val="20"/>
            <w:szCs w:val="20"/>
          </w:rPr>
          <w:delText xml:space="preserve"> is the reaction</w:delText>
        </w:r>
        <w:r w:rsidDel="00395A08">
          <w:rPr>
            <w:rFonts w:eastAsia="Palatino Linotype" w:cs="Palatino Linotype"/>
            <w:sz w:val="20"/>
            <w:szCs w:val="20"/>
          </w:rPr>
          <w:delText xml:space="preserve"> </w:delText>
        </w:r>
      </w:del>
    </w:p>
    <w:p w14:paraId="46A2A540" w14:textId="33F8B9E2" w:rsidR="005E5D05" w:rsidRPr="001E6834" w:rsidDel="00395A08" w:rsidRDefault="005E5D05" w:rsidP="005E5D05">
      <w:pPr>
        <w:pStyle w:val="MDPI31text"/>
        <w:spacing w:before="60" w:after="60"/>
        <w:ind w:firstLine="432"/>
        <w:rPr>
          <w:del w:id="2758" w:author="Yanfei Zhang" w:date="2022-04-05T20:23:00Z"/>
          <w:rFonts w:eastAsia="Palatino Linotype" w:cs="Palatino Linotype"/>
          <w:color w:val="auto"/>
          <w:sz w:val="20"/>
          <w:szCs w:val="20"/>
        </w:rPr>
      </w:pPr>
      <m:oMathPara>
        <m:oMath>
          <m:r>
            <w:del w:id="2759" w:author="Yanfei Zhang" w:date="2022-04-05T20:23:00Z">
              <w:rPr>
                <w:rFonts w:ascii="Cambria Math" w:hAnsi="Cambria Math"/>
                <w:color w:val="auto"/>
                <w:sz w:val="20"/>
                <w:szCs w:val="20"/>
              </w:rPr>
              <m:t>Lactic acid +</m:t>
            </w:del>
          </m:r>
          <m:sSup>
            <m:sSupPr>
              <m:ctrlPr>
                <w:del w:id="2760" w:author="Yanfei Zhang" w:date="2022-04-05T20:23:00Z">
                  <w:rPr>
                    <w:rFonts w:ascii="Cambria Math" w:hAnsi="Cambria Math"/>
                    <w:i/>
                    <w:color w:val="auto"/>
                    <w:sz w:val="20"/>
                    <w:szCs w:val="20"/>
                  </w:rPr>
                </w:del>
              </m:ctrlPr>
            </m:sSupPr>
            <m:e>
              <m:r>
                <w:del w:id="2761" w:author="Yanfei Zhang" w:date="2022-04-05T20:23:00Z">
                  <w:rPr>
                    <w:rFonts w:ascii="Cambria Math" w:hAnsi="Cambria Math"/>
                    <w:color w:val="auto"/>
                    <w:sz w:val="20"/>
                    <w:szCs w:val="20"/>
                  </w:rPr>
                  <m:t>n∙H</m:t>
                </w:del>
              </m:r>
            </m:e>
            <m:sup>
              <m:r>
                <w:del w:id="2762" w:author="Yanfei Zhang" w:date="2022-04-05T20:23:00Z">
                  <w:rPr>
                    <w:rFonts w:ascii="Cambria Math" w:hAnsi="Cambria Math"/>
                    <w:color w:val="auto"/>
                    <w:sz w:val="20"/>
                    <w:szCs w:val="20"/>
                  </w:rPr>
                  <m:t>+</m:t>
                </w:del>
              </m:r>
            </m:sup>
          </m:sSup>
          <m:box>
            <m:boxPr>
              <m:opEmu m:val="1"/>
              <m:ctrlPr>
                <w:del w:id="2763" w:author="Yanfei Zhang" w:date="2022-04-05T20:23:00Z">
                  <w:rPr>
                    <w:rFonts w:ascii="Cambria Math" w:hAnsi="Cambria Math"/>
                    <w:i/>
                    <w:color w:val="auto"/>
                    <w:sz w:val="20"/>
                    <w:szCs w:val="20"/>
                  </w:rPr>
                </w:del>
              </m:ctrlPr>
            </m:boxPr>
            <m:e>
              <m:r>
                <w:del w:id="2764" w:author="Yanfei Zhang" w:date="2022-04-05T20:23:00Z">
                  <w:rPr>
                    <w:rFonts w:ascii="Cambria Math" w:hAnsi="Cambria Math"/>
                    <w:color w:val="auto"/>
                    <w:sz w:val="20"/>
                    <w:szCs w:val="20"/>
                  </w:rPr>
                  <m:t>→Lactic aci</m:t>
                </w:del>
              </m:r>
              <m:sSub>
                <m:sSubPr>
                  <m:ctrlPr>
                    <w:del w:id="2765" w:author="Yanfei Zhang" w:date="2022-04-05T20:23:00Z">
                      <w:rPr>
                        <w:rFonts w:ascii="Cambria Math" w:hAnsi="Cambria Math"/>
                        <w:i/>
                        <w:color w:val="auto"/>
                        <w:sz w:val="20"/>
                        <w:szCs w:val="20"/>
                      </w:rPr>
                    </w:del>
                  </m:ctrlPr>
                </m:sSubPr>
                <m:e>
                  <m:r>
                    <w:del w:id="2766" w:author="Yanfei Zhang" w:date="2022-04-05T20:23:00Z">
                      <w:rPr>
                        <w:rFonts w:ascii="Cambria Math" w:hAnsi="Cambria Math"/>
                        <w:color w:val="auto"/>
                        <w:sz w:val="20"/>
                        <w:szCs w:val="20"/>
                      </w:rPr>
                      <m:t>d</m:t>
                    </w:del>
                  </m:r>
                </m:e>
                <m:sub>
                  <m:r>
                    <w:del w:id="2767" w:author="Yanfei Zhang" w:date="2022-04-05T20:23:00Z">
                      <w:rPr>
                        <w:rFonts w:ascii="Cambria Math" w:hAnsi="Cambria Math"/>
                        <w:color w:val="auto"/>
                        <w:sz w:val="20"/>
                        <w:szCs w:val="20"/>
                      </w:rPr>
                      <m:t>ex</m:t>
                    </w:del>
                  </m:r>
                </m:sub>
              </m:sSub>
              <m:r>
                <w:del w:id="2768" w:author="Yanfei Zhang" w:date="2022-04-05T20:23:00Z">
                  <w:rPr>
                    <w:rFonts w:ascii="Cambria Math" w:hAnsi="Cambria Math"/>
                    <w:color w:val="auto"/>
                    <w:sz w:val="20"/>
                    <w:szCs w:val="20"/>
                  </w:rPr>
                  <m:t xml:space="preserve">+ </m:t>
                </w:del>
              </m:r>
            </m:e>
          </m:box>
          <m:sSubSup>
            <m:sSubSupPr>
              <m:ctrlPr>
                <w:del w:id="2769" w:author="Yanfei Zhang" w:date="2022-04-05T20:23:00Z">
                  <w:rPr>
                    <w:rFonts w:ascii="Cambria Math" w:hAnsi="Cambria Math"/>
                    <w:i/>
                    <w:color w:val="auto"/>
                    <w:sz w:val="20"/>
                    <w:szCs w:val="20"/>
                  </w:rPr>
                </w:del>
              </m:ctrlPr>
            </m:sSubSupPr>
            <m:e>
              <m:r>
                <w:del w:id="2770" w:author="Yanfei Zhang" w:date="2022-04-05T20:23:00Z">
                  <w:rPr>
                    <w:rFonts w:ascii="Cambria Math" w:hAnsi="Cambria Math"/>
                    <w:color w:val="auto"/>
                    <w:sz w:val="20"/>
                    <w:szCs w:val="20"/>
                  </w:rPr>
                  <m:t>n∙H</m:t>
                </w:del>
              </m:r>
            </m:e>
            <m:sub>
              <m:r>
                <w:del w:id="2771" w:author="Yanfei Zhang" w:date="2022-04-05T20:23:00Z">
                  <w:rPr>
                    <w:rFonts w:ascii="Cambria Math" w:hAnsi="Cambria Math"/>
                    <w:color w:val="auto"/>
                    <w:sz w:val="20"/>
                    <w:szCs w:val="20"/>
                  </w:rPr>
                  <m:t>ex</m:t>
                </w:del>
              </m:r>
            </m:sub>
            <m:sup>
              <m:r>
                <w:del w:id="2772" w:author="Yanfei Zhang" w:date="2022-04-05T20:23:00Z">
                  <w:rPr>
                    <w:rFonts w:ascii="Cambria Math" w:hAnsi="Cambria Math"/>
                    <w:color w:val="auto"/>
                    <w:sz w:val="20"/>
                    <w:szCs w:val="20"/>
                  </w:rPr>
                  <m:t>+</m:t>
                </w:del>
              </m:r>
            </m:sup>
          </m:sSubSup>
        </m:oMath>
      </m:oMathPara>
    </w:p>
    <w:p w14:paraId="68AA63CF" w14:textId="78B5BB82" w:rsidR="005E5D05" w:rsidRPr="001E6834" w:rsidDel="00395A08" w:rsidRDefault="005E5D05" w:rsidP="005E5D05">
      <w:pPr>
        <w:pStyle w:val="MDPI31text"/>
        <w:ind w:firstLine="0"/>
        <w:rPr>
          <w:del w:id="2773" w:author="Yanfei Zhang" w:date="2022-04-05T20:23:00Z"/>
          <w:rFonts w:eastAsia="Palatino Linotype" w:cs="Palatino Linotype"/>
          <w:sz w:val="20"/>
          <w:szCs w:val="20"/>
        </w:rPr>
      </w:pPr>
      <w:del w:id="2774" w:author="Yanfei Zhang" w:date="2022-04-05T20:23:00Z">
        <w:r w:rsidDel="00395A08">
          <w:rPr>
            <w:rFonts w:eastAsia="Palatino Linotype" w:cs="Palatino Linotype"/>
            <w:sz w:val="20"/>
            <w:szCs w:val="20"/>
          </w:rPr>
          <w:delText>As t</w:delText>
        </w:r>
        <w:r w:rsidRPr="001E6834" w:rsidDel="00395A08">
          <w:rPr>
            <w:rFonts w:eastAsia="Palatino Linotype" w:cs="Palatino Linotype"/>
            <w:sz w:val="20"/>
            <w:szCs w:val="20"/>
          </w:rPr>
          <w:delText xml:space="preserve">his reaction must run to the right-hand side </w:delText>
        </w:r>
        <w:r w:rsidDel="00395A08">
          <w:rPr>
            <w:rFonts w:eastAsia="Palatino Linotype" w:cs="Palatino Linotype"/>
            <w:sz w:val="20"/>
            <w:szCs w:val="20"/>
          </w:rPr>
          <w:delText>t</w:delText>
        </w:r>
        <w:r w:rsidRPr="001E6834" w:rsidDel="00395A08">
          <w:rPr>
            <w:rFonts w:eastAsia="Palatino Linotype" w:cs="Palatino Linotype"/>
            <w:sz w:val="20"/>
            <w:szCs w:val="20"/>
          </w:rPr>
          <w:delText xml:space="preserve">he lactate acid concentration in the cytoplasm </w:delText>
        </w:r>
        <w:r w:rsidDel="00395A08">
          <w:rPr>
            <w:rFonts w:eastAsia="Palatino Linotype" w:cs="Palatino Linotype"/>
            <w:sz w:val="20"/>
            <w:szCs w:val="20"/>
          </w:rPr>
          <w:delText>should therefore fulfill the following condition:</w:delText>
        </w:r>
      </w:del>
    </w:p>
    <w:p w14:paraId="6BC3FB0D" w14:textId="48486D8D" w:rsidR="005E5D05" w:rsidRPr="001E6834" w:rsidDel="00395A08" w:rsidRDefault="00F41D25" w:rsidP="005E5D05">
      <w:pPr>
        <w:pStyle w:val="MDPI31text"/>
        <w:spacing w:before="60" w:after="60"/>
        <w:ind w:firstLine="432"/>
        <w:jc w:val="left"/>
        <w:rPr>
          <w:del w:id="2775" w:author="Yanfei Zhang" w:date="2022-04-05T20:23:00Z"/>
          <w:rFonts w:eastAsia="Palatino Linotype" w:cs="Palatino Linotype"/>
          <w:color w:val="auto"/>
          <w:sz w:val="20"/>
          <w:szCs w:val="20"/>
        </w:rPr>
      </w:pPr>
      <m:oMathPara>
        <m:oMath>
          <m:f>
            <m:fPr>
              <m:ctrlPr>
                <w:del w:id="2776" w:author="Yanfei Zhang" w:date="2022-04-05T20:23:00Z">
                  <w:rPr>
                    <w:rFonts w:ascii="Cambria Math" w:hAnsi="Cambria Math"/>
                    <w:i/>
                    <w:color w:val="auto"/>
                    <w:sz w:val="20"/>
                    <w:szCs w:val="20"/>
                  </w:rPr>
                </w:del>
              </m:ctrlPr>
            </m:fPr>
            <m:num>
              <m:d>
                <m:dPr>
                  <m:begChr m:val="["/>
                  <m:endChr m:val="]"/>
                  <m:ctrlPr>
                    <w:del w:id="2777" w:author="Yanfei Zhang" w:date="2022-04-05T20:23:00Z">
                      <w:rPr>
                        <w:rFonts w:ascii="Cambria Math" w:hAnsi="Cambria Math"/>
                        <w:i/>
                        <w:color w:val="auto"/>
                        <w:sz w:val="20"/>
                        <w:szCs w:val="20"/>
                      </w:rPr>
                    </w:del>
                  </m:ctrlPr>
                </m:dPr>
                <m:e>
                  <m:r>
                    <w:del w:id="2778" w:author="Yanfei Zhang" w:date="2022-04-05T20:23:00Z">
                      <w:rPr>
                        <w:rFonts w:ascii="Cambria Math" w:hAnsi="Cambria Math"/>
                        <w:color w:val="auto"/>
                        <w:sz w:val="20"/>
                        <w:szCs w:val="20"/>
                      </w:rPr>
                      <m:t>Lactate</m:t>
                    </w:del>
                  </m:r>
                </m:e>
              </m:d>
              <m:r>
                <w:del w:id="2779" w:author="Yanfei Zhang" w:date="2022-04-05T20:23:00Z">
                  <w:rPr>
                    <w:rFonts w:ascii="Cambria Math" w:hAnsi="Cambria Math"/>
                    <w:color w:val="auto"/>
                    <w:sz w:val="20"/>
                    <w:szCs w:val="20"/>
                  </w:rPr>
                  <m:t>∙</m:t>
                </w:del>
              </m:r>
              <m:sSup>
                <m:sSupPr>
                  <m:ctrlPr>
                    <w:del w:id="2780" w:author="Yanfei Zhang" w:date="2022-04-05T20:23:00Z">
                      <w:rPr>
                        <w:rFonts w:ascii="Cambria Math" w:hAnsi="Cambria Math"/>
                        <w:i/>
                        <w:color w:val="auto"/>
                        <w:sz w:val="20"/>
                        <w:szCs w:val="20"/>
                      </w:rPr>
                    </w:del>
                  </m:ctrlPr>
                </m:sSupPr>
                <m:e>
                  <m:d>
                    <m:dPr>
                      <m:begChr m:val="["/>
                      <m:endChr m:val="]"/>
                      <m:ctrlPr>
                        <w:del w:id="2781" w:author="Yanfei Zhang" w:date="2022-04-05T20:23:00Z">
                          <w:rPr>
                            <w:rFonts w:ascii="Cambria Math" w:hAnsi="Cambria Math"/>
                            <w:i/>
                            <w:color w:val="auto"/>
                            <w:sz w:val="20"/>
                            <w:szCs w:val="20"/>
                          </w:rPr>
                        </w:del>
                      </m:ctrlPr>
                    </m:dPr>
                    <m:e>
                      <m:sSup>
                        <m:sSupPr>
                          <m:ctrlPr>
                            <w:del w:id="2782" w:author="Yanfei Zhang" w:date="2022-04-05T20:23:00Z">
                              <w:rPr>
                                <w:rFonts w:ascii="Cambria Math" w:hAnsi="Cambria Math"/>
                                <w:i/>
                                <w:color w:val="auto"/>
                                <w:sz w:val="20"/>
                                <w:szCs w:val="20"/>
                              </w:rPr>
                            </w:del>
                          </m:ctrlPr>
                        </m:sSupPr>
                        <m:e>
                          <m:r>
                            <w:del w:id="2783" w:author="Yanfei Zhang" w:date="2022-04-05T20:23:00Z">
                              <w:rPr>
                                <w:rFonts w:ascii="Cambria Math" w:hAnsi="Cambria Math"/>
                                <w:color w:val="auto"/>
                                <w:sz w:val="20"/>
                                <w:szCs w:val="20"/>
                              </w:rPr>
                              <m:t>H</m:t>
                            </w:del>
                          </m:r>
                        </m:e>
                        <m:sup>
                          <m:r>
                            <w:del w:id="2784" w:author="Yanfei Zhang" w:date="2022-04-05T20:23:00Z">
                              <w:rPr>
                                <w:rFonts w:ascii="Cambria Math" w:hAnsi="Cambria Math"/>
                                <w:color w:val="auto"/>
                                <w:sz w:val="20"/>
                                <w:szCs w:val="20"/>
                              </w:rPr>
                              <m:t>+</m:t>
                            </w:del>
                          </m:r>
                        </m:sup>
                      </m:sSup>
                    </m:e>
                  </m:d>
                </m:e>
                <m:sup>
                  <m:r>
                    <w:del w:id="2785" w:author="Yanfei Zhang" w:date="2022-04-05T20:23:00Z">
                      <w:rPr>
                        <w:rFonts w:ascii="Cambria Math" w:hAnsi="Cambria Math"/>
                        <w:color w:val="auto"/>
                        <w:sz w:val="20"/>
                        <w:szCs w:val="20"/>
                      </w:rPr>
                      <m:t>n+1</m:t>
                    </w:del>
                  </m:r>
                </m:sup>
              </m:sSup>
            </m:num>
            <m:den>
              <m:sSub>
                <m:sSubPr>
                  <m:ctrlPr>
                    <w:del w:id="2786" w:author="Yanfei Zhang" w:date="2022-04-05T20:23:00Z">
                      <w:rPr>
                        <w:rFonts w:ascii="Cambria Math" w:hAnsi="Cambria Math"/>
                        <w:i/>
                        <w:color w:val="auto"/>
                        <w:sz w:val="20"/>
                        <w:szCs w:val="20"/>
                      </w:rPr>
                    </w:del>
                  </m:ctrlPr>
                </m:sSubPr>
                <m:e>
                  <m:r>
                    <w:del w:id="2787" w:author="Yanfei Zhang" w:date="2022-04-05T20:23:00Z">
                      <w:rPr>
                        <w:rFonts w:ascii="Cambria Math" w:hAnsi="Cambria Math"/>
                        <w:color w:val="auto"/>
                        <w:sz w:val="20"/>
                        <w:szCs w:val="20"/>
                      </w:rPr>
                      <m:t>K</m:t>
                    </w:del>
                  </m:r>
                </m:e>
                <m:sub>
                  <m:r>
                    <w:del w:id="2788" w:author="Yanfei Zhang" w:date="2022-04-05T20:23:00Z">
                      <w:rPr>
                        <w:rFonts w:ascii="Cambria Math" w:hAnsi="Cambria Math"/>
                        <w:color w:val="auto"/>
                        <w:sz w:val="20"/>
                        <w:szCs w:val="20"/>
                      </w:rPr>
                      <m:t>a</m:t>
                    </w:del>
                  </m:r>
                </m:sub>
              </m:sSub>
            </m:den>
          </m:f>
          <m:r>
            <w:del w:id="2789" w:author="Yanfei Zhang" w:date="2022-04-05T20:23:00Z">
              <w:rPr>
                <w:rFonts w:ascii="Cambria Math" w:hAnsi="Cambria Math"/>
                <w:color w:val="auto"/>
                <w:sz w:val="20"/>
                <w:szCs w:val="20"/>
              </w:rPr>
              <m:t>=</m:t>
            </w:del>
          </m:r>
          <m:d>
            <m:dPr>
              <m:begChr m:val="["/>
              <m:endChr m:val="]"/>
              <m:ctrlPr>
                <w:del w:id="2790" w:author="Yanfei Zhang" w:date="2022-04-05T20:23:00Z">
                  <w:rPr>
                    <w:rFonts w:ascii="Cambria Math" w:hAnsi="Cambria Math"/>
                    <w:i/>
                    <w:color w:val="auto"/>
                    <w:sz w:val="20"/>
                    <w:szCs w:val="20"/>
                  </w:rPr>
                </w:del>
              </m:ctrlPr>
            </m:dPr>
            <m:e>
              <m:r>
                <w:del w:id="2791" w:author="Yanfei Zhang" w:date="2022-04-05T20:23:00Z">
                  <w:rPr>
                    <w:rFonts w:ascii="Cambria Math" w:hAnsi="Cambria Math"/>
                    <w:color w:val="auto"/>
                    <w:sz w:val="20"/>
                    <w:szCs w:val="20"/>
                  </w:rPr>
                  <m:t>Lactic acid</m:t>
                </w:del>
              </m:r>
            </m:e>
          </m:d>
          <m:r>
            <w:del w:id="2792" w:author="Yanfei Zhang" w:date="2022-04-05T20:23:00Z">
              <w:rPr>
                <w:rFonts w:ascii="Cambria Math" w:hAnsi="Cambria Math"/>
                <w:color w:val="auto"/>
                <w:sz w:val="20"/>
                <w:szCs w:val="20"/>
              </w:rPr>
              <m:t>∙</m:t>
            </w:del>
          </m:r>
          <m:sSup>
            <m:sSupPr>
              <m:ctrlPr>
                <w:del w:id="2793" w:author="Yanfei Zhang" w:date="2022-04-05T20:23:00Z">
                  <w:rPr>
                    <w:rFonts w:ascii="Cambria Math" w:hAnsi="Cambria Math"/>
                    <w:i/>
                    <w:color w:val="auto"/>
                    <w:sz w:val="20"/>
                    <w:szCs w:val="20"/>
                  </w:rPr>
                </w:del>
              </m:ctrlPr>
            </m:sSupPr>
            <m:e>
              <m:d>
                <m:dPr>
                  <m:begChr m:val="["/>
                  <m:endChr m:val="]"/>
                  <m:ctrlPr>
                    <w:del w:id="2794" w:author="Yanfei Zhang" w:date="2022-04-05T20:23:00Z">
                      <w:rPr>
                        <w:rFonts w:ascii="Cambria Math" w:hAnsi="Cambria Math"/>
                        <w:i/>
                        <w:color w:val="auto"/>
                        <w:sz w:val="20"/>
                        <w:szCs w:val="20"/>
                      </w:rPr>
                    </w:del>
                  </m:ctrlPr>
                </m:dPr>
                <m:e>
                  <m:sSup>
                    <m:sSupPr>
                      <m:ctrlPr>
                        <w:del w:id="2795" w:author="Yanfei Zhang" w:date="2022-04-05T20:23:00Z">
                          <w:rPr>
                            <w:rFonts w:ascii="Cambria Math" w:hAnsi="Cambria Math"/>
                            <w:i/>
                            <w:color w:val="auto"/>
                            <w:sz w:val="20"/>
                            <w:szCs w:val="20"/>
                          </w:rPr>
                        </w:del>
                      </m:ctrlPr>
                    </m:sSupPr>
                    <m:e>
                      <m:r>
                        <w:del w:id="2796" w:author="Yanfei Zhang" w:date="2022-04-05T20:23:00Z">
                          <w:rPr>
                            <w:rFonts w:ascii="Cambria Math" w:hAnsi="Cambria Math"/>
                            <w:color w:val="auto"/>
                            <w:sz w:val="20"/>
                            <w:szCs w:val="20"/>
                          </w:rPr>
                          <m:t>H</m:t>
                        </w:del>
                      </m:r>
                    </m:e>
                    <m:sup>
                      <m:r>
                        <w:del w:id="2797" w:author="Yanfei Zhang" w:date="2022-04-05T20:23:00Z">
                          <w:rPr>
                            <w:rFonts w:ascii="Cambria Math" w:hAnsi="Cambria Math"/>
                            <w:color w:val="auto"/>
                            <w:sz w:val="20"/>
                            <w:szCs w:val="20"/>
                          </w:rPr>
                          <m:t>+</m:t>
                        </w:del>
                      </m:r>
                    </m:sup>
                  </m:sSup>
                </m:e>
              </m:d>
            </m:e>
            <m:sup>
              <m:r>
                <w:del w:id="2798" w:author="Yanfei Zhang" w:date="2022-04-05T20:23:00Z">
                  <w:rPr>
                    <w:rFonts w:ascii="Cambria Math" w:hAnsi="Cambria Math"/>
                    <w:color w:val="auto"/>
                    <w:sz w:val="20"/>
                    <w:szCs w:val="20"/>
                  </w:rPr>
                  <m:t>n</m:t>
                </w:del>
              </m:r>
            </m:sup>
          </m:sSup>
          <m:r>
            <w:del w:id="2799" w:author="Yanfei Zhang" w:date="2022-04-05T20:23:00Z">
              <w:rPr>
                <w:rFonts w:ascii="Cambria Math" w:hAnsi="Cambria Math"/>
                <w:color w:val="auto"/>
                <w:sz w:val="20"/>
                <w:szCs w:val="20"/>
              </w:rPr>
              <m:t>&gt;</m:t>
            </w:del>
          </m:r>
          <m:d>
            <m:dPr>
              <m:begChr m:val="["/>
              <m:endChr m:val="]"/>
              <m:ctrlPr>
                <w:del w:id="2800" w:author="Yanfei Zhang" w:date="2022-04-05T20:23:00Z">
                  <w:rPr>
                    <w:rFonts w:ascii="Cambria Math" w:hAnsi="Cambria Math"/>
                    <w:i/>
                    <w:color w:val="auto"/>
                    <w:sz w:val="20"/>
                    <w:szCs w:val="20"/>
                  </w:rPr>
                </w:del>
              </m:ctrlPr>
            </m:dPr>
            <m:e>
              <m:sSub>
                <m:sSubPr>
                  <m:ctrlPr>
                    <w:del w:id="2801" w:author="Yanfei Zhang" w:date="2022-04-05T20:23:00Z">
                      <w:rPr>
                        <w:rFonts w:ascii="Cambria Math" w:hAnsi="Cambria Math"/>
                        <w:i/>
                        <w:color w:val="auto"/>
                        <w:sz w:val="20"/>
                        <w:szCs w:val="20"/>
                      </w:rPr>
                    </w:del>
                  </m:ctrlPr>
                </m:sSubPr>
                <m:e>
                  <m:r>
                    <w:del w:id="2802" w:author="Yanfei Zhang" w:date="2022-04-05T20:23:00Z">
                      <w:rPr>
                        <w:rFonts w:ascii="Cambria Math" w:hAnsi="Cambria Math"/>
                        <w:color w:val="auto"/>
                        <w:sz w:val="20"/>
                        <w:szCs w:val="20"/>
                      </w:rPr>
                      <m:t>Lactic acid</m:t>
                    </w:del>
                  </m:r>
                </m:e>
                <m:sub>
                  <m:r>
                    <w:del w:id="2803" w:author="Yanfei Zhang" w:date="2022-04-05T20:23:00Z">
                      <w:rPr>
                        <w:rFonts w:ascii="Cambria Math" w:hAnsi="Cambria Math"/>
                        <w:color w:val="auto"/>
                        <w:sz w:val="20"/>
                        <w:szCs w:val="20"/>
                      </w:rPr>
                      <m:t>ex</m:t>
                    </w:del>
                  </m:r>
                </m:sub>
              </m:sSub>
            </m:e>
          </m:d>
          <m:r>
            <w:del w:id="2804" w:author="Yanfei Zhang" w:date="2022-04-05T20:23:00Z">
              <w:rPr>
                <w:rFonts w:ascii="Cambria Math" w:hAnsi="Cambria Math"/>
                <w:color w:val="auto"/>
                <w:sz w:val="20"/>
                <w:szCs w:val="20"/>
              </w:rPr>
              <m:t>∙</m:t>
            </w:del>
          </m:r>
          <m:sSup>
            <m:sSupPr>
              <m:ctrlPr>
                <w:del w:id="2805" w:author="Yanfei Zhang" w:date="2022-04-05T20:23:00Z">
                  <w:rPr>
                    <w:rFonts w:ascii="Cambria Math" w:hAnsi="Cambria Math"/>
                    <w:i/>
                    <w:color w:val="auto"/>
                    <w:sz w:val="20"/>
                    <w:szCs w:val="20"/>
                  </w:rPr>
                </w:del>
              </m:ctrlPr>
            </m:sSupPr>
            <m:e>
              <m:d>
                <m:dPr>
                  <m:begChr m:val="["/>
                  <m:endChr m:val="]"/>
                  <m:ctrlPr>
                    <w:del w:id="2806" w:author="Yanfei Zhang" w:date="2022-04-05T20:23:00Z">
                      <w:rPr>
                        <w:rFonts w:ascii="Cambria Math" w:hAnsi="Cambria Math"/>
                        <w:i/>
                        <w:color w:val="auto"/>
                        <w:sz w:val="20"/>
                        <w:szCs w:val="20"/>
                      </w:rPr>
                    </w:del>
                  </m:ctrlPr>
                </m:dPr>
                <m:e>
                  <m:sSubSup>
                    <m:sSubSupPr>
                      <m:ctrlPr>
                        <w:del w:id="2807" w:author="Yanfei Zhang" w:date="2022-04-05T20:23:00Z">
                          <w:rPr>
                            <w:rFonts w:ascii="Cambria Math" w:hAnsi="Cambria Math"/>
                            <w:i/>
                            <w:color w:val="auto"/>
                            <w:sz w:val="20"/>
                            <w:szCs w:val="20"/>
                          </w:rPr>
                        </w:del>
                      </m:ctrlPr>
                    </m:sSubSupPr>
                    <m:e>
                      <m:r>
                        <w:del w:id="2808" w:author="Yanfei Zhang" w:date="2022-04-05T20:23:00Z">
                          <w:rPr>
                            <w:rFonts w:ascii="Cambria Math" w:hAnsi="Cambria Math"/>
                            <w:color w:val="auto"/>
                            <w:sz w:val="20"/>
                            <w:szCs w:val="20"/>
                          </w:rPr>
                          <m:t>H</m:t>
                        </w:del>
                      </m:r>
                    </m:e>
                    <m:sub>
                      <m:r>
                        <w:del w:id="2809" w:author="Yanfei Zhang" w:date="2022-04-05T20:23:00Z">
                          <w:rPr>
                            <w:rFonts w:ascii="Cambria Math" w:hAnsi="Cambria Math"/>
                            <w:color w:val="auto"/>
                            <w:sz w:val="20"/>
                            <w:szCs w:val="20"/>
                          </w:rPr>
                          <m:t>ex</m:t>
                        </w:del>
                      </m:r>
                    </m:sub>
                    <m:sup>
                      <m:r>
                        <w:del w:id="2810" w:author="Yanfei Zhang" w:date="2022-04-05T20:23:00Z">
                          <w:rPr>
                            <w:rFonts w:ascii="Cambria Math" w:hAnsi="Cambria Math"/>
                            <w:color w:val="auto"/>
                            <w:sz w:val="20"/>
                            <w:szCs w:val="20"/>
                          </w:rPr>
                          <m:t>+</m:t>
                        </w:del>
                      </m:r>
                    </m:sup>
                  </m:sSubSup>
                </m:e>
              </m:d>
            </m:e>
            <m:sup>
              <m:r>
                <w:del w:id="2811" w:author="Yanfei Zhang" w:date="2022-04-05T20:23:00Z">
                  <w:rPr>
                    <w:rFonts w:ascii="Cambria Math" w:hAnsi="Cambria Math"/>
                    <w:color w:val="auto"/>
                    <w:sz w:val="20"/>
                    <w:szCs w:val="20"/>
                  </w:rPr>
                  <m:t>n</m:t>
                </w:del>
              </m:r>
            </m:sup>
          </m:sSup>
        </m:oMath>
      </m:oMathPara>
    </w:p>
    <w:p w14:paraId="58830F6B" w14:textId="1D9F9916" w:rsidR="005E5D05" w:rsidRPr="001E6834" w:rsidDel="00395A08" w:rsidRDefault="005E5D05" w:rsidP="005E5D05">
      <w:pPr>
        <w:pBdr>
          <w:top w:val="nil"/>
          <w:left w:val="nil"/>
          <w:bottom w:val="nil"/>
          <w:right w:val="nil"/>
          <w:between w:val="nil"/>
        </w:pBdr>
        <w:spacing w:line="240" w:lineRule="auto"/>
        <w:rPr>
          <w:del w:id="2812" w:author="Yanfei Zhang" w:date="2022-04-05T20:23:00Z"/>
          <w:rFonts w:ascii="Palatino Linotype" w:eastAsia="Palatino Linotype" w:hAnsi="Palatino Linotype" w:cs="Palatino Linotype"/>
          <w:sz w:val="20"/>
          <w:szCs w:val="20"/>
        </w:rPr>
      </w:pPr>
      <w:del w:id="2813" w:author="Yanfei Zhang" w:date="2022-04-05T20:23:00Z">
        <w:r w:rsidRPr="001E6834" w:rsidDel="00395A08">
          <w:rPr>
            <w:rFonts w:ascii="Palatino Linotype" w:eastAsia="Palatino Linotype" w:hAnsi="Palatino Linotype" w:cs="Palatino Linotype"/>
            <w:sz w:val="20"/>
            <w:szCs w:val="20"/>
          </w:rPr>
          <w:delText>Consequently:</w:delText>
        </w:r>
      </w:del>
    </w:p>
    <w:p w14:paraId="36F352B7" w14:textId="5D228285" w:rsidR="005E5D05" w:rsidRPr="00A13A4A" w:rsidDel="00395A08" w:rsidRDefault="00F41D25" w:rsidP="005E5D05">
      <w:pPr>
        <w:pStyle w:val="MDPI31text"/>
        <w:spacing w:before="60" w:after="60"/>
        <w:ind w:firstLine="432"/>
        <w:jc w:val="left"/>
        <w:rPr>
          <w:del w:id="2814" w:author="Yanfei Zhang" w:date="2022-04-05T20:23:00Z"/>
          <w:rFonts w:eastAsia="Palatino Linotype" w:cs="Palatino Linotype"/>
          <w:color w:val="auto"/>
          <w:sz w:val="20"/>
          <w:szCs w:val="20"/>
        </w:rPr>
      </w:pPr>
      <m:oMathPara>
        <m:oMath>
          <m:d>
            <m:dPr>
              <m:begChr m:val="["/>
              <m:endChr m:val="]"/>
              <m:ctrlPr>
                <w:del w:id="2815" w:author="Yanfei Zhang" w:date="2022-04-05T20:23:00Z">
                  <w:rPr>
                    <w:rFonts w:ascii="Cambria Math" w:hAnsi="Cambria Math"/>
                    <w:i/>
                    <w:color w:val="auto"/>
                    <w:sz w:val="20"/>
                    <w:szCs w:val="20"/>
                  </w:rPr>
                </w:del>
              </m:ctrlPr>
            </m:dPr>
            <m:e>
              <m:r>
                <w:del w:id="2816" w:author="Yanfei Zhang" w:date="2022-04-05T20:23:00Z">
                  <w:rPr>
                    <w:rFonts w:ascii="Cambria Math" w:hAnsi="Cambria Math"/>
                    <w:color w:val="auto"/>
                    <w:sz w:val="20"/>
                    <w:szCs w:val="20"/>
                  </w:rPr>
                  <m:t>Lactate</m:t>
                </w:del>
              </m:r>
            </m:e>
          </m:d>
          <m:r>
            <w:del w:id="2817" w:author="Yanfei Zhang" w:date="2022-04-05T20:23:00Z">
              <w:rPr>
                <w:rFonts w:ascii="Cambria Math" w:hAnsi="Cambria Math"/>
                <w:color w:val="auto"/>
                <w:sz w:val="20"/>
                <w:szCs w:val="20"/>
              </w:rPr>
              <m:t>&gt;</m:t>
            </w:del>
          </m:r>
          <m:f>
            <m:fPr>
              <m:ctrlPr>
                <w:del w:id="2818" w:author="Yanfei Zhang" w:date="2022-04-05T20:23:00Z">
                  <w:rPr>
                    <w:rFonts w:ascii="Cambria Math" w:hAnsi="Cambria Math"/>
                    <w:i/>
                    <w:color w:val="auto"/>
                    <w:sz w:val="20"/>
                    <w:szCs w:val="20"/>
                  </w:rPr>
                </w:del>
              </m:ctrlPr>
            </m:fPr>
            <m:num>
              <m:sSub>
                <m:sSubPr>
                  <m:ctrlPr>
                    <w:del w:id="2819" w:author="Yanfei Zhang" w:date="2022-04-05T20:23:00Z">
                      <w:rPr>
                        <w:rFonts w:ascii="Cambria Math" w:hAnsi="Cambria Math"/>
                        <w:i/>
                        <w:color w:val="auto"/>
                        <w:sz w:val="20"/>
                        <w:szCs w:val="20"/>
                      </w:rPr>
                    </w:del>
                  </m:ctrlPr>
                </m:sSubPr>
                <m:e>
                  <m:r>
                    <w:del w:id="2820" w:author="Yanfei Zhang" w:date="2022-04-05T20:23:00Z">
                      <w:rPr>
                        <w:rFonts w:ascii="Cambria Math" w:hAnsi="Cambria Math"/>
                        <w:color w:val="auto"/>
                        <w:sz w:val="20"/>
                        <w:szCs w:val="20"/>
                      </w:rPr>
                      <m:t>K</m:t>
                    </w:del>
                  </m:r>
                </m:e>
                <m:sub>
                  <m:r>
                    <w:del w:id="2821" w:author="Yanfei Zhang" w:date="2022-04-05T20:23:00Z">
                      <w:rPr>
                        <w:rFonts w:ascii="Cambria Math" w:hAnsi="Cambria Math"/>
                        <w:color w:val="auto"/>
                        <w:sz w:val="20"/>
                        <w:szCs w:val="20"/>
                      </w:rPr>
                      <m:t>a</m:t>
                    </w:del>
                  </m:r>
                </m:sub>
              </m:sSub>
            </m:num>
            <m:den>
              <m:d>
                <m:dPr>
                  <m:begChr m:val="["/>
                  <m:endChr m:val="]"/>
                  <m:ctrlPr>
                    <w:del w:id="2822" w:author="Yanfei Zhang" w:date="2022-04-05T20:23:00Z">
                      <w:rPr>
                        <w:rFonts w:ascii="Cambria Math" w:hAnsi="Cambria Math"/>
                        <w:i/>
                        <w:color w:val="auto"/>
                        <w:sz w:val="20"/>
                        <w:szCs w:val="20"/>
                      </w:rPr>
                    </w:del>
                  </m:ctrlPr>
                </m:dPr>
                <m:e>
                  <m:sSup>
                    <m:sSupPr>
                      <m:ctrlPr>
                        <w:del w:id="2823" w:author="Yanfei Zhang" w:date="2022-04-05T20:23:00Z">
                          <w:rPr>
                            <w:rFonts w:ascii="Cambria Math" w:hAnsi="Cambria Math"/>
                            <w:i/>
                            <w:color w:val="auto"/>
                            <w:sz w:val="20"/>
                            <w:szCs w:val="20"/>
                          </w:rPr>
                        </w:del>
                      </m:ctrlPr>
                    </m:sSupPr>
                    <m:e>
                      <m:r>
                        <w:del w:id="2824" w:author="Yanfei Zhang" w:date="2022-04-05T20:23:00Z">
                          <w:rPr>
                            <w:rFonts w:ascii="Cambria Math" w:hAnsi="Cambria Math"/>
                            <w:color w:val="auto"/>
                            <w:sz w:val="20"/>
                            <w:szCs w:val="20"/>
                          </w:rPr>
                          <m:t>H</m:t>
                        </w:del>
                      </m:r>
                    </m:e>
                    <m:sup>
                      <m:r>
                        <w:del w:id="2825" w:author="Yanfei Zhang" w:date="2022-04-05T20:23:00Z">
                          <w:rPr>
                            <w:rFonts w:ascii="Cambria Math" w:hAnsi="Cambria Math"/>
                            <w:color w:val="auto"/>
                            <w:sz w:val="20"/>
                            <w:szCs w:val="20"/>
                          </w:rPr>
                          <m:t>+</m:t>
                        </w:del>
                      </m:r>
                    </m:sup>
                  </m:sSup>
                </m:e>
              </m:d>
            </m:den>
          </m:f>
          <m:r>
            <w:del w:id="2826" w:author="Yanfei Zhang" w:date="2022-04-05T20:23:00Z">
              <w:rPr>
                <w:rFonts w:ascii="Cambria Math" w:hAnsi="Cambria Math"/>
                <w:color w:val="auto"/>
                <w:sz w:val="20"/>
                <w:szCs w:val="20"/>
              </w:rPr>
              <m:t>∙</m:t>
            </w:del>
          </m:r>
          <m:sSup>
            <m:sSupPr>
              <m:ctrlPr>
                <w:del w:id="2827" w:author="Yanfei Zhang" w:date="2022-04-05T20:23:00Z">
                  <w:rPr>
                    <w:rFonts w:ascii="Cambria Math" w:hAnsi="Cambria Math"/>
                    <w:i/>
                    <w:color w:val="auto"/>
                    <w:sz w:val="20"/>
                    <w:szCs w:val="20"/>
                  </w:rPr>
                </w:del>
              </m:ctrlPr>
            </m:sSupPr>
            <m:e>
              <m:d>
                <m:dPr>
                  <m:ctrlPr>
                    <w:del w:id="2828" w:author="Yanfei Zhang" w:date="2022-04-05T20:23:00Z">
                      <w:rPr>
                        <w:rFonts w:ascii="Cambria Math" w:hAnsi="Cambria Math"/>
                        <w:i/>
                        <w:color w:val="auto"/>
                        <w:sz w:val="20"/>
                        <w:szCs w:val="20"/>
                      </w:rPr>
                    </w:del>
                  </m:ctrlPr>
                </m:dPr>
                <m:e>
                  <m:f>
                    <m:fPr>
                      <m:ctrlPr>
                        <w:del w:id="2829" w:author="Yanfei Zhang" w:date="2022-04-05T20:23:00Z">
                          <w:rPr>
                            <w:rFonts w:ascii="Cambria Math" w:hAnsi="Cambria Math"/>
                            <w:i/>
                            <w:color w:val="auto"/>
                            <w:sz w:val="20"/>
                            <w:szCs w:val="20"/>
                          </w:rPr>
                        </w:del>
                      </m:ctrlPr>
                    </m:fPr>
                    <m:num>
                      <m:d>
                        <m:dPr>
                          <m:begChr m:val="["/>
                          <m:endChr m:val="]"/>
                          <m:ctrlPr>
                            <w:del w:id="2830" w:author="Yanfei Zhang" w:date="2022-04-05T20:23:00Z">
                              <w:rPr>
                                <w:rFonts w:ascii="Cambria Math" w:hAnsi="Cambria Math"/>
                                <w:i/>
                                <w:color w:val="auto"/>
                                <w:sz w:val="20"/>
                                <w:szCs w:val="20"/>
                              </w:rPr>
                            </w:del>
                          </m:ctrlPr>
                        </m:dPr>
                        <m:e>
                          <m:sSubSup>
                            <m:sSubSupPr>
                              <m:ctrlPr>
                                <w:del w:id="2831" w:author="Yanfei Zhang" w:date="2022-04-05T20:23:00Z">
                                  <w:rPr>
                                    <w:rFonts w:ascii="Cambria Math" w:hAnsi="Cambria Math"/>
                                    <w:i/>
                                    <w:color w:val="auto"/>
                                    <w:sz w:val="20"/>
                                    <w:szCs w:val="20"/>
                                  </w:rPr>
                                </w:del>
                              </m:ctrlPr>
                            </m:sSubSupPr>
                            <m:e>
                              <m:r>
                                <w:del w:id="2832" w:author="Yanfei Zhang" w:date="2022-04-05T20:23:00Z">
                                  <w:rPr>
                                    <w:rFonts w:ascii="Cambria Math" w:hAnsi="Cambria Math"/>
                                    <w:color w:val="auto"/>
                                    <w:sz w:val="20"/>
                                    <w:szCs w:val="20"/>
                                  </w:rPr>
                                  <m:t>H</m:t>
                                </w:del>
                              </m:r>
                            </m:e>
                            <m:sub>
                              <m:r>
                                <w:del w:id="2833" w:author="Yanfei Zhang" w:date="2022-04-05T20:23:00Z">
                                  <w:rPr>
                                    <w:rFonts w:ascii="Cambria Math" w:hAnsi="Cambria Math"/>
                                    <w:color w:val="auto"/>
                                    <w:sz w:val="20"/>
                                    <w:szCs w:val="20"/>
                                  </w:rPr>
                                  <m:t>ex</m:t>
                                </w:del>
                              </m:r>
                            </m:sub>
                            <m:sup>
                              <m:r>
                                <w:del w:id="2834" w:author="Yanfei Zhang" w:date="2022-04-05T20:23:00Z">
                                  <w:rPr>
                                    <w:rFonts w:ascii="Cambria Math" w:hAnsi="Cambria Math"/>
                                    <w:color w:val="auto"/>
                                    <w:sz w:val="20"/>
                                    <w:szCs w:val="20"/>
                                  </w:rPr>
                                  <m:t>+</m:t>
                                </w:del>
                              </m:r>
                            </m:sup>
                          </m:sSubSup>
                        </m:e>
                      </m:d>
                    </m:num>
                    <m:den>
                      <m:d>
                        <m:dPr>
                          <m:begChr m:val="["/>
                          <m:endChr m:val="]"/>
                          <m:ctrlPr>
                            <w:del w:id="2835" w:author="Yanfei Zhang" w:date="2022-04-05T20:23:00Z">
                              <w:rPr>
                                <w:rFonts w:ascii="Cambria Math" w:hAnsi="Cambria Math"/>
                                <w:i/>
                                <w:color w:val="auto"/>
                                <w:sz w:val="20"/>
                                <w:szCs w:val="20"/>
                              </w:rPr>
                            </w:del>
                          </m:ctrlPr>
                        </m:dPr>
                        <m:e>
                          <m:sSup>
                            <m:sSupPr>
                              <m:ctrlPr>
                                <w:del w:id="2836" w:author="Yanfei Zhang" w:date="2022-04-05T20:23:00Z">
                                  <w:rPr>
                                    <w:rFonts w:ascii="Cambria Math" w:hAnsi="Cambria Math"/>
                                    <w:i/>
                                    <w:color w:val="auto"/>
                                    <w:sz w:val="20"/>
                                    <w:szCs w:val="20"/>
                                  </w:rPr>
                                </w:del>
                              </m:ctrlPr>
                            </m:sSupPr>
                            <m:e>
                              <m:r>
                                <w:del w:id="2837" w:author="Yanfei Zhang" w:date="2022-04-05T20:23:00Z">
                                  <w:rPr>
                                    <w:rFonts w:ascii="Cambria Math" w:hAnsi="Cambria Math"/>
                                    <w:color w:val="auto"/>
                                    <w:sz w:val="20"/>
                                    <w:szCs w:val="20"/>
                                  </w:rPr>
                                  <m:t>H</m:t>
                                </w:del>
                              </m:r>
                            </m:e>
                            <m:sup>
                              <m:r>
                                <w:del w:id="2838" w:author="Yanfei Zhang" w:date="2022-04-05T20:23:00Z">
                                  <w:rPr>
                                    <w:rFonts w:ascii="Cambria Math" w:hAnsi="Cambria Math"/>
                                    <w:color w:val="auto"/>
                                    <w:sz w:val="20"/>
                                    <w:szCs w:val="20"/>
                                  </w:rPr>
                                  <m:t>+</m:t>
                                </w:del>
                              </m:r>
                            </m:sup>
                          </m:sSup>
                        </m:e>
                      </m:d>
                    </m:den>
                  </m:f>
                </m:e>
              </m:d>
            </m:e>
            <m:sup>
              <m:r>
                <w:del w:id="2839" w:author="Yanfei Zhang" w:date="2022-04-05T20:23:00Z">
                  <w:rPr>
                    <w:rFonts w:ascii="Cambria Math" w:hAnsi="Cambria Math"/>
                    <w:color w:val="auto"/>
                    <w:sz w:val="20"/>
                    <w:szCs w:val="20"/>
                  </w:rPr>
                  <m:t>n</m:t>
                </w:del>
              </m:r>
            </m:sup>
          </m:sSup>
          <m:r>
            <w:del w:id="2840" w:author="Yanfei Zhang" w:date="2022-04-05T20:23:00Z">
              <w:rPr>
                <w:rFonts w:ascii="Cambria Math" w:hAnsi="Cambria Math"/>
                <w:color w:val="auto"/>
                <w:sz w:val="20"/>
                <w:szCs w:val="20"/>
              </w:rPr>
              <m:t>∙</m:t>
            </w:del>
          </m:r>
          <m:sSup>
            <m:sSupPr>
              <m:ctrlPr>
                <w:del w:id="2841" w:author="Yanfei Zhang" w:date="2022-04-05T20:23:00Z">
                  <w:rPr>
                    <w:rFonts w:ascii="Cambria Math" w:hAnsi="Cambria Math"/>
                    <w:i/>
                    <w:color w:val="auto"/>
                    <w:sz w:val="20"/>
                    <w:szCs w:val="20"/>
                  </w:rPr>
                </w:del>
              </m:ctrlPr>
            </m:sSupPr>
            <m:e>
              <m:r>
                <w:del w:id="2842" w:author="Yanfei Zhang" w:date="2022-04-05T20:23:00Z">
                  <w:rPr>
                    <w:rFonts w:ascii="Cambria Math" w:hAnsi="Cambria Math"/>
                    <w:color w:val="auto"/>
                    <w:sz w:val="20"/>
                    <w:szCs w:val="20"/>
                  </w:rPr>
                  <m:t>10</m:t>
                </w:del>
              </m:r>
            </m:e>
            <m:sup>
              <m:f>
                <m:fPr>
                  <m:ctrlPr>
                    <w:del w:id="2843" w:author="Yanfei Zhang" w:date="2022-04-05T20:23:00Z">
                      <w:rPr>
                        <w:rFonts w:ascii="Cambria Math" w:hAnsi="Cambria Math"/>
                        <w:i/>
                        <w:color w:val="auto"/>
                        <w:sz w:val="20"/>
                        <w:szCs w:val="20"/>
                      </w:rPr>
                    </w:del>
                  </m:ctrlPr>
                </m:fPr>
                <m:num>
                  <m:r>
                    <w:del w:id="2844" w:author="Yanfei Zhang" w:date="2022-04-05T20:23:00Z">
                      <w:rPr>
                        <w:rFonts w:ascii="Cambria Math" w:hAnsi="Cambria Math"/>
                        <w:color w:val="auto"/>
                        <w:sz w:val="20"/>
                        <w:szCs w:val="20"/>
                      </w:rPr>
                      <m:t>n∙∆ψ</m:t>
                    </w:del>
                  </m:r>
                </m:num>
                <m:den>
                  <m:r>
                    <w:del w:id="2845" w:author="Yanfei Zhang" w:date="2022-04-05T20:23:00Z">
                      <w:rPr>
                        <w:rFonts w:ascii="Cambria Math" w:hAnsi="Cambria Math"/>
                        <w:color w:val="auto"/>
                        <w:sz w:val="20"/>
                        <w:szCs w:val="20"/>
                      </w:rPr>
                      <m:t>70mV</m:t>
                    </w:del>
                  </m:r>
                </m:den>
              </m:f>
            </m:sup>
          </m:sSup>
          <m:r>
            <w:del w:id="2846" w:author="Yanfei Zhang" w:date="2022-04-05T20:23:00Z">
              <w:rPr>
                <w:rFonts w:ascii="Cambria Math" w:hAnsi="Cambria Math"/>
                <w:color w:val="auto"/>
                <w:sz w:val="20"/>
                <w:szCs w:val="20"/>
              </w:rPr>
              <m:t>∙</m:t>
            </w:del>
          </m:r>
          <m:d>
            <m:dPr>
              <m:begChr m:val="["/>
              <m:endChr m:val="]"/>
              <m:ctrlPr>
                <w:del w:id="2847" w:author="Yanfei Zhang" w:date="2022-04-05T20:23:00Z">
                  <w:rPr>
                    <w:rFonts w:ascii="Cambria Math" w:hAnsi="Cambria Math"/>
                    <w:i/>
                    <w:color w:val="auto"/>
                    <w:sz w:val="20"/>
                    <w:szCs w:val="20"/>
                  </w:rPr>
                </w:del>
              </m:ctrlPr>
            </m:dPr>
            <m:e>
              <m:sSub>
                <m:sSubPr>
                  <m:ctrlPr>
                    <w:del w:id="2848" w:author="Yanfei Zhang" w:date="2022-04-05T20:23:00Z">
                      <w:rPr>
                        <w:rFonts w:ascii="Cambria Math" w:hAnsi="Cambria Math"/>
                        <w:i/>
                        <w:color w:val="auto"/>
                        <w:sz w:val="20"/>
                        <w:szCs w:val="20"/>
                      </w:rPr>
                    </w:del>
                  </m:ctrlPr>
                </m:sSubPr>
                <m:e>
                  <m:r>
                    <w:del w:id="2849" w:author="Yanfei Zhang" w:date="2022-04-05T20:23:00Z">
                      <w:rPr>
                        <w:rFonts w:ascii="Cambria Math" w:hAnsi="Cambria Math"/>
                        <w:color w:val="auto"/>
                        <w:sz w:val="20"/>
                        <w:szCs w:val="20"/>
                      </w:rPr>
                      <m:t>Lactic acid</m:t>
                    </w:del>
                  </m:r>
                </m:e>
                <m:sub>
                  <m:r>
                    <w:del w:id="2850" w:author="Yanfei Zhang" w:date="2022-04-05T20:23:00Z">
                      <w:rPr>
                        <w:rFonts w:ascii="Cambria Math" w:hAnsi="Cambria Math"/>
                        <w:color w:val="auto"/>
                        <w:sz w:val="20"/>
                        <w:szCs w:val="20"/>
                      </w:rPr>
                      <m:t>ex</m:t>
                    </w:del>
                  </m:r>
                </m:sub>
              </m:sSub>
            </m:e>
          </m:d>
          <m:r>
            <w:del w:id="2851" w:author="Yanfei Zhang" w:date="2022-04-05T20:23:00Z">
              <w:rPr>
                <w:rFonts w:ascii="Cambria Math" w:hAnsi="Cambria Math"/>
                <w:color w:val="auto"/>
                <w:sz w:val="20"/>
                <w:szCs w:val="20"/>
              </w:rPr>
              <m:t>&gt;</m:t>
            </w:del>
          </m:r>
          <m:sSup>
            <m:sSupPr>
              <m:ctrlPr>
                <w:del w:id="2852" w:author="Yanfei Zhang" w:date="2022-04-05T20:23:00Z">
                  <w:rPr>
                    <w:rFonts w:ascii="Cambria Math" w:hAnsi="Cambria Math"/>
                    <w:i/>
                    <w:color w:val="auto"/>
                    <w:sz w:val="20"/>
                    <w:szCs w:val="20"/>
                  </w:rPr>
                </w:del>
              </m:ctrlPr>
            </m:sSupPr>
            <m:e>
              <m:d>
                <m:dPr>
                  <m:ctrlPr>
                    <w:del w:id="2853" w:author="Yanfei Zhang" w:date="2022-04-05T20:23:00Z">
                      <w:rPr>
                        <w:rFonts w:ascii="Cambria Math" w:hAnsi="Cambria Math"/>
                        <w:i/>
                        <w:color w:val="auto"/>
                        <w:sz w:val="20"/>
                        <w:szCs w:val="20"/>
                      </w:rPr>
                    </w:del>
                  </m:ctrlPr>
                </m:dPr>
                <m:e>
                  <m:r>
                    <w:del w:id="2854" w:author="Yanfei Zhang" w:date="2022-04-05T20:23:00Z">
                      <w:rPr>
                        <w:rFonts w:ascii="Cambria Math" w:hAnsi="Cambria Math"/>
                        <w:color w:val="auto"/>
                        <w:sz w:val="20"/>
                        <w:szCs w:val="20"/>
                      </w:rPr>
                      <m:t>3100</m:t>
                    </w:del>
                  </m:r>
                </m:e>
              </m:d>
            </m:e>
            <m:sup>
              <m:r>
                <w:del w:id="2855" w:author="Yanfei Zhang" w:date="2022-04-05T20:23:00Z">
                  <w:rPr>
                    <w:rFonts w:ascii="Cambria Math" w:hAnsi="Cambria Math"/>
                    <w:color w:val="auto"/>
                    <w:sz w:val="20"/>
                    <w:szCs w:val="20"/>
                  </w:rPr>
                  <m:t>n</m:t>
                </w:del>
              </m:r>
            </m:sup>
          </m:sSup>
          <m:r>
            <w:del w:id="2856" w:author="Yanfei Zhang" w:date="2022-04-05T20:23:00Z">
              <w:rPr>
                <w:rFonts w:ascii="Cambria Math" w:hAnsi="Cambria Math"/>
                <w:color w:val="auto"/>
                <w:sz w:val="20"/>
                <w:szCs w:val="20"/>
              </w:rPr>
              <m:t>∙44 mM</m:t>
            </w:del>
          </m:r>
          <m:sSub>
            <m:sSubPr>
              <m:ctrlPr>
                <w:del w:id="2857" w:author="Yanfei Zhang" w:date="2022-04-05T20:23:00Z">
                  <w:rPr>
                    <w:rFonts w:ascii="Cambria Math" w:hAnsi="Cambria Math"/>
                    <w:i/>
                    <w:color w:val="auto"/>
                    <w:sz w:val="20"/>
                    <w:szCs w:val="20"/>
                  </w:rPr>
                </w:del>
              </m:ctrlPr>
            </m:sSubPr>
            <m:e>
              <m:r>
                <w:del w:id="2858" w:author="Yanfei Zhang" w:date="2022-04-05T20:23:00Z">
                  <w:rPr>
                    <w:rFonts w:ascii="Cambria Math" w:hAnsi="Cambria Math"/>
                    <w:color w:val="auto"/>
                    <w:sz w:val="20"/>
                    <w:szCs w:val="20"/>
                  </w:rPr>
                  <m:t>=</m:t>
                </w:del>
              </m:r>
            </m:e>
            <m:sub>
              <m:r>
                <w:del w:id="2859" w:author="Yanfei Zhang" w:date="2022-04-05T20:23:00Z">
                  <w:rPr>
                    <w:rFonts w:ascii="Cambria Math" w:hAnsi="Cambria Math"/>
                    <w:color w:val="auto"/>
                    <w:sz w:val="20"/>
                    <w:szCs w:val="20"/>
                  </w:rPr>
                  <m:t>n=1</m:t>
                </w:del>
              </m:r>
            </m:sub>
          </m:sSub>
          <m:r>
            <w:del w:id="2860" w:author="Yanfei Zhang" w:date="2022-04-05T20:23:00Z">
              <w:rPr>
                <w:rFonts w:ascii="Cambria Math" w:hAnsi="Cambria Math"/>
                <w:color w:val="auto"/>
                <w:sz w:val="20"/>
                <w:szCs w:val="20"/>
              </w:rPr>
              <m:t>139 M</m:t>
            </w:del>
          </m:r>
        </m:oMath>
      </m:oMathPara>
    </w:p>
    <w:p w14:paraId="2FB8FDF7" w14:textId="078ECA97" w:rsidR="005E5D05" w:rsidDel="00395A08" w:rsidRDefault="005E5D05" w:rsidP="005E5D05">
      <w:pPr>
        <w:pStyle w:val="MDPI31text"/>
        <w:spacing w:before="60" w:after="60"/>
        <w:ind w:firstLine="0"/>
        <w:jc w:val="left"/>
        <w:rPr>
          <w:del w:id="2861" w:author="Yanfei Zhang" w:date="2022-04-05T20:22:00Z"/>
          <w:rFonts w:eastAsia="Palatino Linotype" w:cs="Palatino Linotype"/>
          <w:color w:val="auto"/>
          <w:sz w:val="20"/>
          <w:szCs w:val="20"/>
        </w:rPr>
      </w:pPr>
      <w:del w:id="2862" w:author="Yanfei Zhang" w:date="2022-04-05T20:23:00Z">
        <w:r w:rsidDel="00395A08">
          <w:rPr>
            <w:rFonts w:eastAsia="Palatino Linotype" w:cs="Palatino Linotype"/>
            <w:color w:val="auto"/>
            <w:sz w:val="20"/>
            <w:szCs w:val="20"/>
          </w:rPr>
          <w:delText>, where we have neglected the membrane potential (</w:delText>
        </w:r>
        <m:oMath>
          <m:r>
            <w:rPr>
              <w:rFonts w:ascii="Cambria Math" w:hAnsi="Cambria Math"/>
              <w:color w:val="auto"/>
              <w:sz w:val="20"/>
              <w:szCs w:val="20"/>
            </w:rPr>
            <m:t>∆ψ</m:t>
          </m:r>
        </m:oMath>
        <w:r w:rsidDel="00395A08">
          <w:rPr>
            <w:rFonts w:eastAsia="Palatino Linotype" w:cs="Palatino Linotype"/>
            <w:color w:val="auto"/>
            <w:sz w:val="20"/>
            <w:szCs w:val="20"/>
          </w:rPr>
          <w:delText>) dependent factor, as in extreme acidophiles the transmembrane electric potential tends to be small.  This</w:delText>
        </w:r>
        <w:r w:rsidRPr="00A13A4A" w:rsidDel="00395A08">
          <w:rPr>
            <w:rFonts w:eastAsia="Palatino Linotype" w:cs="Palatino Linotype"/>
            <w:color w:val="auto"/>
            <w:sz w:val="20"/>
            <w:szCs w:val="20"/>
          </w:rPr>
          <w:delText xml:space="preserve"> is </w:delText>
        </w:r>
        <w:r w:rsidDel="00395A08">
          <w:rPr>
            <w:rFonts w:eastAsia="Palatino Linotype" w:cs="Palatino Linotype"/>
            <w:color w:val="auto"/>
            <w:sz w:val="20"/>
            <w:szCs w:val="20"/>
          </w:rPr>
          <w:delText>far</w:delText>
        </w:r>
        <w:r w:rsidRPr="00A13A4A" w:rsidDel="00395A08">
          <w:rPr>
            <w:rFonts w:eastAsia="Palatino Linotype" w:cs="Palatino Linotype"/>
            <w:color w:val="auto"/>
            <w:sz w:val="20"/>
            <w:szCs w:val="20"/>
          </w:rPr>
          <w:delText xml:space="preserve"> beyond the possible (pure water has a concentration of 55 M), for gear settings of 1 or higher.   </w:delText>
        </w:r>
        <w:r w:rsidDel="00395A08">
          <w:rPr>
            <w:rFonts w:eastAsia="Palatino Linotype" w:cs="Palatino Linotype"/>
            <w:color w:val="auto"/>
            <w:sz w:val="20"/>
            <w:szCs w:val="20"/>
          </w:rPr>
          <w:delText xml:space="preserve">Negative gear settings would not generate the protonmotive force required to drive the ATP synthesis.  </w:delText>
        </w:r>
        <w:r w:rsidRPr="00A13A4A" w:rsidDel="00395A08">
          <w:rPr>
            <w:rFonts w:eastAsia="Palatino Linotype" w:cs="Palatino Linotype"/>
            <w:color w:val="auto"/>
            <w:sz w:val="20"/>
            <w:szCs w:val="20"/>
          </w:rPr>
          <w:delText xml:space="preserve">Only </w:delText>
        </w:r>
        <w:r w:rsidDel="00395A08">
          <w:rPr>
            <w:rFonts w:eastAsia="Palatino Linotype" w:cs="Palatino Linotype"/>
            <w:color w:val="auto"/>
            <w:sz w:val="20"/>
            <w:szCs w:val="20"/>
          </w:rPr>
          <w:delText xml:space="preserve">positive </w:delText>
        </w:r>
        <w:r w:rsidRPr="00A13A4A" w:rsidDel="00395A08">
          <w:rPr>
            <w:rFonts w:eastAsia="Palatino Linotype" w:cs="Palatino Linotype"/>
            <w:color w:val="auto"/>
            <w:sz w:val="20"/>
            <w:szCs w:val="20"/>
          </w:rPr>
          <w:delText>gear settings far below 0.5 should be possible, but these would deliver only a very low ATP yield, probably insuffi</w:delText>
        </w:r>
        <w:r w:rsidDel="00395A08">
          <w:rPr>
            <w:rFonts w:eastAsia="Palatino Linotype" w:cs="Palatino Linotype"/>
            <w:color w:val="auto"/>
            <w:sz w:val="20"/>
            <w:szCs w:val="20"/>
          </w:rPr>
          <w:delText>ci</w:delText>
        </w:r>
        <w:r w:rsidRPr="00A13A4A" w:rsidDel="00395A08">
          <w:rPr>
            <w:rFonts w:eastAsia="Palatino Linotype" w:cs="Palatino Linotype"/>
            <w:color w:val="auto"/>
            <w:sz w:val="20"/>
            <w:szCs w:val="20"/>
          </w:rPr>
          <w:delText xml:space="preserve">ent to deal with the maintenance energy requirements, which should anyway be large for an extremophile like </w:delText>
        </w:r>
        <w:r w:rsidRPr="00A13A4A" w:rsidDel="00395A08">
          <w:rPr>
            <w:rFonts w:eastAsia="Palatino Linotype" w:cs="Palatino Linotype"/>
            <w:i/>
            <w:color w:val="auto"/>
            <w:sz w:val="20"/>
            <w:szCs w:val="20"/>
          </w:rPr>
          <w:delText>S. solfataricus</w:delText>
        </w:r>
        <w:r w:rsidRPr="00A13A4A" w:rsidDel="00395A08">
          <w:rPr>
            <w:rFonts w:eastAsia="Palatino Linotype" w:cs="Palatino Linotype"/>
            <w:color w:val="auto"/>
            <w:sz w:val="20"/>
            <w:szCs w:val="20"/>
          </w:rPr>
          <w:delText>.</w:delText>
        </w:r>
        <w:r w:rsidDel="00395A08">
          <w:rPr>
            <w:rFonts w:eastAsia="Palatino Linotype" w:cs="Palatino Linotype"/>
            <w:color w:val="auto"/>
            <w:sz w:val="20"/>
            <w:szCs w:val="20"/>
          </w:rPr>
          <w:delText xml:space="preserve">  We conclude that although in principle gear settings of 1 or higher for the lactic acid efflux system would lead to ATP synthesis and thereby growth, these gear settings are thermodynamically incompatible with a forward flux through the export system.  </w:delText>
        </w:r>
        <w:r w:rsidRPr="001E6834" w:rsidDel="00395A08">
          <w:rPr>
            <w:rFonts w:eastAsia="Palatino Linotype" w:cs="Palatino Linotype"/>
            <w:sz w:val="20"/>
            <w:szCs w:val="20"/>
          </w:rPr>
          <w:delText xml:space="preserve"> </w:delText>
        </w:r>
        <w:r w:rsidRPr="001E6834" w:rsidDel="00395A08">
          <w:rPr>
            <w:rFonts w:eastAsia="Palatino Linotype" w:cs="Palatino Linotype"/>
            <w:color w:val="auto"/>
            <w:sz w:val="20"/>
            <w:szCs w:val="20"/>
          </w:rPr>
          <w:delText>This then explain</w:delText>
        </w:r>
        <w:r w:rsidDel="00395A08">
          <w:rPr>
            <w:rFonts w:eastAsia="Palatino Linotype" w:cs="Palatino Linotype"/>
            <w:color w:val="auto"/>
            <w:sz w:val="20"/>
            <w:szCs w:val="20"/>
          </w:rPr>
          <w:delText>s</w:delText>
        </w:r>
        <w:r w:rsidRPr="001E6834" w:rsidDel="00395A08">
          <w:rPr>
            <w:rFonts w:eastAsia="Palatino Linotype" w:cs="Palatino Linotype"/>
            <w:color w:val="auto"/>
            <w:sz w:val="20"/>
            <w:szCs w:val="20"/>
          </w:rPr>
          <w:delText xml:space="preserve"> why the organism cannot ferment to lactate</w:delText>
        </w:r>
        <w:r w:rsidDel="00395A08">
          <w:rPr>
            <w:rFonts w:eastAsia="Palatino Linotype" w:cs="Palatino Linotype"/>
            <w:color w:val="auto"/>
            <w:sz w:val="20"/>
            <w:szCs w:val="20"/>
          </w:rPr>
          <w:delText>.</w:delText>
        </w:r>
      </w:del>
    </w:p>
    <w:p w14:paraId="66F3AB25" w14:textId="0BFEC279" w:rsidR="005E5D05" w:rsidDel="00395A08" w:rsidRDefault="005E5D05" w:rsidP="00395A08">
      <w:pPr>
        <w:pStyle w:val="MDPI31text"/>
        <w:spacing w:before="60" w:after="60"/>
        <w:ind w:firstLine="0"/>
        <w:jc w:val="left"/>
        <w:rPr>
          <w:del w:id="2863" w:author="Yanfei Zhang" w:date="2022-04-05T20:23:00Z"/>
        </w:rPr>
        <w:pPrChange w:id="2864" w:author="Yanfei Zhang" w:date="2022-04-05T20:22:00Z">
          <w:pPr>
            <w:pBdr>
              <w:top w:val="nil"/>
              <w:left w:val="nil"/>
              <w:bottom w:val="nil"/>
              <w:right w:val="nil"/>
              <w:between w:val="nil"/>
            </w:pBdr>
            <w:spacing w:line="240" w:lineRule="auto"/>
            <w:ind w:firstLine="425"/>
          </w:pPr>
        </w:pPrChange>
      </w:pPr>
    </w:p>
    <w:p w14:paraId="2CF9900C" w14:textId="058BA6E0" w:rsidR="005E5D05" w:rsidRPr="00A13A4A" w:rsidDel="00395A08" w:rsidRDefault="002129C5" w:rsidP="005E5D05">
      <w:pPr>
        <w:pBdr>
          <w:top w:val="nil"/>
          <w:left w:val="nil"/>
          <w:bottom w:val="nil"/>
          <w:right w:val="nil"/>
          <w:between w:val="nil"/>
        </w:pBdr>
        <w:spacing w:before="240" w:after="120" w:line="240" w:lineRule="auto"/>
        <w:ind w:right="432"/>
        <w:rPr>
          <w:del w:id="2865" w:author="Yanfei Zhang" w:date="2022-04-05T20:23:00Z"/>
          <w:rFonts w:ascii="Palatino Linotype" w:eastAsia="Palatino Linotype" w:hAnsi="Palatino Linotype" w:cs="Palatino Linotype"/>
          <w:i/>
          <w:color w:val="auto"/>
          <w:sz w:val="20"/>
          <w:szCs w:val="20"/>
        </w:rPr>
      </w:pPr>
      <w:del w:id="2866" w:author="Yanfei Zhang" w:date="2022-04-05T20:23:00Z">
        <w:r w:rsidDel="00395A08">
          <w:rPr>
            <w:rFonts w:ascii="Palatino Linotype" w:eastAsia="Palatino Linotype" w:hAnsi="Palatino Linotype" w:cs="Palatino Linotype"/>
            <w:i/>
            <w:color w:val="auto"/>
            <w:sz w:val="20"/>
            <w:szCs w:val="20"/>
          </w:rPr>
          <w:delText>S</w:delText>
        </w:r>
        <w:r w:rsidR="005E5D05" w:rsidRPr="00A13A4A" w:rsidDel="00395A08">
          <w:rPr>
            <w:rFonts w:ascii="Palatino Linotype" w:eastAsia="Palatino Linotype" w:hAnsi="Palatino Linotype" w:cs="Palatino Linotype"/>
            <w:i/>
            <w:color w:val="auto"/>
            <w:sz w:val="20"/>
            <w:szCs w:val="20"/>
          </w:rPr>
          <w:delText>.2. Alternative fermentation pathways would not yield ATP either</w:delText>
        </w:r>
      </w:del>
    </w:p>
    <w:p w14:paraId="7D17DB85" w14:textId="064A9068" w:rsidR="005E5D05" w:rsidDel="00395A08" w:rsidRDefault="005E5D05" w:rsidP="005E5D05">
      <w:pPr>
        <w:shd w:val="clear" w:color="auto" w:fill="FFFFFF"/>
        <w:spacing w:line="240" w:lineRule="auto"/>
        <w:textAlignment w:val="baseline"/>
        <w:rPr>
          <w:del w:id="2867" w:author="Yanfei Zhang" w:date="2022-04-05T20:23:00Z"/>
          <w:rFonts w:ascii="Palatino Linotype" w:eastAsia="Palatino Linotype" w:hAnsi="Palatino Linotype" w:cs="Palatino Linotype"/>
          <w:sz w:val="20"/>
          <w:szCs w:val="20"/>
        </w:rPr>
      </w:pPr>
      <w:del w:id="2868" w:author="Yanfei Zhang" w:date="2022-04-05T20:23:00Z">
        <w:r w:rsidRPr="00A7385A" w:rsidDel="00395A08">
          <w:rPr>
            <w:rFonts w:ascii="Palatino Linotype" w:eastAsia="Palatino Linotype" w:hAnsi="Palatino Linotype" w:cs="Palatino Linotype"/>
            <w:color w:val="auto"/>
            <w:sz w:val="20"/>
            <w:szCs w:val="20"/>
          </w:rPr>
          <w:delText>Realistic f</w:delText>
        </w:r>
        <w:r w:rsidRPr="00A13A4A" w:rsidDel="00395A08">
          <w:rPr>
            <w:rFonts w:ascii="Palatino Linotype" w:eastAsia="Palatino Linotype" w:hAnsi="Palatino Linotype" w:cs="Palatino Linotype"/>
            <w:color w:val="auto"/>
            <w:sz w:val="20"/>
            <w:szCs w:val="20"/>
          </w:rPr>
          <w:delText>ermentation pathways alternative to lact</w:delText>
        </w:r>
        <w:r w:rsidDel="00395A08">
          <w:rPr>
            <w:rFonts w:ascii="Palatino Linotype" w:eastAsia="Palatino Linotype" w:hAnsi="Palatino Linotype" w:cs="Palatino Linotype"/>
            <w:color w:val="auto"/>
            <w:sz w:val="20"/>
            <w:szCs w:val="20"/>
          </w:rPr>
          <w:delText>ic acid</w:delText>
        </w:r>
        <w:r w:rsidRPr="00A13A4A" w:rsidDel="00395A08">
          <w:rPr>
            <w:rFonts w:ascii="Palatino Linotype" w:eastAsia="Palatino Linotype" w:hAnsi="Palatino Linotype" w:cs="Palatino Linotype"/>
            <w:color w:val="auto"/>
            <w:sz w:val="20"/>
            <w:szCs w:val="20"/>
          </w:rPr>
          <w:delText xml:space="preserve"> fermentation </w:delText>
        </w:r>
        <w:r w:rsidDel="00395A08">
          <w:rPr>
            <w:rFonts w:ascii="Palatino Linotype" w:eastAsia="Palatino Linotype" w:hAnsi="Palatino Linotype" w:cs="Palatino Linotype"/>
            <w:color w:val="auto"/>
            <w:sz w:val="20"/>
            <w:szCs w:val="20"/>
          </w:rPr>
          <w:delText>might</w:delText>
        </w:r>
        <w:r w:rsidRPr="00A13A4A" w:rsidDel="00395A08">
          <w:rPr>
            <w:rFonts w:ascii="Palatino Linotype" w:eastAsia="Palatino Linotype" w:hAnsi="Palatino Linotype" w:cs="Palatino Linotype"/>
            <w:color w:val="auto"/>
            <w:sz w:val="20"/>
            <w:szCs w:val="20"/>
          </w:rPr>
          <w:delText xml:space="preserve"> also be able to produce ATP</w:delText>
        </w:r>
        <w:r w:rsidDel="00395A08">
          <w:rPr>
            <w:rFonts w:ascii="Palatino Linotype" w:eastAsia="Palatino Linotype" w:hAnsi="Palatino Linotype" w:cs="Palatino Linotype"/>
            <w:color w:val="auto"/>
            <w:sz w:val="20"/>
            <w:szCs w:val="20"/>
          </w:rPr>
          <w:delText xml:space="preserve"> and perhaps drive growth</w:delText>
        </w:r>
        <w:r w:rsidRPr="00A13A4A" w:rsidDel="00395A08">
          <w:rPr>
            <w:rFonts w:ascii="Palatino Linotype" w:eastAsia="Palatino Linotype" w:hAnsi="Palatino Linotype" w:cs="Palatino Linotype"/>
            <w:color w:val="auto"/>
            <w:sz w:val="20"/>
            <w:szCs w:val="20"/>
          </w:rPr>
          <w:delText xml:space="preserve">.  Therefore, we checked if </w:delText>
        </w:r>
        <w:r w:rsidDel="00395A08">
          <w:rPr>
            <w:rFonts w:ascii="Palatino Linotype" w:eastAsia="Palatino Linotype" w:hAnsi="Palatino Linotype" w:cs="Palatino Linotype"/>
            <w:color w:val="auto"/>
            <w:sz w:val="20"/>
            <w:szCs w:val="20"/>
          </w:rPr>
          <w:delText>the GEMM</w:delText>
        </w:r>
        <w:r w:rsidRPr="00A13A4A" w:rsidDel="00395A08">
          <w:rPr>
            <w:rFonts w:ascii="Palatino Linotype" w:eastAsia="Palatino Linotype" w:hAnsi="Palatino Linotype" w:cs="Palatino Linotype"/>
            <w:color w:val="auto"/>
            <w:sz w:val="20"/>
            <w:szCs w:val="20"/>
          </w:rPr>
          <w:delText xml:space="preserve"> </w:delText>
        </w:r>
        <w:r w:rsidDel="00395A08">
          <w:rPr>
            <w:rFonts w:ascii="Palatino Linotype" w:eastAsia="Palatino Linotype" w:hAnsi="Palatino Linotype" w:cs="Palatino Linotype"/>
            <w:color w:val="auto"/>
            <w:sz w:val="20"/>
            <w:szCs w:val="20"/>
          </w:rPr>
          <w:delText>supplemented with</w:delText>
        </w:r>
        <w:r w:rsidRPr="003F4DE4" w:rsidDel="00395A08">
          <w:rPr>
            <w:rFonts w:ascii="Palatino Linotype" w:eastAsia="Palatino Linotype" w:hAnsi="Palatino Linotype" w:cs="Palatino Linotype"/>
            <w:color w:val="auto"/>
            <w:sz w:val="20"/>
            <w:szCs w:val="20"/>
          </w:rPr>
          <w:delText xml:space="preserve"> export reactions for all </w:delText>
        </w:r>
        <w:r w:rsidDel="00395A08">
          <w:rPr>
            <w:rFonts w:ascii="Palatino Linotype" w:eastAsia="Palatino Linotype" w:hAnsi="Palatino Linotype" w:cs="Palatino Linotype"/>
            <w:color w:val="auto"/>
            <w:sz w:val="20"/>
            <w:szCs w:val="20"/>
          </w:rPr>
          <w:delText>its</w:delText>
        </w:r>
        <w:r w:rsidRPr="003F4DE4" w:rsidDel="00395A08">
          <w:rPr>
            <w:rFonts w:ascii="Palatino Linotype" w:eastAsia="Palatino Linotype" w:hAnsi="Palatino Linotype" w:cs="Palatino Linotype"/>
            <w:color w:val="auto"/>
            <w:sz w:val="20"/>
            <w:szCs w:val="20"/>
          </w:rPr>
          <w:delText xml:space="preserve"> metabolites</w:delText>
        </w:r>
        <w:r w:rsidDel="00395A08">
          <w:rPr>
            <w:rFonts w:ascii="Palatino Linotype" w:eastAsia="Palatino Linotype" w:hAnsi="Palatino Linotype" w:cs="Palatino Linotype"/>
            <w:color w:val="auto"/>
            <w:sz w:val="20"/>
            <w:szCs w:val="20"/>
          </w:rPr>
          <w:delText xml:space="preserve"> </w:delText>
        </w:r>
        <w:r w:rsidRPr="00A13A4A" w:rsidDel="00395A08">
          <w:rPr>
            <w:rFonts w:ascii="Palatino Linotype" w:eastAsia="Palatino Linotype" w:hAnsi="Palatino Linotype" w:cs="Palatino Linotype"/>
            <w:color w:val="auto"/>
            <w:sz w:val="20"/>
            <w:szCs w:val="20"/>
          </w:rPr>
          <w:delText xml:space="preserve">can </w:delText>
        </w:r>
        <w:r w:rsidDel="00395A08">
          <w:rPr>
            <w:rFonts w:ascii="Palatino Linotype" w:eastAsia="Palatino Linotype" w:hAnsi="Palatino Linotype" w:cs="Palatino Linotype"/>
            <w:color w:val="auto"/>
            <w:sz w:val="20"/>
            <w:szCs w:val="20"/>
          </w:rPr>
          <w:delText>synthesize</w:delText>
        </w:r>
        <w:r w:rsidRPr="00A13A4A" w:rsidDel="00395A08">
          <w:rPr>
            <w:rFonts w:ascii="Palatino Linotype" w:eastAsia="Palatino Linotype" w:hAnsi="Palatino Linotype" w:cs="Palatino Linotype"/>
            <w:color w:val="auto"/>
            <w:sz w:val="20"/>
            <w:szCs w:val="20"/>
          </w:rPr>
          <w:delText xml:space="preserve"> ATP</w:delText>
        </w:r>
        <w:r w:rsidDel="00395A08">
          <w:rPr>
            <w:rFonts w:ascii="Palatino Linotype" w:eastAsia="Palatino Linotype" w:hAnsi="Palatino Linotype" w:cs="Palatino Linotype"/>
            <w:color w:val="auto"/>
            <w:sz w:val="20"/>
            <w:szCs w:val="20"/>
          </w:rPr>
          <w:delText xml:space="preserve"> from ADP and phosphate, with a blocked</w:delText>
        </w:r>
        <w:r w:rsidRPr="00A13A4A" w:rsidDel="00395A08">
          <w:rPr>
            <w:rFonts w:ascii="Palatino Linotype" w:eastAsia="Palatino Linotype" w:hAnsi="Palatino Linotype" w:cs="Palatino Linotype"/>
            <w:color w:val="auto"/>
            <w:sz w:val="20"/>
            <w:szCs w:val="20"/>
          </w:rPr>
          <w:delText xml:space="preserve"> oxygen import reaction</w:delText>
        </w:r>
        <w:r w:rsidDel="00395A08">
          <w:rPr>
            <w:rFonts w:ascii="Palatino Linotype" w:eastAsia="Palatino Linotype" w:hAnsi="Palatino Linotype" w:cs="Palatino Linotype"/>
            <w:color w:val="auto"/>
            <w:sz w:val="20"/>
            <w:szCs w:val="20"/>
          </w:rPr>
          <w:delText>.  W</w:delText>
        </w:r>
        <w:r w:rsidRPr="00A13A4A" w:rsidDel="00395A08">
          <w:rPr>
            <w:rFonts w:ascii="Palatino Linotype" w:eastAsia="Palatino Linotype" w:hAnsi="Palatino Linotype" w:cs="Palatino Linotype"/>
            <w:color w:val="auto"/>
            <w:sz w:val="20"/>
            <w:szCs w:val="20"/>
          </w:rPr>
          <w:delText xml:space="preserve">e found </w:delText>
        </w:r>
        <w:r w:rsidDel="00395A08">
          <w:rPr>
            <w:rFonts w:ascii="Palatino Linotype" w:eastAsia="Palatino Linotype" w:hAnsi="Palatino Linotype" w:cs="Palatino Linotype"/>
            <w:color w:val="auto"/>
            <w:sz w:val="20"/>
            <w:szCs w:val="20"/>
          </w:rPr>
          <w:delText>(</w:delText>
        </w:r>
        <w:r w:rsidRPr="00A13A4A" w:rsidDel="00395A08">
          <w:rPr>
            <w:rFonts w:ascii="Palatino Linotype" w:eastAsia="Palatino Linotype" w:hAnsi="Palatino Linotype" w:cs="Palatino Linotype"/>
            <w:color w:val="auto"/>
            <w:sz w:val="20"/>
            <w:szCs w:val="20"/>
          </w:rPr>
          <w:delText>Figure S2</w:delText>
        </w:r>
        <w:r w:rsidDel="00395A08">
          <w:rPr>
            <w:rFonts w:ascii="Palatino Linotype" w:eastAsia="Palatino Linotype" w:hAnsi="Palatino Linotype" w:cs="Palatino Linotype"/>
            <w:color w:val="auto"/>
            <w:sz w:val="20"/>
            <w:szCs w:val="20"/>
          </w:rPr>
          <w:delText>) a</w:delText>
        </w:r>
        <w:r w:rsidRPr="00A13A4A" w:rsidDel="00395A08">
          <w:rPr>
            <w:rFonts w:ascii="Palatino Linotype" w:eastAsia="Palatino Linotype" w:hAnsi="Palatino Linotype" w:cs="Palatino Linotype"/>
            <w:color w:val="auto"/>
            <w:sz w:val="20"/>
            <w:szCs w:val="20"/>
          </w:rPr>
          <w:delText xml:space="preserve"> flux pattern </w:delText>
        </w:r>
        <w:r w:rsidDel="00395A08">
          <w:rPr>
            <w:rFonts w:ascii="Palatino Linotype" w:eastAsia="Palatino Linotype" w:hAnsi="Palatino Linotype" w:cs="Palatino Linotype"/>
            <w:color w:val="auto"/>
            <w:sz w:val="20"/>
            <w:szCs w:val="20"/>
          </w:rPr>
          <w:delText xml:space="preserve">in which </w:delText>
        </w:r>
        <w:r w:rsidRPr="00A13A4A" w:rsidDel="00395A08">
          <w:rPr>
            <w:rFonts w:ascii="Palatino Linotype" w:eastAsia="Palatino Linotype" w:hAnsi="Palatino Linotype" w:cs="Palatino Linotype"/>
            <w:color w:val="auto"/>
            <w:sz w:val="20"/>
            <w:szCs w:val="20"/>
          </w:rPr>
          <w:delText xml:space="preserve">the non-growth associated maintenance (NGAM) flux is 0.4 </w:delText>
        </w:r>
        <w:r w:rsidRPr="00A13A4A" w:rsidDel="00395A08">
          <w:rPr>
            <w:rFonts w:ascii="Palatino Linotype" w:eastAsia="Palatino Linotype" w:hAnsi="Palatino Linotype"/>
            <w:color w:val="auto"/>
            <w:sz w:val="18"/>
            <w:szCs w:val="18"/>
          </w:rPr>
          <w:delText>mmol ATP gDW</w:delText>
        </w:r>
        <w:r w:rsidRPr="00A13A4A" w:rsidDel="00395A08">
          <w:rPr>
            <w:rFonts w:ascii="Palatino Linotype" w:eastAsia="Palatino Linotype" w:hAnsi="Palatino Linotype"/>
            <w:color w:val="auto"/>
            <w:sz w:val="18"/>
            <w:szCs w:val="18"/>
            <w:vertAlign w:val="superscript"/>
          </w:rPr>
          <w:delText>-1</w:delText>
        </w:r>
        <w:r w:rsidRPr="00A13A4A" w:rsidDel="00395A08">
          <w:rPr>
            <w:rFonts w:ascii="Palatino Linotype" w:eastAsia="Palatino Linotype" w:hAnsi="Palatino Linotype"/>
            <w:color w:val="auto"/>
            <w:sz w:val="18"/>
            <w:szCs w:val="18"/>
          </w:rPr>
          <w:delText xml:space="preserve"> h</w:delText>
        </w:r>
        <w:r w:rsidRPr="00A13A4A" w:rsidDel="00395A08">
          <w:rPr>
            <w:rFonts w:ascii="Palatino Linotype" w:eastAsia="Palatino Linotype" w:hAnsi="Palatino Linotype"/>
            <w:color w:val="auto"/>
            <w:sz w:val="18"/>
            <w:szCs w:val="18"/>
            <w:vertAlign w:val="superscript"/>
          </w:rPr>
          <w:delText>-1</w:delText>
        </w:r>
        <w:r w:rsidRPr="00A13A4A" w:rsidDel="00395A08">
          <w:rPr>
            <w:rFonts w:ascii="Palatino Linotype" w:eastAsia="Palatino Linotype" w:hAnsi="Palatino Linotype" w:cs="Palatino Linotype"/>
            <w:color w:val="auto"/>
            <w:sz w:val="20"/>
            <w:szCs w:val="20"/>
          </w:rPr>
          <w:delText>, and acetate, CO</w:delText>
        </w:r>
        <w:r w:rsidRPr="00A13A4A" w:rsidDel="00395A08">
          <w:rPr>
            <w:rFonts w:ascii="Palatino Linotype" w:eastAsia="Palatino Linotype" w:hAnsi="Palatino Linotype" w:cs="Palatino Linotype"/>
            <w:color w:val="auto"/>
            <w:sz w:val="20"/>
            <w:szCs w:val="20"/>
            <w:vertAlign w:val="subscript"/>
          </w:rPr>
          <w:delText>2</w:delText>
        </w:r>
        <w:r w:rsidRPr="00A13A4A" w:rsidDel="00395A08">
          <w:rPr>
            <w:rFonts w:ascii="Palatino Linotype" w:eastAsia="Palatino Linotype" w:hAnsi="Palatino Linotype" w:cs="Palatino Linotype"/>
            <w:color w:val="auto"/>
            <w:sz w:val="20"/>
            <w:szCs w:val="20"/>
          </w:rPr>
          <w:delText xml:space="preserve">, and propanol are produced. </w:delText>
        </w:r>
        <w:r w:rsidDel="00395A08">
          <w:rPr>
            <w:rFonts w:ascii="Palatino Linotype" w:eastAsia="Palatino Linotype" w:hAnsi="Palatino Linotype" w:cs="Palatino Linotype"/>
            <w:color w:val="auto"/>
            <w:sz w:val="20"/>
            <w:szCs w:val="20"/>
          </w:rPr>
          <w:delText xml:space="preserve"> Compared to the cost of growth in terms of ATP hydrolysis of 27.3 mmol ATP/gDW (see under </w:delText>
        </w:r>
        <w:r w:rsidRPr="00A13A4A" w:rsidDel="00395A08">
          <w:rPr>
            <w:rFonts w:ascii="Palatino Linotype" w:eastAsia="Palatino Linotype" w:hAnsi="Palatino Linotype" w:cs="Palatino Linotype"/>
            <w:i/>
            <w:color w:val="auto"/>
            <w:sz w:val="20"/>
            <w:szCs w:val="20"/>
          </w:rPr>
          <w:delText>Materials and Methods</w:delText>
        </w:r>
        <w:r w:rsidDel="00395A08">
          <w:rPr>
            <w:rFonts w:ascii="Palatino Linotype" w:eastAsia="Palatino Linotype" w:hAnsi="Palatino Linotype" w:cs="Palatino Linotype"/>
            <w:color w:val="auto"/>
            <w:sz w:val="20"/>
            <w:szCs w:val="20"/>
          </w:rPr>
          <w:delText xml:space="preserve">), this would only sustain growth at a cell cycle time much in excess of 27.3/0.4=80 hours.  </w:delText>
        </w:r>
        <w:r w:rsidRPr="00A13A4A" w:rsidDel="00395A08">
          <w:rPr>
            <w:rFonts w:ascii="Palatino Linotype" w:eastAsia="Palatino Linotype" w:hAnsi="Palatino Linotype" w:cs="Palatino Linotype"/>
            <w:color w:val="auto"/>
            <w:sz w:val="20"/>
            <w:szCs w:val="20"/>
          </w:rPr>
          <w:delText xml:space="preserve">In this condition, two </w:delText>
        </w:r>
        <w:r w:rsidDel="00395A08">
          <w:rPr>
            <w:rFonts w:ascii="Palatino Linotype" w:eastAsia="Palatino Linotype" w:hAnsi="Palatino Linotype" w:cs="Palatino Linotype"/>
            <w:color w:val="auto"/>
            <w:sz w:val="20"/>
            <w:szCs w:val="20"/>
          </w:rPr>
          <w:delText xml:space="preserve">of the </w:delText>
        </w:r>
        <w:r w:rsidRPr="00A13A4A" w:rsidDel="00395A08">
          <w:rPr>
            <w:rFonts w:ascii="Palatino Linotype" w:eastAsia="Palatino Linotype" w:hAnsi="Palatino Linotype" w:cs="Palatino Linotype"/>
            <w:color w:val="auto"/>
            <w:sz w:val="20"/>
            <w:szCs w:val="20"/>
          </w:rPr>
          <w:delText xml:space="preserve">new reactions (acetate and propanol export reactions) were active. </w:delText>
        </w:r>
        <w:r w:rsidDel="00395A08">
          <w:rPr>
            <w:rFonts w:ascii="Palatino Linotype" w:eastAsia="Palatino Linotype" w:hAnsi="Palatino Linotype" w:cs="Palatino Linotype"/>
            <w:color w:val="auto"/>
            <w:sz w:val="20"/>
            <w:szCs w:val="20"/>
          </w:rPr>
          <w:delText>T</w:delText>
        </w:r>
        <w:r w:rsidRPr="00A13A4A" w:rsidDel="00395A08">
          <w:rPr>
            <w:rFonts w:ascii="Palatino Linotype" w:eastAsia="Palatino Linotype" w:hAnsi="Palatino Linotype" w:cs="Palatino Linotype"/>
            <w:color w:val="auto"/>
            <w:sz w:val="20"/>
            <w:szCs w:val="20"/>
          </w:rPr>
          <w:delText xml:space="preserve">here </w:delText>
        </w:r>
        <w:r w:rsidDel="00395A08">
          <w:rPr>
            <w:rFonts w:ascii="Palatino Linotype" w:eastAsia="Palatino Linotype" w:hAnsi="Palatino Linotype" w:cs="Palatino Linotype"/>
            <w:color w:val="auto"/>
            <w:sz w:val="20"/>
            <w:szCs w:val="20"/>
          </w:rPr>
          <w:delText>wa</w:delText>
        </w:r>
        <w:r w:rsidRPr="00A13A4A" w:rsidDel="00395A08">
          <w:rPr>
            <w:rFonts w:ascii="Palatino Linotype" w:eastAsia="Palatino Linotype" w:hAnsi="Palatino Linotype" w:cs="Palatino Linotype"/>
            <w:color w:val="auto"/>
            <w:sz w:val="20"/>
            <w:szCs w:val="20"/>
          </w:rPr>
          <w:delText xml:space="preserve">s no acetate export reaction in the </w:delText>
        </w:r>
        <w:r w:rsidDel="00395A08">
          <w:rPr>
            <w:rFonts w:ascii="Palatino Linotype" w:eastAsia="Palatino Linotype" w:hAnsi="Palatino Linotype" w:cs="Palatino Linotype"/>
            <w:color w:val="auto"/>
            <w:sz w:val="20"/>
            <w:szCs w:val="20"/>
          </w:rPr>
          <w:delText xml:space="preserve">original </w:delText>
        </w:r>
        <w:r w:rsidRPr="00A13A4A" w:rsidDel="00395A08">
          <w:rPr>
            <w:rFonts w:ascii="Palatino Linotype" w:eastAsia="Palatino Linotype" w:hAnsi="Palatino Linotype" w:cs="Palatino Linotype"/>
            <w:color w:val="auto"/>
            <w:sz w:val="20"/>
            <w:szCs w:val="20"/>
          </w:rPr>
          <w:delText>map, while there is a propanol transporter reaction (ATP + H</w:delText>
        </w:r>
        <w:r w:rsidRPr="00A13A4A" w:rsidDel="00395A08">
          <w:rPr>
            <w:rFonts w:ascii="Palatino Linotype" w:eastAsia="Palatino Linotype" w:hAnsi="Palatino Linotype" w:cs="Palatino Linotype"/>
            <w:color w:val="auto"/>
            <w:sz w:val="20"/>
            <w:szCs w:val="20"/>
            <w:vertAlign w:val="subscript"/>
          </w:rPr>
          <w:delText>2</w:delText>
        </w:r>
        <w:r w:rsidRPr="00A13A4A" w:rsidDel="00395A08">
          <w:rPr>
            <w:rFonts w:ascii="Palatino Linotype" w:eastAsia="Palatino Linotype" w:hAnsi="Palatino Linotype" w:cs="Palatino Linotype"/>
            <w:color w:val="auto"/>
            <w:sz w:val="20"/>
            <w:szCs w:val="20"/>
          </w:rPr>
          <w:delText>O + n__propanol_ex -- &gt; ADP + n__propanol + phosphate). However, in this reaction propanol can only be transported from the extracellular medium into the cell and not in the opposite direction</w:delText>
        </w:r>
        <w:r w:rsidDel="00395A08">
          <w:rPr>
            <w:rFonts w:ascii="Palatino Linotype" w:eastAsia="Palatino Linotype" w:hAnsi="Palatino Linotype" w:cs="Palatino Linotype"/>
            <w:color w:val="auto"/>
            <w:sz w:val="20"/>
            <w:szCs w:val="20"/>
          </w:rPr>
          <w:delText xml:space="preserve"> </w:delText>
        </w:r>
        <w:r w:rsidRPr="00A13A4A" w:rsidDel="00395A08">
          <w:rPr>
            <w:rFonts w:ascii="Palatino Linotype" w:eastAsia="Palatino Linotype" w:hAnsi="Palatino Linotype" w:cs="Palatino Linotype"/>
            <w:color w:val="auto"/>
            <w:sz w:val="20"/>
            <w:szCs w:val="20"/>
            <w:highlight w:val="yellow"/>
          </w:rPr>
          <w:delText>WAS IT SET AT BEING IRREVERSIBLE?.</w:delText>
        </w:r>
        <w:r w:rsidRPr="00A13A4A" w:rsidDel="00395A08">
          <w:rPr>
            <w:rFonts w:ascii="Palatino Linotype" w:eastAsia="Palatino Linotype" w:hAnsi="Palatino Linotype" w:cs="Palatino Linotype"/>
            <w:color w:val="auto"/>
            <w:sz w:val="20"/>
            <w:szCs w:val="20"/>
          </w:rPr>
          <w:delText xml:space="preserve"> Moreover, this propanol import reaction also cost 1 molecule of </w:delText>
        </w:r>
        <w:r w:rsidRPr="00A7385A" w:rsidDel="00395A08">
          <w:rPr>
            <w:rFonts w:ascii="Palatino Linotype" w:eastAsia="Palatino Linotype" w:hAnsi="Palatino Linotype" w:cs="Palatino Linotype"/>
            <w:sz w:val="20"/>
            <w:szCs w:val="20"/>
          </w:rPr>
          <w:delText>ATP</w:delText>
        </w:r>
        <w:r w:rsidDel="00395A08">
          <w:rPr>
            <w:rFonts w:ascii="Palatino Linotype" w:eastAsia="Palatino Linotype" w:hAnsi="Palatino Linotype" w:cs="Palatino Linotype"/>
            <w:sz w:val="20"/>
            <w:szCs w:val="20"/>
          </w:rPr>
          <w:delText xml:space="preserve">  </w:delText>
        </w:r>
        <w:r w:rsidDel="00395A08">
          <w:rPr>
            <w:rFonts w:ascii="Palatino Linotype" w:eastAsia="Palatino Linotype" w:hAnsi="Palatino Linotype" w:cs="Palatino Linotype"/>
            <w:sz w:val="20"/>
            <w:szCs w:val="20"/>
            <w:highlight w:val="yellow"/>
          </w:rPr>
          <w:delText>NO, WHEN IT WOULD E</w:delText>
        </w:r>
        <w:r w:rsidRPr="00A13A4A" w:rsidDel="00395A08">
          <w:rPr>
            <w:rFonts w:ascii="Palatino Linotype" w:eastAsia="Palatino Linotype" w:hAnsi="Palatino Linotype" w:cs="Palatino Linotype"/>
            <w:sz w:val="20"/>
            <w:szCs w:val="20"/>
            <w:highlight w:val="yellow"/>
          </w:rPr>
          <w:delText>XPORT PROPANOL IT SHO</w:delText>
        </w:r>
        <w:r w:rsidDel="00395A08">
          <w:rPr>
            <w:rFonts w:ascii="Palatino Linotype" w:eastAsia="Palatino Linotype" w:hAnsi="Palatino Linotype" w:cs="Palatino Linotype"/>
            <w:sz w:val="20"/>
            <w:szCs w:val="20"/>
            <w:highlight w:val="yellow"/>
          </w:rPr>
          <w:delText>U</w:delText>
        </w:r>
        <w:r w:rsidRPr="00A13A4A" w:rsidDel="00395A08">
          <w:rPr>
            <w:rFonts w:ascii="Palatino Linotype" w:eastAsia="Palatino Linotype" w:hAnsi="Palatino Linotype" w:cs="Palatino Linotype"/>
            <w:sz w:val="20"/>
            <w:szCs w:val="20"/>
            <w:highlight w:val="yellow"/>
          </w:rPr>
          <w:delText>LD BE ABLE TO SYNTHESIZE ATP; HOWEVER, THEN IT WOULD REQUIRE THAT THE INTRACELLLAR PROPONAL CONCNETRATION EXECEED THE EXTRACELLULAR ONE BY A FACTOR OF 100 MILLION</w:delText>
        </w:r>
        <w:r w:rsidDel="00395A08">
          <w:rPr>
            <w:rFonts w:ascii="Palatino Linotype" w:eastAsia="Palatino Linotype" w:hAnsi="Palatino Linotype" w:cs="Palatino Linotype"/>
            <w:sz w:val="20"/>
            <w:szCs w:val="20"/>
            <w:highlight w:val="yellow"/>
          </w:rPr>
          <w:delText xml:space="preserve"> (THE FREE ENERGY OF ATP SYNTHESIS OF 45 kJ/MOL DIVIDED BY 5.7 kJ/MOL (WHICH IS RTLN10))</w:delText>
        </w:r>
        <w:r w:rsidRPr="00A13A4A" w:rsidDel="00395A08">
          <w:rPr>
            <w:rFonts w:ascii="Palatino Linotype" w:eastAsia="Palatino Linotype" w:hAnsi="Palatino Linotype" w:cs="Palatino Linotype"/>
            <w:sz w:val="20"/>
            <w:szCs w:val="20"/>
            <w:highlight w:val="yellow"/>
          </w:rPr>
          <w:delText>, UNLES</w:delText>
        </w:r>
        <w:r w:rsidDel="00395A08">
          <w:rPr>
            <w:rFonts w:ascii="Palatino Linotype" w:eastAsia="Palatino Linotype" w:hAnsi="Palatino Linotype" w:cs="Palatino Linotype"/>
            <w:sz w:val="20"/>
            <w:szCs w:val="20"/>
            <w:highlight w:val="yellow"/>
          </w:rPr>
          <w:delText>S IT WOULD TRANSPORT TWO PROPON</w:delText>
        </w:r>
        <w:r w:rsidRPr="00A13A4A" w:rsidDel="00395A08">
          <w:rPr>
            <w:rFonts w:ascii="Palatino Linotype" w:eastAsia="Palatino Linotype" w:hAnsi="Palatino Linotype" w:cs="Palatino Linotype"/>
            <w:sz w:val="20"/>
            <w:szCs w:val="20"/>
            <w:highlight w:val="yellow"/>
          </w:rPr>
          <w:delText>OLS FOR ONE ATP, THEN IT SHOULD BE 10 000.</w:delText>
        </w:r>
        <w:r w:rsidRPr="00A7385A" w:rsidDel="00395A08">
          <w:rPr>
            <w:rFonts w:ascii="Palatino Linotype" w:eastAsia="Palatino Linotype" w:hAnsi="Palatino Linotype" w:cs="Palatino Linotype"/>
            <w:sz w:val="20"/>
            <w:szCs w:val="20"/>
          </w:rPr>
          <w:delText xml:space="preserve"> </w:delText>
        </w:r>
        <w:r w:rsidDel="00395A08">
          <w:rPr>
            <w:rFonts w:ascii="Palatino Linotype" w:eastAsia="Palatino Linotype" w:hAnsi="Palatino Linotype" w:cs="Palatino Linotype"/>
            <w:sz w:val="20"/>
            <w:szCs w:val="20"/>
          </w:rPr>
          <w:delText xml:space="preserve">  </w:delText>
        </w:r>
        <w:r w:rsidRPr="00A7385A" w:rsidDel="00395A08">
          <w:rPr>
            <w:rFonts w:ascii="Palatino Linotype" w:eastAsia="Palatino Linotype" w:hAnsi="Palatino Linotype" w:cs="Palatino Linotype"/>
            <w:sz w:val="20"/>
            <w:szCs w:val="20"/>
          </w:rPr>
          <w:delText>As</w:delText>
        </w:r>
        <w:r w:rsidDel="00395A08">
          <w:rPr>
            <w:rFonts w:ascii="Palatino Linotype" w:eastAsia="Palatino Linotype" w:hAnsi="Palatino Linotype" w:cs="Palatino Linotype"/>
            <w:sz w:val="20"/>
            <w:szCs w:val="20"/>
          </w:rPr>
          <w:delText xml:space="preserve"> propanol is a small molecule similar to ethanol one may expect it to be able to pass by simple diffusion through biological membranes,</w:delText>
        </w:r>
        <w:r w:rsidRPr="00781790" w:rsidDel="00395A08">
          <w:rPr>
            <w:rFonts w:ascii="Palatino Linotype" w:eastAsia="Palatino Linotype" w:hAnsi="Palatino Linotype" w:cs="Palatino Linotype"/>
            <w:sz w:val="20"/>
            <w:szCs w:val="20"/>
          </w:rPr>
          <w:delText xml:space="preserve"> as acetic acid </w:delText>
        </w:r>
        <w:r w:rsidDel="00395A08">
          <w:rPr>
            <w:rFonts w:ascii="Palatino Linotype" w:eastAsia="Palatino Linotype" w:hAnsi="Palatino Linotype" w:cs="Palatino Linotype"/>
            <w:sz w:val="20"/>
            <w:szCs w:val="20"/>
          </w:rPr>
          <w:delText xml:space="preserve">can.  Adding acetic acid and propanol export reactions to the GEMM should therefore be reasonable and these fermentation pathways should therefore be considered possible. </w:delText>
        </w:r>
      </w:del>
    </w:p>
    <w:p w14:paraId="174D823E" w14:textId="3E3C608F" w:rsidR="005E5D05" w:rsidDel="00395A08" w:rsidRDefault="005E5D05" w:rsidP="005E5D05">
      <w:pPr>
        <w:shd w:val="clear" w:color="auto" w:fill="FFFFFF"/>
        <w:spacing w:line="240" w:lineRule="auto"/>
        <w:ind w:firstLine="720"/>
        <w:textAlignment w:val="baseline"/>
        <w:rPr>
          <w:del w:id="2869" w:author="Yanfei Zhang" w:date="2022-04-05T20:23:00Z"/>
          <w:rFonts w:ascii="Palatino Linotype" w:eastAsia="Palatino Linotype" w:hAnsi="Palatino Linotype" w:cs="Palatino Linotype"/>
          <w:sz w:val="20"/>
          <w:szCs w:val="20"/>
        </w:rPr>
      </w:pPr>
      <w:del w:id="2870" w:author="Yanfei Zhang" w:date="2022-04-05T20:23:00Z">
        <w:r w:rsidDel="00395A08">
          <w:rPr>
            <w:rFonts w:ascii="Palatino Linotype" w:eastAsia="Palatino Linotype" w:hAnsi="Palatino Linotype" w:cs="Palatino Linotype"/>
            <w:sz w:val="20"/>
            <w:szCs w:val="20"/>
          </w:rPr>
          <w:delText xml:space="preserve">We next examined whether the GEMM of </w:delText>
        </w:r>
        <w:r w:rsidRPr="00A862B6" w:rsidDel="00395A08">
          <w:rPr>
            <w:rFonts w:ascii="Palatino Linotype" w:eastAsia="Palatino Linotype" w:hAnsi="Palatino Linotype" w:cs="Palatino Linotype"/>
            <w:i/>
            <w:sz w:val="20"/>
            <w:szCs w:val="20"/>
          </w:rPr>
          <w:delText>S. solfataricus</w:delText>
        </w:r>
        <w:r w:rsidDel="00395A08">
          <w:rPr>
            <w:rFonts w:ascii="Palatino Linotype" w:eastAsia="Palatino Linotype" w:hAnsi="Palatino Linotype" w:cs="Palatino Linotype"/>
            <w:sz w:val="20"/>
            <w:szCs w:val="20"/>
          </w:rPr>
          <w:delText xml:space="preserve"> with added acetate ACETATE OR ACETIC ACID??] and propanol export reactions, could sustain growth through fermentation. No biomass could be produced by the map when we blocked the import of oxygen and made biomass production the objective function of the FBA. As we had already shown that the acetate and propanol fermentations are able to produce ATP, this means that some precursors necessary for the production of biomass cannot be produced in the absence of oxygen. </w:delText>
        </w:r>
        <w:r w:rsidRPr="00A13A4A" w:rsidDel="00395A08">
          <w:rPr>
            <w:rFonts w:ascii="Palatino Linotype" w:eastAsia="Palatino Linotype" w:hAnsi="Palatino Linotype" w:cs="Palatino Linotype"/>
            <w:sz w:val="20"/>
            <w:szCs w:val="20"/>
            <w:highlight w:val="yellow"/>
          </w:rPr>
          <w:delText>Through MTA [??} we</w:delText>
        </w:r>
        <w:r w:rsidDel="00395A08">
          <w:rPr>
            <w:rFonts w:ascii="Palatino Linotype" w:eastAsia="Palatino Linotype" w:hAnsi="Palatino Linotype" w:cs="Palatino Linotype"/>
            <w:sz w:val="20"/>
            <w:szCs w:val="20"/>
          </w:rPr>
          <w:delText xml:space="preserve"> indeed found that the biomass components coenzyme B12, norspermidine, norspermine, spermidine, thiamin diphosphate and ‘representative quinone’ could not be produced. We next simulated whether BY LEAVING OUT THESE COMPONENTS OF THE BIOMASS COMPOSITION EQUATION, THE CELLS COULD GROW </w:delText>
        </w:r>
        <w:r w:rsidRPr="00A13A4A" w:rsidDel="00395A08">
          <w:rPr>
            <w:rFonts w:ascii="Palatino Linotype" w:eastAsia="Palatino Linotype" w:hAnsi="Palatino Linotype" w:cs="Palatino Linotype"/>
            <w:sz w:val="20"/>
            <w:szCs w:val="20"/>
            <w:highlight w:val="yellow"/>
          </w:rPr>
          <w:delText>PLEASE DO THIS AS WELL</w:delText>
        </w:r>
        <w:r w:rsidDel="00395A08">
          <w:rPr>
            <w:rFonts w:ascii="Palatino Linotype" w:eastAsia="Palatino Linotype" w:hAnsi="Palatino Linotype" w:cs="Palatino Linotype"/>
            <w:sz w:val="20"/>
            <w:szCs w:val="20"/>
          </w:rPr>
          <w:delText>.</w:delText>
        </w:r>
      </w:del>
    </w:p>
    <w:p w14:paraId="138A40FE" w14:textId="38DF4A45" w:rsidR="005E5D05" w:rsidDel="00395A08" w:rsidRDefault="005E5D05" w:rsidP="005E5D05">
      <w:pPr>
        <w:shd w:val="clear" w:color="auto" w:fill="FFFFFF"/>
        <w:spacing w:line="240" w:lineRule="auto"/>
        <w:textAlignment w:val="baseline"/>
        <w:rPr>
          <w:del w:id="2871" w:author="Yanfei Zhang" w:date="2022-04-05T20:23:00Z"/>
          <w:rFonts w:ascii="Palatino Linotype" w:eastAsia="Palatino Linotype" w:hAnsi="Palatino Linotype" w:cs="Palatino Linotype"/>
          <w:sz w:val="20"/>
          <w:szCs w:val="20"/>
        </w:rPr>
      </w:pPr>
      <w:del w:id="2872" w:author="Yanfei Zhang" w:date="2022-04-05T20:23:00Z">
        <w:r w:rsidDel="00395A08">
          <w:rPr>
            <w:rFonts w:ascii="Palatino Linotype" w:eastAsia="Palatino Linotype" w:hAnsi="Palatino Linotype" w:cs="Palatino Linotype"/>
            <w:sz w:val="20"/>
            <w:szCs w:val="20"/>
          </w:rPr>
          <w:tab/>
          <w:delText>We also checked whether biomass could be produced after adding import reactions for these precursors. As these precursors are large and cannot be transported via diffusion, we assumed that their transport reactions would require ATP</w:delText>
        </w:r>
        <w:r w:rsidRPr="007B6AFA" w:rsidDel="00395A08">
          <w:rPr>
            <w:rFonts w:ascii="Palatino Linotype" w:eastAsia="Palatino Linotype" w:hAnsi="Palatino Linotype" w:cs="Palatino Linotype"/>
            <w:sz w:val="20"/>
            <w:szCs w:val="20"/>
          </w:rPr>
          <w:delText xml:space="preserve">. </w:delText>
        </w:r>
        <w:r w:rsidDel="00395A08">
          <w:rPr>
            <w:rFonts w:ascii="Palatino Linotype" w:eastAsia="Palatino Linotype" w:hAnsi="Palatino Linotype" w:cs="Palatino Linotype"/>
            <w:sz w:val="20"/>
            <w:szCs w:val="20"/>
          </w:rPr>
          <w:delText>We ran FBA again with t</w:delText>
        </w:r>
        <w:r w:rsidRPr="007B6AFA" w:rsidDel="00395A08">
          <w:rPr>
            <w:rFonts w:ascii="Palatino Linotype" w:eastAsia="Palatino Linotype" w:hAnsi="Palatino Linotype" w:cs="Palatino Linotype"/>
            <w:sz w:val="20"/>
            <w:szCs w:val="20"/>
          </w:rPr>
          <w:delText>he bound of glucose exchange reaction fix</w:delText>
        </w:r>
        <w:r w:rsidDel="00395A08">
          <w:rPr>
            <w:rFonts w:ascii="Palatino Linotype" w:eastAsia="Palatino Linotype" w:hAnsi="Palatino Linotype" w:cs="Palatino Linotype"/>
            <w:sz w:val="20"/>
            <w:szCs w:val="20"/>
          </w:rPr>
          <w:delText>ed</w:delText>
        </w:r>
        <w:r w:rsidRPr="007B6AFA" w:rsidDel="00395A08">
          <w:rPr>
            <w:rFonts w:ascii="Palatino Linotype" w:eastAsia="Palatino Linotype" w:hAnsi="Palatino Linotype" w:cs="Palatino Linotype"/>
            <w:sz w:val="20"/>
            <w:szCs w:val="20"/>
          </w:rPr>
          <w:delText xml:space="preserve"> at 1 mmol gDW</w:delText>
        </w:r>
        <w:r w:rsidRPr="00DA7AC5" w:rsidDel="00395A08">
          <w:rPr>
            <w:rFonts w:ascii="Palatino Linotype" w:eastAsia="Palatino Linotype" w:hAnsi="Palatino Linotype" w:cs="Palatino Linotype"/>
            <w:sz w:val="20"/>
            <w:szCs w:val="20"/>
            <w:vertAlign w:val="superscript"/>
          </w:rPr>
          <w:delText>-1</w:delText>
        </w:r>
        <w:r w:rsidRPr="007B6AFA" w:rsidDel="00395A08">
          <w:rPr>
            <w:rFonts w:ascii="Palatino Linotype" w:eastAsia="Palatino Linotype" w:hAnsi="Palatino Linotype" w:cs="Palatino Linotype"/>
            <w:sz w:val="20"/>
            <w:szCs w:val="20"/>
          </w:rPr>
          <w:delText xml:space="preserve"> h</w:delText>
        </w:r>
        <w:r w:rsidRPr="00DA7AC5" w:rsidDel="00395A08">
          <w:rPr>
            <w:rFonts w:ascii="Palatino Linotype" w:eastAsia="Palatino Linotype" w:hAnsi="Palatino Linotype" w:cs="Palatino Linotype"/>
            <w:sz w:val="20"/>
            <w:szCs w:val="20"/>
            <w:vertAlign w:val="superscript"/>
          </w:rPr>
          <w:delText>-1</w:delText>
        </w:r>
        <w:r w:rsidDel="00395A08">
          <w:rPr>
            <w:rFonts w:ascii="Palatino Linotype" w:eastAsia="Palatino Linotype" w:hAnsi="Palatino Linotype" w:cs="Palatino Linotype"/>
            <w:sz w:val="20"/>
            <w:szCs w:val="20"/>
          </w:rPr>
          <w:delText xml:space="preserve"> and biomass reaction as objective reaction. We found </w:delText>
        </w:r>
        <w:r w:rsidRPr="00A13A4A" w:rsidDel="00395A08">
          <w:rPr>
            <w:rFonts w:ascii="Palatino Linotype" w:eastAsia="Palatino Linotype" w:hAnsi="Palatino Linotype" w:cs="Palatino Linotype"/>
            <w:sz w:val="20"/>
            <w:szCs w:val="20"/>
            <w:highlight w:val="yellow"/>
          </w:rPr>
          <w:delText>biomass synthesis flux to be predicted at 0.007 gDW</w:delText>
        </w:r>
        <w:r w:rsidDel="00395A08">
          <w:rPr>
            <w:rFonts w:ascii="Palatino Linotype" w:eastAsia="Palatino Linotype" w:hAnsi="Palatino Linotype" w:cs="Palatino Linotype"/>
            <w:sz w:val="20"/>
            <w:szCs w:val="20"/>
            <w:highlight w:val="yellow"/>
          </w:rPr>
          <w:delText xml:space="preserve"> mmol of glucose</w:delText>
        </w:r>
        <w:r w:rsidRPr="00A13A4A" w:rsidDel="00395A08">
          <w:rPr>
            <w:rFonts w:ascii="Palatino Linotype" w:eastAsia="Palatino Linotype" w:hAnsi="Palatino Linotype" w:cs="Palatino Linotype"/>
            <w:sz w:val="20"/>
            <w:szCs w:val="20"/>
            <w:highlight w:val="yellow"/>
            <w:vertAlign w:val="superscript"/>
          </w:rPr>
          <w:delText>-1</w:delText>
        </w:r>
        <w:r w:rsidRPr="00A13A4A" w:rsidDel="00395A08">
          <w:rPr>
            <w:rFonts w:ascii="Palatino Linotype" w:eastAsia="Palatino Linotype" w:hAnsi="Palatino Linotype" w:cs="Palatino Linotype"/>
            <w:sz w:val="20"/>
            <w:szCs w:val="20"/>
            <w:highlight w:val="yellow"/>
          </w:rPr>
          <w:delText xml:space="preserve"> </w:delText>
        </w:r>
        <w:r w:rsidDel="00395A08">
          <w:rPr>
            <w:rFonts w:ascii="Palatino Linotype" w:eastAsia="Palatino Linotype" w:hAnsi="Palatino Linotype" w:cs="Palatino Linotype"/>
            <w:sz w:val="20"/>
            <w:szCs w:val="20"/>
            <w:highlight w:val="yellow"/>
            <w:vertAlign w:val="superscript"/>
          </w:rPr>
          <w:delText>IS THIS THE UNIT?  THE UNIT YOU HAD MADE NO SENSE</w:delText>
        </w:r>
        <w:r w:rsidRPr="00A13A4A" w:rsidDel="00395A08">
          <w:rPr>
            <w:rFonts w:ascii="Palatino Linotype" w:eastAsia="Palatino Linotype" w:hAnsi="Palatino Linotype" w:cs="Palatino Linotype"/>
            <w:sz w:val="20"/>
            <w:szCs w:val="20"/>
            <w:highlight w:val="yellow"/>
          </w:rPr>
          <w:delText xml:space="preserve">, </w:delText>
        </w:r>
        <w:r w:rsidDel="00395A08">
          <w:rPr>
            <w:rFonts w:ascii="Palatino Linotype" w:eastAsia="Palatino Linotype" w:hAnsi="Palatino Linotype" w:cs="Palatino Linotype"/>
            <w:sz w:val="20"/>
            <w:szCs w:val="20"/>
            <w:highlight w:val="yellow"/>
          </w:rPr>
          <w:delText>or it could be gDW/h</w:delText>
        </w:r>
        <w:r w:rsidRPr="00A13A4A" w:rsidDel="00395A08">
          <w:rPr>
            <w:rFonts w:ascii="Palatino Linotype" w:eastAsia="Palatino Linotype" w:hAnsi="Palatino Linotype" w:cs="Palatino Linotype"/>
            <w:sz w:val="20"/>
            <w:szCs w:val="20"/>
            <w:highlight w:val="yellow"/>
          </w:rPr>
          <w:delText xml:space="preserve"> </w:delText>
        </w:r>
        <w:r w:rsidDel="00395A08">
          <w:rPr>
            <w:rFonts w:ascii="Palatino Linotype" w:eastAsia="Palatino Linotype" w:hAnsi="Palatino Linotype" w:cs="Palatino Linotype"/>
            <w:sz w:val="20"/>
            <w:szCs w:val="20"/>
            <w:highlight w:val="yellow"/>
          </w:rPr>
          <w:delText xml:space="preserve">because you set the glucose flux to 1 mmol/h </w:delText>
        </w:r>
        <w:r w:rsidDel="00395A08">
          <w:rPr>
            <w:rFonts w:ascii="Palatino Linotype" w:eastAsia="Palatino Linotype" w:hAnsi="Palatino Linotype" w:cs="Palatino Linotype"/>
            <w:sz w:val="20"/>
            <w:szCs w:val="20"/>
          </w:rPr>
          <w:delText xml:space="preserve">  This suggests that fermentation should be possible when adding these precursors. However, the biomass yield for this fermentation mode should be more than 10 times lower than that computed for the aerobic condition.</w:delText>
        </w:r>
      </w:del>
    </w:p>
    <w:p w14:paraId="39EC1A27" w14:textId="693111DB" w:rsidR="005E5D05" w:rsidRPr="00A862B6" w:rsidDel="00395A08" w:rsidRDefault="005E5D05" w:rsidP="005E5D05">
      <w:pPr>
        <w:shd w:val="clear" w:color="auto" w:fill="FFFFFF"/>
        <w:spacing w:line="240" w:lineRule="auto"/>
        <w:ind w:firstLine="425"/>
        <w:textAlignment w:val="baseline"/>
        <w:rPr>
          <w:del w:id="2873" w:author="Yanfei Zhang" w:date="2022-04-05T20:23:00Z"/>
          <w:rFonts w:ascii="Palatino Linotype" w:eastAsia="Palatino Linotype" w:hAnsi="Palatino Linotype" w:cs="Palatino Linotype"/>
          <w:sz w:val="20"/>
          <w:szCs w:val="20"/>
        </w:rPr>
      </w:pPr>
    </w:p>
    <w:p w14:paraId="31B427C1" w14:textId="438FE290" w:rsidR="005E5D05" w:rsidDel="00395A08" w:rsidRDefault="005E5D05" w:rsidP="005E5D05">
      <w:pPr>
        <w:pBdr>
          <w:top w:val="nil"/>
          <w:left w:val="nil"/>
          <w:bottom w:val="nil"/>
          <w:right w:val="nil"/>
          <w:between w:val="nil"/>
        </w:pBdr>
        <w:spacing w:line="240" w:lineRule="auto"/>
        <w:rPr>
          <w:del w:id="2874" w:author="Yanfei Zhang" w:date="2022-04-05T20:23:00Z"/>
          <w:rFonts w:ascii="Palatino Linotype" w:eastAsia="Palatino Linotype" w:hAnsi="Palatino Linotype" w:cs="Palatino Linotype"/>
          <w:sz w:val="20"/>
          <w:szCs w:val="20"/>
        </w:rPr>
      </w:pPr>
      <w:del w:id="2875" w:author="Yanfei Zhang" w:date="2022-04-05T20:23:00Z">
        <w:r w:rsidDel="00395A08">
          <w:rPr>
            <w:rFonts w:ascii="Palatino Linotype" w:eastAsia="Palatino Linotype" w:hAnsi="Palatino Linotype" w:cs="Palatino Linotype"/>
            <w:noProof/>
            <w:sz w:val="20"/>
            <w:szCs w:val="20"/>
            <w:lang w:eastAsia="zh-CN"/>
          </w:rPr>
          <w:drawing>
            <wp:inline distT="0" distB="0" distL="0" distR="0" wp14:anchorId="3B3974D6" wp14:editId="26440385">
              <wp:extent cx="5594676" cy="3224574"/>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 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96974" cy="3225899"/>
                      </a:xfrm>
                      <a:prstGeom prst="rect">
                        <a:avLst/>
                      </a:prstGeom>
                    </pic:spPr>
                  </pic:pic>
                </a:graphicData>
              </a:graphic>
            </wp:inline>
          </w:drawing>
        </w:r>
      </w:del>
    </w:p>
    <w:p w14:paraId="6765EBEE" w14:textId="47C61A3F" w:rsidR="005E5D05" w:rsidRPr="00EA4455" w:rsidDel="00395A08" w:rsidRDefault="005E5D05" w:rsidP="005E5D05">
      <w:pPr>
        <w:pBdr>
          <w:top w:val="nil"/>
          <w:left w:val="nil"/>
          <w:bottom w:val="nil"/>
          <w:right w:val="nil"/>
          <w:between w:val="nil"/>
        </w:pBdr>
        <w:spacing w:line="240" w:lineRule="auto"/>
        <w:rPr>
          <w:del w:id="2876" w:author="Yanfei Zhang" w:date="2022-04-05T20:23:00Z"/>
          <w:rFonts w:ascii="Palatino Linotype" w:eastAsia="Palatino Linotype" w:hAnsi="Palatino Linotype" w:cs="Palatino Linotype"/>
          <w:sz w:val="18"/>
          <w:szCs w:val="18"/>
        </w:rPr>
      </w:pPr>
      <w:del w:id="2877" w:author="Yanfei Zhang" w:date="2022-04-05T20:23:00Z">
        <w:r w:rsidRPr="00F237D7" w:rsidDel="00395A08">
          <w:rPr>
            <w:rFonts w:ascii="Palatino Linotype" w:eastAsia="Palatino Linotype" w:hAnsi="Palatino Linotype" w:cs="Palatino Linotype"/>
            <w:b/>
            <w:sz w:val="18"/>
            <w:szCs w:val="18"/>
          </w:rPr>
          <w:delText>Fig</w:delText>
        </w:r>
        <w:r w:rsidDel="00395A08">
          <w:rPr>
            <w:rFonts w:ascii="Palatino Linotype" w:eastAsia="Palatino Linotype" w:hAnsi="Palatino Linotype" w:cs="Palatino Linotype"/>
            <w:b/>
            <w:sz w:val="18"/>
            <w:szCs w:val="18"/>
          </w:rPr>
          <w:delText>ure</w:delText>
        </w:r>
        <w:r w:rsidRPr="00F237D7" w:rsidDel="00395A08">
          <w:rPr>
            <w:rFonts w:ascii="Palatino Linotype" w:eastAsia="Palatino Linotype" w:hAnsi="Palatino Linotype" w:cs="Palatino Linotype"/>
            <w:b/>
            <w:sz w:val="18"/>
            <w:szCs w:val="18"/>
          </w:rPr>
          <w:delText xml:space="preserve"> </w:delText>
        </w:r>
        <w:r w:rsidRPr="00F237D7" w:rsidDel="00395A08">
          <w:rPr>
            <w:rFonts w:ascii="Palatino Linotype" w:eastAsia="Palatino Linotype" w:hAnsi="Palatino Linotype" w:cs="Palatino Linotype" w:hint="eastAsia"/>
            <w:b/>
            <w:sz w:val="18"/>
            <w:szCs w:val="18"/>
          </w:rPr>
          <w:delText>S</w:delText>
        </w:r>
        <w:r w:rsidDel="00395A08">
          <w:rPr>
            <w:rFonts w:ascii="Palatino Linotype" w:eastAsia="Palatino Linotype" w:hAnsi="Palatino Linotype" w:cs="Palatino Linotype"/>
            <w:b/>
            <w:sz w:val="18"/>
            <w:szCs w:val="18"/>
          </w:rPr>
          <w:delText>2</w:delText>
        </w:r>
        <w:r w:rsidRPr="00F237D7" w:rsidDel="00395A08">
          <w:rPr>
            <w:rFonts w:ascii="Palatino Linotype" w:eastAsia="Palatino Linotype" w:hAnsi="Palatino Linotype" w:cs="Palatino Linotype"/>
            <w:b/>
            <w:sz w:val="18"/>
            <w:szCs w:val="18"/>
          </w:rPr>
          <w:delText>.</w:delText>
        </w:r>
        <w:r w:rsidRPr="00F237D7" w:rsidDel="00395A08">
          <w:rPr>
            <w:rFonts w:ascii="Palatino Linotype" w:eastAsia="Palatino Linotype" w:hAnsi="Palatino Linotype" w:cs="Palatino Linotype"/>
            <w:sz w:val="18"/>
            <w:szCs w:val="18"/>
          </w:rPr>
          <w:delText xml:space="preserve"> The flux </w:delText>
        </w:r>
        <w:r w:rsidDel="00395A08">
          <w:rPr>
            <w:rFonts w:ascii="Palatino Linotype" w:eastAsia="Palatino Linotype" w:hAnsi="Palatino Linotype" w:cs="Palatino Linotype"/>
            <w:sz w:val="18"/>
            <w:szCs w:val="18"/>
          </w:rPr>
          <w:delText>of possible fermentation pathways</w:delText>
        </w:r>
        <w:r w:rsidRPr="00F237D7" w:rsidDel="00395A08">
          <w:rPr>
            <w:rFonts w:ascii="Palatino Linotype" w:eastAsia="Palatino Linotype" w:hAnsi="Palatino Linotype" w:cs="Palatino Linotype"/>
            <w:sz w:val="18"/>
            <w:szCs w:val="18"/>
          </w:rPr>
          <w:delText xml:space="preserve">. </w:delText>
        </w:r>
        <w:r w:rsidDel="00395A08">
          <w:rPr>
            <w:rFonts w:ascii="Palatino Linotype" w:eastAsia="Palatino Linotype" w:hAnsi="Palatino Linotype" w:cs="Palatino Linotype"/>
            <w:sz w:val="18"/>
            <w:szCs w:val="18"/>
          </w:rPr>
          <w:delText xml:space="preserve">This flux pattern was obtained </w:delText>
        </w:r>
        <w:r w:rsidRPr="00F237D7" w:rsidDel="00395A08">
          <w:rPr>
            <w:rFonts w:ascii="Palatino Linotype" w:eastAsia="Palatino Linotype" w:hAnsi="Palatino Linotype" w:cs="Palatino Linotype"/>
            <w:sz w:val="18"/>
            <w:szCs w:val="18"/>
          </w:rPr>
          <w:delText>by adding the export reactions for all the metabolites, blocking the oxygen import reaction and asking for the generati</w:delText>
        </w:r>
        <w:r w:rsidDel="00395A08">
          <w:rPr>
            <w:rFonts w:ascii="Palatino Linotype" w:eastAsia="Palatino Linotype" w:hAnsi="Palatino Linotype" w:cs="Palatino Linotype"/>
            <w:sz w:val="18"/>
            <w:szCs w:val="18"/>
          </w:rPr>
          <w:delText>o</w:delText>
        </w:r>
        <w:r w:rsidRPr="00F237D7" w:rsidDel="00395A08">
          <w:rPr>
            <w:rFonts w:ascii="Palatino Linotype" w:eastAsia="Palatino Linotype" w:hAnsi="Palatino Linotype" w:cs="Palatino Linotype"/>
            <w:sz w:val="18"/>
            <w:szCs w:val="18"/>
          </w:rPr>
          <w:delText>n of ATP</w:delText>
        </w:r>
        <w:r w:rsidDel="00395A08">
          <w:rPr>
            <w:rFonts w:ascii="Palatino Linotype" w:eastAsia="Palatino Linotype" w:hAnsi="Palatino Linotype" w:cs="Palatino Linotype"/>
            <w:sz w:val="18"/>
            <w:szCs w:val="18"/>
          </w:rPr>
          <w:delText>. T</w:delText>
        </w:r>
        <w:r w:rsidRPr="008712F0" w:rsidDel="00395A08">
          <w:rPr>
            <w:rFonts w:ascii="Palatino Linotype" w:hAnsi="Palatino Linotype"/>
            <w:sz w:val="18"/>
            <w:szCs w:val="18"/>
            <w:lang w:eastAsia="zh-CN"/>
          </w:rPr>
          <w:delText xml:space="preserve">he bound of glucose exchange reaction </w:delText>
        </w:r>
        <w:r w:rsidDel="00395A08">
          <w:rPr>
            <w:rFonts w:ascii="Palatino Linotype" w:hAnsi="Palatino Linotype"/>
            <w:sz w:val="18"/>
            <w:szCs w:val="18"/>
            <w:lang w:eastAsia="zh-CN"/>
          </w:rPr>
          <w:delText xml:space="preserve">was </w:delText>
        </w:r>
        <w:r w:rsidRPr="008712F0" w:rsidDel="00395A08">
          <w:rPr>
            <w:rFonts w:ascii="Palatino Linotype" w:hAnsi="Palatino Linotype"/>
            <w:sz w:val="18"/>
            <w:szCs w:val="18"/>
            <w:lang w:eastAsia="zh-CN"/>
          </w:rPr>
          <w:delText>fixed at 1</w:delText>
        </w:r>
        <w:r w:rsidRPr="008712F0" w:rsidDel="00395A08">
          <w:rPr>
            <w:rFonts w:ascii="Palatino Linotype" w:eastAsia="Palatino Linotype" w:hAnsi="Palatino Linotype"/>
            <w:sz w:val="18"/>
            <w:szCs w:val="18"/>
          </w:rPr>
          <w:delText xml:space="preserve"> mmol gDW</w:delText>
        </w:r>
        <w:r w:rsidRPr="008712F0" w:rsidDel="00395A08">
          <w:rPr>
            <w:rFonts w:ascii="Palatino Linotype" w:eastAsia="Palatino Linotype" w:hAnsi="Palatino Linotype"/>
            <w:sz w:val="18"/>
            <w:szCs w:val="18"/>
            <w:vertAlign w:val="superscript"/>
          </w:rPr>
          <w:delText>-1</w:delText>
        </w:r>
        <w:r w:rsidRPr="008712F0" w:rsidDel="00395A08">
          <w:rPr>
            <w:rFonts w:ascii="Palatino Linotype" w:eastAsia="Palatino Linotype" w:hAnsi="Palatino Linotype"/>
            <w:sz w:val="18"/>
            <w:szCs w:val="18"/>
          </w:rPr>
          <w:delText xml:space="preserve"> h</w:delText>
        </w:r>
        <w:r w:rsidRPr="008712F0" w:rsidDel="00395A08">
          <w:rPr>
            <w:rFonts w:ascii="Palatino Linotype" w:eastAsia="Palatino Linotype" w:hAnsi="Palatino Linotype"/>
            <w:sz w:val="18"/>
            <w:szCs w:val="18"/>
            <w:vertAlign w:val="superscript"/>
          </w:rPr>
          <w:delText>-1</w:delText>
        </w:r>
        <w:r w:rsidDel="00395A08">
          <w:rPr>
            <w:rFonts w:ascii="Palatino Linotype" w:eastAsia="Palatino Linotype" w:hAnsi="Palatino Linotype"/>
            <w:sz w:val="18"/>
            <w:szCs w:val="18"/>
          </w:rPr>
          <w:delText>, t</w:delText>
        </w:r>
        <w:r w:rsidRPr="008712F0" w:rsidDel="00395A08">
          <w:rPr>
            <w:rFonts w:ascii="Palatino Linotype" w:eastAsia="Palatino Linotype" w:hAnsi="Palatino Linotype"/>
            <w:sz w:val="18"/>
            <w:szCs w:val="18"/>
          </w:rPr>
          <w:delText xml:space="preserve">he NGAM </w:delText>
        </w:r>
        <w:r w:rsidDel="00395A08">
          <w:rPr>
            <w:rFonts w:ascii="Palatino Linotype" w:eastAsia="Palatino Linotype" w:hAnsi="Palatino Linotype"/>
            <w:sz w:val="18"/>
            <w:szCs w:val="18"/>
          </w:rPr>
          <w:delText xml:space="preserve">(non-growth-rate-associated maintenance, a mere ATP hydrolysis) </w:delText>
        </w:r>
        <w:r w:rsidRPr="008712F0" w:rsidDel="00395A08">
          <w:rPr>
            <w:rFonts w:ascii="Palatino Linotype" w:eastAsia="Palatino Linotype" w:hAnsi="Palatino Linotype"/>
            <w:sz w:val="18"/>
            <w:szCs w:val="18"/>
          </w:rPr>
          <w:delText xml:space="preserve">reaction </w:delText>
        </w:r>
        <w:r w:rsidDel="00395A08">
          <w:rPr>
            <w:rFonts w:ascii="Palatino Linotype" w:eastAsia="Palatino Linotype" w:hAnsi="Palatino Linotype"/>
            <w:sz w:val="18"/>
            <w:szCs w:val="18"/>
          </w:rPr>
          <w:delText>was</w:delText>
        </w:r>
        <w:r w:rsidRPr="008712F0" w:rsidDel="00395A08">
          <w:rPr>
            <w:rFonts w:ascii="Palatino Linotype" w:eastAsia="Palatino Linotype" w:hAnsi="Palatino Linotype"/>
            <w:sz w:val="18"/>
            <w:szCs w:val="18"/>
          </w:rPr>
          <w:delText xml:space="preserve"> </w:delText>
        </w:r>
        <w:r w:rsidDel="00395A08">
          <w:rPr>
            <w:rFonts w:ascii="Palatino Linotype" w:eastAsia="Palatino Linotype" w:hAnsi="Palatino Linotype"/>
            <w:sz w:val="18"/>
            <w:szCs w:val="18"/>
          </w:rPr>
          <w:delText>used</w:delText>
        </w:r>
        <w:r w:rsidRPr="008712F0" w:rsidDel="00395A08">
          <w:rPr>
            <w:rFonts w:ascii="Palatino Linotype" w:eastAsia="Palatino Linotype" w:hAnsi="Palatino Linotype"/>
            <w:sz w:val="18"/>
            <w:szCs w:val="18"/>
          </w:rPr>
          <w:delText xml:space="preserve"> as the objective </w:delText>
        </w:r>
        <w:r w:rsidDel="00395A08">
          <w:rPr>
            <w:rFonts w:ascii="Palatino Linotype" w:eastAsia="Palatino Linotype" w:hAnsi="Palatino Linotype"/>
            <w:sz w:val="18"/>
            <w:szCs w:val="18"/>
          </w:rPr>
          <w:delText>function when</w:delText>
        </w:r>
        <w:r w:rsidRPr="008712F0" w:rsidDel="00395A08">
          <w:rPr>
            <w:rFonts w:ascii="Palatino Linotype" w:eastAsia="Palatino Linotype" w:hAnsi="Palatino Linotype"/>
            <w:sz w:val="18"/>
            <w:szCs w:val="18"/>
          </w:rPr>
          <w:delText xml:space="preserve"> running </w:delText>
        </w:r>
        <w:r w:rsidDel="00395A08">
          <w:rPr>
            <w:rFonts w:ascii="Palatino Linotype" w:eastAsia="Palatino Linotype" w:hAnsi="Palatino Linotype"/>
            <w:sz w:val="18"/>
            <w:szCs w:val="18"/>
          </w:rPr>
          <w:delText xml:space="preserve">the </w:delText>
        </w:r>
        <w:r w:rsidRPr="008712F0" w:rsidDel="00395A08">
          <w:rPr>
            <w:rFonts w:ascii="Palatino Linotype" w:eastAsia="Palatino Linotype" w:hAnsi="Palatino Linotype"/>
            <w:sz w:val="18"/>
            <w:szCs w:val="18"/>
          </w:rPr>
          <w:delText>FBA</w:delText>
        </w:r>
        <w:r w:rsidRPr="00EA4455" w:rsidDel="00395A08">
          <w:rPr>
            <w:rFonts w:ascii="Palatino Linotype" w:eastAsia="Palatino Linotype" w:hAnsi="Palatino Linotype"/>
            <w:sz w:val="18"/>
            <w:szCs w:val="18"/>
          </w:rPr>
          <w:delText xml:space="preserve">. </w:delText>
        </w:r>
        <w:r w:rsidRPr="00EA4455" w:rsidDel="00395A08">
          <w:rPr>
            <w:rFonts w:ascii="Palatino Linotype" w:eastAsia="Palatino Linotype" w:hAnsi="Palatino Linotype" w:cs="Palatino Linotype"/>
            <w:sz w:val="18"/>
            <w:szCs w:val="18"/>
          </w:rPr>
          <w:delText xml:space="preserve">The file named “checking 3.1 and 3.2” found in the Github repository under the folder name “codes” showed all the simulations. </w:delText>
        </w:r>
        <w:r w:rsidRPr="00A13A4A" w:rsidDel="00395A08">
          <w:rPr>
            <w:rFonts w:ascii="Palatino Linotype" w:eastAsia="Palatino Linotype" w:hAnsi="Palatino Linotype" w:cs="Palatino Linotype"/>
            <w:sz w:val="18"/>
            <w:szCs w:val="18"/>
            <w:highlight w:val="yellow"/>
          </w:rPr>
          <w:delText>PLEASE WRITE WHAT GREEN, YELLOW AND BROWN MEANS</w:delText>
        </w:r>
      </w:del>
    </w:p>
    <w:p w14:paraId="4C18FAFA" w14:textId="00774E41" w:rsidR="005E5D05" w:rsidDel="00395A08" w:rsidRDefault="005E5D05" w:rsidP="005E5D05">
      <w:pPr>
        <w:pBdr>
          <w:top w:val="nil"/>
          <w:left w:val="nil"/>
          <w:bottom w:val="nil"/>
          <w:right w:val="nil"/>
          <w:between w:val="nil"/>
        </w:pBdr>
        <w:spacing w:before="60" w:line="240" w:lineRule="auto"/>
        <w:ind w:firstLine="432"/>
        <w:rPr>
          <w:del w:id="2878" w:author="Yanfei Zhang" w:date="2022-04-05T20:23:00Z"/>
          <w:rFonts w:ascii="Palatino Linotype" w:eastAsia="Palatino Linotype" w:hAnsi="Palatino Linotype" w:cs="Palatino Linotype"/>
          <w:sz w:val="20"/>
          <w:szCs w:val="20"/>
        </w:rPr>
      </w:pPr>
      <w:del w:id="2879" w:author="Yanfei Zhang" w:date="2022-04-05T20:23:00Z">
        <w:r w:rsidDel="00395A08">
          <w:rPr>
            <w:rFonts w:ascii="Palatino Linotype" w:eastAsia="Palatino Linotype" w:hAnsi="Palatino Linotype" w:cs="Palatino Linotype"/>
            <w:sz w:val="20"/>
            <w:szCs w:val="20"/>
          </w:rPr>
          <w:delText xml:space="preserve">We also checked whether there are electron acceptors alternative to molecular oxygen such as sulfur or nitrate to which the electron transfer chain of </w:delText>
        </w:r>
        <w:r w:rsidRPr="00054FA8" w:rsidDel="00395A08">
          <w:rPr>
            <w:rFonts w:ascii="Palatino Linotype" w:eastAsia="Palatino Linotype" w:hAnsi="Palatino Linotype" w:cs="Palatino Linotype"/>
            <w:i/>
            <w:sz w:val="20"/>
            <w:szCs w:val="20"/>
          </w:rPr>
          <w:delText>S. sol</w:delText>
        </w:r>
        <w:r w:rsidDel="00395A08">
          <w:rPr>
            <w:rFonts w:ascii="Palatino Linotype" w:eastAsia="Palatino Linotype" w:hAnsi="Palatino Linotype" w:cs="Palatino Linotype"/>
            <w:i/>
            <w:sz w:val="20"/>
            <w:szCs w:val="20"/>
          </w:rPr>
          <w:delText>f</w:delText>
        </w:r>
        <w:r w:rsidRPr="00054FA8" w:rsidDel="00395A08">
          <w:rPr>
            <w:rFonts w:ascii="Palatino Linotype" w:eastAsia="Palatino Linotype" w:hAnsi="Palatino Linotype" w:cs="Palatino Linotype"/>
            <w:i/>
            <w:sz w:val="20"/>
            <w:szCs w:val="20"/>
          </w:rPr>
          <w:delText>ataricus</w:delText>
        </w:r>
        <w:r w:rsidDel="00395A08">
          <w:rPr>
            <w:rFonts w:ascii="Palatino Linotype" w:eastAsia="Palatino Linotype" w:hAnsi="Palatino Linotype" w:cs="Palatino Linotype"/>
            <w:sz w:val="20"/>
            <w:szCs w:val="20"/>
          </w:rPr>
          <w:delText xml:space="preserve"> might be accessible.  If so, </w:delText>
        </w:r>
        <w:r w:rsidRPr="00054FA8" w:rsidDel="00395A08">
          <w:rPr>
            <w:rFonts w:ascii="Palatino Linotype" w:eastAsia="Palatino Linotype" w:hAnsi="Palatino Linotype" w:cs="Palatino Linotype"/>
            <w:sz w:val="20"/>
            <w:szCs w:val="20"/>
          </w:rPr>
          <w:delText xml:space="preserve">the organism might engage in anaerobic respiration </w:delText>
        </w:r>
        <w:r w:rsidDel="00395A08">
          <w:rPr>
            <w:rFonts w:ascii="Palatino Linotype" w:eastAsia="Palatino Linotype" w:hAnsi="Palatino Linotype" w:cs="Palatino Linotype"/>
            <w:sz w:val="20"/>
            <w:szCs w:val="20"/>
          </w:rPr>
          <w:delText xml:space="preserve">with those electron acceptors </w:delText>
        </w:r>
        <w:r w:rsidRPr="00054FA8" w:rsidDel="00395A08">
          <w:rPr>
            <w:rFonts w:ascii="Palatino Linotype" w:eastAsia="Palatino Linotype" w:hAnsi="Palatino Linotype" w:cs="Palatino Linotype"/>
            <w:sz w:val="20"/>
            <w:szCs w:val="20"/>
          </w:rPr>
          <w:delText>to generate a proton motive force and hence ATP</w:delText>
        </w:r>
        <w:r w:rsidDel="00395A08">
          <w:rPr>
            <w:rFonts w:ascii="Palatino Linotype" w:eastAsia="Palatino Linotype" w:hAnsi="Palatino Linotype" w:cs="Palatino Linotype"/>
            <w:sz w:val="20"/>
            <w:szCs w:val="20"/>
          </w:rPr>
          <w:delText>.</w:delText>
        </w:r>
        <w:r w:rsidRPr="00054FA8" w:rsidDel="00395A08">
          <w:rPr>
            <w:rFonts w:ascii="Palatino Linotype" w:eastAsia="Palatino Linotype" w:hAnsi="Palatino Linotype" w:cs="Palatino Linotype"/>
            <w:sz w:val="20"/>
            <w:szCs w:val="20"/>
          </w:rPr>
          <w:delText xml:space="preserve"> </w:delText>
        </w:r>
        <w:r w:rsidDel="00395A08">
          <w:rPr>
            <w:rFonts w:ascii="Palatino Linotype" w:eastAsia="Palatino Linotype" w:hAnsi="Palatino Linotype" w:cs="Palatino Linotype"/>
            <w:sz w:val="20"/>
            <w:szCs w:val="20"/>
          </w:rPr>
          <w:delText>W</w:delText>
        </w:r>
        <w:r w:rsidRPr="00054FA8" w:rsidDel="00395A08">
          <w:rPr>
            <w:rFonts w:ascii="Palatino Linotype" w:eastAsia="Palatino Linotype" w:hAnsi="Palatino Linotype" w:cs="Palatino Linotype"/>
            <w:sz w:val="20"/>
            <w:szCs w:val="20"/>
          </w:rPr>
          <w:delText xml:space="preserve">e found that there are no reactions </w:delText>
        </w:r>
        <w:r w:rsidDel="00395A08">
          <w:rPr>
            <w:rFonts w:ascii="Palatino Linotype" w:eastAsia="Palatino Linotype" w:hAnsi="Palatino Linotype" w:cs="Palatino Linotype"/>
            <w:sz w:val="20"/>
            <w:szCs w:val="20"/>
          </w:rPr>
          <w:delText xml:space="preserve">in the GEMM </w:delText>
        </w:r>
        <w:r w:rsidRPr="00054FA8" w:rsidDel="00395A08">
          <w:rPr>
            <w:rFonts w:ascii="Palatino Linotype" w:eastAsia="Palatino Linotype" w:hAnsi="Palatino Linotype" w:cs="Palatino Linotype"/>
            <w:sz w:val="20"/>
            <w:szCs w:val="20"/>
          </w:rPr>
          <w:delText>using nitrite</w:delText>
        </w:r>
        <w:r w:rsidDel="00395A08">
          <w:rPr>
            <w:rFonts w:ascii="Palatino Linotype" w:eastAsia="Palatino Linotype" w:hAnsi="Palatino Linotype" w:cs="Palatino Linotype"/>
            <w:sz w:val="20"/>
            <w:szCs w:val="20"/>
          </w:rPr>
          <w:delText xml:space="preserve"> as substrate or product</w:delText>
        </w:r>
        <w:r w:rsidRPr="00054FA8" w:rsidDel="00395A08">
          <w:rPr>
            <w:rFonts w:ascii="Palatino Linotype" w:eastAsia="Palatino Linotype" w:hAnsi="Palatino Linotype" w:cs="Palatino Linotype"/>
            <w:sz w:val="20"/>
            <w:szCs w:val="20"/>
          </w:rPr>
          <w:delText>. Apart from th</w:delText>
        </w:r>
        <w:r w:rsidDel="00395A08">
          <w:rPr>
            <w:rFonts w:ascii="Palatino Linotype" w:eastAsia="Palatino Linotype" w:hAnsi="Palatino Linotype" w:cs="Palatino Linotype"/>
            <w:sz w:val="20"/>
            <w:szCs w:val="20"/>
          </w:rPr>
          <w:delText>is</w:delText>
        </w:r>
        <w:r w:rsidRPr="00054FA8" w:rsidDel="00395A08">
          <w:rPr>
            <w:rFonts w:ascii="Palatino Linotype" w:eastAsia="Palatino Linotype" w:hAnsi="Palatino Linotype" w:cs="Palatino Linotype"/>
            <w:sz w:val="20"/>
            <w:szCs w:val="20"/>
          </w:rPr>
          <w:delText xml:space="preserve"> we also checked the database KEGG and PATRIC and we did not find any </w:delText>
        </w:r>
        <w:r w:rsidDel="00395A08">
          <w:rPr>
            <w:rFonts w:ascii="Palatino Linotype" w:eastAsia="Palatino Linotype" w:hAnsi="Palatino Linotype" w:cs="Palatino Linotype"/>
            <w:sz w:val="20"/>
            <w:szCs w:val="20"/>
          </w:rPr>
          <w:delText>experimental indication</w:delText>
        </w:r>
        <w:r w:rsidRPr="00054FA8" w:rsidDel="00395A08">
          <w:rPr>
            <w:rFonts w:ascii="Palatino Linotype" w:eastAsia="Palatino Linotype" w:hAnsi="Palatino Linotype" w:cs="Palatino Linotype"/>
            <w:sz w:val="20"/>
            <w:szCs w:val="20"/>
          </w:rPr>
          <w:delText xml:space="preserve">s </w:delText>
        </w:r>
        <w:r w:rsidDel="00395A08">
          <w:rPr>
            <w:rFonts w:ascii="Palatino Linotype" w:eastAsia="Palatino Linotype" w:hAnsi="Palatino Linotype" w:cs="Palatino Linotype"/>
            <w:sz w:val="20"/>
            <w:szCs w:val="20"/>
          </w:rPr>
          <w:delText>of</w:delText>
        </w:r>
        <w:r w:rsidRPr="00054FA8" w:rsidDel="00395A08">
          <w:rPr>
            <w:rFonts w:ascii="Palatino Linotype" w:eastAsia="Palatino Linotype" w:hAnsi="Palatino Linotype" w:cs="Palatino Linotype"/>
            <w:sz w:val="20"/>
            <w:szCs w:val="20"/>
          </w:rPr>
          <w:delText xml:space="preserve"> this organism </w:delText>
        </w:r>
        <w:r w:rsidDel="00395A08">
          <w:rPr>
            <w:rFonts w:ascii="Palatino Linotype" w:eastAsia="Palatino Linotype" w:hAnsi="Palatino Linotype" w:cs="Palatino Linotype"/>
            <w:sz w:val="20"/>
            <w:szCs w:val="20"/>
          </w:rPr>
          <w:delText>being able to</w:delText>
        </w:r>
        <w:r w:rsidRPr="00054FA8" w:rsidDel="00395A08">
          <w:rPr>
            <w:rFonts w:ascii="Palatino Linotype" w:eastAsia="Palatino Linotype" w:hAnsi="Palatino Linotype" w:cs="Palatino Linotype"/>
            <w:sz w:val="20"/>
            <w:szCs w:val="20"/>
          </w:rPr>
          <w:delText xml:space="preserve"> use nitrite as electron accept</w:delText>
        </w:r>
        <w:r w:rsidDel="00395A08">
          <w:rPr>
            <w:rFonts w:ascii="Palatino Linotype" w:eastAsia="Palatino Linotype" w:hAnsi="Palatino Linotype" w:cs="Palatino Linotype"/>
            <w:sz w:val="20"/>
            <w:szCs w:val="20"/>
          </w:rPr>
          <w:delText>o</w:delText>
        </w:r>
        <w:r w:rsidRPr="00054FA8" w:rsidDel="00395A08">
          <w:rPr>
            <w:rFonts w:ascii="Palatino Linotype" w:eastAsia="Palatino Linotype" w:hAnsi="Palatino Linotype" w:cs="Palatino Linotype"/>
            <w:sz w:val="20"/>
            <w:szCs w:val="20"/>
          </w:rPr>
          <w:delText>r</w:delText>
        </w:r>
        <w:r w:rsidDel="00395A08">
          <w:rPr>
            <w:rFonts w:ascii="Palatino Linotype" w:eastAsia="Palatino Linotype" w:hAnsi="Palatino Linotype" w:cs="Palatino Linotype"/>
            <w:sz w:val="20"/>
            <w:szCs w:val="20"/>
          </w:rPr>
          <w:delText>. There is only one reaction involving nitrate, which is a nitrate transport reaction. Neither NO nor N</w:delText>
        </w:r>
        <w:r w:rsidRPr="005F225B" w:rsidDel="00395A08">
          <w:rPr>
            <w:rFonts w:ascii="Palatino Linotype" w:eastAsia="Palatino Linotype" w:hAnsi="Palatino Linotype" w:cs="Palatino Linotype"/>
            <w:sz w:val="20"/>
            <w:szCs w:val="20"/>
            <w:vertAlign w:val="subscript"/>
          </w:rPr>
          <w:delText>2</w:delText>
        </w:r>
        <w:r w:rsidDel="00395A08">
          <w:rPr>
            <w:rFonts w:ascii="Palatino Linotype" w:eastAsia="Palatino Linotype" w:hAnsi="Palatino Linotype" w:cs="Palatino Linotype"/>
            <w:sz w:val="20"/>
            <w:szCs w:val="20"/>
          </w:rPr>
          <w:delText xml:space="preserve">O exist in the map. </w:delText>
        </w:r>
      </w:del>
    </w:p>
    <w:p w14:paraId="756129C6" w14:textId="17550589" w:rsidR="005E5D05" w:rsidDel="00395A08" w:rsidRDefault="005E5D05" w:rsidP="005E5D05">
      <w:pPr>
        <w:pBdr>
          <w:top w:val="nil"/>
          <w:left w:val="nil"/>
          <w:bottom w:val="nil"/>
          <w:right w:val="nil"/>
          <w:between w:val="nil"/>
        </w:pBdr>
        <w:spacing w:line="240" w:lineRule="auto"/>
        <w:ind w:firstLine="432"/>
        <w:rPr>
          <w:del w:id="2880" w:author="Yanfei Zhang" w:date="2022-04-05T20:23:00Z"/>
          <w:rFonts w:ascii="Palatino Linotype" w:eastAsia="Palatino Linotype" w:hAnsi="Palatino Linotype" w:cs="Palatino Linotype"/>
          <w:sz w:val="20"/>
          <w:szCs w:val="20"/>
        </w:rPr>
      </w:pPr>
      <w:del w:id="2881" w:author="Yanfei Zhang" w:date="2022-04-05T20:23:00Z">
        <w:r w:rsidDel="00395A08">
          <w:rPr>
            <w:rFonts w:ascii="Palatino Linotype" w:eastAsia="Palatino Linotype" w:hAnsi="Palatino Linotype" w:cs="Palatino Linotype"/>
            <w:sz w:val="20"/>
            <w:szCs w:val="20"/>
          </w:rPr>
          <w:delText xml:space="preserve">Some organisms, such as archaeoglobus (Vetriani, 2001), also use sulfate or sulfur as electron acceptor, in what is called sulfur respiration. </w:delText>
        </w:r>
        <w:r w:rsidRPr="00054FA8" w:rsidDel="00395A08">
          <w:rPr>
            <w:rFonts w:ascii="Palatino Linotype" w:eastAsia="Palatino Linotype" w:hAnsi="Palatino Linotype" w:cs="Palatino Linotype"/>
            <w:sz w:val="20"/>
            <w:szCs w:val="20"/>
          </w:rPr>
          <w:delText xml:space="preserve">Sulfur respiration has been proposed to be an ancestral mode of </w:delText>
        </w:r>
        <w:r w:rsidDel="00395A08">
          <w:rPr>
            <w:rFonts w:ascii="Palatino Linotype" w:eastAsia="Palatino Linotype" w:hAnsi="Palatino Linotype" w:cs="Palatino Linotype"/>
            <w:sz w:val="20"/>
            <w:szCs w:val="20"/>
          </w:rPr>
          <w:delText>Gibbs energy provision as on early Earth there was no molecular oxygen</w:delText>
        </w:r>
        <w:r w:rsidRPr="00054FA8" w:rsidDel="00395A08">
          <w:rPr>
            <w:rFonts w:ascii="Palatino Linotype" w:eastAsia="Palatino Linotype" w:hAnsi="Palatino Linotype" w:cs="Palatino Linotype"/>
            <w:sz w:val="20"/>
            <w:szCs w:val="20"/>
          </w:rPr>
          <w:delText xml:space="preserve"> </w:delText>
        </w:r>
        <w:r w:rsidDel="00395A08">
          <w:rPr>
            <w:rFonts w:ascii="Palatino Linotype" w:eastAsia="Palatino Linotype" w:hAnsi="Palatino Linotype" w:cs="Palatino Linotype"/>
            <w:sz w:val="20"/>
            <w:szCs w:val="20"/>
          </w:rPr>
          <w:delText>available</w:delText>
        </w:r>
        <w:r w:rsidRPr="00054FA8" w:rsidDel="00395A08">
          <w:rPr>
            <w:rFonts w:ascii="Palatino Linotype" w:eastAsia="Palatino Linotype" w:hAnsi="Palatino Linotype" w:cs="Palatino Linotype"/>
            <w:sz w:val="20"/>
            <w:szCs w:val="20"/>
          </w:rPr>
          <w:delText>: (i) Volcanic S</w:delText>
        </w:r>
        <w:r w:rsidRPr="0050559A" w:rsidDel="00395A08">
          <w:rPr>
            <w:rFonts w:ascii="Palatino Linotype" w:eastAsia="Palatino Linotype" w:hAnsi="Palatino Linotype" w:cs="Palatino Linotype"/>
            <w:sz w:val="20"/>
            <w:szCs w:val="20"/>
            <w:vertAlign w:val="subscript"/>
          </w:rPr>
          <w:delText>0</w:delText>
        </w:r>
        <w:r w:rsidRPr="00054FA8" w:rsidDel="00395A08">
          <w:rPr>
            <w:rFonts w:ascii="Palatino Linotype" w:eastAsia="Palatino Linotype" w:hAnsi="Palatino Linotype" w:cs="Palatino Linotype"/>
            <w:sz w:val="20"/>
            <w:szCs w:val="20"/>
          </w:rPr>
          <w:delText xml:space="preserve"> was probably one of the most abundant electron acceptors in the early atmosphere, and (ii) the capacity to reduce S</w:delText>
        </w:r>
        <w:r w:rsidRPr="0050559A" w:rsidDel="00395A08">
          <w:rPr>
            <w:rFonts w:ascii="Palatino Linotype" w:eastAsia="Palatino Linotype" w:hAnsi="Palatino Linotype" w:cs="Palatino Linotype"/>
            <w:sz w:val="20"/>
            <w:szCs w:val="20"/>
            <w:vertAlign w:val="subscript"/>
          </w:rPr>
          <w:delText>0</w:delText>
        </w:r>
        <w:r w:rsidRPr="00054FA8" w:rsidDel="00395A08">
          <w:rPr>
            <w:rFonts w:ascii="Palatino Linotype" w:eastAsia="Palatino Linotype" w:hAnsi="Palatino Linotype" w:cs="Palatino Linotype"/>
            <w:sz w:val="20"/>
            <w:szCs w:val="20"/>
          </w:rPr>
          <w:delText xml:space="preserve"> to H</w:delText>
        </w:r>
        <w:r w:rsidRPr="0050559A" w:rsidDel="00395A08">
          <w:rPr>
            <w:rFonts w:ascii="Palatino Linotype" w:eastAsia="Palatino Linotype" w:hAnsi="Palatino Linotype" w:cs="Palatino Linotype"/>
            <w:sz w:val="20"/>
            <w:szCs w:val="20"/>
            <w:vertAlign w:val="subscript"/>
          </w:rPr>
          <w:delText>2</w:delText>
        </w:r>
        <w:r w:rsidRPr="00054FA8" w:rsidDel="00395A08">
          <w:rPr>
            <w:rFonts w:ascii="Palatino Linotype" w:eastAsia="Palatino Linotype" w:hAnsi="Palatino Linotype" w:cs="Palatino Linotype"/>
            <w:sz w:val="20"/>
            <w:szCs w:val="20"/>
          </w:rPr>
          <w:delText>S is common among anaerobic, hyperthermophilic Archaea and Bacteria</w:delText>
        </w:r>
        <w:r w:rsidDel="00395A08">
          <w:rPr>
            <w:rFonts w:ascii="Palatino Linotype" w:eastAsia="Palatino Linotype" w:hAnsi="Palatino Linotype" w:cs="Palatino Linotype"/>
            <w:sz w:val="20"/>
            <w:szCs w:val="20"/>
          </w:rPr>
          <w:delText xml:space="preserve"> (Vetriani, 2001)</w:delText>
        </w:r>
        <w:r w:rsidRPr="00054FA8" w:rsidDel="00395A08">
          <w:rPr>
            <w:rFonts w:ascii="Palatino Linotype" w:eastAsia="Palatino Linotype" w:hAnsi="Palatino Linotype" w:cs="Palatino Linotype"/>
            <w:sz w:val="20"/>
            <w:szCs w:val="20"/>
          </w:rPr>
          <w:delText xml:space="preserve">. Therefore, whether </w:delText>
        </w:r>
        <w:r w:rsidRPr="00054FA8" w:rsidDel="00395A08">
          <w:rPr>
            <w:rFonts w:ascii="Palatino Linotype" w:eastAsia="Palatino Linotype" w:hAnsi="Palatino Linotype" w:cs="Palatino Linotype"/>
            <w:i/>
            <w:sz w:val="20"/>
            <w:szCs w:val="20"/>
          </w:rPr>
          <w:delText>S. solataricus</w:delText>
        </w:r>
        <w:r w:rsidRPr="00054FA8" w:rsidDel="00395A08">
          <w:rPr>
            <w:rFonts w:ascii="Palatino Linotype" w:eastAsia="Palatino Linotype" w:hAnsi="Palatino Linotype" w:cs="Palatino Linotype"/>
            <w:sz w:val="20"/>
            <w:szCs w:val="20"/>
          </w:rPr>
          <w:delText xml:space="preserve"> can use sulfate</w:delText>
        </w:r>
        <w:r w:rsidDel="00395A08">
          <w:rPr>
            <w:rFonts w:ascii="Palatino Linotype" w:eastAsia="Palatino Linotype" w:hAnsi="Palatino Linotype" w:cs="Palatino Linotype"/>
            <w:sz w:val="20"/>
            <w:szCs w:val="20"/>
          </w:rPr>
          <w:delText xml:space="preserve">, sulfite or sulfur </w:delText>
        </w:r>
        <w:r w:rsidRPr="00054FA8" w:rsidDel="00395A08">
          <w:rPr>
            <w:rFonts w:ascii="Palatino Linotype" w:eastAsia="Palatino Linotype" w:hAnsi="Palatino Linotype" w:cs="Palatino Linotype"/>
            <w:sz w:val="20"/>
            <w:szCs w:val="20"/>
          </w:rPr>
          <w:delText>as electron accept</w:delText>
        </w:r>
        <w:r w:rsidDel="00395A08">
          <w:rPr>
            <w:rFonts w:ascii="Palatino Linotype" w:eastAsia="Palatino Linotype" w:hAnsi="Palatino Linotype" w:cs="Palatino Linotype"/>
            <w:sz w:val="20"/>
            <w:szCs w:val="20"/>
          </w:rPr>
          <w:delText>o</w:delText>
        </w:r>
        <w:r w:rsidRPr="00054FA8" w:rsidDel="00395A08">
          <w:rPr>
            <w:rFonts w:ascii="Palatino Linotype" w:eastAsia="Palatino Linotype" w:hAnsi="Palatino Linotype" w:cs="Palatino Linotype"/>
            <w:sz w:val="20"/>
            <w:szCs w:val="20"/>
          </w:rPr>
          <w:delText xml:space="preserve">r </w:delText>
        </w:r>
        <w:r w:rsidDel="00395A08">
          <w:rPr>
            <w:rFonts w:ascii="Palatino Linotype" w:eastAsia="Palatino Linotype" w:hAnsi="Palatino Linotype" w:cs="Palatino Linotype"/>
            <w:sz w:val="20"/>
            <w:szCs w:val="20"/>
          </w:rPr>
          <w:delText>when acquiring free energy</w:delText>
        </w:r>
        <w:r w:rsidRPr="00054FA8" w:rsidDel="00395A08">
          <w:rPr>
            <w:rFonts w:ascii="Palatino Linotype" w:eastAsia="Palatino Linotype" w:hAnsi="Palatino Linotype" w:cs="Palatino Linotype"/>
            <w:sz w:val="20"/>
            <w:szCs w:val="20"/>
          </w:rPr>
          <w:delText xml:space="preserve"> is an attracti</w:delText>
        </w:r>
        <w:r w:rsidDel="00395A08">
          <w:rPr>
            <w:rFonts w:ascii="Palatino Linotype" w:eastAsia="Palatino Linotype" w:hAnsi="Palatino Linotype" w:cs="Palatino Linotype"/>
            <w:sz w:val="20"/>
            <w:szCs w:val="20"/>
          </w:rPr>
          <w:delText>ve</w:delText>
        </w:r>
        <w:r w:rsidRPr="00054FA8" w:rsidDel="00395A08">
          <w:rPr>
            <w:rFonts w:ascii="Palatino Linotype" w:eastAsia="Palatino Linotype" w:hAnsi="Palatino Linotype" w:cs="Palatino Linotype"/>
            <w:sz w:val="20"/>
            <w:szCs w:val="20"/>
          </w:rPr>
          <w:delText xml:space="preserve"> question</w:delText>
        </w:r>
        <w:r w:rsidDel="00395A08">
          <w:rPr>
            <w:rFonts w:ascii="Palatino Linotype" w:eastAsia="Palatino Linotype" w:hAnsi="Palatino Linotype" w:cs="Palatino Linotype"/>
            <w:sz w:val="20"/>
            <w:szCs w:val="20"/>
          </w:rPr>
          <w:delText xml:space="preserve">. </w:delText>
        </w:r>
      </w:del>
    </w:p>
    <w:p w14:paraId="2B8C92C8" w14:textId="66DB89B0" w:rsidR="005E5D05" w:rsidDel="00395A08" w:rsidRDefault="005E5D05" w:rsidP="005E5D05">
      <w:pPr>
        <w:pBdr>
          <w:top w:val="nil"/>
          <w:left w:val="nil"/>
          <w:bottom w:val="nil"/>
          <w:right w:val="nil"/>
          <w:between w:val="nil"/>
        </w:pBdr>
        <w:spacing w:line="240" w:lineRule="auto"/>
        <w:ind w:firstLine="432"/>
        <w:rPr>
          <w:del w:id="2882" w:author="Yanfei Zhang" w:date="2022-04-05T20:23:00Z"/>
          <w:rFonts w:ascii="Palatino Linotype" w:eastAsia="Palatino Linotype" w:hAnsi="Palatino Linotype" w:cs="Palatino Linotype"/>
          <w:sz w:val="20"/>
          <w:szCs w:val="20"/>
        </w:rPr>
      </w:pPr>
      <w:del w:id="2883" w:author="Yanfei Zhang" w:date="2022-04-05T20:23:00Z">
        <w:r w:rsidDel="00395A08">
          <w:rPr>
            <w:rFonts w:ascii="Palatino Linotype" w:eastAsia="Palatino Linotype" w:hAnsi="Palatino Linotype" w:cs="Palatino Linotype"/>
            <w:sz w:val="20"/>
            <w:szCs w:val="20"/>
          </w:rPr>
          <w:delText>The sulfur-sulfide redox couple has an apparent midpoint potential (E</w:delText>
        </w:r>
        <w:r w:rsidRPr="00A13A4A" w:rsidDel="00395A08">
          <w:rPr>
            <w:rFonts w:ascii="Palatino Linotype" w:eastAsia="Palatino Linotype" w:hAnsi="Palatino Linotype" w:cs="Palatino Linotype"/>
            <w:sz w:val="20"/>
            <w:szCs w:val="20"/>
            <w:vertAlign w:val="subscript"/>
          </w:rPr>
          <w:delText>o</w:delText>
        </w:r>
        <w:r w:rsidDel="00395A08">
          <w:rPr>
            <w:rFonts w:ascii="Palatino Linotype" w:eastAsia="Palatino Linotype" w:hAnsi="Palatino Linotype" w:cs="Palatino Linotype"/>
            <w:sz w:val="20"/>
            <w:szCs w:val="20"/>
          </w:rPr>
          <w:delText xml:space="preserve">’; pH7) of -0.27 V, the sulfite-sulphide couple one of  -0.12 V whereas the sulfate-sulfite couple has one of -0.52 V </w:delText>
        </w:r>
        <w:r w:rsidDel="00395A08">
          <w:rPr>
            <w:rFonts w:ascii="Palatino Linotype" w:eastAsia="Palatino Linotype" w:hAnsi="Palatino Linotype" w:cs="Palatino Linotype"/>
            <w:sz w:val="20"/>
            <w:szCs w:val="20"/>
          </w:rPr>
          <w:fldChar w:fldCharType="begin" w:fldLock="1"/>
        </w:r>
        <w:r w:rsidDel="00395A08">
          <w:rPr>
            <w:rFonts w:ascii="Palatino Linotype" w:eastAsia="Palatino Linotype" w:hAnsi="Palatino Linotype" w:cs="Palatino Linotype"/>
            <w:sz w:val="20"/>
            <w:szCs w:val="20"/>
          </w:rPr>
          <w:delInstrText>ADDIN CSL_CITATION {"citationItems":[{"id":"ITEM-1","itemData":{"DOI":"10.1108/eb027807","ISSN":"01409174","author":[{"dropping-particle":"","family":"Thauer","given":"Rudolf","non-dropping-particle":"","parse-names":false,"suffix":""},{"dropping-particle":"","family":"Jungermann","given":"Kurt","non-dropping-particle":"","parse-names":false,"suffix":""},{"dropping-particle":"","family":"Decker","given":"Karl","non-dropping-particle":"","parse-names":false,"suffix":""}],"container-title":"Bacteriological reviews","id":"ITEM-1","issue":"1","issued":{"date-parts":[["1977"]]},"page":"100-180","title":"Energy conservation in chemotrophic anaerobic bacteric","type":"article-journal","volume":"41"},"uris":["http://www.mendeley.com/documents/?uuid=56da3306-1b60-4bc8-b509-a7f0f214123f"]}],"mendeley":{"formattedCitation":"(Thauer et al., 1977)","plainTextFormattedCitation":"(Thauer et al., 1977)","previouslyFormattedCitation":"(Thauer et al., 1977)"},"properties":{"noteIndex":0},"schema":"https://github.com/citation-style-language/schema/raw/master/csl-citation.json"}</w:delInstrText>
        </w:r>
        <w:r w:rsidDel="00395A08">
          <w:rPr>
            <w:rFonts w:ascii="Palatino Linotype" w:eastAsia="Palatino Linotype" w:hAnsi="Palatino Linotype" w:cs="Palatino Linotype"/>
            <w:sz w:val="20"/>
            <w:szCs w:val="20"/>
          </w:rPr>
          <w:fldChar w:fldCharType="separate"/>
        </w:r>
        <w:r w:rsidRPr="006C289E" w:rsidDel="00395A08">
          <w:rPr>
            <w:rFonts w:ascii="Palatino Linotype" w:eastAsia="Palatino Linotype" w:hAnsi="Palatino Linotype" w:cs="Palatino Linotype"/>
            <w:noProof/>
            <w:sz w:val="20"/>
            <w:szCs w:val="20"/>
          </w:rPr>
          <w:delText>(Thauer et al., 1977)</w:delText>
        </w:r>
        <w:r w:rsidDel="00395A08">
          <w:rPr>
            <w:rFonts w:ascii="Palatino Linotype" w:eastAsia="Palatino Linotype" w:hAnsi="Palatino Linotype" w:cs="Palatino Linotype"/>
            <w:sz w:val="20"/>
            <w:szCs w:val="20"/>
          </w:rPr>
          <w:fldChar w:fldCharType="end"/>
        </w:r>
        <w:r w:rsidDel="00395A08">
          <w:rPr>
            <w:rFonts w:ascii="Palatino Linotype" w:eastAsia="Palatino Linotype" w:hAnsi="Palatino Linotype" w:cs="Palatino Linotype"/>
            <w:sz w:val="20"/>
            <w:szCs w:val="20"/>
          </w:rPr>
          <w:delText xml:space="preserve"> suggesting that </w:delText>
        </w:r>
        <w:r w:rsidRPr="00436C59" w:rsidDel="00395A08">
          <w:rPr>
            <w:rFonts w:ascii="Palatino Linotype" w:eastAsia="Palatino Linotype" w:hAnsi="Palatino Linotype" w:cs="Palatino Linotype"/>
            <w:i/>
            <w:sz w:val="20"/>
            <w:szCs w:val="20"/>
          </w:rPr>
          <w:delText>S. solfataricus</w:delText>
        </w:r>
        <w:r w:rsidDel="00395A08">
          <w:rPr>
            <w:rFonts w:ascii="Palatino Linotype" w:eastAsia="Palatino Linotype" w:hAnsi="Palatino Linotype" w:cs="Palatino Linotype"/>
            <w:sz w:val="20"/>
            <w:szCs w:val="20"/>
          </w:rPr>
          <w:delText xml:space="preserve"> could harvest Gibbs energy by using sulfite as electron donor to reduce sulfur thereby producing sulfate and sulfide and harvesting some 2.5 kJ/mol electrons. Disproportionation of sulfite to sulfate and sulfide would even yield 4 kJ/mol electrons. We checked whether the metabolic map of </w:delText>
        </w:r>
        <w:r w:rsidRPr="008B1118" w:rsidDel="00395A08">
          <w:rPr>
            <w:rFonts w:ascii="Palatino Linotype" w:eastAsia="Palatino Linotype" w:hAnsi="Palatino Linotype" w:cs="Palatino Linotype"/>
            <w:i/>
            <w:sz w:val="20"/>
            <w:szCs w:val="20"/>
          </w:rPr>
          <w:delText>S. solfataricus</w:delText>
        </w:r>
        <w:r w:rsidDel="00395A08">
          <w:rPr>
            <w:rFonts w:ascii="Palatino Linotype" w:eastAsia="Palatino Linotype" w:hAnsi="Palatino Linotype" w:cs="Palatino Linotype"/>
            <w:sz w:val="20"/>
            <w:szCs w:val="20"/>
          </w:rPr>
          <w:delText xml:space="preserve"> has entry/exit points for sulfite, sulfide or sulfate and found that only sulfate and sulfite entry exist as reactions in the map. Then we checked whether the reactions for sulfate reduction exist in the map. B</w:delText>
        </w:r>
        <w:r w:rsidRPr="00054FA8" w:rsidDel="00395A08">
          <w:rPr>
            <w:rFonts w:ascii="Palatino Linotype" w:eastAsia="Palatino Linotype" w:hAnsi="Palatino Linotype" w:cs="Palatino Linotype"/>
            <w:sz w:val="20"/>
            <w:szCs w:val="20"/>
          </w:rPr>
          <w:delText>efore sulfate can be used as electron acceptor, i</w:delText>
        </w:r>
        <w:r w:rsidDel="00395A08">
          <w:rPr>
            <w:rFonts w:ascii="Palatino Linotype" w:eastAsia="Palatino Linotype" w:hAnsi="Palatino Linotype" w:cs="Palatino Linotype"/>
            <w:sz w:val="20"/>
            <w:szCs w:val="20"/>
          </w:rPr>
          <w:delText xml:space="preserve">t must be activated by ATP </w:delText>
        </w:r>
        <w:r w:rsidRPr="00054FA8" w:rsidDel="00395A08">
          <w:rPr>
            <w:rFonts w:ascii="Palatino Linotype" w:eastAsia="Palatino Linotype" w:hAnsi="Palatino Linotype" w:cs="Palatino Linotype"/>
            <w:sz w:val="20"/>
            <w:szCs w:val="20"/>
          </w:rPr>
          <w:delText>sulfurylase</w:delText>
        </w:r>
        <w:r w:rsidDel="00395A08">
          <w:rPr>
            <w:rFonts w:ascii="Palatino Linotype" w:eastAsia="Palatino Linotype" w:hAnsi="Palatino Linotype" w:cs="Palatino Linotype"/>
            <w:sz w:val="20"/>
            <w:szCs w:val="20"/>
          </w:rPr>
          <w:delText xml:space="preserve"> </w:delText>
        </w:r>
        <w:r w:rsidRPr="00054FA8" w:rsidDel="00395A08">
          <w:rPr>
            <w:rFonts w:ascii="Palatino Linotype" w:eastAsia="Palatino Linotype" w:hAnsi="Palatino Linotype" w:cs="Palatino Linotype"/>
            <w:sz w:val="20"/>
            <w:szCs w:val="20"/>
          </w:rPr>
          <w:delText>which uses ATP and sulfate to produce adenosine</w:delText>
        </w:r>
        <w:r w:rsidDel="00395A08">
          <w:rPr>
            <w:rFonts w:ascii="Palatino Linotype" w:eastAsia="Palatino Linotype" w:hAnsi="Palatino Linotype" w:cs="Palatino Linotype"/>
            <w:sz w:val="20"/>
            <w:szCs w:val="20"/>
          </w:rPr>
          <w:delText>-</w:delText>
        </w:r>
        <w:r w:rsidRPr="00054FA8" w:rsidDel="00395A08">
          <w:rPr>
            <w:rFonts w:ascii="Palatino Linotype" w:eastAsia="Palatino Linotype" w:hAnsi="Palatino Linotype" w:cs="Palatino Linotype"/>
            <w:sz w:val="20"/>
            <w:szCs w:val="20"/>
          </w:rPr>
          <w:delText>5</w:delText>
        </w:r>
        <w:r w:rsidDel="00395A08">
          <w:rPr>
            <w:rFonts w:ascii="Palatino Linotype" w:eastAsia="Palatino Linotype" w:hAnsi="Palatino Linotype" w:cs="Palatino Linotype"/>
            <w:sz w:val="20"/>
            <w:szCs w:val="20"/>
          </w:rPr>
          <w:delText>-</w:delText>
        </w:r>
        <w:r w:rsidRPr="00054FA8" w:rsidDel="00395A08">
          <w:rPr>
            <w:rFonts w:ascii="Palatino Linotype" w:eastAsia="Palatino Linotype" w:hAnsi="Palatino Linotype" w:cs="Palatino Linotype"/>
            <w:sz w:val="20"/>
            <w:szCs w:val="20"/>
          </w:rPr>
          <w:delText>phosphosulfate (APS). We d</w:delText>
        </w:r>
        <w:r w:rsidDel="00395A08">
          <w:rPr>
            <w:rFonts w:ascii="Palatino Linotype" w:eastAsia="Palatino Linotype" w:hAnsi="Palatino Linotype" w:cs="Palatino Linotype"/>
            <w:sz w:val="20"/>
            <w:szCs w:val="20"/>
          </w:rPr>
          <w:delText>id</w:delText>
        </w:r>
        <w:r w:rsidRPr="00054FA8" w:rsidDel="00395A08">
          <w:rPr>
            <w:rFonts w:ascii="Palatino Linotype" w:eastAsia="Palatino Linotype" w:hAnsi="Palatino Linotype" w:cs="Palatino Linotype"/>
            <w:sz w:val="20"/>
            <w:szCs w:val="20"/>
          </w:rPr>
          <w:delText xml:space="preserve"> find the reactions </w:delText>
        </w:r>
        <w:r w:rsidDel="00395A08">
          <w:rPr>
            <w:rFonts w:ascii="Palatino Linotype" w:eastAsia="Palatino Linotype" w:hAnsi="Palatino Linotype" w:cs="Palatino Linotype"/>
            <w:sz w:val="20"/>
            <w:szCs w:val="20"/>
          </w:rPr>
          <w:delText xml:space="preserve">in the map </w:delText>
        </w:r>
        <w:r w:rsidRPr="00054FA8" w:rsidDel="00395A08">
          <w:rPr>
            <w:rFonts w:ascii="Palatino Linotype" w:eastAsia="Palatino Linotype" w:hAnsi="Palatino Linotype" w:cs="Palatino Linotype"/>
            <w:sz w:val="20"/>
            <w:szCs w:val="20"/>
          </w:rPr>
          <w:delText xml:space="preserve">which can catalyze the </w:delText>
        </w:r>
        <w:r w:rsidDel="00395A08">
          <w:rPr>
            <w:rFonts w:ascii="Palatino Linotype" w:eastAsia="Palatino Linotype" w:hAnsi="Palatino Linotype" w:cs="Palatino Linotype"/>
            <w:sz w:val="20"/>
            <w:szCs w:val="20"/>
          </w:rPr>
          <w:delText xml:space="preserve">reduction of </w:delText>
        </w:r>
        <w:r w:rsidRPr="00054FA8" w:rsidDel="00395A08">
          <w:rPr>
            <w:rFonts w:ascii="Palatino Linotype" w:eastAsia="Palatino Linotype" w:hAnsi="Palatino Linotype" w:cs="Palatino Linotype"/>
            <w:sz w:val="20"/>
            <w:szCs w:val="20"/>
          </w:rPr>
          <w:delText>sulfate t</w:delText>
        </w:r>
        <w:r w:rsidDel="00395A08">
          <w:rPr>
            <w:rFonts w:ascii="Palatino Linotype" w:eastAsia="Palatino Linotype" w:hAnsi="Palatino Linotype" w:cs="Palatino Linotype"/>
            <w:sz w:val="20"/>
            <w:szCs w:val="20"/>
          </w:rPr>
          <w:delText xml:space="preserve">o sulfide by NADPH (Figure S3), but at the cost of 2 ATP. Then we ran FBA again with the oxygen import reaction blocked but </w:delText>
        </w:r>
        <w:r w:rsidRPr="00A13A4A" w:rsidDel="00395A08">
          <w:rPr>
            <w:rFonts w:ascii="Palatino Linotype" w:eastAsia="Palatino Linotype" w:hAnsi="Palatino Linotype" w:cs="Palatino Linotype"/>
            <w:sz w:val="20"/>
            <w:szCs w:val="20"/>
            <w:highlight w:val="yellow"/>
          </w:rPr>
          <w:delText>in the presence of sulfate???, a</w:delText>
        </w:r>
        <w:r w:rsidDel="00395A08">
          <w:rPr>
            <w:rFonts w:ascii="Palatino Linotype" w:eastAsia="Palatino Linotype" w:hAnsi="Palatino Linotype" w:cs="Palatino Linotype"/>
            <w:sz w:val="20"/>
            <w:szCs w:val="20"/>
          </w:rPr>
          <w:delText>nd ATP maintenance reaction as objective reaction, but we found there was no production of ATP</w:delText>
        </w:r>
        <w:r w:rsidRPr="00A13A4A" w:rsidDel="00395A08">
          <w:rPr>
            <w:rFonts w:ascii="Palatino Linotype" w:eastAsia="Palatino Linotype" w:hAnsi="Palatino Linotype" w:cs="Palatino Linotype"/>
            <w:sz w:val="20"/>
            <w:szCs w:val="20"/>
            <w:highlight w:val="yellow"/>
          </w:rPr>
          <w:delText>.  [IS THERE AN IMPORT REACTION FOR SULFATE??]</w:delText>
        </w:r>
        <w:r w:rsidDel="00395A08">
          <w:rPr>
            <w:rFonts w:ascii="Palatino Linotype" w:eastAsia="Palatino Linotype" w:hAnsi="Palatino Linotype" w:cs="Palatino Linotype"/>
            <w:sz w:val="20"/>
            <w:szCs w:val="20"/>
          </w:rPr>
          <w:delText xml:space="preserve">  [</w:delText>
        </w:r>
        <w:r w:rsidRPr="00A13A4A" w:rsidDel="00395A08">
          <w:rPr>
            <w:rFonts w:ascii="Palatino Linotype" w:eastAsia="Palatino Linotype" w:hAnsi="Palatino Linotype" w:cs="Palatino Linotype"/>
            <w:sz w:val="20"/>
            <w:szCs w:val="20"/>
            <w:highlight w:val="yellow"/>
          </w:rPr>
          <w:delText>CAN YOU NOW CHANGE THE GEAR SETTING OF THE REACTION USING ATP by making the reaction 2.7.7.4 use ADP as co-substrate (rather than ATP) and phosphate as product, rather than PP; an by using AMP as cosubstrate and not yieled PP</w:delText>
        </w:r>
        <w:r w:rsidDel="00395A08">
          <w:rPr>
            <w:rFonts w:ascii="Palatino Linotype" w:eastAsia="Palatino Linotype" w:hAnsi="Palatino Linotype" w:cs="Palatino Linotype"/>
            <w:sz w:val="20"/>
            <w:szCs w:val="20"/>
          </w:rPr>
          <w:delText>].</w:delText>
        </w:r>
      </w:del>
    </w:p>
    <w:p w14:paraId="4AE7D441" w14:textId="448F94E8" w:rsidR="005E5D05" w:rsidDel="00395A08" w:rsidRDefault="005E5D05" w:rsidP="005E5D05">
      <w:pPr>
        <w:pBdr>
          <w:top w:val="nil"/>
          <w:left w:val="nil"/>
          <w:bottom w:val="nil"/>
          <w:right w:val="nil"/>
          <w:between w:val="nil"/>
        </w:pBdr>
        <w:spacing w:line="240" w:lineRule="auto"/>
        <w:ind w:right="432" w:firstLine="418"/>
        <w:rPr>
          <w:del w:id="2884" w:author="Yanfei Zhang" w:date="2022-04-05T20:23:00Z"/>
          <w:rFonts w:ascii="Palatino Linotype" w:eastAsia="Palatino Linotype" w:hAnsi="Palatino Linotype" w:cs="Palatino Linotype"/>
          <w:sz w:val="20"/>
          <w:szCs w:val="20"/>
        </w:rPr>
      </w:pPr>
      <w:del w:id="2885" w:author="Yanfei Zhang" w:date="2022-04-05T20:23:00Z">
        <w:r w:rsidRPr="0050559A" w:rsidDel="00395A08">
          <w:rPr>
            <w:rFonts w:ascii="Palatino Linotype" w:eastAsia="Palatino Linotype" w:hAnsi="Palatino Linotype" w:cs="Palatino Linotype"/>
            <w:sz w:val="20"/>
            <w:szCs w:val="20"/>
          </w:rPr>
          <w:delText xml:space="preserve">All these </w:delText>
        </w:r>
        <w:r w:rsidDel="00395A08">
          <w:rPr>
            <w:rFonts w:ascii="Palatino Linotype" w:eastAsia="Palatino Linotype" w:hAnsi="Palatino Linotype" w:cs="Palatino Linotype"/>
            <w:sz w:val="20"/>
            <w:szCs w:val="20"/>
          </w:rPr>
          <w:delText xml:space="preserve"> analyse</w:delText>
        </w:r>
        <w:r w:rsidRPr="0050559A" w:rsidDel="00395A08">
          <w:rPr>
            <w:rFonts w:ascii="Palatino Linotype" w:eastAsia="Palatino Linotype" w:hAnsi="Palatino Linotype" w:cs="Palatino Linotype"/>
            <w:sz w:val="20"/>
            <w:szCs w:val="20"/>
          </w:rPr>
          <w:delText xml:space="preserve">s suggest that there are no alternative </w:delText>
        </w:r>
        <w:r w:rsidDel="00395A08">
          <w:rPr>
            <w:rFonts w:ascii="Palatino Linotype" w:eastAsia="Palatino Linotype" w:hAnsi="Palatino Linotype" w:cs="Palatino Linotype"/>
            <w:sz w:val="20"/>
            <w:szCs w:val="20"/>
          </w:rPr>
          <w:delText xml:space="preserve">respiration </w:delText>
        </w:r>
        <w:r w:rsidRPr="0050559A" w:rsidDel="00395A08">
          <w:rPr>
            <w:rFonts w:ascii="Palatino Linotype" w:eastAsia="Palatino Linotype" w:hAnsi="Palatino Linotype" w:cs="Palatino Linotype"/>
            <w:sz w:val="20"/>
            <w:szCs w:val="20"/>
          </w:rPr>
          <w:delText>pathways that might enable fermentation</w:delText>
        </w:r>
        <w:r w:rsidDel="00395A08">
          <w:rPr>
            <w:rFonts w:ascii="Palatino Linotype" w:eastAsia="Palatino Linotype" w:hAnsi="Palatino Linotype" w:cs="Palatino Linotype"/>
            <w:sz w:val="20"/>
            <w:szCs w:val="20"/>
          </w:rPr>
          <w:delText xml:space="preserve"> with positive ATP yield, not even when allowing the organism to shift its gears</w:delText>
        </w:r>
        <w:r w:rsidRPr="0050559A" w:rsidDel="00395A08">
          <w:rPr>
            <w:rFonts w:ascii="Palatino Linotype" w:eastAsia="Palatino Linotype" w:hAnsi="Palatino Linotype" w:cs="Palatino Linotype"/>
            <w:sz w:val="20"/>
            <w:szCs w:val="20"/>
          </w:rPr>
          <w:delText>.</w:delText>
        </w:r>
        <w:r w:rsidDel="00395A08">
          <w:rPr>
            <w:rFonts w:ascii="Palatino Linotype" w:eastAsia="Palatino Linotype" w:hAnsi="Palatino Linotype" w:cs="Palatino Linotype"/>
            <w:sz w:val="20"/>
            <w:szCs w:val="20"/>
          </w:rPr>
          <w:delText xml:space="preserve"> </w:delText>
        </w:r>
        <w:r w:rsidRPr="0050559A" w:rsidDel="00395A08">
          <w:rPr>
            <w:rFonts w:ascii="Palatino Linotype" w:eastAsia="Palatino Linotype" w:hAnsi="Palatino Linotype" w:cs="Palatino Linotype"/>
            <w:sz w:val="20"/>
            <w:szCs w:val="20"/>
          </w:rPr>
          <w:delText>The</w:delText>
        </w:r>
        <w:r w:rsidDel="00395A08">
          <w:rPr>
            <w:rFonts w:ascii="Palatino Linotype" w:eastAsia="Palatino Linotype" w:hAnsi="Palatino Linotype" w:cs="Palatino Linotype"/>
            <w:sz w:val="20"/>
            <w:szCs w:val="20"/>
          </w:rPr>
          <w:delText xml:space="preserve"> experimental observation that</w:delText>
        </w:r>
        <w:r w:rsidRPr="0050559A" w:rsidDel="00395A08">
          <w:rPr>
            <w:rFonts w:ascii="Palatino Linotype" w:eastAsia="Palatino Linotype" w:hAnsi="Palatino Linotype" w:cs="Palatino Linotype"/>
            <w:sz w:val="20"/>
            <w:szCs w:val="20"/>
          </w:rPr>
          <w:delText xml:space="preserve"> </w:delText>
        </w:r>
        <w:r w:rsidRPr="0050559A" w:rsidDel="00395A08">
          <w:rPr>
            <w:rFonts w:ascii="Palatino Linotype" w:eastAsia="Palatino Linotype" w:hAnsi="Palatino Linotype" w:cs="Palatino Linotype"/>
            <w:i/>
            <w:sz w:val="20"/>
            <w:szCs w:val="20"/>
          </w:rPr>
          <w:delText xml:space="preserve">S. solfataricus </w:delText>
        </w:r>
        <w:r w:rsidRPr="0050559A" w:rsidDel="00395A08">
          <w:rPr>
            <w:rFonts w:ascii="Palatino Linotype" w:eastAsia="Palatino Linotype" w:hAnsi="Palatino Linotype" w:cs="Palatino Linotype"/>
            <w:sz w:val="20"/>
            <w:szCs w:val="20"/>
          </w:rPr>
          <w:delText>is obligate aerobe</w:delText>
        </w:r>
        <w:r w:rsidDel="00395A08">
          <w:rPr>
            <w:rFonts w:ascii="Palatino Linotype" w:eastAsia="Palatino Linotype" w:hAnsi="Palatino Linotype" w:cs="Palatino Linotype"/>
            <w:sz w:val="20"/>
            <w:szCs w:val="20"/>
          </w:rPr>
          <w:delText>, is herewith understood on the basis of its genome sequence as expressed in its GEMM.</w:delText>
        </w:r>
      </w:del>
    </w:p>
    <w:p w14:paraId="3AC69409" w14:textId="4B784BF6" w:rsidR="005E5D05" w:rsidDel="00395A08" w:rsidRDefault="005E5D05" w:rsidP="005E5D05">
      <w:pPr>
        <w:pBdr>
          <w:top w:val="nil"/>
          <w:left w:val="nil"/>
          <w:bottom w:val="nil"/>
          <w:right w:val="nil"/>
          <w:between w:val="nil"/>
        </w:pBdr>
        <w:spacing w:before="120" w:after="240" w:line="240" w:lineRule="auto"/>
        <w:ind w:right="425"/>
        <w:jc w:val="center"/>
        <w:rPr>
          <w:del w:id="2886" w:author="Yanfei Zhang" w:date="2022-04-05T20:23:00Z"/>
          <w:rFonts w:ascii="Palatino Linotype" w:eastAsia="Palatino Linotype" w:hAnsi="Palatino Linotype" w:cs="Palatino Linotype"/>
          <w:color w:val="FF0000"/>
          <w:sz w:val="18"/>
          <w:szCs w:val="18"/>
        </w:rPr>
      </w:pPr>
      <w:del w:id="2887" w:author="Yanfei Zhang" w:date="2022-04-05T20:23:00Z">
        <w:r w:rsidDel="00395A08">
          <w:rPr>
            <w:rFonts w:ascii="Palatino Linotype" w:eastAsia="Palatino Linotype" w:hAnsi="Palatino Linotype" w:cs="Palatino Linotype"/>
            <w:noProof/>
            <w:color w:val="FF0000"/>
            <w:sz w:val="18"/>
            <w:szCs w:val="18"/>
            <w:lang w:eastAsia="zh-CN"/>
          </w:rPr>
          <w:drawing>
            <wp:inline distT="0" distB="0" distL="0" distR="0" wp14:anchorId="1A47CDA0" wp14:editId="4FA83177">
              <wp:extent cx="3818534" cy="3100077"/>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 S4 9.8.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26756" cy="3106752"/>
                      </a:xfrm>
                      <a:prstGeom prst="rect">
                        <a:avLst/>
                      </a:prstGeom>
                    </pic:spPr>
                  </pic:pic>
                </a:graphicData>
              </a:graphic>
            </wp:inline>
          </w:drawing>
        </w:r>
      </w:del>
    </w:p>
    <w:p w14:paraId="6F29EF9D" w14:textId="7BD3365E" w:rsidR="005E5D05" w:rsidRPr="003460E8" w:rsidDel="00395A08" w:rsidRDefault="005E5D05" w:rsidP="005E5D05">
      <w:pPr>
        <w:spacing w:line="240" w:lineRule="auto"/>
        <w:ind w:left="432" w:right="432"/>
        <w:rPr>
          <w:del w:id="2888" w:author="Yanfei Zhang" w:date="2022-04-05T20:23:00Z"/>
          <w:rFonts w:ascii="Palatino Linotype" w:eastAsia="Palatino Linotype" w:hAnsi="Palatino Linotype" w:cs="Palatino Linotype"/>
          <w:color w:val="auto"/>
          <w:sz w:val="18"/>
          <w:szCs w:val="18"/>
        </w:rPr>
      </w:pPr>
      <w:del w:id="2889" w:author="Yanfei Zhang" w:date="2022-04-05T20:23:00Z">
        <w:r w:rsidRPr="000613B9" w:rsidDel="00395A08">
          <w:rPr>
            <w:rFonts w:ascii="Palatino Linotype" w:eastAsia="Palatino Linotype" w:hAnsi="Palatino Linotype" w:cs="Palatino Linotype"/>
            <w:b/>
            <w:color w:val="auto"/>
            <w:sz w:val="18"/>
            <w:szCs w:val="18"/>
          </w:rPr>
          <w:delText>Figure S</w:delText>
        </w:r>
        <w:r w:rsidDel="00395A08">
          <w:rPr>
            <w:rFonts w:ascii="Palatino Linotype" w:eastAsia="Palatino Linotype" w:hAnsi="Palatino Linotype" w:cs="Palatino Linotype"/>
            <w:b/>
            <w:color w:val="auto"/>
            <w:sz w:val="18"/>
            <w:szCs w:val="18"/>
          </w:rPr>
          <w:delText>3</w:delText>
        </w:r>
        <w:r w:rsidRPr="00FB10DE" w:rsidDel="00395A08">
          <w:rPr>
            <w:rFonts w:ascii="Palatino Linotype" w:eastAsia="Palatino Linotype" w:hAnsi="Palatino Linotype" w:cs="Palatino Linotype"/>
            <w:color w:val="auto"/>
            <w:sz w:val="18"/>
            <w:szCs w:val="18"/>
          </w:rPr>
          <w:delText xml:space="preserve">. Pathway from </w:delText>
        </w:r>
        <w:r w:rsidRPr="00FB10DE" w:rsidDel="00395A08">
          <w:rPr>
            <w:rFonts w:ascii="Palatino Linotype" w:eastAsia="Palatino Linotype" w:hAnsi="Palatino Linotype" w:cs="Palatino Linotype"/>
            <w:sz w:val="18"/>
            <w:szCs w:val="18"/>
          </w:rPr>
          <w:delText>sulfate to sulfide</w:delText>
        </w:r>
        <w:r w:rsidRPr="00FB10DE" w:rsidDel="00395A08">
          <w:rPr>
            <w:rFonts w:ascii="Palatino Linotype" w:eastAsia="Palatino Linotype" w:hAnsi="Palatino Linotype" w:cs="Palatino Linotype"/>
            <w:color w:val="auto"/>
            <w:sz w:val="18"/>
            <w:szCs w:val="18"/>
          </w:rPr>
          <w:delText xml:space="preserve"> in </w:delText>
        </w:r>
        <w:r w:rsidRPr="00FB10DE" w:rsidDel="00395A08">
          <w:rPr>
            <w:rFonts w:ascii="Palatino Linotype" w:eastAsia="Palatino Linotype" w:hAnsi="Palatino Linotype" w:cs="Palatino Linotype"/>
            <w:i/>
            <w:color w:val="auto"/>
            <w:sz w:val="18"/>
            <w:szCs w:val="18"/>
          </w:rPr>
          <w:delText>S. solfataricus</w:delText>
        </w:r>
        <w:r w:rsidRPr="00FB10DE" w:rsidDel="00395A08">
          <w:rPr>
            <w:rFonts w:ascii="Palatino Linotype" w:eastAsia="Palatino Linotype" w:hAnsi="Palatino Linotype" w:cs="Palatino Linotype"/>
            <w:color w:val="auto"/>
            <w:sz w:val="18"/>
            <w:szCs w:val="18"/>
          </w:rPr>
          <w:delText xml:space="preserve">. This figure </w:delText>
        </w:r>
        <w:r w:rsidDel="00395A08">
          <w:rPr>
            <w:rFonts w:ascii="Palatino Linotype" w:eastAsia="Palatino Linotype" w:hAnsi="Palatino Linotype" w:cs="Palatino Linotype"/>
            <w:color w:val="auto"/>
            <w:sz w:val="18"/>
            <w:szCs w:val="18"/>
          </w:rPr>
          <w:delText>was</w:delText>
        </w:r>
        <w:r w:rsidRPr="00FB10DE" w:rsidDel="00395A08">
          <w:rPr>
            <w:rFonts w:ascii="Palatino Linotype" w:eastAsia="Palatino Linotype" w:hAnsi="Palatino Linotype" w:cs="Palatino Linotype"/>
            <w:color w:val="auto"/>
            <w:sz w:val="18"/>
            <w:szCs w:val="18"/>
          </w:rPr>
          <w:delText xml:space="preserve"> drawn by </w:delText>
        </w:r>
        <w:r w:rsidDel="00395A08">
          <w:rPr>
            <w:rFonts w:ascii="Palatino Linotype" w:eastAsia="Palatino Linotype" w:hAnsi="Palatino Linotype" w:cs="Palatino Linotype"/>
            <w:color w:val="auto"/>
            <w:sz w:val="18"/>
            <w:szCs w:val="18"/>
          </w:rPr>
          <w:delText xml:space="preserve">the </w:delText>
        </w:r>
        <w:r w:rsidRPr="00FB10DE" w:rsidDel="00395A08">
          <w:rPr>
            <w:rFonts w:ascii="Palatino Linotype" w:eastAsia="Palatino Linotype" w:hAnsi="Palatino Linotype" w:cs="Palatino Linotype"/>
            <w:color w:val="auto"/>
            <w:sz w:val="18"/>
            <w:szCs w:val="18"/>
          </w:rPr>
          <w:delText xml:space="preserve">Escher </w:delText>
        </w:r>
        <w:r w:rsidDel="00395A08">
          <w:rPr>
            <w:rFonts w:ascii="Palatino Linotype" w:eastAsia="Palatino Linotype" w:hAnsi="Palatino Linotype" w:cs="Palatino Linotype"/>
            <w:color w:val="auto"/>
            <w:sz w:val="18"/>
            <w:szCs w:val="18"/>
          </w:rPr>
          <w:delText>software.</w:delText>
        </w:r>
      </w:del>
    </w:p>
    <w:p w14:paraId="36DA4BC7" w14:textId="35BD97EE" w:rsidR="005E5D05" w:rsidRDefault="002129C5" w:rsidP="007654E9">
      <w:pPr>
        <w:pBdr>
          <w:top w:val="nil"/>
          <w:left w:val="nil"/>
          <w:bottom w:val="nil"/>
          <w:right w:val="nil"/>
          <w:between w:val="nil"/>
        </w:pBdr>
        <w:spacing w:after="120" w:line="240" w:lineRule="auto"/>
        <w:jc w:val="left"/>
        <w:rPr>
          <w:rFonts w:ascii="Palatino Linotype" w:eastAsia="Palatino Linotype" w:hAnsi="Palatino Linotype" w:cs="Palatino Linotype"/>
          <w:i/>
          <w:sz w:val="20"/>
          <w:szCs w:val="20"/>
        </w:rPr>
        <w:pPrChange w:id="2890" w:author="Yanfei Zhang" w:date="2022-04-06T17:02:00Z">
          <w:pPr>
            <w:pBdr>
              <w:top w:val="nil"/>
              <w:left w:val="nil"/>
              <w:bottom w:val="nil"/>
              <w:right w:val="nil"/>
              <w:between w:val="nil"/>
            </w:pBdr>
            <w:spacing w:before="240" w:after="120" w:line="240" w:lineRule="auto"/>
            <w:jc w:val="left"/>
          </w:pPr>
        </w:pPrChange>
      </w:pPr>
      <w:r>
        <w:rPr>
          <w:rFonts w:ascii="Palatino Linotype" w:eastAsia="Palatino Linotype" w:hAnsi="Palatino Linotype" w:cs="Palatino Linotype"/>
          <w:i/>
          <w:sz w:val="20"/>
          <w:szCs w:val="20"/>
        </w:rPr>
        <w:t>S</w:t>
      </w:r>
      <w:r w:rsidR="005E5D05">
        <w:rPr>
          <w:rFonts w:ascii="Palatino Linotype" w:eastAsia="Palatino Linotype" w:hAnsi="Palatino Linotype" w:cs="Palatino Linotype"/>
          <w:i/>
          <w:sz w:val="20"/>
          <w:szCs w:val="20"/>
        </w:rPr>
        <w:t>.</w:t>
      </w:r>
      <w:del w:id="2891" w:author="Yanfei Zhang" w:date="2022-04-05T15:34:00Z">
        <w:r w:rsidR="005E5D05" w:rsidDel="00613B1F">
          <w:rPr>
            <w:rFonts w:ascii="Palatino Linotype" w:eastAsia="Palatino Linotype" w:hAnsi="Palatino Linotype" w:cs="Palatino Linotype"/>
            <w:i/>
            <w:sz w:val="20"/>
            <w:szCs w:val="20"/>
          </w:rPr>
          <w:delText>3</w:delText>
        </w:r>
      </w:del>
      <w:ins w:id="2892" w:author="Yanfei Zhang" w:date="2022-04-05T15:34:00Z">
        <w:r w:rsidR="00613B1F">
          <w:rPr>
            <w:rFonts w:ascii="Palatino Linotype" w:eastAsia="Palatino Linotype" w:hAnsi="Palatino Linotype" w:cs="Palatino Linotype"/>
            <w:i/>
            <w:sz w:val="20"/>
            <w:szCs w:val="20"/>
          </w:rPr>
          <w:t>1</w:t>
        </w:r>
      </w:ins>
      <w:r w:rsidR="005E5D05">
        <w:rPr>
          <w:rFonts w:ascii="Palatino Linotype" w:eastAsia="Palatino Linotype" w:hAnsi="Palatino Linotype" w:cs="Palatino Linotype"/>
          <w:i/>
          <w:sz w:val="20"/>
          <w:szCs w:val="20"/>
        </w:rPr>
        <w:t>.</w:t>
      </w:r>
      <w:r w:rsidR="005E5D05" w:rsidRPr="0033212D">
        <w:rPr>
          <w:rFonts w:ascii="Palatino Linotype" w:eastAsia="Palatino Linotype" w:hAnsi="Palatino Linotype" w:cs="Palatino Linotype"/>
          <w:i/>
          <w:sz w:val="20"/>
          <w:szCs w:val="20"/>
        </w:rPr>
        <w:t xml:space="preserve"> </w:t>
      </w:r>
      <w:r w:rsidR="005E5D05">
        <w:rPr>
          <w:rFonts w:ascii="Palatino Linotype" w:eastAsia="Palatino Linotype" w:hAnsi="Palatino Linotype" w:cs="Palatino Linotype"/>
          <w:i/>
          <w:sz w:val="20"/>
          <w:szCs w:val="20"/>
        </w:rPr>
        <w:t xml:space="preserve">Could gear shifting enable lactate fermentation pathways in S. solfataricus?  </w:t>
      </w:r>
    </w:p>
    <w:p w14:paraId="6F99E0F0" w14:textId="0F4C13C4" w:rsidR="005E5D05" w:rsidRDefault="005E5D05" w:rsidP="005E5D05">
      <w:pPr>
        <w:pBdr>
          <w:top w:val="nil"/>
          <w:left w:val="nil"/>
          <w:bottom w:val="nil"/>
          <w:right w:val="nil"/>
          <w:between w:val="nil"/>
        </w:pBdr>
        <w:spacing w:before="120" w:line="240" w:lineRule="auto"/>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Since fermentation products are of great biotechnological interest and hyperthermophilic conditions might greatly facilitate such processes, we examined whether fermentation to lactic acid </w:t>
      </w:r>
      <w:del w:id="2893" w:author="Yanfei Zhang" w:date="2022-04-05T15:34:00Z">
        <w:r w:rsidDel="00613B1F">
          <w:rPr>
            <w:rFonts w:ascii="Palatino Linotype" w:eastAsia="Palatino Linotype" w:hAnsi="Palatino Linotype" w:cs="Palatino Linotype"/>
            <w:sz w:val="20"/>
            <w:szCs w:val="20"/>
          </w:rPr>
          <w:delText xml:space="preserve">[CORRECT???] </w:delText>
        </w:r>
      </w:del>
      <w:r>
        <w:rPr>
          <w:rFonts w:ascii="Palatino Linotype" w:eastAsia="Palatino Linotype" w:hAnsi="Palatino Linotype" w:cs="Palatino Linotype"/>
          <w:sz w:val="20"/>
          <w:szCs w:val="20"/>
        </w:rPr>
        <w:t xml:space="preserve">became possible if an ATP source reaction was added and how much ATP per glucose it should then cost to perform the fermentation. This reaction was furnished with equal upper and lower bounds at a magnitude </w:t>
      </w:r>
      <w:r>
        <w:rPr>
          <w:rFonts w:ascii="Palatino Linotype" w:eastAsia="Palatino Linotype" w:hAnsi="Palatino Linotype" w:cs="Palatino Linotype"/>
          <w:i/>
          <w:sz w:val="20"/>
          <w:szCs w:val="20"/>
        </w:rPr>
        <w:t>n</w:t>
      </w:r>
      <w:r>
        <w:rPr>
          <w:rFonts w:ascii="Palatino Linotype" w:eastAsia="Palatino Linotype" w:hAnsi="Palatino Linotype" w:cs="Palatino Linotype"/>
          <w:sz w:val="20"/>
          <w:szCs w:val="20"/>
        </w:rPr>
        <w:t xml:space="preserve"> times the glucose uptake flux bound, with </w:t>
      </w:r>
      <w:r>
        <w:rPr>
          <w:rFonts w:ascii="Palatino Linotype" w:eastAsia="Palatino Linotype" w:hAnsi="Palatino Linotype" w:cs="Palatino Linotype"/>
          <w:i/>
          <w:sz w:val="20"/>
          <w:szCs w:val="20"/>
        </w:rPr>
        <w:t>n</w:t>
      </w:r>
      <w:r>
        <w:rPr>
          <w:rFonts w:ascii="Palatino Linotype" w:eastAsia="Palatino Linotype" w:hAnsi="Palatino Linotype" w:cs="Palatino Linotype"/>
          <w:sz w:val="20"/>
          <w:szCs w:val="20"/>
        </w:rPr>
        <w:t xml:space="preserve"> a parameter we could set. Making the </w:t>
      </w:r>
      <w:r>
        <w:rPr>
          <w:rFonts w:ascii="Palatino Linotype" w:eastAsia="Palatino Linotype" w:hAnsi="Palatino Linotype" w:cs="Palatino Linotype"/>
          <w:sz w:val="20"/>
          <w:szCs w:val="20"/>
        </w:rPr>
        <w:lastRenderedPageBreak/>
        <w:t xml:space="preserve">fermentation flux through the lactate dehydrogenase reaction the objective, we scanned through multiple gear settings (i.e., values of </w:t>
      </w:r>
      <w:r>
        <w:rPr>
          <w:rFonts w:ascii="Palatino Linotype" w:eastAsia="Palatino Linotype" w:hAnsi="Palatino Linotype" w:cs="Palatino Linotype"/>
          <w:i/>
          <w:sz w:val="20"/>
          <w:szCs w:val="20"/>
        </w:rPr>
        <w:t>n</w:t>
      </w:r>
      <w:r>
        <w:rPr>
          <w:rFonts w:ascii="Palatino Linotype" w:eastAsia="Palatino Linotype" w:hAnsi="Palatino Linotype" w:cs="Palatino Linotype"/>
          <w:sz w:val="20"/>
          <w:szCs w:val="20"/>
        </w:rPr>
        <w:t>), thereby asking for p</w:t>
      </w:r>
      <w:r w:rsidRPr="00626EDD">
        <w:rPr>
          <w:rFonts w:ascii="Palatino Linotype" w:eastAsia="Palatino Linotype" w:hAnsi="Palatino Linotype" w:cs="Palatino Linotype"/>
          <w:sz w:val="20"/>
          <w:szCs w:val="20"/>
        </w:rPr>
        <w:t xml:space="preserve">rospective fermentation pathways in </w:t>
      </w:r>
      <w:r w:rsidRPr="00626EDD">
        <w:rPr>
          <w:rFonts w:ascii="Palatino Linotype" w:eastAsia="Palatino Linotype" w:hAnsi="Palatino Linotype" w:cs="Palatino Linotype"/>
          <w:i/>
          <w:sz w:val="20"/>
          <w:szCs w:val="20"/>
        </w:rPr>
        <w:t>S. solfataricus</w:t>
      </w:r>
      <w:r w:rsidRPr="00626EDD">
        <w:rPr>
          <w:rFonts w:ascii="Palatino Linotype" w:eastAsia="Palatino Linotype" w:hAnsi="Palatino Linotype" w:cs="Palatino Linotype"/>
          <w:sz w:val="20"/>
          <w:szCs w:val="20"/>
        </w:rPr>
        <w:t xml:space="preserve"> at various cost</w:t>
      </w:r>
      <w:r>
        <w:rPr>
          <w:rFonts w:ascii="Palatino Linotype" w:eastAsia="Palatino Linotype" w:hAnsi="Palatino Linotype" w:cs="Palatino Linotype"/>
          <w:sz w:val="20"/>
          <w:szCs w:val="20"/>
        </w:rPr>
        <w:t xml:space="preserve">. As expected from the preceding section, there were no solutions for negative values of n. The ‘cheapest’ solution (i.e. the solution with the lowest value of </w:t>
      </w:r>
      <w:r>
        <w:rPr>
          <w:rFonts w:ascii="Palatino Linotype" w:eastAsia="Palatino Linotype" w:hAnsi="Palatino Linotype" w:cs="Palatino Linotype"/>
          <w:i/>
          <w:sz w:val="20"/>
          <w:szCs w:val="20"/>
        </w:rPr>
        <w:t>n</w:t>
      </w:r>
      <w:r>
        <w:rPr>
          <w:rFonts w:ascii="Palatino Linotype" w:eastAsia="Palatino Linotype" w:hAnsi="Palatino Linotype" w:cs="Palatino Linotype"/>
          <w:sz w:val="20"/>
          <w:szCs w:val="20"/>
        </w:rPr>
        <w:t xml:space="preserve">) was obtained at </w:t>
      </w:r>
      <w:r>
        <w:rPr>
          <w:rFonts w:ascii="Palatino Linotype" w:eastAsia="Palatino Linotype" w:hAnsi="Palatino Linotype" w:cs="Palatino Linotype"/>
          <w:i/>
          <w:sz w:val="20"/>
          <w:szCs w:val="20"/>
        </w:rPr>
        <w:t>n</w:t>
      </w:r>
      <w:r>
        <w:rPr>
          <w:rFonts w:ascii="Palatino Linotype" w:eastAsia="Palatino Linotype" w:hAnsi="Palatino Linotype" w:cs="Palatino Linotype"/>
          <w:sz w:val="20"/>
          <w:szCs w:val="20"/>
        </w:rPr>
        <w:t xml:space="preserve">=0, with the flux pattern shown in </w:t>
      </w:r>
      <w:del w:id="2894" w:author="Yanfei Zhang" w:date="2022-04-05T15:36:00Z">
        <w:r w:rsidDel="00613B1F">
          <w:rPr>
            <w:rFonts w:ascii="Palatino Linotype" w:eastAsia="Palatino Linotype" w:hAnsi="Palatino Linotype" w:cs="Palatino Linotype"/>
            <w:sz w:val="20"/>
            <w:szCs w:val="20"/>
          </w:rPr>
          <w:delText>Figure S4</w:delText>
        </w:r>
      </w:del>
      <w:ins w:id="2895" w:author="Yanfei Zhang" w:date="2022-04-05T21:55:00Z">
        <w:r w:rsidR="007B75FC">
          <w:rPr>
            <w:rFonts w:ascii="Palatino Linotype" w:eastAsia="Palatino Linotype" w:hAnsi="Palatino Linotype" w:cs="Palatino Linotype"/>
            <w:sz w:val="20"/>
            <w:szCs w:val="20"/>
          </w:rPr>
          <w:t>Figure S</w:t>
        </w:r>
      </w:ins>
      <w:ins w:id="2896" w:author="Yanfei Zhang" w:date="2022-04-05T15:36:00Z">
        <w:r w:rsidR="00613B1F">
          <w:rPr>
            <w:rFonts w:ascii="Palatino Linotype" w:eastAsia="Palatino Linotype" w:hAnsi="Palatino Linotype" w:cs="Palatino Linotype"/>
            <w:sz w:val="20"/>
            <w:szCs w:val="20"/>
          </w:rPr>
          <w:t>1</w:t>
        </w:r>
      </w:ins>
      <w:r>
        <w:rPr>
          <w:rFonts w:ascii="Palatino Linotype" w:eastAsia="Palatino Linotype" w:hAnsi="Palatino Linotype" w:cs="Palatino Linotype"/>
          <w:sz w:val="20"/>
          <w:szCs w:val="20"/>
        </w:rPr>
        <w:t xml:space="preserve">A </w:t>
      </w:r>
      <w:r w:rsidRPr="00211130">
        <w:rPr>
          <w:rFonts w:ascii="Palatino Linotype" w:eastAsia="Palatino Linotype" w:hAnsi="Palatino Linotype" w:cs="Palatino Linotype"/>
          <w:sz w:val="20"/>
          <w:szCs w:val="20"/>
        </w:rPr>
        <w:t xml:space="preserve">(we had set the maintenance reaction </w:t>
      </w:r>
      <w:r>
        <w:rPr>
          <w:rFonts w:ascii="Palatino Linotype" w:eastAsia="Palatino Linotype" w:hAnsi="Palatino Linotype" w:cs="Palatino Linotype"/>
          <w:sz w:val="20"/>
          <w:szCs w:val="20"/>
        </w:rPr>
        <w:t>to zero). In this flux pattern ATP was produced at two locations, i.e. the PGK reaction and the PK reaction. We identify this as the dual phosphorylative pathway.</w:t>
      </w:r>
    </w:p>
    <w:p w14:paraId="7D575A9C" w14:textId="1D9B2F28" w:rsidR="005E5D05" w:rsidRDefault="005E5D05" w:rsidP="005E5D05">
      <w:pPr>
        <w:pBdr>
          <w:top w:val="nil"/>
          <w:left w:val="nil"/>
          <w:bottom w:val="nil"/>
          <w:right w:val="nil"/>
          <w:between w:val="nil"/>
        </w:pBdr>
        <w:spacing w:line="240" w:lineRule="auto"/>
        <w:ind w:firstLine="432"/>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I</w:t>
      </w:r>
      <w:r w:rsidRPr="002D5285">
        <w:rPr>
          <w:rFonts w:ascii="Palatino Linotype" w:eastAsia="Palatino Linotype" w:hAnsi="Palatino Linotype" w:cs="Palatino Linotype"/>
          <w:sz w:val="20"/>
          <w:szCs w:val="20"/>
        </w:rPr>
        <w:t>n large metabolic networks, it is often possible for more than one solution to lead to the same desired optimal</w:t>
      </w:r>
      <w:r>
        <w:rPr>
          <w:rFonts w:ascii="Palatino Linotype" w:eastAsia="Palatino Linotype" w:hAnsi="Palatino Linotype" w:cs="Palatino Linotype"/>
          <w:sz w:val="20"/>
          <w:szCs w:val="20"/>
        </w:rPr>
        <w:t xml:space="preserve"> phenotype. For instance</w:t>
      </w:r>
      <w:r w:rsidRPr="002D5285">
        <w:rPr>
          <w:rFonts w:ascii="Palatino Linotype" w:eastAsia="Palatino Linotype" w:hAnsi="Palatino Linotype" w:cs="Palatino Linotype"/>
          <w:sz w:val="20"/>
          <w:szCs w:val="20"/>
        </w:rPr>
        <w:t xml:space="preserve">, an organism may have two redundant pathways that both generate the same amount of ATP, so </w:t>
      </w:r>
      <w:r>
        <w:rPr>
          <w:rFonts w:ascii="Palatino Linotype" w:eastAsia="Palatino Linotype" w:hAnsi="Palatino Linotype" w:cs="Palatino Linotype"/>
          <w:sz w:val="20"/>
          <w:szCs w:val="20"/>
        </w:rPr>
        <w:t xml:space="preserve">that </w:t>
      </w:r>
      <w:r w:rsidRPr="002D5285">
        <w:rPr>
          <w:rFonts w:ascii="Palatino Linotype" w:eastAsia="Palatino Linotype" w:hAnsi="Palatino Linotype" w:cs="Palatino Linotype"/>
          <w:sz w:val="20"/>
          <w:szCs w:val="20"/>
        </w:rPr>
        <w:t>either pathway could be used when maximum ATP production is the desired phenotype</w:t>
      </w:r>
      <w:r>
        <w:rPr>
          <w:rFonts w:ascii="Palatino Linotype" w:eastAsia="Palatino Linotype" w:hAnsi="Palatino Linotype" w:cs="Palatino Linotype"/>
          <w:sz w:val="20"/>
          <w:szCs w:val="20"/>
        </w:rPr>
        <w:t xml:space="preserve"> </w:t>
      </w:r>
      <w:r w:rsidRPr="000A4058">
        <w:rPr>
          <w:rFonts w:ascii="Palatino Linotype" w:eastAsia="Palatino Linotype" w:hAnsi="Palatino Linotype" w:cs="Palatino Linotype"/>
          <w:sz w:val="20"/>
          <w:szCs w:val="20"/>
          <w:rPrChange w:id="2897" w:author="Yanfei Zhang" w:date="2022-04-05T16:14:00Z">
            <w:rPr>
              <w:rFonts w:ascii="Palatino Linotype" w:eastAsia="Palatino Linotype" w:hAnsi="Palatino Linotype" w:cs="Palatino Linotype"/>
              <w:sz w:val="20"/>
              <w:szCs w:val="20"/>
              <w:highlight w:val="yellow"/>
            </w:rPr>
          </w:rPrChange>
        </w:rPr>
        <w:fldChar w:fldCharType="begin" w:fldLock="1"/>
      </w:r>
      <w:r w:rsidR="001B3936" w:rsidRPr="000A4058">
        <w:rPr>
          <w:rFonts w:ascii="Palatino Linotype" w:eastAsia="Palatino Linotype" w:hAnsi="Palatino Linotype" w:cs="Palatino Linotype"/>
          <w:sz w:val="20"/>
          <w:szCs w:val="20"/>
          <w:rPrChange w:id="2898" w:author="Yanfei Zhang" w:date="2022-04-05T16:14:00Z">
            <w:rPr>
              <w:rFonts w:ascii="Palatino Linotype" w:eastAsia="Palatino Linotype" w:hAnsi="Palatino Linotype" w:cs="Palatino Linotype"/>
              <w:sz w:val="20"/>
              <w:szCs w:val="20"/>
              <w:highlight w:val="yellow"/>
            </w:rPr>
          </w:rPrChange>
        </w:rPr>
        <w:instrText>ADDIN CSL_CITATION {"citationItems":[{"id":"ITEM-1","itemData":{"DOI":"10.1038/nbt.1614.What","ISBN":"6200975914, 9786200975911","ISSN":"1546-1696","PMID":"20212490","abstract":"Flux balance analysis is a mathematical approach for analyzing the flow of metabolites through a metabolic network. This primer covers the theoretical basis of the approach, several practical examples and a software toolbox for performing the calculations.","author":[{"dropping-particle":"","family":"Orth, Jeffrey D., Ines Thiele","given":"Bernhard Ø. Palsson","non-dropping-particle":"","parse-names":false,"suffix":""}],"container-title":"Nat. Biotechnol.","id":"ITEM-1","issue":"3","issued":{"date-parts":[["2010"]]},"page":"245-248","title":"What is flux balance?","type":"article-journal","volume":"28"},"uris":["http://www.mendeley.com/documents/?uuid=c16331d9-93e4-474c-8c8e-b23b632d4995"]}],"mendeley":{"formattedCitation":"(Orth, Jeffrey D., Ines Thiele, 2010)","manualFormatting":"(Orth et al., 2010)","plainTextFormattedCitation":"(Orth, Jeffrey D., Ines Thiele, 2010)","previouslyFormattedCitation":"(Orth, Jeffrey D., Ines Thiele, 2010)"},"properties":{"noteIndex":0},"schema":"https://github.com/citation-style-language/schema/raw/master/csl-citation.json"}</w:instrText>
      </w:r>
      <w:r w:rsidRPr="000A4058">
        <w:rPr>
          <w:rFonts w:ascii="Palatino Linotype" w:eastAsia="Palatino Linotype" w:hAnsi="Palatino Linotype" w:cs="Palatino Linotype"/>
          <w:sz w:val="20"/>
          <w:szCs w:val="20"/>
          <w:rPrChange w:id="2899" w:author="Yanfei Zhang" w:date="2022-04-05T16:14:00Z">
            <w:rPr>
              <w:rFonts w:ascii="Palatino Linotype" w:eastAsia="Palatino Linotype" w:hAnsi="Palatino Linotype" w:cs="Palatino Linotype"/>
              <w:sz w:val="20"/>
              <w:szCs w:val="20"/>
              <w:highlight w:val="yellow"/>
            </w:rPr>
          </w:rPrChange>
        </w:rPr>
        <w:fldChar w:fldCharType="separate"/>
      </w:r>
      <w:r w:rsidRPr="000A4058">
        <w:rPr>
          <w:rFonts w:ascii="Palatino Linotype" w:eastAsia="Palatino Linotype" w:hAnsi="Palatino Linotype" w:cs="Palatino Linotype"/>
          <w:noProof/>
          <w:sz w:val="20"/>
          <w:szCs w:val="20"/>
          <w:rPrChange w:id="2900" w:author="Yanfei Zhang" w:date="2022-04-05T16:14:00Z">
            <w:rPr>
              <w:rFonts w:ascii="Palatino Linotype" w:eastAsia="Palatino Linotype" w:hAnsi="Palatino Linotype" w:cs="Palatino Linotype"/>
              <w:noProof/>
              <w:sz w:val="20"/>
              <w:szCs w:val="20"/>
              <w:highlight w:val="yellow"/>
            </w:rPr>
          </w:rPrChange>
        </w:rPr>
        <w:t>(Orth et al., 2010)</w:t>
      </w:r>
      <w:r w:rsidRPr="000A4058">
        <w:rPr>
          <w:rFonts w:ascii="Palatino Linotype" w:eastAsia="Palatino Linotype" w:hAnsi="Palatino Linotype" w:cs="Palatino Linotype"/>
          <w:sz w:val="20"/>
          <w:szCs w:val="20"/>
          <w:rPrChange w:id="2901" w:author="Yanfei Zhang" w:date="2022-04-05T16:14:00Z">
            <w:rPr>
              <w:rFonts w:ascii="Palatino Linotype" w:eastAsia="Palatino Linotype" w:hAnsi="Palatino Linotype" w:cs="Palatino Linotype"/>
              <w:sz w:val="20"/>
              <w:szCs w:val="20"/>
              <w:highlight w:val="yellow"/>
            </w:rPr>
          </w:rPrChange>
        </w:rPr>
        <w:fldChar w:fldCharType="end"/>
      </w:r>
      <w:r w:rsidRPr="002D5285">
        <w:rPr>
          <w:rFonts w:ascii="Palatino Linotype" w:eastAsia="Palatino Linotype" w:hAnsi="Palatino Linotype" w:cs="Palatino Linotype"/>
          <w:sz w:val="20"/>
          <w:szCs w:val="20"/>
        </w:rPr>
        <w:t>.</w:t>
      </w:r>
      <w:r>
        <w:rPr>
          <w:rFonts w:ascii="Palatino Linotype" w:eastAsia="Palatino Linotype" w:hAnsi="Palatino Linotype" w:cs="Palatino Linotype"/>
          <w:sz w:val="20"/>
          <w:szCs w:val="20"/>
        </w:rPr>
        <w:t xml:space="preserve"> In order to find flux patterns using other enzymes than PGK or PK to produce the ATP, we blocked either of these reactions and again asked for lactate production at </w:t>
      </w:r>
      <w:r w:rsidRPr="000A19CD">
        <w:rPr>
          <w:rFonts w:ascii="Palatino Linotype" w:eastAsia="Palatino Linotype" w:hAnsi="Palatino Linotype" w:cs="Palatino Linotype"/>
          <w:i/>
          <w:sz w:val="20"/>
          <w:szCs w:val="20"/>
        </w:rPr>
        <w:t>n</w:t>
      </w:r>
      <w:r>
        <w:rPr>
          <w:rFonts w:ascii="Palatino Linotype" w:eastAsia="Palatino Linotype" w:hAnsi="Palatino Linotype" w:cs="Palatino Linotype"/>
          <w:sz w:val="20"/>
          <w:szCs w:val="20"/>
        </w:rPr>
        <w:t xml:space="preserve">=0. No solution was then produced by FBA. We then scanned all reactions in the existing n=0 solution for ones that had a significant flux and then blocked these one by one, asking for an FBA solution. We found no other alternative solutions which means that when </w:t>
      </w:r>
      <w:r w:rsidRPr="000A19CD">
        <w:rPr>
          <w:rFonts w:ascii="Palatino Linotype" w:eastAsia="Palatino Linotype" w:hAnsi="Palatino Linotype" w:cs="Palatino Linotype"/>
          <w:i/>
          <w:sz w:val="20"/>
          <w:szCs w:val="20"/>
        </w:rPr>
        <w:t>n</w:t>
      </w:r>
      <w:r>
        <w:rPr>
          <w:rFonts w:ascii="Palatino Linotype" w:eastAsia="Palatino Linotype" w:hAnsi="Palatino Linotype" w:cs="Palatino Linotype"/>
          <w:sz w:val="20"/>
          <w:szCs w:val="20"/>
        </w:rPr>
        <w:t xml:space="preserve"> = 0 there are no reactions that can produce ATP besides the PGK and PK reactions.</w:t>
      </w:r>
    </w:p>
    <w:p w14:paraId="1B3C0397" w14:textId="40A804DA" w:rsidR="005E5D05" w:rsidRDefault="005E5D05" w:rsidP="005E5D05">
      <w:pPr>
        <w:pBdr>
          <w:top w:val="nil"/>
          <w:left w:val="nil"/>
          <w:bottom w:val="nil"/>
          <w:right w:val="nil"/>
          <w:between w:val="nil"/>
        </w:pBdr>
        <w:spacing w:line="240" w:lineRule="auto"/>
        <w:ind w:firstLine="432"/>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From the perspective of gear shifting we were also interested in more ‘expensive’ flux patterns, ‘expensive’ in terms of Gibbs energy quanta (ATP). In order to find these patterns, we systematically blocked, one by one, the reactions producing ATP in the </w:t>
      </w:r>
      <w:r>
        <w:rPr>
          <w:rFonts w:ascii="Palatino Linotype" w:eastAsia="Palatino Linotype" w:hAnsi="Palatino Linotype" w:cs="Palatino Linotype"/>
          <w:i/>
          <w:sz w:val="20"/>
          <w:szCs w:val="20"/>
        </w:rPr>
        <w:t>n</w:t>
      </w:r>
      <w:r>
        <w:rPr>
          <w:rFonts w:ascii="Palatino Linotype" w:eastAsia="Palatino Linotype" w:hAnsi="Palatino Linotype" w:cs="Palatino Linotype"/>
          <w:sz w:val="20"/>
          <w:szCs w:val="20"/>
        </w:rPr>
        <w:t>=0 solution, i.e. PGK and PK (</w:t>
      </w:r>
      <w:del w:id="2902" w:author="Yanfei Zhang" w:date="2022-04-05T15:36:00Z">
        <w:r w:rsidDel="00613B1F">
          <w:rPr>
            <w:rFonts w:ascii="Palatino Linotype" w:eastAsia="Palatino Linotype" w:hAnsi="Palatino Linotype" w:cs="Palatino Linotype"/>
            <w:sz w:val="20"/>
            <w:szCs w:val="20"/>
          </w:rPr>
          <w:delText>Figure S4</w:delText>
        </w:r>
      </w:del>
      <w:ins w:id="2903" w:author="Yanfei Zhang" w:date="2022-04-05T21:55:00Z">
        <w:r w:rsidR="007B75FC">
          <w:rPr>
            <w:rFonts w:ascii="Palatino Linotype" w:eastAsia="Palatino Linotype" w:hAnsi="Palatino Linotype" w:cs="Palatino Linotype"/>
            <w:sz w:val="20"/>
            <w:szCs w:val="20"/>
          </w:rPr>
          <w:t>Figure S</w:t>
        </w:r>
      </w:ins>
      <w:ins w:id="2904" w:author="Yanfei Zhang" w:date="2022-04-05T15:36:00Z">
        <w:r w:rsidR="00613B1F">
          <w:rPr>
            <w:rFonts w:ascii="Palatino Linotype" w:eastAsia="Palatino Linotype" w:hAnsi="Palatino Linotype" w:cs="Palatino Linotype"/>
            <w:sz w:val="20"/>
            <w:szCs w:val="20"/>
          </w:rPr>
          <w:t>1</w:t>
        </w:r>
      </w:ins>
      <w:r>
        <w:rPr>
          <w:rFonts w:ascii="Palatino Linotype" w:eastAsia="Palatino Linotype" w:hAnsi="Palatino Linotype" w:cs="Palatino Linotype"/>
          <w:sz w:val="20"/>
          <w:szCs w:val="20"/>
        </w:rPr>
        <w:t xml:space="preserve">A) </w:t>
      </w:r>
      <w:del w:id="2905" w:author="Yanfei Zhang" w:date="2022-04-05T16:15:00Z">
        <w:r w:rsidDel="000A4058">
          <w:rPr>
            <w:rFonts w:ascii="Palatino Linotype" w:eastAsia="Palatino Linotype" w:hAnsi="Palatino Linotype" w:cs="Palatino Linotype"/>
            <w:sz w:val="20"/>
            <w:szCs w:val="20"/>
          </w:rPr>
          <w:delText xml:space="preserve"> </w:delText>
        </w:r>
      </w:del>
      <w:del w:id="2906" w:author="Yanfei Zhang" w:date="2022-03-28T21:04:00Z">
        <w:r w:rsidRPr="00A13A4A" w:rsidDel="006155D9">
          <w:rPr>
            <w:rFonts w:ascii="Palatino Linotype" w:eastAsia="Palatino Linotype" w:hAnsi="Palatino Linotype" w:cs="Palatino Linotype"/>
            <w:sz w:val="20"/>
            <w:szCs w:val="20"/>
            <w:highlight w:val="yellow"/>
          </w:rPr>
          <w:delText>[I CANNOT OPEN THIS FIGURE AS IT IS A .RAR FILE]</w:delText>
        </w:r>
        <w:r w:rsidDel="006155D9">
          <w:rPr>
            <w:rFonts w:ascii="Palatino Linotype" w:eastAsia="Palatino Linotype" w:hAnsi="Palatino Linotype" w:cs="Palatino Linotype"/>
            <w:sz w:val="20"/>
            <w:szCs w:val="20"/>
          </w:rPr>
          <w:delText xml:space="preserve"> </w:delText>
        </w:r>
      </w:del>
      <w:r>
        <w:rPr>
          <w:rFonts w:ascii="Palatino Linotype" w:eastAsia="Palatino Linotype" w:hAnsi="Palatino Linotype" w:cs="Palatino Linotype"/>
          <w:sz w:val="20"/>
          <w:szCs w:val="20"/>
        </w:rPr>
        <w:t xml:space="preserve">but now allowed </w:t>
      </w:r>
      <w:r w:rsidRPr="00A13A4A">
        <w:rPr>
          <w:rFonts w:ascii="Palatino Linotype" w:eastAsia="Palatino Linotype" w:hAnsi="Palatino Linotype" w:cs="Palatino Linotype"/>
          <w:i/>
          <w:sz w:val="20"/>
          <w:szCs w:val="20"/>
        </w:rPr>
        <w:t>n</w:t>
      </w:r>
      <w:r>
        <w:rPr>
          <w:rFonts w:ascii="Palatino Linotype" w:eastAsia="Palatino Linotype" w:hAnsi="Palatino Linotype" w:cs="Palatino Linotype"/>
          <w:sz w:val="20"/>
          <w:szCs w:val="20"/>
        </w:rPr>
        <w:t xml:space="preserve"> to exceed zero. When blocking PGK, we found no fermentation to lactate until </w:t>
      </w:r>
      <w:r>
        <w:rPr>
          <w:rFonts w:ascii="Palatino Linotype" w:eastAsia="Palatino Linotype" w:hAnsi="Palatino Linotype" w:cs="Palatino Linotype"/>
          <w:i/>
          <w:sz w:val="20"/>
          <w:szCs w:val="20"/>
        </w:rPr>
        <w:t>n</w:t>
      </w:r>
      <w:r>
        <w:rPr>
          <w:rFonts w:ascii="Palatino Linotype" w:eastAsia="Palatino Linotype" w:hAnsi="Palatino Linotype" w:cs="Palatino Linotype"/>
          <w:sz w:val="20"/>
          <w:szCs w:val="20"/>
        </w:rPr>
        <w:t xml:space="preserve"> had been increased to 1, confirming that PGK was essential for ATP production. This n=1 flux pattern (the ‘1,3-bisphosphoglycerate spontaneous degradation pathway’, </w:t>
      </w:r>
      <w:del w:id="2907" w:author="Yanfei Zhang" w:date="2022-04-05T15:35:00Z">
        <w:r w:rsidDel="00613B1F">
          <w:rPr>
            <w:rFonts w:ascii="Palatino Linotype" w:eastAsia="Palatino Linotype" w:hAnsi="Palatino Linotype" w:cs="Palatino Linotype"/>
            <w:sz w:val="20"/>
            <w:szCs w:val="20"/>
          </w:rPr>
          <w:delText>Figure S4</w:delText>
        </w:r>
      </w:del>
      <w:ins w:id="2908" w:author="Yanfei Zhang" w:date="2022-04-05T21:55:00Z">
        <w:r w:rsidR="007B75FC">
          <w:rPr>
            <w:rFonts w:ascii="Palatino Linotype" w:eastAsia="Palatino Linotype" w:hAnsi="Palatino Linotype" w:cs="Palatino Linotype"/>
            <w:sz w:val="20"/>
            <w:szCs w:val="20"/>
          </w:rPr>
          <w:t>Figure S</w:t>
        </w:r>
      </w:ins>
      <w:ins w:id="2909" w:author="Yanfei Zhang" w:date="2022-04-05T15:35:00Z">
        <w:r w:rsidR="00613B1F">
          <w:rPr>
            <w:rFonts w:ascii="Palatino Linotype" w:eastAsia="Palatino Linotype" w:hAnsi="Palatino Linotype" w:cs="Palatino Linotype"/>
            <w:sz w:val="20"/>
            <w:szCs w:val="20"/>
          </w:rPr>
          <w:t>1</w:t>
        </w:r>
      </w:ins>
      <w:r>
        <w:rPr>
          <w:rFonts w:ascii="Palatino Linotype" w:eastAsia="Palatino Linotype" w:hAnsi="Palatino Linotype" w:cs="Palatino Linotype"/>
          <w:sz w:val="20"/>
          <w:szCs w:val="20"/>
        </w:rPr>
        <w:t>B) uses the spontaneous degradation reaction of BPG to 3PG</w:t>
      </w:r>
      <w:r w:rsidRPr="00BC333A">
        <w:rPr>
          <w:rFonts w:ascii="Palatino Linotype" w:eastAsia="Palatino Linotype" w:hAnsi="Palatino Linotype" w:cs="Palatino Linotype"/>
          <w:sz w:val="20"/>
          <w:szCs w:val="20"/>
        </w:rPr>
        <w:t xml:space="preserve"> </w:t>
      </w:r>
      <w:r>
        <w:rPr>
          <w:rFonts w:ascii="Palatino Linotype" w:eastAsia="Palatino Linotype" w:hAnsi="Palatino Linotype" w:cs="Palatino Linotype"/>
          <w:sz w:val="20"/>
          <w:szCs w:val="20"/>
        </w:rPr>
        <w:t xml:space="preserve">instead of the PGK reaction. After finding this solution at n=1, we examined whether a second solution still without using PGK and at n=1 could be found.  We did this  by blocking ATP consuming reactions in the flux pattern of </w:t>
      </w:r>
      <w:del w:id="2910" w:author="Yanfei Zhang" w:date="2022-04-05T15:35:00Z">
        <w:r w:rsidDel="00613B1F">
          <w:rPr>
            <w:rFonts w:ascii="Palatino Linotype" w:eastAsia="Palatino Linotype" w:hAnsi="Palatino Linotype" w:cs="Palatino Linotype"/>
            <w:sz w:val="20"/>
            <w:szCs w:val="20"/>
          </w:rPr>
          <w:delText>Figure S4</w:delText>
        </w:r>
      </w:del>
      <w:ins w:id="2911" w:author="Yanfei Zhang" w:date="2022-04-05T21:55:00Z">
        <w:r w:rsidR="007B75FC">
          <w:rPr>
            <w:rFonts w:ascii="Palatino Linotype" w:eastAsia="Palatino Linotype" w:hAnsi="Palatino Linotype" w:cs="Palatino Linotype"/>
            <w:sz w:val="20"/>
            <w:szCs w:val="20"/>
          </w:rPr>
          <w:t>Figure S</w:t>
        </w:r>
      </w:ins>
      <w:ins w:id="2912" w:author="Yanfei Zhang" w:date="2022-04-05T15:35:00Z">
        <w:r w:rsidR="00613B1F">
          <w:rPr>
            <w:rFonts w:ascii="Palatino Linotype" w:eastAsia="Palatino Linotype" w:hAnsi="Palatino Linotype" w:cs="Palatino Linotype"/>
            <w:sz w:val="20"/>
            <w:szCs w:val="20"/>
          </w:rPr>
          <w:t>1</w:t>
        </w:r>
      </w:ins>
      <w:r>
        <w:rPr>
          <w:rFonts w:ascii="Palatino Linotype" w:eastAsia="Palatino Linotype" w:hAnsi="Palatino Linotype" w:cs="Palatino Linotype"/>
          <w:sz w:val="20"/>
          <w:szCs w:val="20"/>
        </w:rPr>
        <w:t xml:space="preserve">B. In </w:t>
      </w:r>
      <w:del w:id="2913" w:author="Yanfei Zhang" w:date="2022-04-05T15:35:00Z">
        <w:r w:rsidDel="00613B1F">
          <w:rPr>
            <w:rFonts w:ascii="Palatino Linotype" w:eastAsia="Palatino Linotype" w:hAnsi="Palatino Linotype" w:cs="Palatino Linotype"/>
            <w:sz w:val="20"/>
            <w:szCs w:val="20"/>
          </w:rPr>
          <w:delText>Figure S4</w:delText>
        </w:r>
      </w:del>
      <w:ins w:id="2914" w:author="Yanfei Zhang" w:date="2022-04-05T21:55:00Z">
        <w:r w:rsidR="007B75FC">
          <w:rPr>
            <w:rFonts w:ascii="Palatino Linotype" w:eastAsia="Palatino Linotype" w:hAnsi="Palatino Linotype" w:cs="Palatino Linotype"/>
            <w:sz w:val="20"/>
            <w:szCs w:val="20"/>
          </w:rPr>
          <w:t>Figure S</w:t>
        </w:r>
      </w:ins>
      <w:ins w:id="2915" w:author="Yanfei Zhang" w:date="2022-04-05T15:35:00Z">
        <w:r w:rsidR="00613B1F">
          <w:rPr>
            <w:rFonts w:ascii="Palatino Linotype" w:eastAsia="Palatino Linotype" w:hAnsi="Palatino Linotype" w:cs="Palatino Linotype"/>
            <w:sz w:val="20"/>
            <w:szCs w:val="20"/>
          </w:rPr>
          <w:t>1</w:t>
        </w:r>
      </w:ins>
      <w:r>
        <w:rPr>
          <w:rFonts w:ascii="Palatino Linotype" w:eastAsia="Palatino Linotype" w:hAnsi="Palatino Linotype" w:cs="Palatino Linotype"/>
          <w:sz w:val="20"/>
          <w:szCs w:val="20"/>
        </w:rPr>
        <w:t xml:space="preserve">B there are two reactions consuming ATP: the KDGK catalyzed reaction and the glucose import reaction. We first blocked both the glucose transport reaction and PGK and found no solution. Then we blocked both the KDGK catalyzed reaction and PGK to find the flux pattern of </w:t>
      </w:r>
      <w:del w:id="2916" w:author="Yanfei Zhang" w:date="2022-04-05T15:35:00Z">
        <w:r w:rsidDel="00613B1F">
          <w:rPr>
            <w:rFonts w:ascii="Palatino Linotype" w:eastAsia="Palatino Linotype" w:hAnsi="Palatino Linotype" w:cs="Palatino Linotype"/>
            <w:sz w:val="20"/>
            <w:szCs w:val="20"/>
          </w:rPr>
          <w:delText>Figure S4</w:delText>
        </w:r>
      </w:del>
      <w:ins w:id="2917" w:author="Yanfei Zhang" w:date="2022-04-05T21:55:00Z">
        <w:r w:rsidR="007B75FC">
          <w:rPr>
            <w:rFonts w:ascii="Palatino Linotype" w:eastAsia="Palatino Linotype" w:hAnsi="Palatino Linotype" w:cs="Palatino Linotype"/>
            <w:sz w:val="20"/>
            <w:szCs w:val="20"/>
          </w:rPr>
          <w:t>Figure S</w:t>
        </w:r>
      </w:ins>
      <w:ins w:id="2918" w:author="Yanfei Zhang" w:date="2022-04-05T15:35:00Z">
        <w:r w:rsidR="00613B1F">
          <w:rPr>
            <w:rFonts w:ascii="Palatino Linotype" w:eastAsia="Palatino Linotype" w:hAnsi="Palatino Linotype" w:cs="Palatino Linotype"/>
            <w:sz w:val="20"/>
            <w:szCs w:val="20"/>
          </w:rPr>
          <w:t>1</w:t>
        </w:r>
      </w:ins>
      <w:r>
        <w:rPr>
          <w:rFonts w:ascii="Palatino Linotype" w:eastAsia="Palatino Linotype" w:hAnsi="Palatino Linotype" w:cs="Palatino Linotype"/>
          <w:sz w:val="20"/>
          <w:szCs w:val="20"/>
        </w:rPr>
        <w:t xml:space="preserve">C (Non-phosphorylation pathway). In the flux pattern of </w:t>
      </w:r>
      <w:del w:id="2919" w:author="Yanfei Zhang" w:date="2022-04-05T15:35:00Z">
        <w:r w:rsidDel="00613B1F">
          <w:rPr>
            <w:rFonts w:ascii="Palatino Linotype" w:eastAsia="Palatino Linotype" w:hAnsi="Palatino Linotype" w:cs="Palatino Linotype"/>
            <w:sz w:val="20"/>
            <w:szCs w:val="20"/>
          </w:rPr>
          <w:delText>Figure S4</w:delText>
        </w:r>
      </w:del>
      <w:ins w:id="2920" w:author="Yanfei Zhang" w:date="2022-04-05T21:55:00Z">
        <w:r w:rsidR="007B75FC">
          <w:rPr>
            <w:rFonts w:ascii="Palatino Linotype" w:eastAsia="Palatino Linotype" w:hAnsi="Palatino Linotype" w:cs="Palatino Linotype"/>
            <w:sz w:val="20"/>
            <w:szCs w:val="20"/>
          </w:rPr>
          <w:t>Figure S</w:t>
        </w:r>
      </w:ins>
      <w:ins w:id="2921" w:author="Yanfei Zhang" w:date="2022-04-05T15:35:00Z">
        <w:r w:rsidR="00613B1F">
          <w:rPr>
            <w:rFonts w:ascii="Palatino Linotype" w:eastAsia="Palatino Linotype" w:hAnsi="Palatino Linotype" w:cs="Palatino Linotype"/>
            <w:sz w:val="20"/>
            <w:szCs w:val="20"/>
          </w:rPr>
          <w:t>1</w:t>
        </w:r>
      </w:ins>
      <w:r>
        <w:rPr>
          <w:rFonts w:ascii="Palatino Linotype" w:eastAsia="Palatino Linotype" w:hAnsi="Palatino Linotype" w:cs="Palatino Linotype"/>
          <w:sz w:val="20"/>
          <w:szCs w:val="20"/>
        </w:rPr>
        <w:t xml:space="preserve">C, GK is the only ATP consuming reaction besides the ABC transport of glucose. Indeed, when we blocked both GK and PGK, the flux pattern of </w:t>
      </w:r>
      <w:del w:id="2922" w:author="Yanfei Zhang" w:date="2022-04-05T15:35:00Z">
        <w:r w:rsidDel="00613B1F">
          <w:rPr>
            <w:rFonts w:ascii="Palatino Linotype" w:eastAsia="Palatino Linotype" w:hAnsi="Palatino Linotype" w:cs="Palatino Linotype"/>
            <w:sz w:val="20"/>
            <w:szCs w:val="20"/>
          </w:rPr>
          <w:delText>Figure S4</w:delText>
        </w:r>
      </w:del>
      <w:ins w:id="2923" w:author="Yanfei Zhang" w:date="2022-04-05T21:55:00Z">
        <w:r w:rsidR="007B75FC">
          <w:rPr>
            <w:rFonts w:ascii="Palatino Linotype" w:eastAsia="Palatino Linotype" w:hAnsi="Palatino Linotype" w:cs="Palatino Linotype"/>
            <w:sz w:val="20"/>
            <w:szCs w:val="20"/>
          </w:rPr>
          <w:t>Figure S</w:t>
        </w:r>
      </w:ins>
      <w:ins w:id="2924" w:author="Yanfei Zhang" w:date="2022-04-05T15:35:00Z">
        <w:r w:rsidR="00613B1F">
          <w:rPr>
            <w:rFonts w:ascii="Palatino Linotype" w:eastAsia="Palatino Linotype" w:hAnsi="Palatino Linotype" w:cs="Palatino Linotype"/>
            <w:sz w:val="20"/>
            <w:szCs w:val="20"/>
          </w:rPr>
          <w:t>1</w:t>
        </w:r>
      </w:ins>
      <w:r>
        <w:rPr>
          <w:rFonts w:ascii="Palatino Linotype" w:eastAsia="Palatino Linotype" w:hAnsi="Palatino Linotype" w:cs="Palatino Linotype"/>
          <w:sz w:val="20"/>
          <w:szCs w:val="20"/>
        </w:rPr>
        <w:t xml:space="preserve">B (the ‘1,3-bisphosphoglycerate spontaneous degradation pathway’) was found again. More systematically, each step with flux higher than 0 in the solution of </w:t>
      </w:r>
      <w:del w:id="2925" w:author="Yanfei Zhang" w:date="2022-04-05T15:35:00Z">
        <w:r w:rsidDel="00613B1F">
          <w:rPr>
            <w:rFonts w:ascii="Palatino Linotype" w:eastAsia="Palatino Linotype" w:hAnsi="Palatino Linotype" w:cs="Palatino Linotype"/>
            <w:sz w:val="20"/>
            <w:szCs w:val="20"/>
          </w:rPr>
          <w:delText>Figure S4</w:delText>
        </w:r>
      </w:del>
      <w:ins w:id="2926" w:author="Yanfei Zhang" w:date="2022-04-05T21:55:00Z">
        <w:r w:rsidR="007B75FC">
          <w:rPr>
            <w:rFonts w:ascii="Palatino Linotype" w:eastAsia="Palatino Linotype" w:hAnsi="Palatino Linotype" w:cs="Palatino Linotype"/>
            <w:sz w:val="20"/>
            <w:szCs w:val="20"/>
          </w:rPr>
          <w:t>Figure S</w:t>
        </w:r>
      </w:ins>
      <w:ins w:id="2927" w:author="Yanfei Zhang" w:date="2022-04-05T15:35:00Z">
        <w:r w:rsidR="00613B1F">
          <w:rPr>
            <w:rFonts w:ascii="Palatino Linotype" w:eastAsia="Palatino Linotype" w:hAnsi="Palatino Linotype" w:cs="Palatino Linotype"/>
            <w:sz w:val="20"/>
            <w:szCs w:val="20"/>
          </w:rPr>
          <w:t>1</w:t>
        </w:r>
      </w:ins>
      <w:r>
        <w:rPr>
          <w:rFonts w:ascii="Palatino Linotype" w:eastAsia="Palatino Linotype" w:hAnsi="Palatino Linotype" w:cs="Palatino Linotype"/>
          <w:sz w:val="20"/>
          <w:szCs w:val="20"/>
        </w:rPr>
        <w:t xml:space="preserve">B was blocked in its turn and FBA was used with production of lactic acid as objective, still at </w:t>
      </w:r>
      <w:r>
        <w:rPr>
          <w:rFonts w:ascii="Palatino Linotype" w:eastAsia="Palatino Linotype" w:hAnsi="Palatino Linotype" w:cs="Palatino Linotype"/>
          <w:i/>
          <w:sz w:val="20"/>
          <w:szCs w:val="20"/>
        </w:rPr>
        <w:t>n</w:t>
      </w:r>
      <w:r>
        <w:rPr>
          <w:rFonts w:ascii="Palatino Linotype" w:eastAsia="Palatino Linotype" w:hAnsi="Palatino Linotype" w:cs="Palatino Linotype"/>
          <w:sz w:val="20"/>
          <w:szCs w:val="20"/>
        </w:rPr>
        <w:t xml:space="preserve">=1. In this manner one more solution was found for n=1, as illustrated by </w:t>
      </w:r>
      <w:del w:id="2928" w:author="Yanfei Zhang" w:date="2022-04-05T15:35:00Z">
        <w:r w:rsidDel="00613B1F">
          <w:rPr>
            <w:rFonts w:ascii="Palatino Linotype" w:eastAsia="Palatino Linotype" w:hAnsi="Palatino Linotype" w:cs="Palatino Linotype"/>
            <w:sz w:val="20"/>
            <w:szCs w:val="20"/>
          </w:rPr>
          <w:delText>Figure S4</w:delText>
        </w:r>
      </w:del>
      <w:ins w:id="2929" w:author="Yanfei Zhang" w:date="2022-04-05T21:55:00Z">
        <w:r w:rsidR="007B75FC">
          <w:rPr>
            <w:rFonts w:ascii="Palatino Linotype" w:eastAsia="Palatino Linotype" w:hAnsi="Palatino Linotype" w:cs="Palatino Linotype"/>
            <w:sz w:val="20"/>
            <w:szCs w:val="20"/>
          </w:rPr>
          <w:t>Figure S</w:t>
        </w:r>
      </w:ins>
      <w:ins w:id="2930" w:author="Yanfei Zhang" w:date="2022-04-05T15:35:00Z">
        <w:r w:rsidR="00613B1F">
          <w:rPr>
            <w:rFonts w:ascii="Palatino Linotype" w:eastAsia="Palatino Linotype" w:hAnsi="Palatino Linotype" w:cs="Palatino Linotype"/>
            <w:sz w:val="20"/>
            <w:szCs w:val="20"/>
          </w:rPr>
          <w:t>1</w:t>
        </w:r>
      </w:ins>
      <w:r>
        <w:rPr>
          <w:rFonts w:ascii="Palatino Linotype" w:eastAsia="Palatino Linotype" w:hAnsi="Palatino Linotype" w:cs="Palatino Linotype"/>
          <w:sz w:val="20"/>
          <w:szCs w:val="20"/>
        </w:rPr>
        <w:t xml:space="preserve">D (the ‘GAPN pathway’). The equivalence of the solutions </w:t>
      </w:r>
      <w:del w:id="2931" w:author="Yanfei Zhang" w:date="2022-04-05T15:35:00Z">
        <w:r w:rsidDel="00613B1F">
          <w:rPr>
            <w:rFonts w:ascii="Palatino Linotype" w:eastAsia="Palatino Linotype" w:hAnsi="Palatino Linotype" w:cs="Palatino Linotype"/>
            <w:sz w:val="20"/>
            <w:szCs w:val="20"/>
          </w:rPr>
          <w:delText>Figure S4</w:delText>
        </w:r>
      </w:del>
      <w:ins w:id="2932" w:author="Yanfei Zhang" w:date="2022-04-05T21:55:00Z">
        <w:r w:rsidR="007B75FC">
          <w:rPr>
            <w:rFonts w:ascii="Palatino Linotype" w:eastAsia="Palatino Linotype" w:hAnsi="Palatino Linotype" w:cs="Palatino Linotype"/>
            <w:sz w:val="20"/>
            <w:szCs w:val="20"/>
          </w:rPr>
          <w:t>Figure S</w:t>
        </w:r>
      </w:ins>
      <w:ins w:id="2933" w:author="Yanfei Zhang" w:date="2022-04-05T15:35:00Z">
        <w:r w:rsidR="00613B1F">
          <w:rPr>
            <w:rFonts w:ascii="Palatino Linotype" w:eastAsia="Palatino Linotype" w:hAnsi="Palatino Linotype" w:cs="Palatino Linotype"/>
            <w:sz w:val="20"/>
            <w:szCs w:val="20"/>
          </w:rPr>
          <w:t>1</w:t>
        </w:r>
      </w:ins>
      <w:r>
        <w:rPr>
          <w:rFonts w:ascii="Palatino Linotype" w:eastAsia="Palatino Linotype" w:hAnsi="Palatino Linotype" w:cs="Palatino Linotype"/>
          <w:sz w:val="20"/>
          <w:szCs w:val="20"/>
        </w:rPr>
        <w:t xml:space="preserve">B and </w:t>
      </w:r>
      <w:del w:id="2934" w:author="Yanfei Zhang" w:date="2022-04-05T15:35:00Z">
        <w:r w:rsidDel="00613B1F">
          <w:rPr>
            <w:rFonts w:ascii="Palatino Linotype" w:eastAsia="Palatino Linotype" w:hAnsi="Palatino Linotype" w:cs="Palatino Linotype"/>
            <w:sz w:val="20"/>
            <w:szCs w:val="20"/>
          </w:rPr>
          <w:delText>Figure S4</w:delText>
        </w:r>
      </w:del>
      <w:ins w:id="2935" w:author="Yanfei Zhang" w:date="2022-04-05T21:55:00Z">
        <w:r w:rsidR="007B75FC">
          <w:rPr>
            <w:rFonts w:ascii="Palatino Linotype" w:eastAsia="Palatino Linotype" w:hAnsi="Palatino Linotype" w:cs="Palatino Linotype"/>
            <w:sz w:val="20"/>
            <w:szCs w:val="20"/>
          </w:rPr>
          <w:t>Figure S</w:t>
        </w:r>
      </w:ins>
      <w:ins w:id="2936" w:author="Yanfei Zhang" w:date="2022-04-05T15:35:00Z">
        <w:r w:rsidR="00613B1F">
          <w:rPr>
            <w:rFonts w:ascii="Palatino Linotype" w:eastAsia="Palatino Linotype" w:hAnsi="Palatino Linotype" w:cs="Palatino Linotype"/>
            <w:sz w:val="20"/>
            <w:szCs w:val="20"/>
          </w:rPr>
          <w:t>1</w:t>
        </w:r>
      </w:ins>
      <w:r>
        <w:rPr>
          <w:rFonts w:ascii="Palatino Linotype" w:eastAsia="Palatino Linotype" w:hAnsi="Palatino Linotype" w:cs="Palatino Linotype"/>
          <w:sz w:val="20"/>
          <w:szCs w:val="20"/>
        </w:rPr>
        <w:t>D is clear: the one uses GAPN, whilst the other uses GAPDH plus the spontaneous hydrolysis of 1,3-bisphosphoglycerate.</w:t>
      </w:r>
    </w:p>
    <w:p w14:paraId="68628781" w14:textId="087CAC9D" w:rsidR="005E5D05" w:rsidRPr="00175B85" w:rsidRDefault="005E5D05" w:rsidP="005E5D05">
      <w:pPr>
        <w:pBdr>
          <w:top w:val="nil"/>
          <w:left w:val="nil"/>
          <w:bottom w:val="nil"/>
          <w:right w:val="nil"/>
          <w:between w:val="nil"/>
        </w:pBdr>
        <w:spacing w:line="240" w:lineRule="auto"/>
        <w:ind w:firstLine="432"/>
        <w:rPr>
          <w:rFonts w:ascii="Palatino Linotype" w:eastAsiaTheme="minorEastAsia" w:hAnsi="Palatino Linotype" w:cs="Palatino Linotype"/>
          <w:sz w:val="20"/>
          <w:szCs w:val="20"/>
          <w:lang w:eastAsia="zh-CN"/>
        </w:rPr>
      </w:pPr>
      <w:r>
        <w:rPr>
          <w:rFonts w:ascii="Palatino Linotype" w:eastAsia="Palatino Linotype" w:hAnsi="Palatino Linotype" w:cs="Palatino Linotype"/>
          <w:sz w:val="20"/>
          <w:szCs w:val="20"/>
        </w:rPr>
        <w:t xml:space="preserve">When blocking PK we found no fermentation flux until </w:t>
      </w:r>
      <w:r>
        <w:rPr>
          <w:rFonts w:ascii="Palatino Linotype" w:eastAsia="Palatino Linotype" w:hAnsi="Palatino Linotype" w:cs="Palatino Linotype"/>
          <w:i/>
          <w:sz w:val="20"/>
          <w:szCs w:val="20"/>
        </w:rPr>
        <w:t>n</w:t>
      </w:r>
      <w:r>
        <w:rPr>
          <w:rFonts w:ascii="Palatino Linotype" w:eastAsia="Palatino Linotype" w:hAnsi="Palatino Linotype" w:cs="Palatino Linotype"/>
          <w:sz w:val="20"/>
          <w:szCs w:val="20"/>
        </w:rPr>
        <w:t xml:space="preserve"> had been increased to 1. This n=1 flux pattern (</w:t>
      </w:r>
      <w:del w:id="2937" w:author="Yanfei Zhang" w:date="2022-04-05T15:35:00Z">
        <w:r w:rsidDel="00613B1F">
          <w:rPr>
            <w:rFonts w:ascii="Palatino Linotype" w:eastAsia="Palatino Linotype" w:hAnsi="Palatino Linotype" w:cs="Palatino Linotype"/>
            <w:sz w:val="20"/>
            <w:szCs w:val="20"/>
          </w:rPr>
          <w:delText>Figure S4</w:delText>
        </w:r>
      </w:del>
      <w:ins w:id="2938" w:author="Yanfei Zhang" w:date="2022-04-05T21:55:00Z">
        <w:r w:rsidR="007B75FC">
          <w:rPr>
            <w:rFonts w:ascii="Palatino Linotype" w:eastAsia="Palatino Linotype" w:hAnsi="Palatino Linotype" w:cs="Palatino Linotype"/>
            <w:sz w:val="20"/>
            <w:szCs w:val="20"/>
          </w:rPr>
          <w:t>Figure S</w:t>
        </w:r>
      </w:ins>
      <w:ins w:id="2939" w:author="Yanfei Zhang" w:date="2022-04-05T15:35:00Z">
        <w:r w:rsidR="00613B1F">
          <w:rPr>
            <w:rFonts w:ascii="Palatino Linotype" w:eastAsia="Palatino Linotype" w:hAnsi="Palatino Linotype" w:cs="Palatino Linotype"/>
            <w:sz w:val="20"/>
            <w:szCs w:val="20"/>
          </w:rPr>
          <w:t>1</w:t>
        </w:r>
      </w:ins>
      <w:r>
        <w:rPr>
          <w:rFonts w:ascii="Palatino Linotype" w:eastAsia="Palatino Linotype" w:hAnsi="Palatino Linotype" w:cs="Palatino Linotype"/>
          <w:sz w:val="20"/>
          <w:szCs w:val="20"/>
        </w:rPr>
        <w:t>E) bypassed the PK reaction by using the PEP carboxyla</w:t>
      </w:r>
      <w:r w:rsidRPr="00C46685">
        <w:rPr>
          <w:rFonts w:ascii="Palatino Linotype" w:eastAsia="Palatino Linotype" w:hAnsi="Palatino Linotype" w:cs="Palatino Linotype"/>
          <w:sz w:val="20"/>
          <w:szCs w:val="20"/>
        </w:rPr>
        <w:t>se and PEP synthase catalyzed reactions.</w:t>
      </w:r>
      <w:r>
        <w:rPr>
          <w:rFonts w:ascii="Palatino Linotype" w:eastAsia="Palatino Linotype" w:hAnsi="Palatino Linotype" w:cs="Palatino Linotype"/>
          <w:sz w:val="20"/>
          <w:szCs w:val="20"/>
        </w:rPr>
        <w:t xml:space="preserve"> More systematically, we blocked each step in that solution in its turn, and we found yet another solution (</w:t>
      </w:r>
      <w:del w:id="2940" w:author="Yanfei Zhang" w:date="2022-04-05T15:35:00Z">
        <w:r w:rsidDel="00613B1F">
          <w:rPr>
            <w:rFonts w:ascii="Palatino Linotype" w:eastAsia="Palatino Linotype" w:hAnsi="Palatino Linotype" w:cs="Palatino Linotype"/>
            <w:sz w:val="20"/>
            <w:szCs w:val="20"/>
          </w:rPr>
          <w:delText>Figure S4</w:delText>
        </w:r>
      </w:del>
      <w:ins w:id="2941" w:author="Yanfei Zhang" w:date="2022-04-05T21:55:00Z">
        <w:r w:rsidR="007B75FC">
          <w:rPr>
            <w:rFonts w:ascii="Palatino Linotype" w:eastAsia="Palatino Linotype" w:hAnsi="Palatino Linotype" w:cs="Palatino Linotype"/>
            <w:sz w:val="20"/>
            <w:szCs w:val="20"/>
          </w:rPr>
          <w:t>Figure S</w:t>
        </w:r>
      </w:ins>
      <w:ins w:id="2942" w:author="Yanfei Zhang" w:date="2022-04-05T15:35:00Z">
        <w:r w:rsidR="00613B1F">
          <w:rPr>
            <w:rFonts w:ascii="Palatino Linotype" w:eastAsia="Palatino Linotype" w:hAnsi="Palatino Linotype" w:cs="Palatino Linotype"/>
            <w:sz w:val="20"/>
            <w:szCs w:val="20"/>
          </w:rPr>
          <w:t>1</w:t>
        </w:r>
      </w:ins>
      <w:r>
        <w:rPr>
          <w:rFonts w:ascii="Palatino Linotype" w:eastAsia="Palatino Linotype" w:hAnsi="Palatino Linotype" w:cs="Palatino Linotype"/>
          <w:sz w:val="20"/>
          <w:szCs w:val="20"/>
        </w:rPr>
        <w:t xml:space="preserve">E1). This fermentation’s flux pattern involved the production of 3PG through the GAPDH - PGK pathway as well as the reactions catalyzed by 3PG dehydrogenase, phosphoserine aminotransferase, cystathionine-beta-synthase and cystathionine-beta-lyase from 3PG to pyruvate. As in this solution the reactions converting 3PG to pyruvate are not familiar min terms of this function, we checked for the existence of these enzymes both at the genome level and at the RNA level. We found that except for cystathionine-beta-lyase (catalyzing the production of pyruvate from cystathionine), all these enzymes are encoded by the genome and are expressed (These can be found in the file named “reaction_id_RAS” in the Github repository under the folder name “data” ). Although cysthathionine–beta-lyase does not occur in the annotated </w:t>
      </w:r>
      <w:r w:rsidRPr="00EC41F9">
        <w:rPr>
          <w:rFonts w:ascii="Palatino Linotype" w:eastAsia="Palatino Linotype" w:hAnsi="Palatino Linotype" w:cs="Palatino Linotype"/>
          <w:i/>
          <w:sz w:val="20"/>
          <w:szCs w:val="20"/>
        </w:rPr>
        <w:t>S. solfataricus</w:t>
      </w:r>
      <w:r>
        <w:rPr>
          <w:rFonts w:ascii="Palatino Linotype" w:eastAsia="Palatino Linotype" w:hAnsi="Palatino Linotype" w:cs="Palatino Linotype"/>
          <w:sz w:val="20"/>
          <w:szCs w:val="20"/>
        </w:rPr>
        <w:t xml:space="preserve"> genome sequence, there is another enzyme called serine dehydratase that can catalyze the production of pyruvate from serine. Therefore, we added the serine dehydratase reaction to, and removed the </w:t>
      </w:r>
      <w:r>
        <w:rPr>
          <w:rFonts w:ascii="Palatino Linotype" w:eastAsia="Palatino Linotype" w:hAnsi="Palatino Linotype" w:cs="Palatino Linotype"/>
          <w:sz w:val="20"/>
          <w:szCs w:val="20"/>
        </w:rPr>
        <w:lastRenderedPageBreak/>
        <w:t xml:space="preserve">reaction catalyzed by cystathionine–beta-lyase from, the map and ran the FBA again, yielding the fermentation flux pattern </w:t>
      </w:r>
      <w:r w:rsidRPr="00DD0FA8">
        <w:rPr>
          <w:rFonts w:ascii="Palatino Linotype" w:eastAsia="Palatino Linotype" w:hAnsi="Palatino Linotype" w:cs="Palatino Linotype"/>
          <w:color w:val="auto"/>
          <w:sz w:val="20"/>
          <w:szCs w:val="20"/>
        </w:rPr>
        <w:t xml:space="preserve">leading to lactate as shown in </w:t>
      </w:r>
      <w:del w:id="2943" w:author="Yanfei Zhang" w:date="2022-04-05T15:35:00Z">
        <w:r w:rsidRPr="00DD0FA8" w:rsidDel="00613B1F">
          <w:rPr>
            <w:rFonts w:ascii="Palatino Linotype" w:eastAsia="Palatino Linotype" w:hAnsi="Palatino Linotype" w:cs="Palatino Linotype"/>
            <w:color w:val="auto"/>
            <w:sz w:val="20"/>
            <w:szCs w:val="20"/>
          </w:rPr>
          <w:delText>Figur</w:delText>
        </w:r>
        <w:r w:rsidDel="00613B1F">
          <w:rPr>
            <w:rFonts w:ascii="Palatino Linotype" w:eastAsia="Palatino Linotype" w:hAnsi="Palatino Linotype" w:cs="Palatino Linotype"/>
            <w:color w:val="auto"/>
            <w:sz w:val="20"/>
            <w:szCs w:val="20"/>
          </w:rPr>
          <w:delText>e S4</w:delText>
        </w:r>
      </w:del>
      <w:ins w:id="2944" w:author="Yanfei Zhang" w:date="2022-04-05T21:55:00Z">
        <w:r w:rsidR="007B75FC">
          <w:rPr>
            <w:rFonts w:ascii="Palatino Linotype" w:eastAsia="Palatino Linotype" w:hAnsi="Palatino Linotype" w:cs="Palatino Linotype"/>
            <w:color w:val="auto"/>
            <w:sz w:val="20"/>
            <w:szCs w:val="20"/>
          </w:rPr>
          <w:t>Figure S</w:t>
        </w:r>
      </w:ins>
      <w:ins w:id="2945" w:author="Yanfei Zhang" w:date="2022-04-05T15:35:00Z">
        <w:r w:rsidR="00613B1F">
          <w:rPr>
            <w:rFonts w:ascii="Palatino Linotype" w:eastAsia="Palatino Linotype" w:hAnsi="Palatino Linotype" w:cs="Palatino Linotype"/>
            <w:color w:val="auto"/>
            <w:sz w:val="20"/>
            <w:szCs w:val="20"/>
          </w:rPr>
          <w:t>1</w:t>
        </w:r>
      </w:ins>
      <w:r w:rsidRPr="00DD0FA8">
        <w:rPr>
          <w:rFonts w:ascii="Palatino Linotype" w:eastAsia="Palatino Linotype" w:hAnsi="Palatino Linotype" w:cs="Palatino Linotype"/>
          <w:color w:val="auto"/>
          <w:sz w:val="20"/>
          <w:szCs w:val="20"/>
        </w:rPr>
        <w:t>F.</w:t>
      </w:r>
    </w:p>
    <w:p w14:paraId="26F53CED" w14:textId="5993CD1A" w:rsidR="005E5D05" w:rsidRPr="001B01AD" w:rsidDel="000A4058" w:rsidRDefault="005E5D05" w:rsidP="005E5D05">
      <w:pPr>
        <w:pBdr>
          <w:top w:val="nil"/>
          <w:left w:val="nil"/>
          <w:bottom w:val="nil"/>
          <w:right w:val="nil"/>
          <w:between w:val="nil"/>
        </w:pBdr>
        <w:spacing w:line="240" w:lineRule="auto"/>
        <w:rPr>
          <w:del w:id="2946" w:author="Yanfei Zhang" w:date="2022-04-05T16:16:00Z"/>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        When blocking both the PGK and the PK reactions, we found no fermentation flux until </w:t>
      </w:r>
      <w:r>
        <w:rPr>
          <w:rFonts w:ascii="Palatino Linotype" w:eastAsia="Palatino Linotype" w:hAnsi="Palatino Linotype" w:cs="Palatino Linotype"/>
          <w:i/>
          <w:sz w:val="20"/>
          <w:szCs w:val="20"/>
        </w:rPr>
        <w:t>n</w:t>
      </w:r>
      <w:r>
        <w:rPr>
          <w:rFonts w:ascii="Palatino Linotype" w:eastAsia="Palatino Linotype" w:hAnsi="Palatino Linotype" w:cs="Palatino Linotype"/>
          <w:sz w:val="20"/>
          <w:szCs w:val="20"/>
        </w:rPr>
        <w:t xml:space="preserve"> had been increased to 2. Then there were in total 6 equivalent flux patterns. One pattern is shown in </w:t>
      </w:r>
      <w:del w:id="2947" w:author="Yanfei Zhang" w:date="2022-04-05T15:35:00Z">
        <w:r w:rsidDel="00613B1F">
          <w:rPr>
            <w:rFonts w:ascii="Palatino Linotype" w:eastAsia="Palatino Linotype" w:hAnsi="Palatino Linotype" w:cs="Palatino Linotype"/>
            <w:sz w:val="20"/>
            <w:szCs w:val="20"/>
          </w:rPr>
          <w:delText>Figure S4</w:delText>
        </w:r>
      </w:del>
      <w:ins w:id="2948" w:author="Yanfei Zhang" w:date="2022-04-05T21:55:00Z">
        <w:r w:rsidR="007B75FC">
          <w:rPr>
            <w:rFonts w:ascii="Palatino Linotype" w:eastAsia="Palatino Linotype" w:hAnsi="Palatino Linotype" w:cs="Palatino Linotype"/>
            <w:sz w:val="20"/>
            <w:szCs w:val="20"/>
          </w:rPr>
          <w:t>Figure S</w:t>
        </w:r>
      </w:ins>
      <w:ins w:id="2949" w:author="Yanfei Zhang" w:date="2022-04-05T15:35:00Z">
        <w:r w:rsidR="00613B1F">
          <w:rPr>
            <w:rFonts w:ascii="Palatino Linotype" w:eastAsia="Palatino Linotype" w:hAnsi="Palatino Linotype" w:cs="Palatino Linotype"/>
            <w:sz w:val="20"/>
            <w:szCs w:val="20"/>
          </w:rPr>
          <w:t>1</w:t>
        </w:r>
      </w:ins>
      <w:r>
        <w:rPr>
          <w:rFonts w:ascii="Palatino Linotype" w:eastAsia="Palatino Linotype" w:hAnsi="Palatino Linotype" w:cs="Palatino Linotype"/>
          <w:sz w:val="20"/>
          <w:szCs w:val="20"/>
        </w:rPr>
        <w:t xml:space="preserve">G. Just like the flux in </w:t>
      </w:r>
      <w:del w:id="2950" w:author="Yanfei Zhang" w:date="2022-04-05T15:35:00Z">
        <w:r w:rsidDel="00613B1F">
          <w:rPr>
            <w:rFonts w:ascii="Palatino Linotype" w:eastAsia="Palatino Linotype" w:hAnsi="Palatino Linotype" w:cs="Palatino Linotype"/>
            <w:sz w:val="20"/>
            <w:szCs w:val="20"/>
          </w:rPr>
          <w:delText>Figure S4</w:delText>
        </w:r>
      </w:del>
      <w:ins w:id="2951" w:author="Yanfei Zhang" w:date="2022-04-05T21:55:00Z">
        <w:r w:rsidR="007B75FC">
          <w:rPr>
            <w:rFonts w:ascii="Palatino Linotype" w:eastAsia="Palatino Linotype" w:hAnsi="Palatino Linotype" w:cs="Palatino Linotype"/>
            <w:sz w:val="20"/>
            <w:szCs w:val="20"/>
          </w:rPr>
          <w:t>Figure S</w:t>
        </w:r>
      </w:ins>
      <w:ins w:id="2952" w:author="Yanfei Zhang" w:date="2022-04-05T15:35:00Z">
        <w:r w:rsidR="00613B1F">
          <w:rPr>
            <w:rFonts w:ascii="Palatino Linotype" w:eastAsia="Palatino Linotype" w:hAnsi="Palatino Linotype" w:cs="Palatino Linotype"/>
            <w:sz w:val="20"/>
            <w:szCs w:val="20"/>
          </w:rPr>
          <w:t>1</w:t>
        </w:r>
      </w:ins>
      <w:r>
        <w:rPr>
          <w:rFonts w:ascii="Palatino Linotype" w:eastAsia="Palatino Linotype" w:hAnsi="Palatino Linotype" w:cs="Palatino Linotype"/>
          <w:sz w:val="20"/>
          <w:szCs w:val="20"/>
        </w:rPr>
        <w:t>B it uses the 1,3-bisphosphoglycerate spontaneous degradation to bypass the PGK reaction. The difference is that it bypasses the PK reaction by using the PEP carboxyla</w:t>
      </w:r>
      <w:r w:rsidRPr="00C46685">
        <w:rPr>
          <w:rFonts w:ascii="Palatino Linotype" w:eastAsia="Palatino Linotype" w:hAnsi="Palatino Linotype" w:cs="Palatino Linotype"/>
          <w:sz w:val="20"/>
          <w:szCs w:val="20"/>
        </w:rPr>
        <w:t>se and PEP synthase catalyzed reactions</w:t>
      </w:r>
      <w:r>
        <w:rPr>
          <w:rFonts w:ascii="Palatino Linotype" w:eastAsia="Palatino Linotype" w:hAnsi="Palatino Linotype" w:cs="Palatino Linotype"/>
          <w:sz w:val="20"/>
          <w:szCs w:val="20"/>
        </w:rPr>
        <w:t>. When the PEP carboxylase catalyzed reaction was blocked, another flux pattern (</w:t>
      </w:r>
      <w:del w:id="2953" w:author="Yanfei Zhang" w:date="2022-04-05T15:35:00Z">
        <w:r w:rsidDel="00613B1F">
          <w:rPr>
            <w:rFonts w:ascii="Palatino Linotype" w:eastAsia="Palatino Linotype" w:hAnsi="Palatino Linotype" w:cs="Palatino Linotype"/>
            <w:sz w:val="20"/>
            <w:szCs w:val="20"/>
          </w:rPr>
          <w:delText>Figure S4</w:delText>
        </w:r>
      </w:del>
      <w:ins w:id="2954" w:author="Yanfei Zhang" w:date="2022-04-05T21:55:00Z">
        <w:r w:rsidR="007B75FC">
          <w:rPr>
            <w:rFonts w:ascii="Palatino Linotype" w:eastAsia="Palatino Linotype" w:hAnsi="Palatino Linotype" w:cs="Palatino Linotype"/>
            <w:sz w:val="20"/>
            <w:szCs w:val="20"/>
          </w:rPr>
          <w:t>Figure S</w:t>
        </w:r>
      </w:ins>
      <w:ins w:id="2955" w:author="Yanfei Zhang" w:date="2022-04-05T15:35:00Z">
        <w:r w:rsidR="00613B1F">
          <w:rPr>
            <w:rFonts w:ascii="Palatino Linotype" w:eastAsia="Palatino Linotype" w:hAnsi="Palatino Linotype" w:cs="Palatino Linotype"/>
            <w:sz w:val="20"/>
            <w:szCs w:val="20"/>
          </w:rPr>
          <w:t>1</w:t>
        </w:r>
      </w:ins>
      <w:r>
        <w:rPr>
          <w:rFonts w:ascii="Palatino Linotype" w:eastAsia="Palatino Linotype" w:hAnsi="Palatino Linotype" w:cs="Palatino Linotype"/>
          <w:sz w:val="20"/>
          <w:szCs w:val="20"/>
        </w:rPr>
        <w:t xml:space="preserve">H) was found, which also used the spontaneous degradation of 1,3-bisphosphoglycerate, but bypassed the PK reaction </w:t>
      </w:r>
      <w:r w:rsidRPr="00C672CC">
        <w:rPr>
          <w:rFonts w:ascii="Palatino Linotype" w:eastAsia="Palatino Linotype" w:hAnsi="Palatino Linotype" w:cs="Palatino Linotype"/>
          <w:sz w:val="20"/>
          <w:szCs w:val="20"/>
        </w:rPr>
        <w:t xml:space="preserve">using </w:t>
      </w:r>
      <w:r>
        <w:rPr>
          <w:rFonts w:ascii="Palatino Linotype" w:eastAsia="Palatino Linotype" w:hAnsi="Palatino Linotype" w:cs="Palatino Linotype"/>
          <w:sz w:val="20"/>
          <w:szCs w:val="20"/>
        </w:rPr>
        <w:t xml:space="preserve">the </w:t>
      </w:r>
      <w:r w:rsidRPr="00C672CC">
        <w:rPr>
          <w:rFonts w:ascii="Palatino Linotype" w:eastAsia="Palatino Linotype" w:hAnsi="Palatino Linotype" w:cs="Palatino Linotype"/>
          <w:sz w:val="20"/>
          <w:szCs w:val="20"/>
        </w:rPr>
        <w:t>3</w:t>
      </w:r>
      <w:r>
        <w:rPr>
          <w:rFonts w:ascii="Palatino Linotype" w:eastAsia="Palatino Linotype" w:hAnsi="Palatino Linotype" w:cs="Palatino Linotype"/>
          <w:sz w:val="20"/>
          <w:szCs w:val="20"/>
        </w:rPr>
        <w:t>-</w:t>
      </w:r>
      <w:r w:rsidRPr="00C672CC">
        <w:rPr>
          <w:rFonts w:ascii="Palatino Linotype" w:eastAsia="Palatino Linotype" w:hAnsi="Palatino Linotype" w:cs="Palatino Linotype"/>
          <w:sz w:val="20"/>
          <w:szCs w:val="20"/>
        </w:rPr>
        <w:t>phosphoglycerate dehydrogenase, phosphoserine phosphatase, phosphoserine aminotransferase and serine ammonia lyase catalyzed reactions</w:t>
      </w:r>
      <w:r>
        <w:rPr>
          <w:rFonts w:ascii="Palatino Linotype" w:eastAsia="Palatino Linotype" w:hAnsi="Palatino Linotype" w:cs="Palatino Linotype"/>
          <w:sz w:val="20"/>
          <w:szCs w:val="20"/>
        </w:rPr>
        <w:t xml:space="preserve">. When we blocked the KDGK-catalyzed reaction, the flux pattern of </w:t>
      </w:r>
      <w:del w:id="2956" w:author="Yanfei Zhang" w:date="2022-04-05T15:35:00Z">
        <w:r w:rsidDel="00613B1F">
          <w:rPr>
            <w:rFonts w:ascii="Palatino Linotype" w:eastAsia="Palatino Linotype" w:hAnsi="Palatino Linotype" w:cs="Palatino Linotype"/>
            <w:sz w:val="20"/>
            <w:szCs w:val="20"/>
          </w:rPr>
          <w:delText>Figure S4</w:delText>
        </w:r>
      </w:del>
      <w:ins w:id="2957" w:author="Yanfei Zhang" w:date="2022-04-05T21:55:00Z">
        <w:r w:rsidR="007B75FC">
          <w:rPr>
            <w:rFonts w:ascii="Palatino Linotype" w:eastAsia="Palatino Linotype" w:hAnsi="Palatino Linotype" w:cs="Palatino Linotype"/>
            <w:sz w:val="20"/>
            <w:szCs w:val="20"/>
          </w:rPr>
          <w:t>Figure S</w:t>
        </w:r>
      </w:ins>
      <w:ins w:id="2958" w:author="Yanfei Zhang" w:date="2022-04-05T15:35:00Z">
        <w:r w:rsidR="00613B1F">
          <w:rPr>
            <w:rFonts w:ascii="Palatino Linotype" w:eastAsia="Palatino Linotype" w:hAnsi="Palatino Linotype" w:cs="Palatino Linotype"/>
            <w:sz w:val="20"/>
            <w:szCs w:val="20"/>
          </w:rPr>
          <w:t>1</w:t>
        </w:r>
      </w:ins>
      <w:r>
        <w:rPr>
          <w:rFonts w:ascii="Palatino Linotype" w:eastAsia="Palatino Linotype" w:hAnsi="Palatino Linotype" w:cs="Palatino Linotype"/>
          <w:sz w:val="20"/>
          <w:szCs w:val="20"/>
        </w:rPr>
        <w:t>I was found, which is similar to the non-phosphorylation pathway, the only difference being that in this flux pattern the PK reaction was bypassed by the PEP carboxyla</w:t>
      </w:r>
      <w:r w:rsidRPr="00C46685">
        <w:rPr>
          <w:rFonts w:ascii="Palatino Linotype" w:eastAsia="Palatino Linotype" w:hAnsi="Palatino Linotype" w:cs="Palatino Linotype"/>
          <w:sz w:val="20"/>
          <w:szCs w:val="20"/>
        </w:rPr>
        <w:t>se and PEP synthase catalyzed reactions</w:t>
      </w:r>
      <w:r>
        <w:rPr>
          <w:rFonts w:ascii="Palatino Linotype" w:eastAsia="Palatino Linotype" w:hAnsi="Palatino Linotype" w:cs="Palatino Linotype"/>
          <w:sz w:val="20"/>
          <w:szCs w:val="20"/>
        </w:rPr>
        <w:t>. By blocking both the KDGK-catalyzed reaction and the PEP carboxyla</w:t>
      </w:r>
      <w:r w:rsidRPr="00C46685">
        <w:rPr>
          <w:rFonts w:ascii="Palatino Linotype" w:eastAsia="Palatino Linotype" w:hAnsi="Palatino Linotype" w:cs="Palatino Linotype"/>
          <w:sz w:val="20"/>
          <w:szCs w:val="20"/>
        </w:rPr>
        <w:t>se</w:t>
      </w:r>
      <w:r>
        <w:rPr>
          <w:rFonts w:ascii="Palatino Linotype" w:eastAsia="Palatino Linotype" w:hAnsi="Palatino Linotype" w:cs="Palatino Linotype"/>
          <w:sz w:val="20"/>
          <w:szCs w:val="20"/>
        </w:rPr>
        <w:t xml:space="preserve"> catalyzed reaction, the flux pattern of </w:t>
      </w:r>
      <w:del w:id="2959" w:author="Yanfei Zhang" w:date="2022-04-05T15:35:00Z">
        <w:r w:rsidDel="00613B1F">
          <w:rPr>
            <w:rFonts w:ascii="Palatino Linotype" w:eastAsia="Palatino Linotype" w:hAnsi="Palatino Linotype" w:cs="Palatino Linotype"/>
            <w:sz w:val="20"/>
            <w:szCs w:val="20"/>
          </w:rPr>
          <w:delText>Figure S4</w:delText>
        </w:r>
      </w:del>
      <w:ins w:id="2960" w:author="Yanfei Zhang" w:date="2022-04-05T21:55:00Z">
        <w:r w:rsidR="007B75FC">
          <w:rPr>
            <w:rFonts w:ascii="Palatino Linotype" w:eastAsia="Palatino Linotype" w:hAnsi="Palatino Linotype" w:cs="Palatino Linotype"/>
            <w:sz w:val="20"/>
            <w:szCs w:val="20"/>
          </w:rPr>
          <w:t>Figure S</w:t>
        </w:r>
      </w:ins>
      <w:ins w:id="2961" w:author="Yanfei Zhang" w:date="2022-04-05T15:35:00Z">
        <w:r w:rsidR="00613B1F">
          <w:rPr>
            <w:rFonts w:ascii="Palatino Linotype" w:eastAsia="Palatino Linotype" w:hAnsi="Palatino Linotype" w:cs="Palatino Linotype"/>
            <w:sz w:val="20"/>
            <w:szCs w:val="20"/>
          </w:rPr>
          <w:t>1</w:t>
        </w:r>
      </w:ins>
      <w:r>
        <w:rPr>
          <w:rFonts w:ascii="Palatino Linotype" w:eastAsia="Palatino Linotype" w:hAnsi="Palatino Linotype" w:cs="Palatino Linotype"/>
          <w:sz w:val="20"/>
          <w:szCs w:val="20"/>
        </w:rPr>
        <w:t xml:space="preserve">J was found. When the GK catalyzed reaction was blocked, the flux patterns of </w:t>
      </w:r>
      <w:del w:id="2962" w:author="Yanfei Zhang" w:date="2022-04-05T15:35:00Z">
        <w:r w:rsidDel="00613B1F">
          <w:rPr>
            <w:rFonts w:ascii="Palatino Linotype" w:eastAsia="Palatino Linotype" w:hAnsi="Palatino Linotype" w:cs="Palatino Linotype"/>
            <w:sz w:val="20"/>
            <w:szCs w:val="20"/>
          </w:rPr>
          <w:delText>Figure S4</w:delText>
        </w:r>
      </w:del>
      <w:ins w:id="2963" w:author="Yanfei Zhang" w:date="2022-04-05T21:55:00Z">
        <w:r w:rsidR="007B75FC">
          <w:rPr>
            <w:rFonts w:ascii="Palatino Linotype" w:eastAsia="Palatino Linotype" w:hAnsi="Palatino Linotype" w:cs="Palatino Linotype"/>
            <w:sz w:val="20"/>
            <w:szCs w:val="20"/>
          </w:rPr>
          <w:t>Figure S</w:t>
        </w:r>
      </w:ins>
      <w:ins w:id="2964" w:author="Yanfei Zhang" w:date="2022-04-05T15:35:00Z">
        <w:r w:rsidR="00613B1F">
          <w:rPr>
            <w:rFonts w:ascii="Palatino Linotype" w:eastAsia="Palatino Linotype" w:hAnsi="Palatino Linotype" w:cs="Palatino Linotype"/>
            <w:sz w:val="20"/>
            <w:szCs w:val="20"/>
          </w:rPr>
          <w:t>1</w:t>
        </w:r>
      </w:ins>
      <w:r>
        <w:rPr>
          <w:rFonts w:ascii="Palatino Linotype" w:eastAsia="Palatino Linotype" w:hAnsi="Palatino Linotype" w:cs="Palatino Linotype"/>
          <w:sz w:val="20"/>
          <w:szCs w:val="20"/>
        </w:rPr>
        <w:t xml:space="preserve">H re-appeared. We therefore blocked both the GK catalyzed reaction and the spontaneous degradation of 1,3-bisphosphoglycerate. Then the flux patterns of </w:t>
      </w:r>
      <w:del w:id="2965" w:author="Yanfei Zhang" w:date="2022-04-05T15:35:00Z">
        <w:r w:rsidDel="00613B1F">
          <w:rPr>
            <w:rFonts w:ascii="Palatino Linotype" w:eastAsia="Palatino Linotype" w:hAnsi="Palatino Linotype" w:cs="Palatino Linotype"/>
            <w:sz w:val="20"/>
            <w:szCs w:val="20"/>
          </w:rPr>
          <w:delText>Figure S4</w:delText>
        </w:r>
      </w:del>
      <w:ins w:id="2966" w:author="Yanfei Zhang" w:date="2022-04-05T21:55:00Z">
        <w:r w:rsidR="007B75FC">
          <w:rPr>
            <w:rFonts w:ascii="Palatino Linotype" w:eastAsia="Palatino Linotype" w:hAnsi="Palatino Linotype" w:cs="Palatino Linotype"/>
            <w:sz w:val="20"/>
            <w:szCs w:val="20"/>
          </w:rPr>
          <w:t>Figure S</w:t>
        </w:r>
      </w:ins>
      <w:ins w:id="2967" w:author="Yanfei Zhang" w:date="2022-04-05T15:35:00Z">
        <w:r w:rsidR="00613B1F">
          <w:rPr>
            <w:rFonts w:ascii="Palatino Linotype" w:eastAsia="Palatino Linotype" w:hAnsi="Palatino Linotype" w:cs="Palatino Linotype"/>
            <w:sz w:val="20"/>
            <w:szCs w:val="20"/>
          </w:rPr>
          <w:t>1</w:t>
        </w:r>
      </w:ins>
      <w:r>
        <w:rPr>
          <w:rFonts w:ascii="Palatino Linotype" w:eastAsia="Palatino Linotype" w:hAnsi="Palatino Linotype" w:cs="Palatino Linotype"/>
          <w:sz w:val="20"/>
          <w:szCs w:val="20"/>
        </w:rPr>
        <w:t xml:space="preserve">K and </w:t>
      </w:r>
      <w:del w:id="2968" w:author="Yanfei Zhang" w:date="2022-04-05T15:35:00Z">
        <w:r w:rsidDel="00613B1F">
          <w:rPr>
            <w:rFonts w:ascii="Palatino Linotype" w:eastAsia="Palatino Linotype" w:hAnsi="Palatino Linotype" w:cs="Palatino Linotype"/>
            <w:sz w:val="20"/>
            <w:szCs w:val="20"/>
          </w:rPr>
          <w:delText>Figure S4</w:delText>
        </w:r>
      </w:del>
      <w:ins w:id="2969" w:author="Yanfei Zhang" w:date="2022-04-05T21:55:00Z">
        <w:r w:rsidR="007B75FC">
          <w:rPr>
            <w:rFonts w:ascii="Palatino Linotype" w:eastAsia="Palatino Linotype" w:hAnsi="Palatino Linotype" w:cs="Palatino Linotype"/>
            <w:sz w:val="20"/>
            <w:szCs w:val="20"/>
          </w:rPr>
          <w:t>Figure S</w:t>
        </w:r>
      </w:ins>
      <w:ins w:id="2970" w:author="Yanfei Zhang" w:date="2022-04-05T15:35:00Z">
        <w:r w:rsidR="00613B1F">
          <w:rPr>
            <w:rFonts w:ascii="Palatino Linotype" w:eastAsia="Palatino Linotype" w:hAnsi="Palatino Linotype" w:cs="Palatino Linotype"/>
            <w:sz w:val="20"/>
            <w:szCs w:val="20"/>
          </w:rPr>
          <w:t>1</w:t>
        </w:r>
      </w:ins>
      <w:r>
        <w:rPr>
          <w:rFonts w:ascii="Palatino Linotype" w:eastAsia="Palatino Linotype" w:hAnsi="Palatino Linotype" w:cs="Palatino Linotype"/>
          <w:sz w:val="20"/>
          <w:szCs w:val="20"/>
        </w:rPr>
        <w:t xml:space="preserve">L were found. Both these flux patterns used the GPAN reaction, thereby bypassing the GAPDH and PGK reactions, but they used different pathways to bypass the PK reaction. We conclude that in addition to the energetically most favorable pathway, there are feasible pathways at lower (negative) ATP per lactate stoicheiometries. Here in total we found 12 possible fermentation pathways running from glucose to lactate. </w:t>
      </w:r>
      <w:r>
        <w:rPr>
          <w:rFonts w:ascii="Palatino Linotype" w:eastAsia="Palatino Linotype" w:hAnsi="Palatino Linotype" w:cs="Palatino Linotype"/>
          <w:sz w:val="18"/>
          <w:szCs w:val="18"/>
        </w:rPr>
        <w:t>T</w:t>
      </w:r>
      <w:r>
        <w:rPr>
          <w:rFonts w:ascii="Palatino Linotype" w:eastAsia="Palatino Linotype" w:hAnsi="Palatino Linotype" w:cs="Palatino Linotype"/>
          <w:sz w:val="20"/>
          <w:szCs w:val="20"/>
        </w:rPr>
        <w:t>he file named “</w:t>
      </w:r>
      <w:ins w:id="2971" w:author="Yanfei Zhang" w:date="2022-04-05T16:17:00Z">
        <w:r w:rsidR="000A4058" w:rsidRPr="008A24D7">
          <w:rPr>
            <w:rFonts w:ascii="Palatino Linotype" w:eastAsia="Palatino Linotype" w:hAnsi="Palatino Linotype" w:cs="Palatino Linotype"/>
            <w:sz w:val="20"/>
            <w:szCs w:val="20"/>
          </w:rPr>
          <w:t xml:space="preserve">Stimulation gear shifting enabling lactate fermentation pathways in S. </w:t>
        </w:r>
        <w:proofErr w:type="spellStart"/>
        <w:r w:rsidR="000A4058" w:rsidRPr="008A24D7">
          <w:rPr>
            <w:rFonts w:ascii="Palatino Linotype" w:eastAsia="Palatino Linotype" w:hAnsi="Palatino Linotype" w:cs="Palatino Linotype"/>
            <w:sz w:val="20"/>
            <w:szCs w:val="20"/>
          </w:rPr>
          <w:t>solfataricus</w:t>
        </w:r>
      </w:ins>
      <w:proofErr w:type="spellEnd"/>
      <w:del w:id="2972" w:author="Yanfei Zhang" w:date="2022-04-05T16:17:00Z">
        <w:r w:rsidDel="000A4058">
          <w:rPr>
            <w:rFonts w:ascii="Palatino Linotype" w:eastAsia="Palatino Linotype" w:hAnsi="Palatino Linotype" w:cs="Palatino Linotype"/>
            <w:sz w:val="20"/>
            <w:szCs w:val="20"/>
          </w:rPr>
          <w:delText>checking 3.3</w:delText>
        </w:r>
      </w:del>
      <w:r>
        <w:rPr>
          <w:rFonts w:ascii="Palatino Linotype" w:eastAsia="Palatino Linotype" w:hAnsi="Palatino Linotype" w:cs="Palatino Linotype"/>
          <w:sz w:val="20"/>
          <w:szCs w:val="20"/>
        </w:rPr>
        <w:t xml:space="preserve">” found in the </w:t>
      </w:r>
      <w:proofErr w:type="spellStart"/>
      <w:r>
        <w:rPr>
          <w:rFonts w:ascii="Palatino Linotype" w:eastAsia="Palatino Linotype" w:hAnsi="Palatino Linotype" w:cs="Palatino Linotype"/>
          <w:sz w:val="20"/>
          <w:szCs w:val="20"/>
        </w:rPr>
        <w:t>Github</w:t>
      </w:r>
      <w:proofErr w:type="spellEnd"/>
      <w:r>
        <w:rPr>
          <w:rFonts w:ascii="Palatino Linotype" w:eastAsia="Palatino Linotype" w:hAnsi="Palatino Linotype" w:cs="Palatino Linotype"/>
          <w:sz w:val="20"/>
          <w:szCs w:val="20"/>
        </w:rPr>
        <w:t xml:space="preserve"> repository under the folder name “Codes” reproduces all the simulations. </w:t>
      </w:r>
    </w:p>
    <w:p w14:paraId="1D12F194" w14:textId="77777777" w:rsidR="004C3BD4" w:rsidRDefault="004C3BD4" w:rsidP="000A4058">
      <w:pPr>
        <w:pBdr>
          <w:top w:val="nil"/>
          <w:left w:val="nil"/>
          <w:bottom w:val="nil"/>
          <w:right w:val="nil"/>
          <w:between w:val="nil"/>
        </w:pBdr>
        <w:spacing w:line="240" w:lineRule="auto"/>
        <w:rPr>
          <w:rFonts w:ascii="Palatino Linotype" w:eastAsia="Palatino Linotype" w:hAnsi="Palatino Linotype" w:cs="Palatino Linotype"/>
          <w:sz w:val="18"/>
          <w:szCs w:val="18"/>
        </w:rPr>
        <w:pPrChange w:id="2973" w:author="Yanfei Zhang" w:date="2022-04-05T16:16:00Z">
          <w:pPr>
            <w:pBdr>
              <w:top w:val="nil"/>
              <w:left w:val="nil"/>
              <w:bottom w:val="nil"/>
              <w:right w:val="nil"/>
              <w:between w:val="nil"/>
            </w:pBdr>
            <w:spacing w:after="240" w:line="240" w:lineRule="auto"/>
          </w:pPr>
        </w:pPrChange>
      </w:pPr>
    </w:p>
    <w:p w14:paraId="658A1AFA" w14:textId="1817F152" w:rsidR="005B046F" w:rsidRPr="00107C83" w:rsidRDefault="004C3BD4" w:rsidP="000A4058">
      <w:pPr>
        <w:pBdr>
          <w:top w:val="nil"/>
          <w:left w:val="nil"/>
          <w:bottom w:val="nil"/>
          <w:right w:val="nil"/>
          <w:between w:val="nil"/>
        </w:pBdr>
        <w:spacing w:before="120" w:after="120" w:line="240" w:lineRule="auto"/>
        <w:ind w:left="432" w:hanging="432"/>
        <w:rPr>
          <w:rFonts w:ascii="Palatino Linotype" w:eastAsia="Palatino Linotype" w:hAnsi="Palatino Linotype" w:cs="Palatino Linotype"/>
          <w:i/>
          <w:sz w:val="20"/>
          <w:szCs w:val="20"/>
        </w:rPr>
        <w:pPrChange w:id="2974" w:author="Yanfei Zhang" w:date="2022-04-05T16:16:00Z">
          <w:pPr>
            <w:pBdr>
              <w:top w:val="nil"/>
              <w:left w:val="nil"/>
              <w:bottom w:val="nil"/>
              <w:right w:val="nil"/>
              <w:between w:val="nil"/>
            </w:pBdr>
            <w:spacing w:after="240" w:line="240" w:lineRule="auto"/>
            <w:ind w:left="425" w:hanging="425"/>
          </w:pPr>
        </w:pPrChange>
      </w:pPr>
      <w:del w:id="2975" w:author="Yanfei Zhang" w:date="2022-04-05T16:17:00Z">
        <w:r w:rsidDel="000A4058">
          <w:rPr>
            <w:rFonts w:ascii="Palatino Linotype" w:eastAsia="Palatino Linotype" w:hAnsi="Palatino Linotype" w:cs="Palatino Linotype"/>
            <w:sz w:val="18"/>
            <w:szCs w:val="18"/>
          </w:rPr>
          <w:delText>S3</w:delText>
        </w:r>
      </w:del>
      <w:ins w:id="2976" w:author="Yanfei Zhang" w:date="2022-04-05T16:17:00Z">
        <w:r w:rsidR="000A4058">
          <w:rPr>
            <w:rFonts w:ascii="Palatino Linotype" w:eastAsia="Palatino Linotype" w:hAnsi="Palatino Linotype" w:cs="Palatino Linotype"/>
            <w:sz w:val="18"/>
            <w:szCs w:val="18"/>
          </w:rPr>
          <w:t>S2</w:t>
        </w:r>
      </w:ins>
      <w:r>
        <w:rPr>
          <w:rFonts w:ascii="Palatino Linotype" w:eastAsia="Palatino Linotype" w:hAnsi="Palatino Linotype" w:cs="Palatino Linotype"/>
          <w:sz w:val="18"/>
          <w:szCs w:val="18"/>
        </w:rPr>
        <w:t>.</w:t>
      </w:r>
      <w:del w:id="2977" w:author="Yanfei Zhang" w:date="2022-04-05T16:17:00Z">
        <w:r w:rsidR="005B046F" w:rsidDel="000A4058">
          <w:rPr>
            <w:rFonts w:ascii="Palatino Linotype" w:eastAsia="Palatino Linotype" w:hAnsi="Palatino Linotype" w:cs="Palatino Linotype"/>
            <w:sz w:val="18"/>
            <w:szCs w:val="18"/>
          </w:rPr>
          <w:delText xml:space="preserve"> </w:delText>
        </w:r>
      </w:del>
      <w:r w:rsidR="005B046F">
        <w:rPr>
          <w:rFonts w:ascii="Palatino Linotype" w:eastAsia="Palatino Linotype" w:hAnsi="Palatino Linotype" w:cs="Palatino Linotype"/>
          <w:sz w:val="18"/>
          <w:szCs w:val="18"/>
        </w:rPr>
        <w:t xml:space="preserve"> </w:t>
      </w:r>
      <w:r w:rsidR="005B046F" w:rsidRPr="00107C83">
        <w:rPr>
          <w:rFonts w:ascii="Palatino Linotype" w:eastAsia="Palatino Linotype" w:hAnsi="Palatino Linotype" w:cs="Palatino Linotype"/>
          <w:i/>
          <w:sz w:val="20"/>
          <w:szCs w:val="20"/>
        </w:rPr>
        <w:t xml:space="preserve">The </w:t>
      </w:r>
      <w:r w:rsidR="005B046F">
        <w:rPr>
          <w:rFonts w:ascii="Palatino Linotype" w:eastAsia="Palatino Linotype" w:hAnsi="Palatino Linotype" w:cs="Palatino Linotype"/>
          <w:i/>
          <w:sz w:val="20"/>
          <w:szCs w:val="20"/>
        </w:rPr>
        <w:t xml:space="preserve">non equilibrium </w:t>
      </w:r>
      <w:r w:rsidR="005B046F" w:rsidRPr="00107C83">
        <w:rPr>
          <w:rFonts w:ascii="Palatino Linotype" w:eastAsia="Palatino Linotype" w:hAnsi="Palatino Linotype" w:cs="Palatino Linotype"/>
          <w:i/>
          <w:sz w:val="20"/>
          <w:szCs w:val="20"/>
        </w:rPr>
        <w:t>thermodynamics of gear shifting</w:t>
      </w:r>
    </w:p>
    <w:p w14:paraId="55673DC8" w14:textId="5D55FF45" w:rsidR="004C3BD4" w:rsidRDefault="004C3BD4" w:rsidP="005B046F">
      <w:pPr>
        <w:pBdr>
          <w:top w:val="nil"/>
          <w:left w:val="nil"/>
          <w:bottom w:val="nil"/>
          <w:right w:val="nil"/>
          <w:between w:val="nil"/>
        </w:pBdr>
        <w:spacing w:line="240" w:lineRule="auto"/>
        <w:rPr>
          <w:rFonts w:ascii="Palatino Linotype" w:eastAsia="Palatino Linotype" w:hAnsi="Palatino Linotype" w:cs="Palatino Linotype"/>
          <w:sz w:val="20"/>
          <w:szCs w:val="20"/>
        </w:rPr>
      </w:pPr>
      <w:del w:id="2978" w:author="Yanfei Zhang" w:date="2022-04-05T16:17:00Z">
        <w:r w:rsidDel="000A4058">
          <w:rPr>
            <w:rFonts w:ascii="Palatino Linotype" w:eastAsia="Palatino Linotype" w:hAnsi="Palatino Linotype" w:cs="Palatino Linotype"/>
            <w:sz w:val="20"/>
            <w:szCs w:val="20"/>
          </w:rPr>
          <w:delText>S3</w:delText>
        </w:r>
      </w:del>
      <w:ins w:id="2979" w:author="Yanfei Zhang" w:date="2022-04-05T16:17:00Z">
        <w:r w:rsidR="000A4058">
          <w:rPr>
            <w:rFonts w:ascii="Palatino Linotype" w:eastAsia="Palatino Linotype" w:hAnsi="Palatino Linotype" w:cs="Palatino Linotype"/>
            <w:sz w:val="20"/>
            <w:szCs w:val="20"/>
          </w:rPr>
          <w:t>S2</w:t>
        </w:r>
      </w:ins>
      <w:r>
        <w:rPr>
          <w:rFonts w:ascii="Palatino Linotype" w:eastAsia="Palatino Linotype" w:hAnsi="Palatino Linotype" w:cs="Palatino Linotype"/>
          <w:sz w:val="20"/>
          <w:szCs w:val="20"/>
        </w:rPr>
        <w:t>.1: Variations of the force ratio</w:t>
      </w:r>
    </w:p>
    <w:p w14:paraId="7E39D071" w14:textId="1D854B17" w:rsidR="005B046F" w:rsidRPr="00E7703F" w:rsidRDefault="005B046F" w:rsidP="005B046F">
      <w:pPr>
        <w:pBdr>
          <w:top w:val="nil"/>
          <w:left w:val="nil"/>
          <w:bottom w:val="nil"/>
          <w:right w:val="nil"/>
          <w:between w:val="nil"/>
        </w:pBdr>
        <w:spacing w:line="240" w:lineRule="auto"/>
        <w:rPr>
          <w:rFonts w:ascii="Palatino Linotype" w:eastAsia="Palatino Linotype" w:hAnsi="Palatino Linotype" w:cs="Palatino Linotype"/>
          <w:sz w:val="20"/>
          <w:szCs w:val="20"/>
        </w:rPr>
      </w:pPr>
      <w:r w:rsidRPr="00E7703F">
        <w:rPr>
          <w:rFonts w:ascii="Palatino Linotype" w:eastAsia="Palatino Linotype" w:hAnsi="Palatino Linotype" w:cs="Palatino Linotype"/>
          <w:sz w:val="20"/>
          <w:szCs w:val="20"/>
        </w:rPr>
        <w:t>From the thermodynamic point of view, growth is driven by the Gibbs energy of catabolism (∆G</w:t>
      </w:r>
      <w:r w:rsidRPr="00E7703F">
        <w:rPr>
          <w:rFonts w:ascii="Palatino Linotype" w:eastAsia="Palatino Linotype" w:hAnsi="Palatino Linotype" w:cs="Palatino Linotype"/>
          <w:sz w:val="20"/>
          <w:szCs w:val="20"/>
          <w:vertAlign w:val="subscript"/>
        </w:rPr>
        <w:t>c</w:t>
      </w:r>
      <w:r w:rsidRPr="00E7703F">
        <w:rPr>
          <w:rFonts w:ascii="Palatino Linotype" w:eastAsia="Palatino Linotype" w:hAnsi="Palatino Linotype" w:cs="Palatino Linotype"/>
          <w:sz w:val="20"/>
          <w:szCs w:val="20"/>
        </w:rPr>
        <w:t>&gt;0</w:t>
      </w:r>
      <w:r>
        <w:rPr>
          <w:rFonts w:ascii="Palatino Linotype" w:eastAsia="Palatino Linotype" w:hAnsi="Palatino Linotype" w:cs="Palatino Linotype"/>
          <w:sz w:val="20"/>
          <w:szCs w:val="20"/>
        </w:rPr>
        <w:t xml:space="preserve"> by our convention</w:t>
      </w:r>
      <w:r w:rsidRPr="00E7703F">
        <w:rPr>
          <w:rFonts w:ascii="Palatino Linotype" w:eastAsia="Palatino Linotype" w:hAnsi="Palatino Linotype" w:cs="Palatino Linotype"/>
          <w:sz w:val="20"/>
          <w:szCs w:val="20"/>
        </w:rPr>
        <w:t xml:space="preserve"> defined as chemical potential difference</w:t>
      </w:r>
      <w:r>
        <w:rPr>
          <w:rFonts w:ascii="Palatino Linotype" w:eastAsia="Palatino Linotype" w:hAnsi="Palatino Linotype" w:cs="Palatino Linotype"/>
          <w:sz w:val="20"/>
          <w:szCs w:val="20"/>
        </w:rPr>
        <w:t xml:space="preserve"> of substrates minus products).</w:t>
      </w:r>
      <w:r w:rsidRPr="00E7703F">
        <w:rPr>
          <w:rFonts w:ascii="Palatino Linotype" w:eastAsia="Palatino Linotype" w:hAnsi="Palatino Linotype" w:cs="Palatino Linotype"/>
          <w:sz w:val="20"/>
          <w:szCs w:val="20"/>
        </w:rPr>
        <w:t xml:space="preserve"> In catabolism this Gibbs energy is partly converted to Gibbs energy in ATP (relative to ADP and phosphate; called ∆G</w:t>
      </w:r>
      <w:r w:rsidRPr="00E7703F">
        <w:rPr>
          <w:rFonts w:ascii="Palatino Linotype" w:eastAsia="Palatino Linotype" w:hAnsi="Palatino Linotype" w:cs="Palatino Linotype"/>
          <w:sz w:val="20"/>
          <w:szCs w:val="20"/>
          <w:vertAlign w:val="subscript"/>
        </w:rPr>
        <w:t>p</w:t>
      </w:r>
      <w:r w:rsidRPr="00E7703F">
        <w:rPr>
          <w:rFonts w:ascii="Palatino Linotype" w:eastAsia="Palatino Linotype" w:hAnsi="Palatino Linotype" w:cs="Palatino Linotype"/>
          <w:sz w:val="20"/>
          <w:szCs w:val="20"/>
        </w:rPr>
        <w:t>&gt;0), whilst the rest is dissipated. This dissipation keeps the pro</w:t>
      </w:r>
      <w:r>
        <w:rPr>
          <w:rFonts w:ascii="Palatino Linotype" w:eastAsia="Palatino Linotype" w:hAnsi="Palatino Linotype" w:cs="Palatino Linotype"/>
          <w:sz w:val="20"/>
          <w:szCs w:val="20"/>
        </w:rPr>
        <w:t>cesses</w:t>
      </w:r>
      <w:r w:rsidRPr="00E7703F">
        <w:rPr>
          <w:rFonts w:ascii="Palatino Linotype" w:eastAsia="Palatino Linotype" w:hAnsi="Palatino Linotype" w:cs="Palatino Linotype"/>
          <w:sz w:val="20"/>
          <w:szCs w:val="20"/>
        </w:rPr>
        <w:t xml:space="preserve"> running at a high rate (</w:t>
      </w:r>
      <w:proofErr w:type="spellStart"/>
      <w:r w:rsidRPr="00E7703F">
        <w:rPr>
          <w:rFonts w:ascii="Palatino Linotype" w:eastAsia="Palatino Linotype" w:hAnsi="Palatino Linotype" w:cs="Palatino Linotype"/>
          <w:sz w:val="20"/>
          <w:szCs w:val="20"/>
        </w:rPr>
        <w:t>Westerhoff</w:t>
      </w:r>
      <w:proofErr w:type="spellEnd"/>
      <w:r w:rsidRPr="00E7703F">
        <w:rPr>
          <w:rFonts w:ascii="Palatino Linotype" w:eastAsia="Palatino Linotype" w:hAnsi="Palatino Linotype" w:cs="Palatino Linotype"/>
          <w:sz w:val="20"/>
          <w:szCs w:val="20"/>
        </w:rPr>
        <w:t xml:space="preserve"> </w:t>
      </w:r>
      <w:ins w:id="2980" w:author="Yanfei Zhang" w:date="2022-04-04T20:19:00Z">
        <w:r w:rsidR="00A45EF6">
          <w:rPr>
            <w:rFonts w:ascii="Palatino Linotype" w:eastAsia="Palatino Linotype" w:hAnsi="Palatino Linotype" w:cs="Palatino Linotype"/>
            <w:sz w:val="20"/>
            <w:szCs w:val="20"/>
          </w:rPr>
          <w:t>and</w:t>
        </w:r>
      </w:ins>
      <w:del w:id="2981" w:author="Yanfei Zhang" w:date="2022-04-04T20:19:00Z">
        <w:r w:rsidRPr="00E7703F" w:rsidDel="00A45EF6">
          <w:rPr>
            <w:rFonts w:ascii="Palatino Linotype" w:eastAsia="Palatino Linotype" w:hAnsi="Palatino Linotype" w:cs="Palatino Linotype"/>
            <w:sz w:val="20"/>
            <w:szCs w:val="20"/>
          </w:rPr>
          <w:delText>&amp;</w:delText>
        </w:r>
      </w:del>
      <w:r w:rsidRPr="00E7703F">
        <w:rPr>
          <w:rFonts w:ascii="Palatino Linotype" w:eastAsia="Palatino Linotype" w:hAnsi="Palatino Linotype" w:cs="Palatino Linotype"/>
          <w:sz w:val="20"/>
          <w:szCs w:val="20"/>
        </w:rPr>
        <w:t xml:space="preserve"> Van Dam, 1987). In anabolism, th</w:t>
      </w:r>
      <w:r>
        <w:rPr>
          <w:rFonts w:ascii="Palatino Linotype" w:eastAsia="Palatino Linotype" w:hAnsi="Palatino Linotype" w:cs="Palatino Linotype"/>
          <w:sz w:val="20"/>
          <w:szCs w:val="20"/>
        </w:rPr>
        <w:t>e ATP</w:t>
      </w:r>
      <w:r w:rsidRPr="00E7703F">
        <w:rPr>
          <w:rFonts w:ascii="Palatino Linotype" w:eastAsia="Palatino Linotype" w:hAnsi="Palatino Linotype" w:cs="Palatino Linotype"/>
          <w:sz w:val="20"/>
          <w:szCs w:val="20"/>
        </w:rPr>
        <w:t xml:space="preserve"> Gibbs energy is in part converted to Gibbs energy in biomass (∆G</w:t>
      </w:r>
      <w:r w:rsidRPr="00E7703F">
        <w:rPr>
          <w:rFonts w:ascii="Palatino Linotype" w:eastAsia="Palatino Linotype" w:hAnsi="Palatino Linotype" w:cs="Palatino Linotype"/>
          <w:sz w:val="20"/>
          <w:szCs w:val="20"/>
          <w:vertAlign w:val="subscript"/>
        </w:rPr>
        <w:t>a</w:t>
      </w:r>
      <w:r>
        <w:rPr>
          <w:rFonts w:ascii="Palatino Linotype" w:eastAsia="Palatino Linotype" w:hAnsi="Palatino Linotype" w:cs="Palatino Linotype"/>
          <w:sz w:val="20"/>
          <w:szCs w:val="20"/>
        </w:rPr>
        <w:t>; positive for uphill growth).</w:t>
      </w:r>
      <w:r w:rsidRPr="00E7703F">
        <w:rPr>
          <w:rFonts w:ascii="Palatino Linotype" w:eastAsia="Palatino Linotype" w:hAnsi="Palatino Linotype" w:cs="Palatino Linotype"/>
          <w:sz w:val="20"/>
          <w:szCs w:val="20"/>
        </w:rPr>
        <w:t xml:space="preserve"> We first consider a single catabolic reaction coupled to the synthesis of </w:t>
      </w:r>
      <w:r w:rsidRPr="00A13A4A">
        <w:rPr>
          <w:rFonts w:ascii="Palatino Linotype" w:eastAsia="Palatino Linotype" w:hAnsi="Palatino Linotype" w:cs="Palatino Linotype"/>
          <w:i/>
          <w:sz w:val="20"/>
          <w:szCs w:val="20"/>
        </w:rPr>
        <w:t>n</w:t>
      </w:r>
      <w:r w:rsidRPr="00A13A4A">
        <w:rPr>
          <w:rFonts w:ascii="Palatino Linotype" w:eastAsia="Palatino Linotype" w:hAnsi="Palatino Linotype" w:cs="Palatino Linotype"/>
          <w:i/>
          <w:sz w:val="20"/>
          <w:szCs w:val="20"/>
          <w:vertAlign w:val="subscript"/>
        </w:rPr>
        <w:t>1</w:t>
      </w:r>
      <w:r w:rsidRPr="00E7703F">
        <w:rPr>
          <w:rFonts w:ascii="Palatino Linotype" w:eastAsia="Palatino Linotype" w:hAnsi="Palatino Linotype" w:cs="Palatino Linotype"/>
          <w:sz w:val="20"/>
          <w:szCs w:val="20"/>
        </w:rPr>
        <w:t xml:space="preserve"> molecules of ATP and write for the dependence of its flux (</w:t>
      </w:r>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J</m:t>
            </m:r>
          </m:e>
          <m:sub>
            <m:r>
              <w:rPr>
                <w:rFonts w:ascii="Cambria Math" w:eastAsia="Cambria Math" w:hAnsi="Cambria Math" w:cs="Cambria Math"/>
                <w:sz w:val="20"/>
                <w:szCs w:val="20"/>
              </w:rPr>
              <m:t>c1</m:t>
            </m:r>
          </m:sub>
        </m:sSub>
      </m:oMath>
      <w:r w:rsidRPr="00E7703F">
        <w:rPr>
          <w:rFonts w:ascii="Palatino Linotype" w:eastAsia="Palatino Linotype" w:hAnsi="Palatino Linotype" w:cs="Palatino Linotype"/>
          <w:sz w:val="20"/>
          <w:szCs w:val="20"/>
        </w:rPr>
        <w:t>) on the two relevant Gibbs energies:</w:t>
      </w:r>
    </w:p>
    <w:p w14:paraId="0AFE8746" w14:textId="77777777" w:rsidR="005B046F" w:rsidRPr="00E7703F" w:rsidRDefault="00F41D25" w:rsidP="005B046F">
      <w:pPr>
        <w:spacing w:before="60" w:after="60" w:line="240" w:lineRule="auto"/>
        <w:jc w:val="center"/>
        <w:rPr>
          <w:rFonts w:ascii="Palatino Linotype" w:eastAsia="Cambria Math" w:hAnsi="Palatino Linotype" w:cs="Cambria Math"/>
          <w:sz w:val="20"/>
          <w:szCs w:val="20"/>
        </w:rPr>
      </w:pPr>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J</m:t>
            </m:r>
          </m:e>
          <m:sub>
            <m:r>
              <w:rPr>
                <w:rFonts w:ascii="Cambria Math" w:eastAsia="Cambria Math" w:hAnsi="Cambria Math" w:cs="Cambria Math"/>
                <w:sz w:val="20"/>
                <w:szCs w:val="20"/>
              </w:rPr>
              <m:t>c1</m:t>
            </m:r>
          </m:sub>
        </m:sSub>
        <m:r>
          <w:rPr>
            <w:rFonts w:ascii="Cambria Math" w:eastAsia="Cambria Math" w:hAnsi="Cambria Math" w:cs="Cambria Math"/>
            <w:sz w:val="20"/>
            <w:szCs w:val="20"/>
          </w:rPr>
          <m:t>=</m:t>
        </m:r>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L</m:t>
            </m:r>
          </m:e>
          <m:sub>
            <m:r>
              <w:rPr>
                <w:rFonts w:ascii="Cambria Math" w:eastAsia="Cambria Math" w:hAnsi="Cambria Math" w:cs="Cambria Math"/>
                <w:sz w:val="20"/>
                <w:szCs w:val="20"/>
              </w:rPr>
              <m:t>1</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c</m:t>
            </m:r>
          </m:sub>
        </m:sSub>
        <m:r>
          <w:rPr>
            <w:rFonts w:ascii="Cambria Math" w:eastAsia="Cambria Math" w:hAnsi="Cambria Math" w:cs="Cambria Math"/>
            <w:sz w:val="20"/>
            <w:szCs w:val="20"/>
          </w:rPr>
          <m:t>∙</m:t>
        </m:r>
        <m:d>
          <m:dPr>
            <m:ctrlPr>
              <w:rPr>
                <w:rFonts w:ascii="Cambria Math" w:eastAsia="Cambria Math" w:hAnsi="Cambria Math" w:cs="Cambria Math"/>
                <w:i/>
                <w:sz w:val="20"/>
                <w:szCs w:val="20"/>
              </w:rPr>
            </m:ctrlPr>
          </m:dPr>
          <m:e>
            <m:r>
              <w:rPr>
                <w:rFonts w:ascii="Cambria Math" w:eastAsia="Cambria Math" w:hAnsi="Cambria Math" w:cs="Cambria Math"/>
                <w:sz w:val="20"/>
                <w:szCs w:val="20"/>
              </w:rPr>
              <m:t>1-</m:t>
            </m:r>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1</m:t>
                </m:r>
              </m:sub>
            </m:sSub>
            <m:r>
              <w:rPr>
                <w:rFonts w:ascii="Cambria Math" w:eastAsia="Cambria Math" w:hAnsi="Cambria Math" w:cs="Cambria Math"/>
                <w:sz w:val="20"/>
                <w:szCs w:val="20"/>
              </w:rPr>
              <m:t>∙X</m:t>
            </m:r>
          </m:e>
        </m:d>
        <m:r>
          <w:rPr>
            <w:rFonts w:ascii="Cambria Math" w:eastAsia="Cambria Math" w:hAnsi="Cambria Math" w:cs="Cambria Math"/>
            <w:sz w:val="20"/>
            <w:szCs w:val="20"/>
          </w:rPr>
          <m:t>=(1-φ)∙L∙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c</m:t>
            </m:r>
          </m:sub>
        </m:sSub>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r>
              <w:rPr>
                <w:rFonts w:ascii="Cambria Math" w:eastAsia="Cambria Math" w:hAnsi="Cambria Math" w:cs="Cambria Math"/>
                <w:sz w:val="20"/>
                <w:szCs w:val="20"/>
              </w:rPr>
              <m:t>1-</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1</m:t>
                </m:r>
              </m:sub>
            </m:sSub>
            <m:r>
              <w:rPr>
                <w:rFonts w:ascii="Cambria Math" w:eastAsia="Cambria Math" w:hAnsi="Cambria Math" w:cs="Cambria Math"/>
                <w:sz w:val="20"/>
                <w:szCs w:val="20"/>
              </w:rPr>
              <m:t>∙X</m:t>
            </m:r>
          </m:e>
        </m:d>
      </m:oMath>
      <w:r w:rsidR="005B046F" w:rsidRPr="00E7703F">
        <w:rPr>
          <w:rFonts w:ascii="Palatino Linotype" w:eastAsia="Cambria Math" w:hAnsi="Palatino Linotype" w:cs="Cambria Math"/>
          <w:sz w:val="20"/>
          <w:szCs w:val="20"/>
        </w:rPr>
        <w:t xml:space="preserve"> </w:t>
      </w:r>
    </w:p>
    <w:p w14:paraId="61984498" w14:textId="77777777" w:rsidR="005B046F" w:rsidRPr="00E7703F" w:rsidRDefault="005B046F" w:rsidP="005B046F">
      <w:pPr>
        <w:spacing w:line="240" w:lineRule="auto"/>
        <w:rPr>
          <w:rFonts w:ascii="Palatino Linotype" w:eastAsia="Cambria Math" w:hAnsi="Palatino Linotype" w:cs="Cambria Math"/>
          <w:sz w:val="20"/>
          <w:szCs w:val="20"/>
        </w:rPr>
      </w:pPr>
      <w:r w:rsidRPr="00E7703F">
        <w:rPr>
          <w:rFonts w:ascii="Palatino Linotype" w:eastAsia="Cambria Math" w:hAnsi="Palatino Linotype" w:cs="Cambria Math"/>
          <w:sz w:val="20"/>
          <w:szCs w:val="20"/>
        </w:rPr>
        <w:t>, with the ‘force ratio’ X representing the ratio of the Gibbs energy of ATP synthesis to the Gibbs energy of catabolism:</w:t>
      </w:r>
    </w:p>
    <w:p w14:paraId="298C75F4" w14:textId="77777777" w:rsidR="005B046F" w:rsidRPr="00E7703F" w:rsidRDefault="005B046F" w:rsidP="005B046F">
      <w:pPr>
        <w:pBdr>
          <w:top w:val="nil"/>
          <w:left w:val="nil"/>
          <w:bottom w:val="nil"/>
          <w:right w:val="nil"/>
          <w:between w:val="nil"/>
        </w:pBdr>
        <w:spacing w:before="60" w:after="60" w:line="240" w:lineRule="auto"/>
        <w:rPr>
          <w:rFonts w:ascii="Palatino Linotype" w:eastAsia="Palatino Linotype" w:hAnsi="Palatino Linotype" w:cs="Palatino Linotype"/>
          <w:sz w:val="20"/>
          <w:szCs w:val="20"/>
        </w:rPr>
      </w:pPr>
      <m:oMathPara>
        <m:oMath>
          <m:r>
            <w:rPr>
              <w:rFonts w:ascii="Cambria Math" w:eastAsia="Palatino Linotype" w:hAnsi="Cambria Math" w:cs="Palatino Linotype"/>
              <w:sz w:val="20"/>
              <w:szCs w:val="20"/>
            </w:rPr>
            <m:t>X≝</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p</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c</m:t>
                  </m:r>
                </m:sub>
              </m:sSub>
            </m:den>
          </m:f>
        </m:oMath>
      </m:oMathPara>
    </w:p>
    <w:p w14:paraId="0C95D95A" w14:textId="225C7D39" w:rsidR="005B046F" w:rsidRPr="00E7703F" w:rsidRDefault="005B046F" w:rsidP="005B046F">
      <w:pPr>
        <w:pBdr>
          <w:top w:val="nil"/>
          <w:left w:val="nil"/>
          <w:bottom w:val="nil"/>
          <w:right w:val="nil"/>
          <w:between w:val="nil"/>
        </w:pBdr>
        <w:spacing w:line="240" w:lineRule="auto"/>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We use linear (and even proportional) relations in this description, which is only an approximation of reality (</w:t>
      </w:r>
      <w:proofErr w:type="spellStart"/>
      <w:r>
        <w:rPr>
          <w:rFonts w:ascii="Palatino Linotype" w:eastAsia="Palatino Linotype" w:hAnsi="Palatino Linotype" w:cs="Palatino Linotype"/>
          <w:sz w:val="20"/>
          <w:szCs w:val="20"/>
        </w:rPr>
        <w:t>Westerhoff</w:t>
      </w:r>
      <w:proofErr w:type="spellEnd"/>
      <w:r>
        <w:rPr>
          <w:rFonts w:ascii="Palatino Linotype" w:eastAsia="Palatino Linotype" w:hAnsi="Palatino Linotype" w:cs="Palatino Linotype"/>
          <w:sz w:val="20"/>
          <w:szCs w:val="20"/>
        </w:rPr>
        <w:t xml:space="preserve"> </w:t>
      </w:r>
      <w:ins w:id="2982" w:author="Yanfei Zhang" w:date="2022-04-04T20:19:00Z">
        <w:r w:rsidR="00A45EF6">
          <w:rPr>
            <w:rFonts w:ascii="Palatino Linotype" w:eastAsia="Palatino Linotype" w:hAnsi="Palatino Linotype" w:cs="Palatino Linotype"/>
            <w:sz w:val="20"/>
            <w:szCs w:val="20"/>
          </w:rPr>
          <w:t>and</w:t>
        </w:r>
      </w:ins>
      <w:del w:id="2983" w:author="Yanfei Zhang" w:date="2022-04-04T20:19:00Z">
        <w:r w:rsidDel="00A45EF6">
          <w:rPr>
            <w:rFonts w:ascii="Palatino Linotype" w:eastAsia="Palatino Linotype" w:hAnsi="Palatino Linotype" w:cs="Palatino Linotype"/>
            <w:sz w:val="20"/>
            <w:szCs w:val="20"/>
          </w:rPr>
          <w:delText>&amp;</w:delText>
        </w:r>
      </w:del>
      <w:r>
        <w:rPr>
          <w:rFonts w:ascii="Palatino Linotype" w:eastAsia="Palatino Linotype" w:hAnsi="Palatino Linotype" w:cs="Palatino Linotype"/>
          <w:sz w:val="20"/>
          <w:szCs w:val="20"/>
        </w:rPr>
        <w:t xml:space="preserve"> Van Dam, 1987). Our analysis will thereby only be able to illustrate tendencies in the behavior of the system. </w:t>
      </w:r>
      <w:r w:rsidRPr="00E7703F">
        <w:rPr>
          <w:rFonts w:ascii="Palatino Linotype" w:eastAsia="Palatino Linotype" w:hAnsi="Palatino Linotype" w:cs="Palatino Linotype"/>
          <w:sz w:val="20"/>
          <w:szCs w:val="20"/>
        </w:rPr>
        <w:t>The number of ATP</w:t>
      </w:r>
      <w:r>
        <w:rPr>
          <w:rFonts w:ascii="Palatino Linotype" w:eastAsia="Palatino Linotype" w:hAnsi="Palatino Linotype" w:cs="Palatino Linotype"/>
          <w:sz w:val="20"/>
          <w:szCs w:val="20"/>
        </w:rPr>
        <w:t xml:space="preserve"> molecules</w:t>
      </w:r>
      <w:r w:rsidRPr="00E7703F">
        <w:rPr>
          <w:rFonts w:ascii="Palatino Linotype" w:eastAsia="Palatino Linotype" w:hAnsi="Palatino Linotype" w:cs="Palatino Linotype"/>
          <w:sz w:val="20"/>
          <w:szCs w:val="20"/>
        </w:rPr>
        <w:t xml:space="preserve"> synthesized per unit </w:t>
      </w:r>
      <w:r>
        <w:rPr>
          <w:rFonts w:ascii="Palatino Linotype" w:eastAsia="Palatino Linotype" w:hAnsi="Palatino Linotype" w:cs="Palatino Linotype"/>
          <w:sz w:val="20"/>
          <w:szCs w:val="20"/>
        </w:rPr>
        <w:t xml:space="preserve">(e.g. C-mole) </w:t>
      </w:r>
      <w:r w:rsidRPr="00E7703F">
        <w:rPr>
          <w:rFonts w:ascii="Palatino Linotype" w:eastAsia="Palatino Linotype" w:hAnsi="Palatino Linotype" w:cs="Palatino Linotype"/>
          <w:sz w:val="20"/>
          <w:szCs w:val="20"/>
        </w:rPr>
        <w:t xml:space="preserve">catabolic process is denoted by stoichiometry </w:t>
      </w:r>
      <w:r w:rsidRPr="0004481F">
        <w:rPr>
          <w:rFonts w:ascii="Palatino Linotype" w:eastAsia="Palatino Linotype" w:hAnsi="Palatino Linotype" w:cs="Palatino Linotype"/>
          <w:i/>
          <w:sz w:val="20"/>
          <w:szCs w:val="20"/>
        </w:rPr>
        <w:t>n</w:t>
      </w:r>
      <w:r w:rsidRPr="0004481F">
        <w:rPr>
          <w:rFonts w:ascii="Palatino Linotype" w:eastAsia="Palatino Linotype" w:hAnsi="Palatino Linotype" w:cs="Palatino Linotype"/>
          <w:i/>
          <w:sz w:val="20"/>
          <w:szCs w:val="20"/>
          <w:vertAlign w:val="subscript"/>
        </w:rPr>
        <w:t>1</w:t>
      </w:r>
      <w:r w:rsidRPr="00E7703F">
        <w:rPr>
          <w:rFonts w:ascii="Palatino Linotype" w:eastAsia="Palatino Linotype" w:hAnsi="Palatino Linotype" w:cs="Palatino Linotype"/>
          <w:sz w:val="20"/>
          <w:szCs w:val="20"/>
        </w:rPr>
        <w:t xml:space="preserve">, and the  catalytic capacity </w:t>
      </w:r>
      <w:r w:rsidRPr="0004481F">
        <w:rPr>
          <w:rFonts w:ascii="Palatino Linotype" w:eastAsia="Palatino Linotype" w:hAnsi="Palatino Linotype" w:cs="Palatino Linotype"/>
          <w:i/>
          <w:sz w:val="20"/>
          <w:szCs w:val="20"/>
        </w:rPr>
        <w:t>L</w:t>
      </w:r>
      <w:r w:rsidRPr="0004481F">
        <w:rPr>
          <w:rFonts w:ascii="Palatino Linotype" w:eastAsia="Palatino Linotype" w:hAnsi="Palatino Linotype" w:cs="Palatino Linotype"/>
          <w:i/>
          <w:sz w:val="20"/>
          <w:szCs w:val="20"/>
          <w:vertAlign w:val="subscript"/>
        </w:rPr>
        <w:t>1</w:t>
      </w:r>
      <w:r w:rsidRPr="00E7703F">
        <w:rPr>
          <w:rFonts w:ascii="Palatino Linotype" w:eastAsia="Palatino Linotype" w:hAnsi="Palatino Linotype" w:cs="Palatino Linotype"/>
          <w:sz w:val="20"/>
          <w:szCs w:val="20"/>
        </w:rPr>
        <w:t xml:space="preserve"> is written as fraction </w:t>
      </w:r>
      <m:oMath>
        <m:r>
          <w:rPr>
            <w:rFonts w:ascii="Cambria Math" w:eastAsia="Cambria Math" w:hAnsi="Cambria Math" w:cs="Cambria Math"/>
            <w:sz w:val="20"/>
            <w:szCs w:val="20"/>
          </w:rPr>
          <m:t>(1-φ)</m:t>
        </m:r>
      </m:oMath>
      <w:r w:rsidRPr="00E7703F">
        <w:rPr>
          <w:rFonts w:ascii="Palatino Linotype" w:eastAsia="Palatino Linotype" w:hAnsi="Palatino Linotype" w:cs="Palatino Linotype"/>
          <w:sz w:val="20"/>
          <w:szCs w:val="20"/>
        </w:rPr>
        <w:t xml:space="preserve">  of a total catalytic capacity </w:t>
      </w:r>
      <w:r w:rsidRPr="00E7703F">
        <w:rPr>
          <w:rFonts w:ascii="Palatino Linotype" w:eastAsia="Palatino Linotype" w:hAnsi="Palatino Linotype" w:cs="Palatino Linotype"/>
          <w:i/>
          <w:sz w:val="20"/>
          <w:szCs w:val="20"/>
        </w:rPr>
        <w:t>L</w:t>
      </w:r>
      <w:r>
        <w:rPr>
          <w:rFonts w:ascii="Palatino Linotype" w:eastAsia="Palatino Linotype" w:hAnsi="Palatino Linotype" w:cs="Palatino Linotype"/>
          <w:sz w:val="20"/>
          <w:szCs w:val="20"/>
        </w:rPr>
        <w:t>.</w:t>
      </w:r>
      <w:r w:rsidRPr="00E7703F">
        <w:rPr>
          <w:rFonts w:ascii="Palatino Linotype" w:eastAsia="Palatino Linotype" w:hAnsi="Palatino Linotype" w:cs="Palatino Linotype"/>
          <w:sz w:val="20"/>
          <w:szCs w:val="20"/>
        </w:rPr>
        <w:t xml:space="preserve"> The expression shows that at high counteracting Gibbs energy </w:t>
      </w:r>
      <w:r>
        <w:rPr>
          <w:rFonts w:ascii="Palatino Linotype" w:eastAsia="Palatino Linotype" w:hAnsi="Palatino Linotype" w:cs="Palatino Linotype"/>
          <w:sz w:val="20"/>
          <w:szCs w:val="20"/>
        </w:rPr>
        <w:t>o</w:t>
      </w:r>
      <w:r w:rsidRPr="00E7703F">
        <w:rPr>
          <w:rFonts w:ascii="Palatino Linotype" w:eastAsia="Palatino Linotype" w:hAnsi="Palatino Linotype" w:cs="Palatino Linotype"/>
          <w:sz w:val="20"/>
          <w:szCs w:val="20"/>
        </w:rPr>
        <w:t>f ATP synthesis (∆G</w:t>
      </w:r>
      <w:r w:rsidRPr="00E7703F">
        <w:rPr>
          <w:rFonts w:ascii="Palatino Linotype" w:eastAsia="Palatino Linotype" w:hAnsi="Palatino Linotype" w:cs="Palatino Linotype"/>
          <w:sz w:val="20"/>
          <w:szCs w:val="20"/>
          <w:vertAlign w:val="subscript"/>
        </w:rPr>
        <w:t>p</w:t>
      </w:r>
      <w:r w:rsidRPr="00E7703F">
        <w:rPr>
          <w:rFonts w:ascii="Palatino Linotype" w:eastAsia="Palatino Linotype" w:hAnsi="Palatino Linotype" w:cs="Palatino Linotype"/>
          <w:sz w:val="20"/>
          <w:szCs w:val="20"/>
        </w:rPr>
        <w:t>), the rate of catabolism should be expected to d</w:t>
      </w:r>
      <w:r>
        <w:rPr>
          <w:rFonts w:ascii="Palatino Linotype" w:eastAsia="Palatino Linotype" w:hAnsi="Palatino Linotype" w:cs="Palatino Linotype"/>
          <w:sz w:val="20"/>
          <w:szCs w:val="20"/>
        </w:rPr>
        <w:t>ec</w:t>
      </w:r>
      <w:r w:rsidRPr="00E7703F">
        <w:rPr>
          <w:rFonts w:ascii="Palatino Linotype" w:eastAsia="Palatino Linotype" w:hAnsi="Palatino Linotype" w:cs="Palatino Linotype"/>
          <w:sz w:val="20"/>
          <w:szCs w:val="20"/>
        </w:rPr>
        <w:t>rease, a phenomenon related to ‘respiratory</w:t>
      </w:r>
      <w:r>
        <w:rPr>
          <w:rFonts w:ascii="Palatino Linotype" w:eastAsia="Palatino Linotype" w:hAnsi="Palatino Linotype" w:cs="Palatino Linotype"/>
          <w:sz w:val="20"/>
          <w:szCs w:val="20"/>
        </w:rPr>
        <w:t xml:space="preserve"> control’.</w:t>
      </w:r>
      <w:r w:rsidRPr="00E7703F">
        <w:rPr>
          <w:rFonts w:ascii="Palatino Linotype" w:eastAsia="Palatino Linotype" w:hAnsi="Palatino Linotype" w:cs="Palatino Linotype"/>
          <w:sz w:val="20"/>
          <w:szCs w:val="20"/>
        </w:rPr>
        <w:t xml:space="preserve"> The flux of ATP synthesis (</w:t>
      </w:r>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-J</m:t>
            </m:r>
          </m:e>
          <m:sub>
            <m:r>
              <w:rPr>
                <w:rFonts w:ascii="Cambria Math" w:eastAsia="Cambria Math" w:hAnsi="Cambria Math" w:cs="Cambria Math"/>
                <w:sz w:val="20"/>
                <w:szCs w:val="20"/>
              </w:rPr>
              <m:t>p1</m:t>
            </m:r>
          </m:sub>
        </m:sSub>
      </m:oMath>
      <w:r w:rsidRPr="00E7703F">
        <w:rPr>
          <w:rFonts w:ascii="Palatino Linotype" w:eastAsia="Palatino Linotype" w:hAnsi="Palatino Linotype" w:cs="Palatino Linotype"/>
          <w:sz w:val="20"/>
          <w:szCs w:val="20"/>
        </w:rPr>
        <w:t xml:space="preserve">), which is driven by </w:t>
      </w:r>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c</m:t>
            </m:r>
          </m:sub>
        </m:sSub>
      </m:oMath>
      <w:r>
        <w:rPr>
          <w:rFonts w:ascii="Palatino Linotype" w:eastAsia="Palatino Linotype" w:hAnsi="Palatino Linotype" w:cs="Palatino Linotype"/>
          <w:sz w:val="20"/>
          <w:szCs w:val="20"/>
        </w:rPr>
        <w:t xml:space="preserve">, </w:t>
      </w:r>
      <w:r w:rsidRPr="00E7703F">
        <w:rPr>
          <w:rFonts w:ascii="Palatino Linotype" w:eastAsia="Palatino Linotype" w:hAnsi="Palatino Linotype" w:cs="Palatino Linotype"/>
          <w:sz w:val="20"/>
          <w:szCs w:val="20"/>
        </w:rPr>
        <w:t xml:space="preserve">is larger by a factor </w:t>
      </w:r>
      <w:r w:rsidRPr="00E7703F">
        <w:rPr>
          <w:rFonts w:ascii="Palatino Linotype" w:eastAsia="Palatino Linotype" w:hAnsi="Palatino Linotype" w:cs="Palatino Linotype"/>
          <w:i/>
          <w:sz w:val="20"/>
          <w:szCs w:val="20"/>
        </w:rPr>
        <w:t>n</w:t>
      </w:r>
      <w:r w:rsidRPr="00E7703F">
        <w:rPr>
          <w:rFonts w:ascii="Palatino Linotype" w:eastAsia="Palatino Linotype" w:hAnsi="Palatino Linotype" w:cs="Palatino Linotype"/>
          <w:i/>
          <w:sz w:val="20"/>
          <w:szCs w:val="20"/>
          <w:vertAlign w:val="subscript"/>
        </w:rPr>
        <w:t>1</w:t>
      </w:r>
      <w:r w:rsidRPr="00E7703F">
        <w:rPr>
          <w:rFonts w:ascii="Palatino Linotype" w:eastAsia="Palatino Linotype" w:hAnsi="Palatino Linotype" w:cs="Palatino Linotype"/>
          <w:sz w:val="20"/>
          <w:szCs w:val="20"/>
        </w:rPr>
        <w:t>:</w:t>
      </w:r>
    </w:p>
    <w:p w14:paraId="6BBFFEA6" w14:textId="77777777" w:rsidR="005B046F" w:rsidRDefault="00F41D25" w:rsidP="005B046F">
      <w:pPr>
        <w:spacing w:before="60" w:after="60" w:line="240" w:lineRule="auto"/>
        <w:jc w:val="center"/>
        <w:rPr>
          <w:rFonts w:ascii="Palatino Linotype" w:eastAsia="Cambria Math" w:hAnsi="Palatino Linotype" w:cs="Cambria Math"/>
          <w:sz w:val="20"/>
          <w:szCs w:val="20"/>
        </w:rPr>
      </w:pPr>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-J</m:t>
            </m:r>
          </m:e>
          <m:sub>
            <m:r>
              <w:rPr>
                <w:rFonts w:ascii="Cambria Math" w:eastAsia="Cambria Math" w:hAnsi="Cambria Math" w:cs="Cambria Math"/>
                <w:sz w:val="20"/>
                <w:szCs w:val="20"/>
              </w:rPr>
              <m:t>p1</m:t>
            </m:r>
          </m:sub>
        </m:sSub>
        <m:r>
          <w:rPr>
            <w:rFonts w:ascii="Cambria Math" w:eastAsia="Cambria Math" w:hAnsi="Cambria Math" w:cs="Cambria Math"/>
            <w:sz w:val="20"/>
            <w:szCs w:val="20"/>
          </w:rPr>
          <m:t>=</m:t>
        </m:r>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(1-φ)∙n</m:t>
            </m:r>
          </m:e>
          <m:sub>
            <m:r>
              <w:rPr>
                <w:rFonts w:ascii="Cambria Math" w:eastAsia="Cambria Math" w:hAnsi="Cambria Math" w:cs="Cambria Math"/>
                <w:sz w:val="20"/>
                <w:szCs w:val="20"/>
              </w:rPr>
              <m:t>1</m:t>
            </m:r>
          </m:sub>
        </m:sSub>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c</m:t>
            </m:r>
          </m:sub>
        </m:sSub>
        <m:r>
          <w:rPr>
            <w:rFonts w:ascii="Cambria Math" w:eastAsia="Cambria Math" w:hAnsi="Cambria Math" w:cs="Cambria Math"/>
            <w:sz w:val="20"/>
            <w:szCs w:val="20"/>
          </w:rPr>
          <m:t>∙(1-</m:t>
        </m:r>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1</m:t>
            </m:r>
          </m:sub>
        </m:sSub>
        <m:r>
          <w:rPr>
            <w:rFonts w:ascii="Cambria Math" w:eastAsia="Cambria Math" w:hAnsi="Cambria Math" w:cs="Cambria Math"/>
            <w:sz w:val="20"/>
            <w:szCs w:val="20"/>
          </w:rPr>
          <m:t>∙X)</m:t>
        </m:r>
      </m:oMath>
      <w:r w:rsidR="005B046F" w:rsidRPr="00E7703F">
        <w:rPr>
          <w:rFonts w:ascii="Palatino Linotype" w:eastAsia="Cambria Math" w:hAnsi="Palatino Linotype" w:cs="Cambria Math"/>
          <w:sz w:val="20"/>
          <w:szCs w:val="20"/>
        </w:rPr>
        <w:t xml:space="preserve"> </w:t>
      </w:r>
    </w:p>
    <w:p w14:paraId="3F9925E8" w14:textId="77777777" w:rsidR="005B046F" w:rsidRPr="00E7703F" w:rsidRDefault="005B046F" w:rsidP="005B046F">
      <w:pPr>
        <w:pBdr>
          <w:top w:val="nil"/>
          <w:left w:val="nil"/>
          <w:bottom w:val="nil"/>
          <w:right w:val="nil"/>
          <w:between w:val="nil"/>
        </w:pBdr>
        <w:spacing w:line="240" w:lineRule="auto"/>
        <w:rPr>
          <w:rFonts w:ascii="Palatino Linotype" w:eastAsia="Palatino Linotype" w:hAnsi="Palatino Linotype" w:cs="Palatino Linotype"/>
          <w:sz w:val="20"/>
          <w:szCs w:val="20"/>
        </w:rPr>
      </w:pPr>
      <w:r w:rsidRPr="00E7703F">
        <w:rPr>
          <w:rFonts w:ascii="Palatino Linotype" w:eastAsia="Palatino Linotype" w:hAnsi="Palatino Linotype" w:cs="Palatino Linotype"/>
          <w:sz w:val="20"/>
          <w:szCs w:val="20"/>
        </w:rPr>
        <w:t>In order to allow shifts between different pathways making ATP, we introduce a parallel pathway, again perfectly coupled to ATP synthesis:</w:t>
      </w:r>
    </w:p>
    <w:p w14:paraId="71501C01" w14:textId="77777777" w:rsidR="005B046F" w:rsidRPr="00E7703F" w:rsidRDefault="00F41D25" w:rsidP="005B046F">
      <w:pPr>
        <w:spacing w:before="60" w:after="60" w:line="240" w:lineRule="auto"/>
        <w:jc w:val="center"/>
        <w:rPr>
          <w:rFonts w:ascii="Palatino Linotype" w:eastAsia="Cambria Math" w:hAnsi="Palatino Linotype" w:cs="Cambria Math"/>
          <w:sz w:val="20"/>
          <w:szCs w:val="20"/>
        </w:rPr>
      </w:pPr>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J</m:t>
            </m:r>
          </m:e>
          <m:sub>
            <m:r>
              <w:rPr>
                <w:rFonts w:ascii="Cambria Math" w:eastAsia="Cambria Math" w:hAnsi="Cambria Math" w:cs="Cambria Math"/>
                <w:sz w:val="20"/>
                <w:szCs w:val="20"/>
              </w:rPr>
              <m:t>c2</m:t>
            </m:r>
          </m:sub>
        </m:sSub>
        <m:r>
          <w:rPr>
            <w:rFonts w:ascii="Cambria Math" w:eastAsia="Cambria Math" w:hAnsi="Cambria Math" w:cs="Cambria Math"/>
            <w:sz w:val="20"/>
            <w:szCs w:val="20"/>
          </w:rPr>
          <m:t>=</m:t>
        </m:r>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L</m:t>
            </m:r>
          </m:e>
          <m:sub>
            <m:r>
              <w:rPr>
                <w:rFonts w:ascii="Cambria Math" w:eastAsia="Cambria Math" w:hAnsi="Cambria Math" w:cs="Cambria Math"/>
                <w:sz w:val="20"/>
                <w:szCs w:val="20"/>
              </w:rPr>
              <m:t>2</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c</m:t>
            </m:r>
          </m:sub>
        </m:sSub>
        <m:r>
          <w:rPr>
            <w:rFonts w:ascii="Cambria Math" w:eastAsia="Cambria Math" w:hAnsi="Cambria Math" w:cs="Cambria Math"/>
            <w:sz w:val="20"/>
            <w:szCs w:val="20"/>
          </w:rPr>
          <m:t>∙</m:t>
        </m:r>
        <m:d>
          <m:dPr>
            <m:ctrlPr>
              <w:rPr>
                <w:rFonts w:ascii="Cambria Math" w:eastAsia="Cambria Math" w:hAnsi="Cambria Math" w:cs="Cambria Math"/>
                <w:i/>
                <w:sz w:val="20"/>
                <w:szCs w:val="20"/>
              </w:rPr>
            </m:ctrlPr>
          </m:dPr>
          <m:e>
            <m:r>
              <w:rPr>
                <w:rFonts w:ascii="Cambria Math" w:eastAsia="Cambria Math" w:hAnsi="Cambria Math" w:cs="Cambria Math"/>
                <w:sz w:val="20"/>
                <w:szCs w:val="20"/>
              </w:rPr>
              <m:t>1-</m:t>
            </m:r>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2</m:t>
                </m:r>
              </m:sub>
            </m:sSub>
            <m:r>
              <w:rPr>
                <w:rFonts w:ascii="Cambria Math" w:eastAsia="Cambria Math" w:hAnsi="Cambria Math" w:cs="Cambria Math"/>
                <w:sz w:val="20"/>
                <w:szCs w:val="20"/>
              </w:rPr>
              <m:t>∙X</m:t>
            </m:r>
          </m:e>
        </m:d>
        <m:r>
          <w:rPr>
            <w:rFonts w:ascii="Cambria Math" w:eastAsia="Cambria Math" w:hAnsi="Cambria Math" w:cs="Cambria Math"/>
            <w:sz w:val="20"/>
            <w:szCs w:val="20"/>
          </w:rPr>
          <m:t>=φ∙L∙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c</m:t>
            </m:r>
          </m:sub>
        </m:sSub>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r>
              <w:rPr>
                <w:rFonts w:ascii="Cambria Math" w:eastAsia="Cambria Math" w:hAnsi="Cambria Math" w:cs="Cambria Math"/>
                <w:sz w:val="20"/>
                <w:szCs w:val="20"/>
              </w:rPr>
              <m:t>1-</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2</m:t>
                </m:r>
              </m:sub>
            </m:sSub>
            <m:r>
              <w:rPr>
                <w:rFonts w:ascii="Cambria Math" w:eastAsia="Cambria Math" w:hAnsi="Cambria Math" w:cs="Cambria Math"/>
                <w:sz w:val="20"/>
                <w:szCs w:val="20"/>
              </w:rPr>
              <m:t>∙X</m:t>
            </m:r>
          </m:e>
        </m:d>
      </m:oMath>
      <w:r w:rsidR="005B046F" w:rsidRPr="00E7703F">
        <w:rPr>
          <w:rFonts w:ascii="Palatino Linotype" w:eastAsia="Cambria Math" w:hAnsi="Palatino Linotype" w:cs="Cambria Math"/>
          <w:sz w:val="20"/>
          <w:szCs w:val="20"/>
        </w:rPr>
        <w:t xml:space="preserve"> </w:t>
      </w:r>
    </w:p>
    <w:p w14:paraId="294F53B1" w14:textId="77777777" w:rsidR="005B046F" w:rsidRPr="00E7703F" w:rsidRDefault="00F41D25" w:rsidP="005B046F">
      <w:pPr>
        <w:spacing w:before="60" w:after="60" w:line="240" w:lineRule="auto"/>
        <w:jc w:val="center"/>
        <w:rPr>
          <w:rFonts w:ascii="Palatino Linotype" w:eastAsia="Cambria Math" w:hAnsi="Palatino Linotype"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-J</m:t>
              </m:r>
            </m:e>
            <m:sub>
              <m:r>
                <w:rPr>
                  <w:rFonts w:ascii="Cambria Math" w:eastAsia="Cambria Math" w:hAnsi="Cambria Math" w:cs="Cambria Math"/>
                  <w:sz w:val="20"/>
                  <w:szCs w:val="20"/>
                </w:rPr>
                <m:t>p2</m:t>
              </m:r>
            </m:sub>
          </m:sSub>
          <m:r>
            <w:rPr>
              <w:rFonts w:ascii="Cambria Math" w:eastAsia="Cambria Math" w:hAnsi="Cambria Math" w:cs="Cambria Math"/>
              <w:sz w:val="20"/>
              <w:szCs w:val="20"/>
            </w:rPr>
            <m:t>=</m:t>
          </m:r>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2</m:t>
              </m:r>
            </m:sub>
          </m:sSub>
          <m:r>
            <w:rPr>
              <w:rFonts w:ascii="Cambria Math" w:eastAsia="Cambria Math" w:hAnsi="Cambria Math" w:cs="Cambria Math"/>
              <w:sz w:val="20"/>
              <w:szCs w:val="20"/>
            </w:rPr>
            <m:t>∙</m:t>
          </m:r>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L</m:t>
              </m:r>
            </m:e>
            <m:sub>
              <m:r>
                <w:rPr>
                  <w:rFonts w:ascii="Cambria Math" w:eastAsia="Cambria Math" w:hAnsi="Cambria Math" w:cs="Cambria Math"/>
                  <w:sz w:val="20"/>
                  <w:szCs w:val="20"/>
                </w:rPr>
                <m:t>2</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c</m:t>
              </m:r>
            </m:sub>
          </m:sSub>
          <m:r>
            <w:rPr>
              <w:rFonts w:ascii="Cambria Math" w:eastAsia="Cambria Math" w:hAnsi="Cambria Math" w:cs="Cambria Math"/>
              <w:sz w:val="20"/>
              <w:szCs w:val="20"/>
            </w:rPr>
            <m:t>∙</m:t>
          </m:r>
          <m:d>
            <m:dPr>
              <m:ctrlPr>
                <w:rPr>
                  <w:rFonts w:ascii="Cambria Math" w:eastAsia="Cambria Math" w:hAnsi="Cambria Math" w:cs="Cambria Math"/>
                  <w:i/>
                  <w:sz w:val="20"/>
                  <w:szCs w:val="20"/>
                </w:rPr>
              </m:ctrlPr>
            </m:dPr>
            <m:e>
              <m:r>
                <w:rPr>
                  <w:rFonts w:ascii="Cambria Math" w:eastAsia="Cambria Math" w:hAnsi="Cambria Math" w:cs="Cambria Math"/>
                  <w:sz w:val="20"/>
                  <w:szCs w:val="20"/>
                </w:rPr>
                <m:t>1-</m:t>
              </m:r>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2</m:t>
                  </m:r>
                </m:sub>
              </m:sSub>
              <m:r>
                <w:rPr>
                  <w:rFonts w:ascii="Cambria Math" w:eastAsia="Cambria Math" w:hAnsi="Cambria Math" w:cs="Cambria Math"/>
                  <w:sz w:val="20"/>
                  <w:szCs w:val="20"/>
                </w:rPr>
                <m:t>∙X</m:t>
              </m:r>
            </m:e>
          </m:d>
          <m:r>
            <w:rPr>
              <w:rFonts w:ascii="Cambria Math" w:eastAsia="Cambria Math" w:hAnsi="Cambria Math" w:cs="Cambria Math"/>
              <w:sz w:val="20"/>
              <w:szCs w:val="20"/>
            </w:rPr>
            <m:t>=</m:t>
          </m:r>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φ∙n</m:t>
              </m:r>
            </m:e>
            <m:sub>
              <m:r>
                <w:rPr>
                  <w:rFonts w:ascii="Cambria Math" w:eastAsia="Cambria Math" w:hAnsi="Cambria Math" w:cs="Cambria Math"/>
                  <w:sz w:val="20"/>
                  <w:szCs w:val="20"/>
                </w:rPr>
                <m:t>2</m:t>
              </m:r>
            </m:sub>
          </m:sSub>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c</m:t>
              </m:r>
            </m:sub>
          </m:sSub>
          <m:r>
            <w:rPr>
              <w:rFonts w:ascii="Cambria Math" w:eastAsia="Cambria Math" w:hAnsi="Cambria Math" w:cs="Cambria Math"/>
              <w:sz w:val="20"/>
              <w:szCs w:val="20"/>
            </w:rPr>
            <m:t>∙</m:t>
          </m:r>
          <m:d>
            <m:dPr>
              <m:ctrlPr>
                <w:rPr>
                  <w:rFonts w:ascii="Cambria Math" w:eastAsia="Cambria Math" w:hAnsi="Cambria Math" w:cs="Cambria Math"/>
                  <w:i/>
                  <w:sz w:val="20"/>
                  <w:szCs w:val="20"/>
                </w:rPr>
              </m:ctrlPr>
            </m:dPr>
            <m:e>
              <m:r>
                <w:rPr>
                  <w:rFonts w:ascii="Cambria Math" w:eastAsia="Cambria Math" w:hAnsi="Cambria Math" w:cs="Cambria Math"/>
                  <w:sz w:val="20"/>
                  <w:szCs w:val="20"/>
                </w:rPr>
                <m:t>1-</m:t>
              </m:r>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2</m:t>
                  </m:r>
                </m:sub>
              </m:sSub>
              <m:r>
                <w:rPr>
                  <w:rFonts w:ascii="Cambria Math" w:eastAsia="Cambria Math" w:hAnsi="Cambria Math" w:cs="Cambria Math"/>
                  <w:sz w:val="20"/>
                  <w:szCs w:val="20"/>
                </w:rPr>
                <m:t>∙X</m:t>
              </m:r>
            </m:e>
          </m:d>
        </m:oMath>
      </m:oMathPara>
    </w:p>
    <w:p w14:paraId="634A748E" w14:textId="77777777" w:rsidR="005B046F" w:rsidRPr="00E7703F" w:rsidRDefault="005B046F" w:rsidP="005B046F">
      <w:pPr>
        <w:pBdr>
          <w:top w:val="nil"/>
          <w:left w:val="nil"/>
          <w:bottom w:val="nil"/>
          <w:right w:val="nil"/>
          <w:between w:val="nil"/>
        </w:pBdr>
        <w:spacing w:line="240" w:lineRule="auto"/>
        <w:rPr>
          <w:rFonts w:ascii="Palatino Linotype" w:eastAsia="Palatino Linotype" w:hAnsi="Palatino Linotype" w:cs="Palatino Linotype"/>
          <w:sz w:val="20"/>
          <w:szCs w:val="20"/>
        </w:rPr>
      </w:pPr>
      <w:r w:rsidRPr="00E7703F">
        <w:rPr>
          <w:rFonts w:ascii="Palatino Linotype" w:eastAsia="Palatino Linotype" w:hAnsi="Palatino Linotype" w:cs="Palatino Linotype"/>
          <w:sz w:val="20"/>
          <w:szCs w:val="20"/>
        </w:rPr>
        <w:t xml:space="preserve">The fraction </w:t>
      </w:r>
      <m:oMath>
        <m:r>
          <w:rPr>
            <w:rFonts w:ascii="Cambria Math" w:eastAsia="Cambria Math" w:hAnsi="Cambria Math" w:cs="Cambria Math"/>
            <w:sz w:val="20"/>
            <w:szCs w:val="20"/>
          </w:rPr>
          <m:t>φ</m:t>
        </m:r>
      </m:oMath>
      <w:r w:rsidRPr="00E7703F">
        <w:rPr>
          <w:rFonts w:ascii="Palatino Linotype" w:eastAsia="Palatino Linotype" w:hAnsi="Palatino Linotype" w:cs="Palatino Linotype"/>
          <w:sz w:val="20"/>
          <w:szCs w:val="20"/>
        </w:rPr>
        <w:t xml:space="preserve"> serves to indicate that this second pathway takes the remaining part of the total catalytic capacity:</w:t>
      </w:r>
    </w:p>
    <w:p w14:paraId="3A6661D3" w14:textId="77777777" w:rsidR="005B046F" w:rsidRPr="00E7703F" w:rsidRDefault="005B046F" w:rsidP="005B046F">
      <w:pPr>
        <w:pBdr>
          <w:top w:val="nil"/>
          <w:left w:val="nil"/>
          <w:bottom w:val="nil"/>
          <w:right w:val="nil"/>
          <w:between w:val="nil"/>
        </w:pBdr>
        <w:spacing w:before="60" w:after="60" w:line="240" w:lineRule="auto"/>
        <w:rPr>
          <w:rFonts w:ascii="Palatino Linotype" w:eastAsia="Palatino Linotype" w:hAnsi="Palatino Linotype" w:cs="Palatino Linotype"/>
          <w:sz w:val="20"/>
          <w:szCs w:val="20"/>
        </w:rPr>
      </w:pPr>
      <m:oMathPara>
        <m:oMath>
          <m:r>
            <w:rPr>
              <w:rFonts w:ascii="Cambria Math" w:eastAsia="Cambria Math" w:hAnsi="Cambria Math" w:cs="Cambria Math"/>
              <w:sz w:val="20"/>
              <w:szCs w:val="20"/>
            </w:rPr>
            <m:t>φ≝</m:t>
          </m:r>
          <m:f>
            <m:fPr>
              <m:ctrlPr>
                <w:rPr>
                  <w:rFonts w:ascii="Cambria Math" w:eastAsia="Cambria Math" w:hAnsi="Cambria Math" w:cs="Cambria Math"/>
                  <w:i/>
                  <w:sz w:val="20"/>
                  <w:szCs w:val="20"/>
                </w:rPr>
              </m:ctrlPr>
            </m:fPr>
            <m:num>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L</m:t>
                  </m:r>
                </m:e>
                <m:sub>
                  <m:r>
                    <w:rPr>
                      <w:rFonts w:ascii="Cambria Math" w:eastAsia="Cambria Math" w:hAnsi="Cambria Math" w:cs="Cambria Math"/>
                      <w:sz w:val="20"/>
                      <w:szCs w:val="20"/>
                    </w:rPr>
                    <m:t>2</m:t>
                  </m:r>
                </m:sub>
              </m:sSub>
            </m:num>
            <m:den>
              <m:r>
                <w:rPr>
                  <w:rFonts w:ascii="Cambria Math" w:eastAsia="Cambria Math" w:hAnsi="Cambria Math" w:cs="Cambria Math"/>
                  <w:sz w:val="20"/>
                  <w:szCs w:val="20"/>
                </w:rPr>
                <m:t>L</m:t>
              </m:r>
            </m:den>
          </m:f>
        </m:oMath>
      </m:oMathPara>
    </w:p>
    <w:p w14:paraId="04C3A742" w14:textId="77777777" w:rsidR="005B046F" w:rsidRPr="007002DB" w:rsidRDefault="005B046F" w:rsidP="005B046F">
      <w:pPr>
        <w:pBdr>
          <w:top w:val="nil"/>
          <w:left w:val="nil"/>
          <w:bottom w:val="nil"/>
          <w:right w:val="nil"/>
          <w:between w:val="nil"/>
        </w:pBdr>
        <w:spacing w:line="240" w:lineRule="auto"/>
        <w:rPr>
          <w:rFonts w:ascii="Palatino Linotype" w:eastAsia="Palatino Linotype" w:hAnsi="Palatino Linotype" w:cs="Palatino Linotype"/>
          <w:sz w:val="20"/>
          <w:szCs w:val="20"/>
        </w:rPr>
      </w:pPr>
      <w:r w:rsidRPr="00E7703F">
        <w:rPr>
          <w:rFonts w:ascii="Palatino Linotype" w:eastAsia="Palatino Linotype" w:hAnsi="Palatino Linotype" w:cs="Palatino Linotype"/>
          <w:sz w:val="20"/>
          <w:szCs w:val="20"/>
        </w:rPr>
        <w:t>The activity of the n</w:t>
      </w:r>
      <w:r w:rsidRPr="00E7703F">
        <w:rPr>
          <w:rFonts w:ascii="Palatino Linotype" w:eastAsia="Palatino Linotype" w:hAnsi="Palatino Linotype" w:cs="Palatino Linotype"/>
          <w:sz w:val="20"/>
          <w:szCs w:val="20"/>
          <w:vertAlign w:val="subscript"/>
        </w:rPr>
        <w:t>2</w:t>
      </w:r>
      <w:r w:rsidRPr="00E7703F">
        <w:rPr>
          <w:rFonts w:ascii="Palatino Linotype" w:eastAsia="Palatino Linotype" w:hAnsi="Palatino Linotype" w:cs="Palatino Linotype"/>
          <w:sz w:val="20"/>
          <w:szCs w:val="20"/>
        </w:rPr>
        <w:t xml:space="preserve"> pathway is herewith </w:t>
      </w:r>
      <w:r w:rsidRPr="00A3565D">
        <w:rPr>
          <w:rFonts w:ascii="Palatino Linotype" w:hAnsi="Palatino Linotype"/>
          <w:i/>
          <w:sz w:val="20"/>
          <w:szCs w:val="20"/>
        </w:rPr>
        <w:sym w:font="Symbol" w:char="F06A"/>
      </w:r>
      <w:r w:rsidRPr="00A3565D">
        <w:rPr>
          <w:rFonts w:ascii="Palatino Linotype" w:hAnsi="Palatino Linotype"/>
          <w:sz w:val="20"/>
          <w:szCs w:val="20"/>
        </w:rPr>
        <w:t>/(1-</w:t>
      </w:r>
      <w:r w:rsidRPr="00A3565D">
        <w:rPr>
          <w:rFonts w:ascii="Palatino Linotype" w:hAnsi="Palatino Linotype"/>
          <w:i/>
          <w:sz w:val="20"/>
          <w:szCs w:val="20"/>
        </w:rPr>
        <w:sym w:font="Symbol" w:char="F06A"/>
      </w:r>
      <w:r w:rsidRPr="00A3565D">
        <w:rPr>
          <w:rFonts w:ascii="Palatino Linotype" w:hAnsi="Palatino Linotype"/>
          <w:sz w:val="20"/>
          <w:szCs w:val="20"/>
        </w:rPr>
        <w:t>)</w:t>
      </w:r>
      <w:r w:rsidRPr="00E7703F">
        <w:rPr>
          <w:rFonts w:ascii="Palatino Linotype" w:eastAsia="Palatino Linotype" w:hAnsi="Palatino Linotype" w:cs="Palatino Linotype"/>
          <w:sz w:val="20"/>
          <w:szCs w:val="20"/>
        </w:rPr>
        <w:t xml:space="preserve"> times higher than the capacity for the former pathway.  With the </w:t>
      </w:r>
      <w:r w:rsidRPr="007002DB">
        <w:rPr>
          <w:rFonts w:ascii="Palatino Linotype" w:eastAsia="Palatino Linotype" w:hAnsi="Palatino Linotype" w:cs="Palatino Linotype"/>
          <w:sz w:val="20"/>
          <w:szCs w:val="20"/>
        </w:rPr>
        <w:t>weighted-average stoichiometry defined by:</w:t>
      </w:r>
    </w:p>
    <w:p w14:paraId="60F44D04" w14:textId="77777777" w:rsidR="005B046F" w:rsidRPr="007002DB" w:rsidRDefault="005B046F" w:rsidP="005B046F">
      <w:pPr>
        <w:spacing w:before="60" w:after="60" w:line="240" w:lineRule="auto"/>
        <w:jc w:val="center"/>
        <w:rPr>
          <w:rFonts w:ascii="Palatino Linotype" w:eastAsia="Cambria Math" w:hAnsi="Palatino Linotype" w:cs="Cambria Math"/>
          <w:sz w:val="20"/>
          <w:szCs w:val="20"/>
        </w:rPr>
      </w:pPr>
      <m:oMathPara>
        <m:oMath>
          <m:r>
            <w:rPr>
              <w:rFonts w:ascii="Cambria Math" w:eastAsia="Cambria Math" w:hAnsi="Cambria Math" w:cs="Cambria Math"/>
              <w:sz w:val="20"/>
              <w:szCs w:val="20"/>
            </w:rPr>
            <m:t>ν≝</m:t>
          </m:r>
          <m:f>
            <m:fPr>
              <m:ctrlPr>
                <w:rPr>
                  <w:rFonts w:ascii="Cambria Math" w:eastAsia="Cambria Math" w:hAnsi="Cambria Math" w:cs="Cambria Math"/>
                  <w:i/>
                  <w:sz w:val="20"/>
                  <w:szCs w:val="20"/>
                </w:rPr>
              </m:ctrlPr>
            </m:fPr>
            <m:num>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1</m:t>
                  </m:r>
                </m:sub>
              </m:sSub>
              <m:r>
                <w:rPr>
                  <w:rFonts w:ascii="Cambria Math" w:eastAsia="Cambria Math" w:hAnsi="Cambria Math" w:cs="Cambria Math"/>
                  <w:sz w:val="20"/>
                  <w:szCs w:val="20"/>
                </w:rPr>
                <m:t>∙</m:t>
              </m:r>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L</m:t>
                  </m:r>
                </m:e>
                <m:sub>
                  <m:r>
                    <w:rPr>
                      <w:rFonts w:ascii="Cambria Math" w:eastAsia="Cambria Math" w:hAnsi="Cambria Math" w:cs="Cambria Math"/>
                      <w:sz w:val="20"/>
                      <w:szCs w:val="20"/>
                    </w:rPr>
                    <m:t>1</m:t>
                  </m:r>
                </m:sub>
              </m:sSub>
              <m:r>
                <w:rPr>
                  <w:rFonts w:ascii="Cambria Math" w:eastAsia="Cambria Math" w:hAnsi="Cambria Math" w:cs="Cambria Math"/>
                  <w:sz w:val="20"/>
                  <w:szCs w:val="20"/>
                </w:rPr>
                <m:t>+</m:t>
              </m:r>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2</m:t>
                  </m:r>
                </m:sub>
              </m:sSub>
              <m:r>
                <w:rPr>
                  <w:rFonts w:ascii="Cambria Math" w:eastAsia="Cambria Math" w:hAnsi="Cambria Math" w:cs="Cambria Math"/>
                  <w:sz w:val="20"/>
                  <w:szCs w:val="20"/>
                </w:rPr>
                <m:t>∙</m:t>
              </m:r>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L</m:t>
                  </m:r>
                </m:e>
                <m:sub>
                  <m:r>
                    <w:rPr>
                      <w:rFonts w:ascii="Cambria Math" w:eastAsia="Cambria Math" w:hAnsi="Cambria Math" w:cs="Cambria Math"/>
                      <w:sz w:val="20"/>
                      <w:szCs w:val="20"/>
                    </w:rPr>
                    <m:t>2</m:t>
                  </m:r>
                </m:sub>
              </m:sSub>
            </m:num>
            <m:den>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L</m:t>
                  </m:r>
                </m:e>
                <m:sub>
                  <m:r>
                    <w:rPr>
                      <w:rFonts w:ascii="Cambria Math" w:eastAsia="Cambria Math" w:hAnsi="Cambria Math" w:cs="Cambria Math"/>
                      <w:sz w:val="20"/>
                      <w:szCs w:val="20"/>
                    </w:rPr>
                    <m:t>1</m:t>
                  </m:r>
                </m:sub>
              </m:sSub>
              <m:r>
                <w:rPr>
                  <w:rFonts w:ascii="Cambria Math" w:eastAsia="Cambria Math" w:hAnsi="Cambria Math" w:cs="Cambria Math"/>
                  <w:sz w:val="20"/>
                  <w:szCs w:val="20"/>
                </w:rPr>
                <m:t>+</m:t>
              </m:r>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L</m:t>
                  </m:r>
                </m:e>
                <m:sub>
                  <m:r>
                    <w:rPr>
                      <w:rFonts w:ascii="Cambria Math" w:eastAsia="Cambria Math" w:hAnsi="Cambria Math" w:cs="Cambria Math"/>
                      <w:sz w:val="20"/>
                      <w:szCs w:val="20"/>
                    </w:rPr>
                    <m:t>2</m:t>
                  </m:r>
                </m:sub>
              </m:sSub>
            </m:den>
          </m:f>
          <m:r>
            <w:rPr>
              <w:rFonts w:ascii="Cambria Math" w:eastAsia="Cambria Math" w:hAnsi="Cambria Math" w:cs="Cambria Math"/>
              <w:sz w:val="20"/>
              <w:szCs w:val="20"/>
            </w:rPr>
            <m:t>=</m:t>
          </m:r>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1</m:t>
              </m:r>
            </m:sub>
          </m:sSub>
          <m:r>
            <w:rPr>
              <w:rFonts w:ascii="Cambria Math" w:eastAsia="Cambria Math" w:hAnsi="Cambria Math" w:cs="Cambria Math"/>
              <w:sz w:val="20"/>
              <w:szCs w:val="20"/>
            </w:rPr>
            <m:t>∙(1-φ)+</m:t>
          </m:r>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2</m:t>
              </m:r>
            </m:sub>
          </m:sSub>
          <m:r>
            <w:rPr>
              <w:rFonts w:ascii="Cambria Math" w:eastAsia="Cambria Math" w:hAnsi="Cambria Math" w:cs="Cambria Math"/>
              <w:sz w:val="20"/>
              <w:szCs w:val="20"/>
            </w:rPr>
            <m:t>∙φ</m:t>
          </m:r>
        </m:oMath>
      </m:oMathPara>
    </w:p>
    <w:p w14:paraId="173B7B95" w14:textId="77777777" w:rsidR="005B046F" w:rsidRPr="007002DB" w:rsidRDefault="005B046F" w:rsidP="005B046F">
      <w:pPr>
        <w:pBdr>
          <w:top w:val="nil"/>
          <w:left w:val="nil"/>
          <w:bottom w:val="nil"/>
          <w:right w:val="nil"/>
          <w:between w:val="nil"/>
        </w:pBdr>
        <w:spacing w:line="240" w:lineRule="auto"/>
        <w:rPr>
          <w:rFonts w:ascii="Palatino Linotype" w:eastAsia="Palatino Linotype" w:hAnsi="Palatino Linotype" w:cs="Palatino Linotype"/>
          <w:sz w:val="20"/>
          <w:szCs w:val="20"/>
        </w:rPr>
      </w:pPr>
      <w:r w:rsidRPr="007002DB">
        <w:rPr>
          <w:rFonts w:ascii="Palatino Linotype" w:eastAsia="Palatino Linotype" w:hAnsi="Palatino Linotype" w:cs="Palatino Linotype"/>
          <w:sz w:val="20"/>
          <w:szCs w:val="20"/>
        </w:rPr>
        <w:t>the total catabolic and anabolic fluxes become:</w:t>
      </w:r>
    </w:p>
    <w:p w14:paraId="6000B089" w14:textId="77777777" w:rsidR="005B046F" w:rsidRPr="007002DB" w:rsidRDefault="00F41D25" w:rsidP="005B046F">
      <w:pPr>
        <w:spacing w:before="60" w:after="60" w:line="240" w:lineRule="auto"/>
        <w:jc w:val="center"/>
        <w:rPr>
          <w:rFonts w:ascii="Palatino Linotype" w:eastAsia="Cambria Math" w:hAnsi="Palatino Linotype" w:cs="Cambria Math"/>
          <w:sz w:val="20"/>
          <w:szCs w:val="20"/>
        </w:rPr>
      </w:pPr>
      <m:oMath>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J</m:t>
                </m:r>
              </m:e>
              <m:sub>
                <m:r>
                  <w:rPr>
                    <w:rFonts w:ascii="Cambria Math" w:eastAsia="Cambria Math" w:hAnsi="Cambria Math" w:cs="Cambria Math"/>
                    <w:sz w:val="20"/>
                    <w:szCs w:val="20"/>
                  </w:rPr>
                  <m:t>c</m:t>
                </m:r>
              </m:sub>
            </m:sSub>
          </m:num>
          <m:den>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c</m:t>
                </m:r>
              </m:sub>
            </m:sSub>
          </m:den>
        </m:f>
        <m:r>
          <m:rPr>
            <m:sty m:val="p"/>
          </m:rPr>
          <w:rPr>
            <w:rFonts w:ascii="Cambria Math" w:eastAsia="Cambria Math" w:hAnsi="Cambria Math" w:cs="Cambria Math"/>
            <w:sz w:val="20"/>
            <w:szCs w:val="20"/>
          </w:rPr>
          <m:t>=1-ν∙X=</m:t>
        </m:r>
        <m:r>
          <w:rPr>
            <w:rFonts w:ascii="Cambria Math" w:eastAsia="Cambria Math" w:hAnsi="Cambria Math" w:cs="Cambria Math"/>
            <w:sz w:val="20"/>
            <w:szCs w:val="20"/>
          </w:rPr>
          <m:t>(1-φ)∙</m:t>
        </m:r>
        <m:d>
          <m:dPr>
            <m:ctrlPr>
              <w:rPr>
                <w:rFonts w:ascii="Cambria Math" w:eastAsia="Cambria Math" w:hAnsi="Cambria Math" w:cs="Cambria Math"/>
                <w:sz w:val="20"/>
                <w:szCs w:val="20"/>
              </w:rPr>
            </m:ctrlPr>
          </m:dPr>
          <m:e>
            <m:r>
              <w:rPr>
                <w:rFonts w:ascii="Cambria Math" w:eastAsia="Cambria Math" w:hAnsi="Cambria Math" w:cs="Cambria Math"/>
                <w:sz w:val="20"/>
                <w:szCs w:val="20"/>
              </w:rPr>
              <m:t>1-</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1</m:t>
                </m:r>
              </m:sub>
            </m:sSub>
            <m:r>
              <w:rPr>
                <w:rFonts w:ascii="Cambria Math" w:eastAsia="Cambria Math" w:hAnsi="Cambria Math" w:cs="Cambria Math"/>
                <w:sz w:val="20"/>
                <w:szCs w:val="20"/>
              </w:rPr>
              <m:t>∙X</m:t>
            </m:r>
          </m:e>
        </m:d>
        <m:r>
          <w:rPr>
            <w:rFonts w:ascii="Cambria Math" w:eastAsia="Cambria Math" w:hAnsi="Cambria Math" w:cs="Cambria Math"/>
            <w:sz w:val="20"/>
            <w:szCs w:val="20"/>
          </w:rPr>
          <m:t>+φ∙</m:t>
        </m:r>
        <m:d>
          <m:dPr>
            <m:ctrlPr>
              <w:rPr>
                <w:rFonts w:ascii="Cambria Math" w:eastAsia="Cambria Math" w:hAnsi="Cambria Math" w:cs="Cambria Math"/>
                <w:sz w:val="20"/>
                <w:szCs w:val="20"/>
              </w:rPr>
            </m:ctrlPr>
          </m:dPr>
          <m:e>
            <m:r>
              <w:rPr>
                <w:rFonts w:ascii="Cambria Math" w:eastAsia="Cambria Math" w:hAnsi="Cambria Math" w:cs="Cambria Math"/>
                <w:sz w:val="20"/>
                <w:szCs w:val="20"/>
              </w:rPr>
              <m:t>1-</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2</m:t>
                </m:r>
              </m:sub>
            </m:sSub>
            <m:r>
              <w:rPr>
                <w:rFonts w:ascii="Cambria Math" w:eastAsia="Cambria Math" w:hAnsi="Cambria Math" w:cs="Cambria Math"/>
                <w:sz w:val="20"/>
                <w:szCs w:val="20"/>
              </w:rPr>
              <m:t>∙X</m:t>
            </m:r>
          </m:e>
        </m:d>
      </m:oMath>
      <w:r w:rsidR="005B046F" w:rsidRPr="007002DB">
        <w:rPr>
          <w:rFonts w:ascii="Palatino Linotype" w:eastAsia="Cambria Math" w:hAnsi="Palatino Linotype" w:cs="Cambria Math"/>
          <w:sz w:val="20"/>
          <w:szCs w:val="20"/>
        </w:rPr>
        <w:t xml:space="preserve"> </w:t>
      </w:r>
    </w:p>
    <w:p w14:paraId="15815475" w14:textId="77777777" w:rsidR="005B046F" w:rsidRPr="00E7703F" w:rsidRDefault="00F41D25" w:rsidP="005B046F">
      <w:pPr>
        <w:spacing w:before="60" w:after="60" w:line="240" w:lineRule="auto"/>
        <w:jc w:val="center"/>
        <w:rPr>
          <w:rFonts w:ascii="Palatino Linotype" w:eastAsia="Cambria Math" w:hAnsi="Palatino Linotype" w:cs="Cambria Math"/>
          <w:sz w:val="20"/>
          <w:szCs w:val="20"/>
        </w:rPr>
      </w:pPr>
      <m:oMathPara>
        <m:oMath>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-J</m:t>
                  </m:r>
                </m:e>
                <m:sub>
                  <m:r>
                    <w:rPr>
                      <w:rFonts w:ascii="Cambria Math" w:eastAsia="Cambria Math" w:hAnsi="Cambria Math" w:cs="Cambria Math"/>
                      <w:sz w:val="20"/>
                      <w:szCs w:val="20"/>
                    </w:rPr>
                    <m:t>p</m:t>
                  </m:r>
                </m:sub>
              </m:sSub>
            </m:num>
            <m:den>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c</m:t>
                  </m:r>
                </m:sub>
              </m:sSub>
            </m:den>
          </m:f>
          <m:r>
            <m:rPr>
              <m:sty m:val="p"/>
            </m:rPr>
            <w:rPr>
              <w:rFonts w:ascii="Cambria Math" w:eastAsia="Cambria Math" w:hAnsi="Cambria Math" w:cs="Cambria Math"/>
              <w:sz w:val="20"/>
              <w:szCs w:val="20"/>
            </w:rPr>
            <m:t>=</m:t>
          </m:r>
          <m:r>
            <w:rPr>
              <w:rFonts w:ascii="Cambria Math" w:eastAsia="Cambria Math" w:hAnsi="Cambria Math" w:cs="Cambria Math"/>
              <w:sz w:val="20"/>
              <w:szCs w:val="20"/>
            </w:rPr>
            <m:t>n</m:t>
          </m:r>
          <m:d>
            <m:dPr>
              <m:ctrlPr>
                <w:rPr>
                  <w:rFonts w:ascii="Cambria Math" w:eastAsia="Cambria Math" w:hAnsi="Cambria Math" w:cs="Cambria Math"/>
                  <w:i/>
                  <w:sz w:val="20"/>
                  <w:szCs w:val="20"/>
                </w:rPr>
              </m:ctrlPr>
            </m:dPr>
            <m:e>
              <m:r>
                <w:rPr>
                  <w:rFonts w:ascii="Cambria Math" w:eastAsia="Cambria Math" w:hAnsi="Cambria Math" w:cs="Cambria Math"/>
                  <w:sz w:val="20"/>
                  <w:szCs w:val="20"/>
                </w:rPr>
                <m:t>X</m:t>
              </m:r>
            </m:e>
          </m:d>
          <m:r>
            <m:rPr>
              <m:sty m:val="p"/>
            </m:rPr>
            <w:rPr>
              <w:rFonts w:ascii="Cambria Math" w:eastAsia="Cambria Math" w:hAnsi="Cambria Math" w:cs="Cambria Math"/>
              <w:sz w:val="20"/>
              <w:szCs w:val="20"/>
            </w:rPr>
            <m:t>∙</m:t>
          </m:r>
          <m:d>
            <m:dPr>
              <m:ctrlPr>
                <w:rPr>
                  <w:rFonts w:ascii="Cambria Math" w:eastAsia="Cambria Math" w:hAnsi="Cambria Math" w:cs="Cambria Math"/>
                  <w:sz w:val="20"/>
                  <w:szCs w:val="20"/>
                </w:rPr>
              </m:ctrlPr>
            </m:dPr>
            <m:e>
              <m:r>
                <m:rPr>
                  <m:sty m:val="p"/>
                </m:rPr>
                <w:rPr>
                  <w:rFonts w:ascii="Cambria Math" w:eastAsia="Cambria Math" w:hAnsi="Cambria Math" w:cs="Cambria Math"/>
                  <w:sz w:val="20"/>
                  <w:szCs w:val="20"/>
                </w:rPr>
                <m:t>1-ν∙X</m:t>
              </m:r>
            </m:e>
          </m:d>
          <m:r>
            <w:rPr>
              <w:rFonts w:ascii="Cambria Math" w:eastAsia="Cambria Math" w:hAnsi="Cambria Math" w:cs="Cambria Math"/>
              <w:sz w:val="20"/>
              <w:szCs w:val="20"/>
            </w:rPr>
            <m:t>=</m:t>
          </m:r>
          <m:d>
            <m:dPr>
              <m:ctrlPr>
                <w:rPr>
                  <w:rFonts w:ascii="Cambria Math" w:eastAsia="Cambria Math" w:hAnsi="Cambria Math" w:cs="Cambria Math"/>
                  <w:i/>
                  <w:sz w:val="20"/>
                  <w:szCs w:val="20"/>
                </w:rPr>
              </m:ctrlPr>
            </m:dPr>
            <m:e>
              <m:r>
                <w:rPr>
                  <w:rFonts w:ascii="Cambria Math" w:eastAsia="Cambria Math" w:hAnsi="Cambria Math" w:cs="Cambria Math"/>
                  <w:sz w:val="20"/>
                  <w:szCs w:val="20"/>
                </w:rPr>
                <m:t>1-φ</m:t>
              </m:r>
            </m:e>
          </m:d>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1</m:t>
              </m:r>
            </m:sub>
          </m:sSub>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r>
                <w:rPr>
                  <w:rFonts w:ascii="Cambria Math" w:eastAsia="Cambria Math" w:hAnsi="Cambria Math" w:cs="Cambria Math"/>
                  <w:sz w:val="20"/>
                  <w:szCs w:val="20"/>
                </w:rPr>
                <m:t>1-</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1</m:t>
                  </m:r>
                </m:sub>
              </m:sSub>
              <m:r>
                <w:rPr>
                  <w:rFonts w:ascii="Cambria Math" w:eastAsia="Cambria Math" w:hAnsi="Cambria Math" w:cs="Cambria Math"/>
                  <w:sz w:val="20"/>
                  <w:szCs w:val="20"/>
                </w:rPr>
                <m:t>∙X</m:t>
              </m:r>
            </m:e>
          </m:d>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φ∙n</m:t>
              </m:r>
            </m:e>
            <m:sub>
              <m:r>
                <w:rPr>
                  <w:rFonts w:ascii="Cambria Math" w:eastAsia="Cambria Math" w:hAnsi="Cambria Math" w:cs="Cambria Math"/>
                  <w:sz w:val="20"/>
                  <w:szCs w:val="20"/>
                </w:rPr>
                <m:t>2</m:t>
              </m:r>
            </m:sub>
          </m:sSub>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r>
                <w:rPr>
                  <w:rFonts w:ascii="Cambria Math" w:eastAsia="Cambria Math" w:hAnsi="Cambria Math" w:cs="Cambria Math"/>
                  <w:sz w:val="20"/>
                  <w:szCs w:val="20"/>
                </w:rPr>
                <m:t>1-</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2</m:t>
                  </m:r>
                </m:sub>
              </m:sSub>
              <m:r>
                <w:rPr>
                  <w:rFonts w:ascii="Cambria Math" w:eastAsia="Cambria Math" w:hAnsi="Cambria Math" w:cs="Cambria Math"/>
                  <w:sz w:val="20"/>
                  <w:szCs w:val="20"/>
                </w:rPr>
                <m:t>∙X</m:t>
              </m:r>
            </m:e>
          </m:d>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1</m:t>
              </m:r>
            </m:sub>
          </m:sSub>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r>
                <w:rPr>
                  <w:rFonts w:ascii="Cambria Math" w:eastAsia="Cambria Math" w:hAnsi="Cambria Math" w:cs="Cambria Math"/>
                  <w:sz w:val="20"/>
                  <w:szCs w:val="20"/>
                </w:rPr>
                <m:t>1-</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1</m:t>
                  </m:r>
                </m:sub>
              </m:sSub>
              <m:r>
                <w:rPr>
                  <w:rFonts w:ascii="Cambria Math" w:eastAsia="Cambria Math" w:hAnsi="Cambria Math" w:cs="Cambria Math"/>
                  <w:sz w:val="20"/>
                  <w:szCs w:val="20"/>
                </w:rPr>
                <m:t>∙X</m:t>
              </m:r>
            </m:e>
          </m:d>
          <m:r>
            <w:rPr>
              <w:rFonts w:ascii="Cambria Math" w:eastAsia="Cambria Math" w:hAnsi="Cambria Math" w:cs="Cambria Math"/>
              <w:sz w:val="20"/>
              <w:szCs w:val="20"/>
            </w:rPr>
            <m:t>+φ∙</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2</m:t>
                  </m:r>
                </m:sub>
              </m:sSub>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r>
                    <w:rPr>
                      <w:rFonts w:ascii="Cambria Math" w:eastAsia="Cambria Math" w:hAnsi="Cambria Math" w:cs="Cambria Math"/>
                      <w:sz w:val="20"/>
                      <w:szCs w:val="20"/>
                    </w:rPr>
                    <m:t>1-</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2</m:t>
                      </m:r>
                    </m:sub>
                  </m:sSub>
                  <m:r>
                    <w:rPr>
                      <w:rFonts w:ascii="Cambria Math" w:eastAsia="Cambria Math" w:hAnsi="Cambria Math" w:cs="Cambria Math"/>
                      <w:sz w:val="20"/>
                      <w:szCs w:val="20"/>
                    </w:rPr>
                    <m:t>∙X</m:t>
                  </m:r>
                </m:e>
              </m:d>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1</m:t>
                  </m:r>
                </m:sub>
              </m:sSub>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r>
                    <w:rPr>
                      <w:rFonts w:ascii="Cambria Math" w:eastAsia="Cambria Math" w:hAnsi="Cambria Math" w:cs="Cambria Math"/>
                      <w:sz w:val="20"/>
                      <w:szCs w:val="20"/>
                    </w:rPr>
                    <m:t>1-</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1</m:t>
                      </m:r>
                    </m:sub>
                  </m:sSub>
                  <m:r>
                    <w:rPr>
                      <w:rFonts w:ascii="Cambria Math" w:eastAsia="Cambria Math" w:hAnsi="Cambria Math" w:cs="Cambria Math"/>
                      <w:sz w:val="20"/>
                      <w:szCs w:val="20"/>
                    </w:rPr>
                    <m:t>∙X</m:t>
                  </m:r>
                </m:e>
              </m:d>
            </m:e>
          </m:d>
          <m:r>
            <w:rPr>
              <w:rFonts w:ascii="Cambria Math" w:eastAsia="Cambria Math" w:hAnsi="Cambria Math" w:cs="Cambria Math"/>
              <w:sz w:val="20"/>
              <w:szCs w:val="20"/>
            </w:rPr>
            <m:t>=</m:t>
          </m:r>
          <m:d>
            <m:dPr>
              <m:ctrlPr>
                <w:rPr>
                  <w:rFonts w:ascii="Cambria Math" w:eastAsia="Cambria Math" w:hAnsi="Cambria Math" w:cs="Cambria Math"/>
                  <w:i/>
                  <w:sz w:val="20"/>
                  <w:szCs w:val="20"/>
                </w:rPr>
              </m:ctrlPr>
            </m:dPr>
            <m:e>
              <m:r>
                <w:rPr>
                  <w:rFonts w:ascii="Cambria Math" w:eastAsia="Cambria Math" w:hAnsi="Cambria Math" w:cs="Cambria Math"/>
                  <w:sz w:val="20"/>
                  <w:szCs w:val="20"/>
                </w:rPr>
                <m:t>1-φ</m:t>
              </m:r>
            </m:e>
          </m:d>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1</m:t>
              </m:r>
            </m:sub>
          </m:sSub>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r>
                <w:rPr>
                  <w:rFonts w:ascii="Cambria Math" w:eastAsia="Cambria Math" w:hAnsi="Cambria Math" w:cs="Cambria Math"/>
                  <w:sz w:val="20"/>
                  <w:szCs w:val="20"/>
                </w:rPr>
                <m:t>1-</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1</m:t>
                  </m:r>
                </m:sub>
              </m:sSub>
              <m:r>
                <w:rPr>
                  <w:rFonts w:ascii="Cambria Math" w:eastAsia="Cambria Math" w:hAnsi="Cambria Math" w:cs="Cambria Math"/>
                  <w:sz w:val="20"/>
                  <w:szCs w:val="20"/>
                </w:rPr>
                <m:t>∙X</m:t>
              </m:r>
            </m:e>
          </m:d>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φ∙n</m:t>
              </m:r>
            </m:e>
            <m:sub>
              <m:r>
                <w:rPr>
                  <w:rFonts w:ascii="Cambria Math" w:eastAsia="Cambria Math" w:hAnsi="Cambria Math" w:cs="Cambria Math"/>
                  <w:sz w:val="20"/>
                  <w:szCs w:val="20"/>
                </w:rPr>
                <m:t>2</m:t>
              </m:r>
            </m:sub>
          </m:sSub>
          <m:r>
            <w:rPr>
              <w:rFonts w:ascii="Cambria Math" w:eastAsia="Cambria Math" w:hAnsi="Cambria Math" w:cs="Cambria Math"/>
              <w:sz w:val="20"/>
              <w:szCs w:val="20"/>
            </w:rPr>
            <m:t>-φ∙</m:t>
          </m:r>
          <m:sSup>
            <m:sSupPr>
              <m:ctrlPr>
                <w:rPr>
                  <w:rFonts w:ascii="Cambria Math" w:eastAsia="Cambria Math" w:hAnsi="Cambria Math" w:cs="Cambria Math"/>
                  <w:sz w:val="20"/>
                  <w:szCs w:val="20"/>
                </w:rPr>
              </m:ctrlPr>
            </m:sSupPr>
            <m:e>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2</m:t>
                      </m:r>
                    </m:sub>
                  </m:sSub>
                </m:e>
              </m:d>
            </m:e>
            <m:sup>
              <m:r>
                <w:rPr>
                  <w:rFonts w:ascii="Cambria Math" w:eastAsia="Cambria Math" w:hAnsi="Cambria Math" w:cs="Cambria Math"/>
                  <w:sz w:val="20"/>
                  <w:szCs w:val="20"/>
                </w:rPr>
                <m:t>2</m:t>
              </m:r>
            </m:sup>
          </m:sSup>
          <m:r>
            <w:rPr>
              <w:rFonts w:ascii="Cambria Math" w:eastAsia="Cambria Math" w:hAnsi="Cambria Math" w:cs="Cambria Math"/>
              <w:sz w:val="20"/>
              <w:szCs w:val="20"/>
            </w:rPr>
            <m:t>∙X</m:t>
          </m:r>
        </m:oMath>
      </m:oMathPara>
    </w:p>
    <w:p w14:paraId="1D91DA6F" w14:textId="77777777" w:rsidR="005B046F" w:rsidRPr="00E7703F" w:rsidRDefault="005B046F" w:rsidP="005B046F">
      <w:pPr>
        <w:spacing w:line="240" w:lineRule="auto"/>
        <w:rPr>
          <w:rFonts w:ascii="Palatino Linotype" w:eastAsia="Cambria Math" w:hAnsi="Palatino Linotype" w:cs="Cambria Math"/>
          <w:sz w:val="20"/>
          <w:szCs w:val="20"/>
        </w:rPr>
      </w:pPr>
      <w:r w:rsidRPr="00E7703F">
        <w:rPr>
          <w:rFonts w:ascii="Palatino Linotype" w:eastAsia="Cambria Math" w:hAnsi="Palatino Linotype" w:cs="Cambria Math"/>
          <w:sz w:val="20"/>
          <w:szCs w:val="20"/>
        </w:rPr>
        <w:t xml:space="preserve">Here we have defined the, now variable, </w:t>
      </w:r>
      <w:r>
        <w:rPr>
          <w:rFonts w:ascii="Palatino Linotype" w:eastAsia="Cambria Math" w:hAnsi="Palatino Linotype" w:cs="Cambria Math"/>
          <w:sz w:val="20"/>
          <w:szCs w:val="20"/>
        </w:rPr>
        <w:t xml:space="preserve">‘flux-ratio </w:t>
      </w:r>
      <w:r w:rsidRPr="00E7703F">
        <w:rPr>
          <w:rFonts w:ascii="Palatino Linotype" w:eastAsia="Cambria Math" w:hAnsi="Palatino Linotype" w:cs="Cambria Math"/>
          <w:sz w:val="20"/>
          <w:szCs w:val="20"/>
        </w:rPr>
        <w:t>stoichiometry</w:t>
      </w:r>
      <w:r>
        <w:rPr>
          <w:rFonts w:ascii="Palatino Linotype" w:eastAsia="Cambria Math" w:hAnsi="Palatino Linotype" w:cs="Cambria Math"/>
          <w:sz w:val="20"/>
          <w:szCs w:val="20"/>
        </w:rPr>
        <w:t>’</w:t>
      </w:r>
      <w:r w:rsidRPr="00E7703F">
        <w:rPr>
          <w:rFonts w:ascii="Palatino Linotype" w:eastAsia="Cambria Math" w:hAnsi="Palatino Linotype" w:cs="Cambria Math"/>
          <w:sz w:val="20"/>
          <w:szCs w:val="20"/>
        </w:rPr>
        <w:t xml:space="preserve"> by:</w:t>
      </w:r>
    </w:p>
    <w:p w14:paraId="7F758433" w14:textId="77777777" w:rsidR="005B046F" w:rsidRPr="00E7703F" w:rsidRDefault="005B046F" w:rsidP="005B046F">
      <w:pPr>
        <w:spacing w:before="60" w:after="60" w:line="240" w:lineRule="auto"/>
        <w:rPr>
          <w:rFonts w:ascii="Palatino Linotype" w:eastAsia="Cambria Math" w:hAnsi="Palatino Linotype" w:cs="Cambria Math"/>
          <w:sz w:val="20"/>
          <w:szCs w:val="20"/>
        </w:rPr>
      </w:pPr>
      <m:oMathPara>
        <m:oMath>
          <m:r>
            <w:rPr>
              <w:rFonts w:ascii="Cambria Math" w:eastAsia="Cambria Math" w:hAnsi="Cambria Math" w:cs="Cambria Math"/>
              <w:sz w:val="20"/>
              <w:szCs w:val="20"/>
            </w:rPr>
            <m:t>n</m:t>
          </m:r>
          <m:d>
            <m:dPr>
              <m:ctrlPr>
                <w:rPr>
                  <w:rFonts w:ascii="Cambria Math" w:eastAsia="Cambria Math" w:hAnsi="Cambria Math" w:cs="Cambria Math"/>
                  <w:i/>
                  <w:sz w:val="20"/>
                  <w:szCs w:val="20"/>
                </w:rPr>
              </m:ctrlPr>
            </m:dPr>
            <m:e>
              <m:r>
                <w:rPr>
                  <w:rFonts w:ascii="Cambria Math" w:eastAsia="Cambria Math" w:hAnsi="Cambria Math" w:cs="Cambria Math"/>
                  <w:sz w:val="20"/>
                  <w:szCs w:val="20"/>
                </w:rPr>
                <m:t>X</m:t>
              </m:r>
            </m:e>
          </m:d>
          <m:r>
            <w:rPr>
              <w:rFonts w:ascii="Cambria Math" w:eastAsia="Cambria Math" w:hAnsi="Cambria Math" w:cs="Cambria Math"/>
              <w:sz w:val="20"/>
              <w:szCs w:val="20"/>
            </w:rPr>
            <m:t>≝</m:t>
          </m:r>
          <m:r>
            <m:rPr>
              <m:sty m:val="p"/>
            </m:rPr>
            <w:rPr>
              <w:rFonts w:ascii="Cambria Math" w:eastAsia="Cambria Math" w:hAnsi="Cambria Math" w:cs="Cambria Math"/>
              <w:sz w:val="20"/>
              <w:szCs w:val="20"/>
            </w:rPr>
            <m:t xml:space="preserve"> </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-J</m:t>
                  </m:r>
                </m:e>
                <m:sub>
                  <m:r>
                    <w:rPr>
                      <w:rFonts w:ascii="Cambria Math" w:eastAsia="Cambria Math" w:hAnsi="Cambria Math" w:cs="Cambria Math"/>
                      <w:sz w:val="20"/>
                      <w:szCs w:val="20"/>
                    </w:rPr>
                    <m:t>p</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J</m:t>
                  </m:r>
                </m:e>
                <m:sub>
                  <m:r>
                    <w:rPr>
                      <w:rFonts w:ascii="Cambria Math" w:eastAsia="Cambria Math" w:hAnsi="Cambria Math" w:cs="Cambria Math"/>
                      <w:sz w:val="20"/>
                      <w:szCs w:val="20"/>
                    </w:rPr>
                    <m:t>c</m:t>
                  </m:r>
                </m:sub>
              </m:sSub>
            </m:den>
          </m:f>
        </m:oMath>
      </m:oMathPara>
    </w:p>
    <w:p w14:paraId="5A5D9B5A" w14:textId="77777777" w:rsidR="005B046F" w:rsidRPr="00E7703F" w:rsidRDefault="005B046F" w:rsidP="005B046F">
      <w:pPr>
        <w:spacing w:line="240" w:lineRule="auto"/>
        <w:rPr>
          <w:rFonts w:ascii="Palatino Linotype" w:eastAsia="Cambria Math" w:hAnsi="Palatino Linotype" w:cs="Cambria Math"/>
          <w:sz w:val="20"/>
          <w:szCs w:val="20"/>
        </w:rPr>
      </w:pPr>
      <w:r w:rsidRPr="00E7703F">
        <w:rPr>
          <w:rFonts w:ascii="Palatino Linotype" w:eastAsia="Cambria Math" w:hAnsi="Palatino Linotype" w:cs="Cambria Math"/>
          <w:sz w:val="20"/>
          <w:szCs w:val="20"/>
        </w:rPr>
        <w:t xml:space="preserve">This </w:t>
      </w:r>
      <w:r>
        <w:rPr>
          <w:rFonts w:ascii="Palatino Linotype" w:eastAsia="Cambria Math" w:hAnsi="Palatino Linotype" w:cs="Cambria Math"/>
          <w:sz w:val="20"/>
          <w:szCs w:val="20"/>
        </w:rPr>
        <w:t xml:space="preserve">flux-ratio </w:t>
      </w:r>
      <w:r w:rsidRPr="00E7703F">
        <w:rPr>
          <w:rFonts w:ascii="Palatino Linotype" w:eastAsia="Cambria Math" w:hAnsi="Palatino Linotype" w:cs="Cambria Math"/>
          <w:sz w:val="20"/>
          <w:szCs w:val="20"/>
        </w:rPr>
        <w:t>stoichiometry is indeed a function of the force ratio:</w:t>
      </w:r>
    </w:p>
    <w:p w14:paraId="541DAB3A" w14:textId="77777777" w:rsidR="005B046F" w:rsidRPr="00E7703F" w:rsidRDefault="005B046F" w:rsidP="005B046F">
      <w:pPr>
        <w:spacing w:before="60" w:after="60" w:line="240" w:lineRule="auto"/>
        <w:rPr>
          <w:rFonts w:ascii="Palatino Linotype" w:eastAsia="Cambria Math" w:hAnsi="Palatino Linotype" w:cs="Cambria Math"/>
          <w:sz w:val="20"/>
          <w:szCs w:val="20"/>
        </w:rPr>
      </w:pPr>
      <m:oMathPara>
        <m:oMath>
          <m:r>
            <w:rPr>
              <w:rFonts w:ascii="Cambria Math" w:eastAsia="Cambria Math" w:hAnsi="Cambria Math" w:cs="Cambria Math"/>
              <w:sz w:val="20"/>
              <w:szCs w:val="20"/>
            </w:rPr>
            <m:t>n</m:t>
          </m:r>
          <m:d>
            <m:dPr>
              <m:ctrlPr>
                <w:rPr>
                  <w:rFonts w:ascii="Cambria Math" w:eastAsia="Cambria Math" w:hAnsi="Cambria Math" w:cs="Cambria Math"/>
                  <w:i/>
                  <w:sz w:val="20"/>
                  <w:szCs w:val="20"/>
                </w:rPr>
              </m:ctrlPr>
            </m:dPr>
            <m:e>
              <m:r>
                <w:rPr>
                  <w:rFonts w:ascii="Cambria Math" w:eastAsia="Cambria Math" w:hAnsi="Cambria Math" w:cs="Cambria Math"/>
                  <w:sz w:val="20"/>
                  <w:szCs w:val="20"/>
                </w:rPr>
                <m:t>X</m:t>
              </m:r>
            </m:e>
          </m:d>
          <m:r>
            <w:rPr>
              <w:rFonts w:ascii="Cambria Math" w:eastAsia="Cambria Math" w:hAnsi="Cambria Math" w:cs="Cambria Math"/>
              <w:sz w:val="20"/>
              <w:szCs w:val="20"/>
            </w:rPr>
            <m:t>=</m:t>
          </m:r>
          <m:r>
            <m:rPr>
              <m:sty m:val="p"/>
            </m:rPr>
            <w:rPr>
              <w:rFonts w:ascii="Cambria Math" w:eastAsia="Cambria Math" w:hAnsi="Cambria Math" w:cs="Cambria Math"/>
              <w:sz w:val="20"/>
              <w:szCs w:val="20"/>
            </w:rPr>
            <m:t xml:space="preserve"> </m:t>
          </m:r>
          <m:f>
            <m:fPr>
              <m:ctrlPr>
                <w:rPr>
                  <w:rFonts w:ascii="Cambria Math" w:eastAsia="Cambria Math" w:hAnsi="Cambria Math" w:cs="Cambria Math"/>
                  <w:i/>
                  <w:sz w:val="20"/>
                  <w:szCs w:val="20"/>
                </w:rPr>
              </m:ctrlPr>
            </m:fPr>
            <m:num>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1</m:t>
                  </m:r>
                </m:sub>
              </m:sSub>
              <m:r>
                <w:rPr>
                  <w:rFonts w:ascii="Cambria Math" w:eastAsia="Cambria Math" w:hAnsi="Cambria Math" w:cs="Cambria Math"/>
                  <w:sz w:val="20"/>
                  <w:szCs w:val="20"/>
                </w:rPr>
                <m:t>∙</m:t>
              </m:r>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L</m:t>
                  </m:r>
                </m:e>
                <m:sub>
                  <m:r>
                    <w:rPr>
                      <w:rFonts w:ascii="Cambria Math" w:eastAsia="Cambria Math" w:hAnsi="Cambria Math" w:cs="Cambria Math"/>
                      <w:sz w:val="20"/>
                      <w:szCs w:val="20"/>
                    </w:rPr>
                    <m:t>1</m:t>
                  </m:r>
                </m:sub>
              </m:sSub>
              <m:r>
                <w:rPr>
                  <w:rFonts w:ascii="Cambria Math" w:eastAsia="Cambria Math" w:hAnsi="Cambria Math" w:cs="Cambria Math"/>
                  <w:sz w:val="20"/>
                  <w:szCs w:val="20"/>
                </w:rPr>
                <m:t>+</m:t>
              </m:r>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2</m:t>
                  </m:r>
                </m:sub>
              </m:sSub>
              <m:r>
                <w:rPr>
                  <w:rFonts w:ascii="Cambria Math" w:eastAsia="Cambria Math" w:hAnsi="Cambria Math" w:cs="Cambria Math"/>
                  <w:sz w:val="20"/>
                  <w:szCs w:val="20"/>
                </w:rPr>
                <m:t>∙</m:t>
              </m:r>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L</m:t>
                  </m:r>
                </m:e>
                <m:sub>
                  <m:r>
                    <w:rPr>
                      <w:rFonts w:ascii="Cambria Math" w:eastAsia="Cambria Math" w:hAnsi="Cambria Math" w:cs="Cambria Math"/>
                      <w:sz w:val="20"/>
                      <w:szCs w:val="20"/>
                    </w:rPr>
                    <m:t>2</m:t>
                  </m:r>
                </m:sub>
              </m:sSub>
              <m:r>
                <w:rPr>
                  <w:rFonts w:ascii="Cambria Math" w:eastAsia="Cambria Math" w:hAnsi="Cambria Math" w:cs="Cambria Math"/>
                  <w:sz w:val="20"/>
                  <w:szCs w:val="20"/>
                </w:rPr>
                <m:t>-</m:t>
              </m:r>
              <m:d>
                <m:dPr>
                  <m:ctrlPr>
                    <w:rPr>
                      <w:rFonts w:ascii="Cambria Math" w:eastAsia="Cambria Math" w:hAnsi="Cambria Math" w:cs="Cambria Math"/>
                      <w:i/>
                      <w:sz w:val="20"/>
                      <w:szCs w:val="20"/>
                    </w:rPr>
                  </m:ctrlPr>
                </m:dPr>
                <m:e>
                  <m:sSup>
                    <m:sSupPr>
                      <m:ctrlPr>
                        <w:rPr>
                          <w:rFonts w:ascii="Cambria Math" w:eastAsia="Cambria Math" w:hAnsi="Cambria Math" w:cs="Cambria Math"/>
                          <w:i/>
                          <w:sz w:val="20"/>
                          <w:szCs w:val="20"/>
                        </w:rPr>
                      </m:ctrlPr>
                    </m:sSupPr>
                    <m:e>
                      <m:d>
                        <m:dPr>
                          <m:ctrlPr>
                            <w:rPr>
                              <w:rFonts w:ascii="Cambria Math" w:eastAsia="Cambria Math" w:hAnsi="Cambria Math" w:cs="Cambria Math"/>
                              <w:i/>
                              <w:sz w:val="20"/>
                              <w:szCs w:val="20"/>
                            </w:rPr>
                          </m:ctrlPr>
                        </m:dPr>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1</m:t>
                              </m:r>
                            </m:sub>
                          </m:sSub>
                        </m:e>
                      </m:d>
                    </m:e>
                    <m:sup>
                      <m:r>
                        <w:rPr>
                          <w:rFonts w:ascii="Cambria Math" w:eastAsia="Cambria Math" w:hAnsi="Cambria Math" w:cs="Cambria Math"/>
                          <w:sz w:val="20"/>
                          <w:szCs w:val="20"/>
                        </w:rPr>
                        <m:t>2</m:t>
                      </m:r>
                    </m:sup>
                  </m:sSup>
                  <m:r>
                    <w:rPr>
                      <w:rFonts w:ascii="Cambria Math" w:eastAsia="Cambria Math" w:hAnsi="Cambria Math" w:cs="Cambria Math"/>
                      <w:sz w:val="20"/>
                      <w:szCs w:val="20"/>
                    </w:rPr>
                    <m:t>∙</m:t>
                  </m:r>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L</m:t>
                      </m:r>
                    </m:e>
                    <m:sub>
                      <m:r>
                        <w:rPr>
                          <w:rFonts w:ascii="Cambria Math" w:eastAsia="Cambria Math" w:hAnsi="Cambria Math" w:cs="Cambria Math"/>
                          <w:sz w:val="20"/>
                          <w:szCs w:val="20"/>
                        </w:rPr>
                        <m:t>1</m:t>
                      </m:r>
                    </m:sub>
                  </m:sSub>
                  <m:r>
                    <w:rPr>
                      <w:rFonts w:ascii="Cambria Math" w:eastAsia="Cambria Math" w:hAnsi="Cambria Math" w:cs="Cambria Math"/>
                      <w:sz w:val="20"/>
                      <w:szCs w:val="20"/>
                    </w:rPr>
                    <m:t>+</m:t>
                  </m:r>
                  <m:sSup>
                    <m:sSupPr>
                      <m:ctrlPr>
                        <w:rPr>
                          <w:rFonts w:ascii="Cambria Math" w:eastAsia="Cambria Math" w:hAnsi="Cambria Math" w:cs="Cambria Math"/>
                          <w:i/>
                          <w:sz w:val="20"/>
                          <w:szCs w:val="20"/>
                        </w:rPr>
                      </m:ctrlPr>
                    </m:sSupPr>
                    <m:e>
                      <m:d>
                        <m:dPr>
                          <m:ctrlPr>
                            <w:rPr>
                              <w:rFonts w:ascii="Cambria Math" w:eastAsia="Cambria Math" w:hAnsi="Cambria Math" w:cs="Cambria Math"/>
                              <w:i/>
                              <w:sz w:val="20"/>
                              <w:szCs w:val="20"/>
                            </w:rPr>
                          </m:ctrlPr>
                        </m:dPr>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2</m:t>
                              </m:r>
                            </m:sub>
                          </m:sSub>
                        </m:e>
                      </m:d>
                    </m:e>
                    <m:sup>
                      <m:r>
                        <w:rPr>
                          <w:rFonts w:ascii="Cambria Math" w:eastAsia="Cambria Math" w:hAnsi="Cambria Math" w:cs="Cambria Math"/>
                          <w:sz w:val="20"/>
                          <w:szCs w:val="20"/>
                        </w:rPr>
                        <m:t>2</m:t>
                      </m:r>
                    </m:sup>
                  </m:sSup>
                  <m:r>
                    <w:rPr>
                      <w:rFonts w:ascii="Cambria Math" w:eastAsia="Cambria Math" w:hAnsi="Cambria Math" w:cs="Cambria Math"/>
                      <w:sz w:val="20"/>
                      <w:szCs w:val="20"/>
                    </w:rPr>
                    <m:t>∙</m:t>
                  </m:r>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L</m:t>
                      </m:r>
                    </m:e>
                    <m:sub>
                      <m:r>
                        <w:rPr>
                          <w:rFonts w:ascii="Cambria Math" w:eastAsia="Cambria Math" w:hAnsi="Cambria Math" w:cs="Cambria Math"/>
                          <w:sz w:val="20"/>
                          <w:szCs w:val="20"/>
                        </w:rPr>
                        <m:t>2</m:t>
                      </m:r>
                    </m:sub>
                  </m:sSub>
                </m:e>
              </m:d>
              <m:r>
                <w:rPr>
                  <w:rFonts w:ascii="Cambria Math" w:eastAsia="Cambria Math" w:hAnsi="Cambria Math" w:cs="Cambria Math"/>
                  <w:sz w:val="20"/>
                  <w:szCs w:val="20"/>
                </w:rPr>
                <m:t>∙X</m:t>
              </m:r>
            </m:num>
            <m:den>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L</m:t>
                  </m:r>
                </m:e>
                <m:sub>
                  <m:r>
                    <w:rPr>
                      <w:rFonts w:ascii="Cambria Math" w:eastAsia="Cambria Math" w:hAnsi="Cambria Math" w:cs="Cambria Math"/>
                      <w:sz w:val="20"/>
                      <w:szCs w:val="20"/>
                    </w:rPr>
                    <m:t>1</m:t>
                  </m:r>
                </m:sub>
              </m:sSub>
              <m:r>
                <w:rPr>
                  <w:rFonts w:ascii="Cambria Math" w:eastAsia="Cambria Math" w:hAnsi="Cambria Math" w:cs="Cambria Math"/>
                  <w:sz w:val="20"/>
                  <w:szCs w:val="20"/>
                </w:rPr>
                <m:t>+</m:t>
              </m:r>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L</m:t>
                  </m:r>
                </m:e>
                <m:sub>
                  <m:r>
                    <w:rPr>
                      <w:rFonts w:ascii="Cambria Math" w:eastAsia="Cambria Math" w:hAnsi="Cambria Math" w:cs="Cambria Math"/>
                      <w:sz w:val="20"/>
                      <w:szCs w:val="20"/>
                    </w:rPr>
                    <m:t>2</m:t>
                  </m:r>
                </m:sub>
              </m:sSub>
              <m:r>
                <w:rPr>
                  <w:rFonts w:ascii="Cambria Math" w:eastAsia="Cambria Math" w:hAnsi="Cambria Math" w:cs="Cambria Math"/>
                  <w:sz w:val="20"/>
                  <w:szCs w:val="20"/>
                </w:rPr>
                <m:t>-</m:t>
              </m:r>
              <m:d>
                <m:dPr>
                  <m:ctrlPr>
                    <w:rPr>
                      <w:rFonts w:ascii="Cambria Math" w:eastAsia="Cambria Math" w:hAnsi="Cambria Math" w:cs="Cambria Math"/>
                      <w:i/>
                      <w:sz w:val="20"/>
                      <w:szCs w:val="20"/>
                    </w:rPr>
                  </m:ctrlPr>
                </m:dPr>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1</m:t>
                      </m:r>
                    </m:sub>
                  </m:sSub>
                  <m:r>
                    <w:rPr>
                      <w:rFonts w:ascii="Cambria Math" w:eastAsia="Cambria Math" w:hAnsi="Cambria Math" w:cs="Cambria Math"/>
                      <w:sz w:val="20"/>
                      <w:szCs w:val="20"/>
                    </w:rPr>
                    <m:t>∙</m:t>
                  </m:r>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L</m:t>
                      </m:r>
                    </m:e>
                    <m:sub>
                      <m:r>
                        <w:rPr>
                          <w:rFonts w:ascii="Cambria Math" w:eastAsia="Cambria Math" w:hAnsi="Cambria Math" w:cs="Cambria Math"/>
                          <w:sz w:val="20"/>
                          <w:szCs w:val="20"/>
                        </w:rPr>
                        <m:t>1</m:t>
                      </m:r>
                    </m:sub>
                  </m:sSub>
                  <m:r>
                    <w:rPr>
                      <w:rFonts w:ascii="Cambria Math" w:eastAsia="Cambria Math" w:hAnsi="Cambria Math" w:cs="Cambria Math"/>
                      <w:sz w:val="20"/>
                      <w:szCs w:val="20"/>
                    </w:rPr>
                    <m:t>+</m:t>
                  </m:r>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2</m:t>
                      </m:r>
                    </m:sub>
                  </m:sSub>
                  <m:r>
                    <w:rPr>
                      <w:rFonts w:ascii="Cambria Math" w:eastAsia="Cambria Math" w:hAnsi="Cambria Math" w:cs="Cambria Math"/>
                      <w:sz w:val="20"/>
                      <w:szCs w:val="20"/>
                    </w:rPr>
                    <m:t>∙</m:t>
                  </m:r>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L</m:t>
                      </m:r>
                    </m:e>
                    <m:sub>
                      <m:r>
                        <w:rPr>
                          <w:rFonts w:ascii="Cambria Math" w:eastAsia="Cambria Math" w:hAnsi="Cambria Math" w:cs="Cambria Math"/>
                          <w:sz w:val="20"/>
                          <w:szCs w:val="20"/>
                        </w:rPr>
                        <m:t>2</m:t>
                      </m:r>
                    </m:sub>
                  </m:sSub>
                </m:e>
              </m:d>
              <m:r>
                <w:rPr>
                  <w:rFonts w:ascii="Cambria Math" w:eastAsia="Cambria Math" w:hAnsi="Cambria Math" w:cs="Cambria Math"/>
                  <w:sz w:val="20"/>
                  <w:szCs w:val="20"/>
                </w:rPr>
                <m:t>∙X</m:t>
              </m:r>
            </m:den>
          </m:f>
          <m:r>
            <w:rPr>
              <w:rFonts w:ascii="Cambria Math" w:eastAsia="Cambria Math" w:hAnsi="Cambria Math" w:cs="Cambria Math"/>
              <w:sz w:val="20"/>
              <w:szCs w:val="20"/>
            </w:rPr>
            <m:t>=</m:t>
          </m:r>
          <m:f>
            <m:fPr>
              <m:ctrlPr>
                <w:rPr>
                  <w:rFonts w:ascii="Cambria Math" w:eastAsia="Cambria Math" w:hAnsi="Cambria Math" w:cs="Cambria Math"/>
                  <w:i/>
                  <w:sz w:val="20"/>
                  <w:szCs w:val="20"/>
                </w:rPr>
              </m:ctrlPr>
            </m:fPr>
            <m:num>
              <m:r>
                <w:rPr>
                  <w:rFonts w:ascii="Cambria Math" w:eastAsia="Cambria Math" w:hAnsi="Cambria Math" w:cs="Cambria Math"/>
                  <w:sz w:val="20"/>
                  <w:szCs w:val="20"/>
                </w:rPr>
                <m:t>(1-φ)∙</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1</m:t>
                  </m:r>
                </m:sub>
              </m:sSub>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r>
                    <w:rPr>
                      <w:rFonts w:ascii="Cambria Math" w:eastAsia="Cambria Math" w:hAnsi="Cambria Math" w:cs="Cambria Math"/>
                      <w:sz w:val="20"/>
                      <w:szCs w:val="20"/>
                    </w:rPr>
                    <m:t>1-</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1</m:t>
                      </m:r>
                    </m:sub>
                  </m:sSub>
                  <m:r>
                    <w:rPr>
                      <w:rFonts w:ascii="Cambria Math" w:eastAsia="Cambria Math" w:hAnsi="Cambria Math" w:cs="Cambria Math"/>
                      <w:sz w:val="20"/>
                      <w:szCs w:val="20"/>
                    </w:rPr>
                    <m:t>∙X</m:t>
                  </m:r>
                </m:e>
              </m:d>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φ∙n</m:t>
                  </m:r>
                </m:e>
                <m:sub>
                  <m:r>
                    <w:rPr>
                      <w:rFonts w:ascii="Cambria Math" w:eastAsia="Cambria Math" w:hAnsi="Cambria Math" w:cs="Cambria Math"/>
                      <w:sz w:val="20"/>
                      <w:szCs w:val="20"/>
                    </w:rPr>
                    <m:t>2</m:t>
                  </m:r>
                </m:sub>
              </m:sSub>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r>
                    <w:rPr>
                      <w:rFonts w:ascii="Cambria Math" w:eastAsia="Cambria Math" w:hAnsi="Cambria Math" w:cs="Cambria Math"/>
                      <w:sz w:val="20"/>
                      <w:szCs w:val="20"/>
                    </w:rPr>
                    <m:t>1-</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2</m:t>
                      </m:r>
                    </m:sub>
                  </m:sSub>
                  <m:r>
                    <w:rPr>
                      <w:rFonts w:ascii="Cambria Math" w:eastAsia="Cambria Math" w:hAnsi="Cambria Math" w:cs="Cambria Math"/>
                      <w:sz w:val="20"/>
                      <w:szCs w:val="20"/>
                    </w:rPr>
                    <m:t>∙X</m:t>
                  </m:r>
                </m:e>
              </m:d>
            </m:num>
            <m:den>
              <m:r>
                <w:rPr>
                  <w:rFonts w:ascii="Cambria Math" w:eastAsia="Cambria Math" w:hAnsi="Cambria Math" w:cs="Cambria Math"/>
                  <w:sz w:val="20"/>
                  <w:szCs w:val="20"/>
                </w:rPr>
                <m:t>(1-φ)∙</m:t>
              </m:r>
              <m:d>
                <m:dPr>
                  <m:ctrlPr>
                    <w:rPr>
                      <w:rFonts w:ascii="Cambria Math" w:eastAsia="Cambria Math" w:hAnsi="Cambria Math" w:cs="Cambria Math"/>
                      <w:sz w:val="20"/>
                      <w:szCs w:val="20"/>
                    </w:rPr>
                  </m:ctrlPr>
                </m:dPr>
                <m:e>
                  <m:r>
                    <w:rPr>
                      <w:rFonts w:ascii="Cambria Math" w:eastAsia="Cambria Math" w:hAnsi="Cambria Math" w:cs="Cambria Math"/>
                      <w:sz w:val="20"/>
                      <w:szCs w:val="20"/>
                    </w:rPr>
                    <m:t>1-</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1</m:t>
                      </m:r>
                    </m:sub>
                  </m:sSub>
                  <m:r>
                    <w:rPr>
                      <w:rFonts w:ascii="Cambria Math" w:eastAsia="Cambria Math" w:hAnsi="Cambria Math" w:cs="Cambria Math"/>
                      <w:sz w:val="20"/>
                      <w:szCs w:val="20"/>
                    </w:rPr>
                    <m:t>∙X</m:t>
                  </m:r>
                </m:e>
              </m:d>
              <m:r>
                <w:rPr>
                  <w:rFonts w:ascii="Cambria Math" w:eastAsia="Cambria Math" w:hAnsi="Cambria Math" w:cs="Cambria Math"/>
                  <w:sz w:val="20"/>
                  <w:szCs w:val="20"/>
                </w:rPr>
                <m:t>+φ∙</m:t>
              </m:r>
              <m:d>
                <m:dPr>
                  <m:ctrlPr>
                    <w:rPr>
                      <w:rFonts w:ascii="Cambria Math" w:eastAsia="Cambria Math" w:hAnsi="Cambria Math" w:cs="Cambria Math"/>
                      <w:sz w:val="20"/>
                      <w:szCs w:val="20"/>
                    </w:rPr>
                  </m:ctrlPr>
                </m:dPr>
                <m:e>
                  <m:r>
                    <w:rPr>
                      <w:rFonts w:ascii="Cambria Math" w:eastAsia="Cambria Math" w:hAnsi="Cambria Math" w:cs="Cambria Math"/>
                      <w:sz w:val="20"/>
                      <w:szCs w:val="20"/>
                    </w:rPr>
                    <m:t>1-</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2</m:t>
                      </m:r>
                    </m:sub>
                  </m:sSub>
                  <m:r>
                    <w:rPr>
                      <w:rFonts w:ascii="Cambria Math" w:eastAsia="Cambria Math" w:hAnsi="Cambria Math" w:cs="Cambria Math"/>
                      <w:sz w:val="20"/>
                      <w:szCs w:val="20"/>
                    </w:rPr>
                    <m:t>∙X</m:t>
                  </m:r>
                </m:e>
              </m:d>
            </m:den>
          </m:f>
        </m:oMath>
      </m:oMathPara>
    </w:p>
    <w:p w14:paraId="113EC09E" w14:textId="77777777" w:rsidR="005B046F" w:rsidRPr="00E7703F" w:rsidRDefault="005B046F" w:rsidP="005B046F">
      <w:pPr>
        <w:spacing w:line="240" w:lineRule="auto"/>
        <w:rPr>
          <w:rFonts w:ascii="Palatino Linotype" w:eastAsia="Cambria Math" w:hAnsi="Palatino Linotype" w:cs="Cambria Math"/>
          <w:sz w:val="20"/>
          <w:szCs w:val="20"/>
        </w:rPr>
      </w:pPr>
      <w:r w:rsidRPr="00E7703F">
        <w:rPr>
          <w:rFonts w:ascii="Palatino Linotype" w:eastAsia="Cambria Math" w:hAnsi="Palatino Linotype" w:cs="Cambria Math"/>
          <w:sz w:val="20"/>
          <w:szCs w:val="20"/>
        </w:rPr>
        <w:t xml:space="preserve">For an example where the two stoichiometries </w:t>
      </w:r>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1</m:t>
            </m:r>
          </m:sub>
        </m:sSub>
        <m:r>
          <w:rPr>
            <w:rFonts w:ascii="Cambria Math" w:eastAsia="Cambria Math" w:hAnsi="Cambria Math" w:cs="Cambria Math"/>
            <w:sz w:val="20"/>
            <w:szCs w:val="20"/>
          </w:rPr>
          <m:t xml:space="preserve"> and </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2</m:t>
            </m:r>
          </m:sub>
        </m:sSub>
      </m:oMath>
      <w:r>
        <w:rPr>
          <w:rFonts w:ascii="Palatino Linotype" w:eastAsia="Cambria Math" w:hAnsi="Palatino Linotype" w:cs="Cambria Math"/>
          <w:sz w:val="20"/>
          <w:szCs w:val="20"/>
        </w:rPr>
        <w:t xml:space="preserve"> </w:t>
      </w:r>
      <w:r w:rsidRPr="00E7703F">
        <w:rPr>
          <w:rFonts w:ascii="Palatino Linotype" w:eastAsia="Cambria Math" w:hAnsi="Palatino Linotype" w:cs="Cambria Math"/>
          <w:sz w:val="20"/>
          <w:szCs w:val="20"/>
        </w:rPr>
        <w:t xml:space="preserve">equal 0 and 1 respectively, the equation shows that the stoichiometry </w:t>
      </w:r>
      <m:oMath>
        <m:r>
          <w:rPr>
            <w:rFonts w:ascii="Cambria Math" w:eastAsia="Cambria Math" w:hAnsi="Cambria Math" w:cs="Cambria Math"/>
            <w:sz w:val="20"/>
            <w:szCs w:val="20"/>
          </w:rPr>
          <m:t>n</m:t>
        </m:r>
        <m:d>
          <m:dPr>
            <m:ctrlPr>
              <w:rPr>
                <w:rFonts w:ascii="Cambria Math" w:eastAsia="Cambria Math" w:hAnsi="Cambria Math" w:cs="Cambria Math"/>
                <w:i/>
                <w:sz w:val="20"/>
                <w:szCs w:val="20"/>
              </w:rPr>
            </m:ctrlPr>
          </m:dPr>
          <m:e>
            <m:r>
              <w:rPr>
                <w:rFonts w:ascii="Cambria Math" w:eastAsia="Cambria Math" w:hAnsi="Cambria Math" w:cs="Cambria Math"/>
                <w:sz w:val="20"/>
                <w:szCs w:val="20"/>
              </w:rPr>
              <m:t>X</m:t>
            </m:r>
          </m:e>
        </m:d>
        <m:r>
          <w:rPr>
            <w:rFonts w:ascii="Cambria Math" w:eastAsia="Cambria Math" w:hAnsi="Cambria Math" w:cs="Cambria Math"/>
            <w:sz w:val="20"/>
            <w:szCs w:val="20"/>
          </w:rPr>
          <m:t xml:space="preserve"> </m:t>
        </m:r>
      </m:oMath>
      <w:r w:rsidRPr="00E7703F">
        <w:rPr>
          <w:rFonts w:ascii="Palatino Linotype" w:eastAsia="Cambria Math" w:hAnsi="Palatino Linotype" w:cs="Cambria Math"/>
          <w:sz w:val="20"/>
          <w:szCs w:val="20"/>
        </w:rPr>
        <w:t>sho</w:t>
      </w:r>
      <w:r>
        <w:rPr>
          <w:rFonts w:ascii="Palatino Linotype" w:eastAsia="Cambria Math" w:hAnsi="Palatino Linotype" w:cs="Cambria Math"/>
          <w:sz w:val="20"/>
          <w:szCs w:val="20"/>
        </w:rPr>
        <w:t>uld decrease with increasing X.</w:t>
      </w:r>
      <w:r w:rsidRPr="00E7703F">
        <w:rPr>
          <w:rFonts w:ascii="Palatino Linotype" w:eastAsia="Cambria Math" w:hAnsi="Palatino Linotype" w:cs="Cambria Math"/>
          <w:sz w:val="20"/>
          <w:szCs w:val="20"/>
        </w:rPr>
        <w:t xml:space="preserve"> This corresponds to </w:t>
      </w:r>
      <w:r>
        <w:rPr>
          <w:rFonts w:ascii="Palatino Linotype" w:eastAsia="Cambria Math" w:hAnsi="Palatino Linotype" w:cs="Cambria Math"/>
          <w:sz w:val="20"/>
          <w:szCs w:val="20"/>
        </w:rPr>
        <w:t xml:space="preserve">the </w:t>
      </w:r>
      <w:r w:rsidRPr="00E7703F">
        <w:rPr>
          <w:rFonts w:ascii="Palatino Linotype" w:eastAsia="Cambria Math" w:hAnsi="Palatino Linotype" w:cs="Cambria Math"/>
          <w:sz w:val="20"/>
          <w:szCs w:val="20"/>
        </w:rPr>
        <w:t>phenomenon of automatically diverting flux to the lower gear pathway when confronted with more uphill thermodynamics:</w:t>
      </w:r>
    </w:p>
    <w:p w14:paraId="2F701A22" w14:textId="77777777" w:rsidR="005B046F" w:rsidRPr="00E7703F" w:rsidRDefault="00F41D25" w:rsidP="005B046F">
      <w:pPr>
        <w:spacing w:before="60" w:after="60" w:line="240" w:lineRule="auto"/>
        <w:rPr>
          <w:rFonts w:ascii="Palatino Linotype" w:eastAsia="Cambria Math" w:hAnsi="Palatino Linotype" w:cs="Cambria Math"/>
          <w:sz w:val="20"/>
          <w:szCs w:val="20"/>
        </w:rPr>
      </w:pPr>
      <m:oMathPara>
        <m:oMath>
          <m:sSub>
            <m:sSubPr>
              <m:ctrlPr>
                <w:rPr>
                  <w:rFonts w:ascii="Cambria Math" w:eastAsia="Cambria Math" w:hAnsi="Cambria Math" w:cs="Cambria Math"/>
                  <w:i/>
                  <w:sz w:val="20"/>
                  <w:szCs w:val="20"/>
                </w:rPr>
              </m:ctrlPr>
            </m:sSubPr>
            <m:e>
              <m:d>
                <m:dPr>
                  <m:ctrlPr>
                    <w:rPr>
                      <w:rFonts w:ascii="Cambria Math" w:eastAsia="Cambria Math" w:hAnsi="Cambria Math" w:cs="Cambria Math"/>
                      <w:i/>
                      <w:sz w:val="20"/>
                      <w:szCs w:val="20"/>
                    </w:rPr>
                  </m:ctrlPr>
                </m:dPr>
                <m:e>
                  <m:r>
                    <w:rPr>
                      <w:rFonts w:ascii="Cambria Math" w:eastAsia="Cambria Math" w:hAnsi="Cambria Math" w:cs="Cambria Math"/>
                      <w:sz w:val="20"/>
                      <w:szCs w:val="20"/>
                    </w:rPr>
                    <m:t>n</m:t>
                  </m:r>
                  <m:d>
                    <m:dPr>
                      <m:ctrlPr>
                        <w:rPr>
                          <w:rFonts w:ascii="Cambria Math" w:eastAsia="Cambria Math" w:hAnsi="Cambria Math" w:cs="Cambria Math"/>
                          <w:i/>
                          <w:sz w:val="20"/>
                          <w:szCs w:val="20"/>
                        </w:rPr>
                      </m:ctrlPr>
                    </m:dPr>
                    <m:e>
                      <m:r>
                        <w:rPr>
                          <w:rFonts w:ascii="Cambria Math" w:eastAsia="Cambria Math" w:hAnsi="Cambria Math" w:cs="Cambria Math"/>
                          <w:sz w:val="20"/>
                          <w:szCs w:val="20"/>
                        </w:rPr>
                        <m:t>X</m:t>
                      </m:r>
                    </m:e>
                  </m:d>
                </m:e>
              </m:d>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1</m:t>
                  </m:r>
                </m:sub>
              </m:sSub>
              <m:r>
                <w:rPr>
                  <w:rFonts w:ascii="Cambria Math" w:eastAsia="Cambria Math" w:hAnsi="Cambria Math" w:cs="Cambria Math"/>
                  <w:sz w:val="20"/>
                  <w:szCs w:val="20"/>
                </w:rPr>
                <m:t xml:space="preserve">=0 and </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2</m:t>
                  </m:r>
                </m:sub>
              </m:sSub>
              <m:r>
                <w:rPr>
                  <w:rFonts w:ascii="Cambria Math" w:eastAsia="Cambria Math" w:hAnsi="Cambria Math" w:cs="Cambria Math"/>
                  <w:sz w:val="20"/>
                  <w:szCs w:val="20"/>
                </w:rPr>
                <m:t>=1</m:t>
              </m:r>
            </m:sub>
          </m:sSub>
          <m:r>
            <w:rPr>
              <w:rFonts w:ascii="Cambria Math" w:eastAsia="Cambria Math" w:hAnsi="Cambria Math" w:cs="Cambria Math"/>
              <w:sz w:val="20"/>
              <w:szCs w:val="20"/>
            </w:rPr>
            <m:t>=</m:t>
          </m:r>
          <m:r>
            <m:rPr>
              <m:sty m:val="p"/>
            </m:rPr>
            <w:rPr>
              <w:rFonts w:ascii="Cambria Math" w:eastAsia="Cambria Math" w:hAnsi="Cambria Math" w:cs="Cambria Math"/>
              <w:sz w:val="20"/>
              <w:szCs w:val="20"/>
            </w:rPr>
            <m:t xml:space="preserve"> </m:t>
          </m:r>
          <m:f>
            <m:fPr>
              <m:ctrlPr>
                <w:rPr>
                  <w:rFonts w:ascii="Cambria Math" w:eastAsia="Cambria Math" w:hAnsi="Cambria Math" w:cs="Cambria Math"/>
                  <w:i/>
                  <w:sz w:val="20"/>
                  <w:szCs w:val="20"/>
                </w:rPr>
              </m:ctrlPr>
            </m:fPr>
            <m:num>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L</m:t>
                  </m:r>
                </m:e>
                <m:sub>
                  <m:r>
                    <w:rPr>
                      <w:rFonts w:ascii="Cambria Math" w:eastAsia="Cambria Math" w:hAnsi="Cambria Math" w:cs="Cambria Math"/>
                      <w:sz w:val="20"/>
                      <w:szCs w:val="20"/>
                    </w:rPr>
                    <m:t>2</m:t>
                  </m:r>
                </m:sub>
              </m:sSub>
              <m:r>
                <w:rPr>
                  <w:rFonts w:ascii="Cambria Math" w:eastAsia="Cambria Math" w:hAnsi="Cambria Math" w:cs="Cambria Math"/>
                  <w:sz w:val="20"/>
                  <w:szCs w:val="20"/>
                </w:rPr>
                <m:t>∙</m:t>
              </m:r>
              <m:d>
                <m:dPr>
                  <m:ctrlPr>
                    <w:rPr>
                      <w:rFonts w:ascii="Cambria Math" w:eastAsia="Cambria Math" w:hAnsi="Cambria Math" w:cs="Cambria Math"/>
                      <w:i/>
                      <w:sz w:val="20"/>
                      <w:szCs w:val="20"/>
                    </w:rPr>
                  </m:ctrlPr>
                </m:dPr>
                <m:e>
                  <m:r>
                    <w:rPr>
                      <w:rFonts w:ascii="Cambria Math" w:eastAsia="Cambria Math" w:hAnsi="Cambria Math" w:cs="Cambria Math"/>
                      <w:sz w:val="20"/>
                      <w:szCs w:val="20"/>
                    </w:rPr>
                    <m:t>1-X</m:t>
                  </m:r>
                </m:e>
              </m:d>
            </m:num>
            <m:den>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L</m:t>
                  </m:r>
                </m:e>
                <m:sub>
                  <m:r>
                    <w:rPr>
                      <w:rFonts w:ascii="Cambria Math" w:eastAsia="Cambria Math" w:hAnsi="Cambria Math" w:cs="Cambria Math"/>
                      <w:sz w:val="20"/>
                      <w:szCs w:val="20"/>
                    </w:rPr>
                    <m:t>1</m:t>
                  </m:r>
                </m:sub>
              </m:sSub>
              <m:r>
                <w:rPr>
                  <w:rFonts w:ascii="Cambria Math" w:eastAsia="Cambria Math" w:hAnsi="Cambria Math" w:cs="Cambria Math"/>
                  <w:sz w:val="20"/>
                  <w:szCs w:val="20"/>
                </w:rPr>
                <m:t>+</m:t>
              </m:r>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L</m:t>
                  </m:r>
                </m:e>
                <m:sub>
                  <m:r>
                    <w:rPr>
                      <w:rFonts w:ascii="Cambria Math" w:eastAsia="Cambria Math" w:hAnsi="Cambria Math" w:cs="Cambria Math"/>
                      <w:sz w:val="20"/>
                      <w:szCs w:val="20"/>
                    </w:rPr>
                    <m:t>2</m:t>
                  </m:r>
                </m:sub>
              </m:sSub>
              <m:r>
                <w:rPr>
                  <w:rFonts w:ascii="Cambria Math" w:eastAsia="Cambria Math" w:hAnsi="Cambria Math" w:cs="Cambria Math"/>
                  <w:sz w:val="20"/>
                  <w:szCs w:val="20"/>
                </w:rPr>
                <m:t>∙</m:t>
              </m:r>
              <m:d>
                <m:dPr>
                  <m:ctrlPr>
                    <w:rPr>
                      <w:rFonts w:ascii="Cambria Math" w:eastAsia="Cambria Math" w:hAnsi="Cambria Math" w:cs="Cambria Math"/>
                      <w:i/>
                      <w:sz w:val="20"/>
                      <w:szCs w:val="20"/>
                    </w:rPr>
                  </m:ctrlPr>
                </m:dPr>
                <m:e>
                  <m:r>
                    <w:rPr>
                      <w:rFonts w:ascii="Cambria Math" w:eastAsia="Cambria Math" w:hAnsi="Cambria Math" w:cs="Cambria Math"/>
                      <w:sz w:val="20"/>
                      <w:szCs w:val="20"/>
                    </w:rPr>
                    <m:t>1-X</m:t>
                  </m:r>
                </m:e>
              </m:d>
            </m:den>
          </m:f>
          <m:r>
            <w:rPr>
              <w:rFonts w:ascii="Cambria Math" w:eastAsia="Cambria Math" w:hAnsi="Cambria Math" w:cs="Cambria Math"/>
              <w:sz w:val="20"/>
              <w:szCs w:val="20"/>
            </w:rPr>
            <m:t>=</m:t>
          </m:r>
          <m:f>
            <m:fPr>
              <m:ctrlPr>
                <w:rPr>
                  <w:rFonts w:ascii="Cambria Math" w:eastAsia="Cambria Math" w:hAnsi="Cambria Math" w:cs="Cambria Math"/>
                  <w:i/>
                  <w:sz w:val="20"/>
                  <w:szCs w:val="20"/>
                </w:rPr>
              </m:ctrlPr>
            </m:fPr>
            <m:num>
              <m:r>
                <w:rPr>
                  <w:rFonts w:ascii="Cambria Math" w:eastAsia="Cambria Math" w:hAnsi="Cambria Math" w:cs="Cambria Math"/>
                  <w:sz w:val="20"/>
                  <w:szCs w:val="20"/>
                </w:rPr>
                <m:t>1</m:t>
              </m:r>
            </m:num>
            <m:den>
              <m:r>
                <w:rPr>
                  <w:rFonts w:ascii="Cambria Math" w:eastAsia="Cambria Math" w:hAnsi="Cambria Math" w:cs="Cambria Math"/>
                  <w:sz w:val="20"/>
                  <w:szCs w:val="20"/>
                </w:rPr>
                <m:t>1+</m:t>
              </m:r>
              <m:f>
                <m:fPr>
                  <m:ctrlPr>
                    <w:rPr>
                      <w:rFonts w:ascii="Cambria Math" w:eastAsia="Cambria Math" w:hAnsi="Cambria Math" w:cs="Cambria Math"/>
                      <w:i/>
                      <w:sz w:val="20"/>
                      <w:szCs w:val="20"/>
                    </w:rPr>
                  </m:ctrlPr>
                </m:fPr>
                <m:num>
                  <m:r>
                    <w:rPr>
                      <w:rFonts w:ascii="Cambria Math" w:eastAsia="Cambria Math" w:hAnsi="Cambria Math" w:cs="Cambria Math"/>
                      <w:sz w:val="20"/>
                      <w:szCs w:val="20"/>
                    </w:rPr>
                    <m:t>1-φ</m:t>
                  </m:r>
                </m:num>
                <m:den>
                  <m:r>
                    <w:rPr>
                      <w:rFonts w:ascii="Cambria Math" w:eastAsia="Cambria Math" w:hAnsi="Cambria Math" w:cs="Cambria Math"/>
                      <w:sz w:val="20"/>
                      <w:szCs w:val="20"/>
                    </w:rPr>
                    <m:t>φ∙</m:t>
                  </m:r>
                  <m:d>
                    <m:dPr>
                      <m:ctrlPr>
                        <w:rPr>
                          <w:rFonts w:ascii="Cambria Math" w:eastAsia="Cambria Math" w:hAnsi="Cambria Math" w:cs="Cambria Math"/>
                          <w:i/>
                          <w:sz w:val="20"/>
                          <w:szCs w:val="20"/>
                        </w:rPr>
                      </m:ctrlPr>
                    </m:dPr>
                    <m:e>
                      <m:r>
                        <w:rPr>
                          <w:rFonts w:ascii="Cambria Math" w:eastAsia="Cambria Math" w:hAnsi="Cambria Math" w:cs="Cambria Math"/>
                          <w:sz w:val="20"/>
                          <w:szCs w:val="20"/>
                        </w:rPr>
                        <m:t>1-X</m:t>
                      </m:r>
                    </m:e>
                  </m:d>
                </m:den>
              </m:f>
            </m:den>
          </m:f>
        </m:oMath>
      </m:oMathPara>
    </w:p>
    <w:p w14:paraId="7AA74EAF" w14:textId="5A3F090A" w:rsidR="005B046F" w:rsidRDefault="005B046F" w:rsidP="005B046F">
      <w:pPr>
        <w:spacing w:line="240" w:lineRule="auto"/>
        <w:rPr>
          <w:rFonts w:ascii="Palatino Linotype" w:eastAsia="Palatino Linotype" w:hAnsi="Palatino Linotype" w:cs="Palatino Linotype"/>
          <w:sz w:val="20"/>
          <w:szCs w:val="20"/>
        </w:rPr>
      </w:pPr>
      <w:r>
        <w:rPr>
          <w:rFonts w:ascii="Palatino Linotype" w:eastAsia="Cambria Math" w:hAnsi="Palatino Linotype" w:cs="Cambria Math"/>
          <w:sz w:val="20"/>
          <w:szCs w:val="20"/>
        </w:rPr>
        <w:t>The</w:t>
      </w:r>
      <w:r w:rsidRPr="00152A75">
        <w:rPr>
          <w:rFonts w:ascii="Palatino Linotype" w:eastAsia="Cambria Math" w:hAnsi="Palatino Linotype" w:cs="Cambria Math"/>
          <w:sz w:val="20"/>
          <w:szCs w:val="20"/>
        </w:rPr>
        <w:t xml:space="preserve"> green</w:t>
      </w:r>
      <w:r>
        <w:rPr>
          <w:rFonts w:ascii="Palatino Linotype" w:eastAsia="Cambria Math" w:hAnsi="Palatino Linotype" w:cs="Cambria Math"/>
          <w:sz w:val="20"/>
          <w:szCs w:val="20"/>
        </w:rPr>
        <w:t xml:space="preserve"> </w:t>
      </w:r>
      <w:r w:rsidRPr="00E7703F">
        <w:rPr>
          <w:rFonts w:ascii="Palatino Linotype" w:eastAsia="Cambria Math" w:hAnsi="Palatino Linotype" w:cs="Cambria Math"/>
          <w:sz w:val="20"/>
          <w:szCs w:val="20"/>
        </w:rPr>
        <w:t xml:space="preserve">line in </w:t>
      </w:r>
      <w:del w:id="2984" w:author="Yanfei Zhang" w:date="2022-04-05T21:55:00Z">
        <w:r w:rsidDel="007B75FC">
          <w:rPr>
            <w:rFonts w:ascii="Palatino Linotype" w:eastAsia="Cambria Math" w:hAnsi="Palatino Linotype" w:cs="Cambria Math"/>
            <w:sz w:val="20"/>
            <w:szCs w:val="20"/>
          </w:rPr>
          <w:delText>Fig</w:delText>
        </w:r>
      </w:del>
      <w:ins w:id="2985" w:author="Yanfei Zhang" w:date="2022-04-05T21:55:00Z">
        <w:r w:rsidR="007B75FC">
          <w:rPr>
            <w:rFonts w:ascii="Palatino Linotype" w:eastAsia="Cambria Math" w:hAnsi="Palatino Linotype" w:cs="Cambria Math"/>
            <w:sz w:val="20"/>
            <w:szCs w:val="20"/>
          </w:rPr>
          <w:t>Figure S</w:t>
        </w:r>
      </w:ins>
      <w:ins w:id="2986" w:author="Yanfei Zhang" w:date="2022-04-05T16:19:00Z">
        <w:r w:rsidR="00CF2794">
          <w:rPr>
            <w:rFonts w:ascii="Palatino Linotype" w:eastAsia="Cambria Math" w:hAnsi="Palatino Linotype" w:cs="Cambria Math"/>
            <w:sz w:val="20"/>
            <w:szCs w:val="20"/>
          </w:rPr>
          <w:t>2</w:t>
        </w:r>
      </w:ins>
      <w:del w:id="2987" w:author="Yanfei Zhang" w:date="2022-04-05T16:19:00Z">
        <w:r w:rsidDel="00CF2794">
          <w:rPr>
            <w:rFonts w:ascii="Palatino Linotype" w:eastAsia="Cambria Math" w:hAnsi="Palatino Linotype" w:cs="Cambria Math"/>
            <w:sz w:val="20"/>
            <w:szCs w:val="20"/>
          </w:rPr>
          <w:delText>ure</w:delText>
        </w:r>
        <w:r w:rsidRPr="00E7703F" w:rsidDel="00CF2794">
          <w:rPr>
            <w:rFonts w:ascii="Palatino Linotype" w:eastAsia="Cambria Math" w:hAnsi="Palatino Linotype" w:cs="Cambria Math"/>
            <w:sz w:val="20"/>
            <w:szCs w:val="20"/>
          </w:rPr>
          <w:delText xml:space="preserve"> S5</w:delText>
        </w:r>
      </w:del>
      <w:r w:rsidRPr="00E7703F">
        <w:rPr>
          <w:rFonts w:ascii="Palatino Linotype" w:eastAsia="Cambria Math" w:hAnsi="Palatino Linotype" w:cs="Cambria Math"/>
          <w:sz w:val="20"/>
          <w:szCs w:val="20"/>
        </w:rPr>
        <w:t xml:space="preserve"> shows the </w:t>
      </w:r>
      <w:r>
        <w:rPr>
          <w:rFonts w:ascii="Palatino Linotype" w:eastAsia="Cambria Math" w:hAnsi="Palatino Linotype" w:cs="Cambria Math"/>
          <w:sz w:val="20"/>
          <w:szCs w:val="20"/>
        </w:rPr>
        <w:t xml:space="preserve">predicted </w:t>
      </w:r>
      <w:r w:rsidRPr="00E7703F">
        <w:rPr>
          <w:rFonts w:ascii="Palatino Linotype" w:eastAsia="Cambria Math" w:hAnsi="Palatino Linotype" w:cs="Cambria Math"/>
          <w:sz w:val="20"/>
          <w:szCs w:val="20"/>
        </w:rPr>
        <w:t xml:space="preserve">dependence of the </w:t>
      </w:r>
      <w:r>
        <w:rPr>
          <w:rFonts w:ascii="Palatino Linotype" w:eastAsia="Cambria Math" w:hAnsi="Palatino Linotype" w:cs="Cambria Math"/>
          <w:sz w:val="20"/>
          <w:szCs w:val="20"/>
        </w:rPr>
        <w:t xml:space="preserve">flux-ratio </w:t>
      </w:r>
      <w:r w:rsidRPr="00E7703F">
        <w:rPr>
          <w:rFonts w:ascii="Palatino Linotype" w:eastAsia="Cambria Math" w:hAnsi="Palatino Linotype" w:cs="Cambria Math"/>
          <w:sz w:val="20"/>
          <w:szCs w:val="20"/>
        </w:rPr>
        <w:t xml:space="preserve">stoichiometry </w:t>
      </w:r>
      <m:oMath>
        <m:r>
          <w:rPr>
            <w:rFonts w:ascii="Cambria Math" w:eastAsia="Cambria Math" w:hAnsi="Cambria Math" w:cs="Cambria Math"/>
            <w:sz w:val="20"/>
            <w:szCs w:val="20"/>
          </w:rPr>
          <m:t>n</m:t>
        </m:r>
        <m:d>
          <m:dPr>
            <m:ctrlPr>
              <w:rPr>
                <w:rFonts w:ascii="Cambria Math" w:eastAsia="Cambria Math" w:hAnsi="Cambria Math" w:cs="Cambria Math"/>
                <w:i/>
                <w:sz w:val="20"/>
                <w:szCs w:val="20"/>
              </w:rPr>
            </m:ctrlPr>
          </m:dPr>
          <m:e>
            <m:r>
              <w:rPr>
                <w:rFonts w:ascii="Cambria Math" w:eastAsia="Cambria Math" w:hAnsi="Cambria Math" w:cs="Cambria Math"/>
                <w:sz w:val="20"/>
                <w:szCs w:val="20"/>
              </w:rPr>
              <m:t>X</m:t>
            </m:r>
          </m:e>
        </m:d>
        <m:r>
          <w:rPr>
            <w:rFonts w:ascii="Cambria Math" w:eastAsia="Cambria Math" w:hAnsi="Cambria Math" w:cs="Cambria Math"/>
            <w:sz w:val="20"/>
            <w:szCs w:val="20"/>
          </w:rPr>
          <m:t xml:space="preserve"> </m:t>
        </m:r>
      </m:oMath>
      <w:r w:rsidRPr="00E7703F">
        <w:rPr>
          <w:rFonts w:ascii="Palatino Linotype" w:eastAsia="Cambria Math" w:hAnsi="Palatino Linotype" w:cs="Cambria Math"/>
          <w:sz w:val="20"/>
          <w:szCs w:val="20"/>
        </w:rPr>
        <w:t>on the force ratio X for a</w:t>
      </w:r>
      <w:r>
        <w:rPr>
          <w:rFonts w:ascii="Palatino Linotype" w:eastAsia="Cambria Math" w:hAnsi="Palatino Linotype" w:cs="Cambria Math"/>
          <w:sz w:val="20"/>
          <w:szCs w:val="20"/>
        </w:rPr>
        <w:t xml:space="preserve">n </w:t>
      </w:r>
      <w:r w:rsidRPr="00E7703F">
        <w:rPr>
          <w:rFonts w:ascii="Palatino Linotype" w:eastAsia="Cambria Math" w:hAnsi="Palatino Linotype" w:cs="Cambria Math"/>
          <w:sz w:val="20"/>
          <w:szCs w:val="20"/>
        </w:rPr>
        <w:t>example</w:t>
      </w:r>
      <w:r>
        <w:rPr>
          <w:rFonts w:ascii="Palatino Linotype" w:eastAsia="Cambria Math" w:hAnsi="Palatino Linotype" w:cs="Cambria Math"/>
          <w:sz w:val="20"/>
          <w:szCs w:val="20"/>
        </w:rPr>
        <w:t xml:space="preserve"> in which </w:t>
      </w:r>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1</m:t>
            </m:r>
          </m:sub>
        </m:sSub>
        <m:r>
          <w:rPr>
            <w:rFonts w:ascii="Cambria Math" w:eastAsia="Cambria Math" w:hAnsi="Cambria Math" w:cs="Cambria Math"/>
            <w:sz w:val="20"/>
            <w:szCs w:val="20"/>
          </w:rPr>
          <m:t xml:space="preserve"> </m:t>
        </m:r>
      </m:oMath>
      <w:r>
        <w:rPr>
          <w:rFonts w:ascii="Palatino Linotype" w:eastAsia="Cambria Math" w:hAnsi="Palatino Linotype" w:cs="Cambria Math"/>
          <w:sz w:val="20"/>
          <w:szCs w:val="20"/>
        </w:rPr>
        <w:t xml:space="preserve"> does not equal zero</w:t>
      </w:r>
      <w:r w:rsidRPr="00E7703F">
        <w:rPr>
          <w:rFonts w:ascii="Palatino Linotype" w:eastAsia="Cambria Math" w:hAnsi="Palatino Linotype" w:cs="Cambria Math"/>
          <w:sz w:val="20"/>
          <w:szCs w:val="20"/>
        </w:rPr>
        <w:t>.</w:t>
      </w:r>
      <w:r>
        <w:rPr>
          <w:rFonts w:ascii="Palatino Linotype" w:eastAsia="Cambria Math" w:hAnsi="Palatino Linotype" w:cs="Cambria Math"/>
          <w:sz w:val="20"/>
          <w:szCs w:val="20"/>
        </w:rPr>
        <w:t xml:space="preserve"> </w:t>
      </w:r>
      <w:r w:rsidRPr="00E7703F">
        <w:rPr>
          <w:rFonts w:ascii="Palatino Linotype" w:eastAsia="Palatino Linotype" w:hAnsi="Palatino Linotype" w:cs="Palatino Linotype"/>
          <w:sz w:val="20"/>
          <w:szCs w:val="20"/>
        </w:rPr>
        <w:t xml:space="preserve">This </w:t>
      </w:r>
      <w:r>
        <w:rPr>
          <w:rFonts w:ascii="Palatino Linotype" w:eastAsia="Palatino Linotype" w:hAnsi="Palatino Linotype" w:cs="Palatino Linotype"/>
          <w:sz w:val="20"/>
          <w:szCs w:val="20"/>
        </w:rPr>
        <w:t>decrease of</w:t>
      </w:r>
      <w:r w:rsidRPr="00E7703F">
        <w:rPr>
          <w:rFonts w:ascii="Palatino Linotype" w:eastAsia="Palatino Linotype" w:hAnsi="Palatino Linotype" w:cs="Palatino Linotype"/>
          <w:sz w:val="20"/>
          <w:szCs w:val="20"/>
        </w:rPr>
        <w:t xml:space="preserve"> the stoichiometry </w:t>
      </w:r>
      <m:oMath>
        <m:r>
          <w:rPr>
            <w:rFonts w:ascii="Cambria Math" w:eastAsia="Cambria Math" w:hAnsi="Cambria Math" w:cs="Cambria Math"/>
            <w:sz w:val="20"/>
            <w:szCs w:val="20"/>
          </w:rPr>
          <m:t>n</m:t>
        </m:r>
        <m:d>
          <m:dPr>
            <m:ctrlPr>
              <w:rPr>
                <w:rFonts w:ascii="Cambria Math" w:eastAsia="Cambria Math" w:hAnsi="Cambria Math" w:cs="Cambria Math"/>
                <w:i/>
                <w:sz w:val="20"/>
                <w:szCs w:val="20"/>
              </w:rPr>
            </m:ctrlPr>
          </m:dPr>
          <m:e>
            <m:r>
              <w:rPr>
                <w:rFonts w:ascii="Cambria Math" w:eastAsia="Cambria Math" w:hAnsi="Cambria Math" w:cs="Cambria Math"/>
                <w:sz w:val="20"/>
                <w:szCs w:val="20"/>
              </w:rPr>
              <m:t>X</m:t>
            </m:r>
          </m:e>
        </m:d>
        <m:r>
          <w:rPr>
            <w:rFonts w:ascii="Cambria Math" w:eastAsia="Cambria Math" w:hAnsi="Cambria Math" w:cs="Cambria Math"/>
            <w:sz w:val="20"/>
            <w:szCs w:val="20"/>
          </w:rPr>
          <m:t xml:space="preserve"> </m:t>
        </m:r>
      </m:oMath>
      <w:r w:rsidRPr="00E7703F">
        <w:rPr>
          <w:rFonts w:ascii="Palatino Linotype" w:eastAsia="Palatino Linotype" w:hAnsi="Palatino Linotype" w:cs="Palatino Linotype"/>
          <w:sz w:val="20"/>
          <w:szCs w:val="20"/>
        </w:rPr>
        <w:t xml:space="preserve"> with </w:t>
      </w:r>
      <w:r>
        <w:rPr>
          <w:rFonts w:ascii="Palatino Linotype" w:eastAsia="Palatino Linotype" w:hAnsi="Palatino Linotype" w:cs="Palatino Linotype"/>
          <w:sz w:val="20"/>
          <w:szCs w:val="20"/>
        </w:rPr>
        <w:t>increasing</w:t>
      </w:r>
      <w:r w:rsidRPr="00E7703F">
        <w:rPr>
          <w:rFonts w:ascii="Palatino Linotype" w:eastAsia="Palatino Linotype" w:hAnsi="Palatino Linotype" w:cs="Palatino Linotype"/>
          <w:sz w:val="20"/>
          <w:szCs w:val="20"/>
        </w:rPr>
        <w:t xml:space="preserve"> force ratio </w:t>
      </w:r>
      <w:r>
        <w:rPr>
          <w:rFonts w:ascii="Palatino Linotype" w:eastAsia="Palatino Linotype" w:hAnsi="Palatino Linotype" w:cs="Palatino Linotype"/>
          <w:sz w:val="20"/>
          <w:szCs w:val="20"/>
        </w:rPr>
        <w:t xml:space="preserve">X </w:t>
      </w:r>
      <w:r w:rsidRPr="00E7703F">
        <w:rPr>
          <w:rFonts w:ascii="Palatino Linotype" w:eastAsia="Palatino Linotype" w:hAnsi="Palatino Linotype" w:cs="Palatino Linotype"/>
          <w:sz w:val="20"/>
          <w:szCs w:val="20"/>
        </w:rPr>
        <w:t xml:space="preserve">derives from the phenomenon that with increasing force ratio, a smaller and smaller fraction of the phosphorylation flux flows through the high stoichiometry pathway (see </w:t>
      </w:r>
      <w:r>
        <w:rPr>
          <w:rFonts w:ascii="Palatino Linotype" w:eastAsia="Palatino Linotype" w:hAnsi="Palatino Linotype" w:cs="Palatino Linotype"/>
          <w:sz w:val="20"/>
          <w:szCs w:val="20"/>
        </w:rPr>
        <w:t>Fig</w:t>
      </w:r>
      <w:del w:id="2988" w:author="Yanfei Zhang" w:date="2022-04-05T16:19:00Z">
        <w:r w:rsidDel="00CF2794">
          <w:rPr>
            <w:rFonts w:ascii="Palatino Linotype" w:eastAsia="Palatino Linotype" w:hAnsi="Palatino Linotype" w:cs="Palatino Linotype"/>
            <w:sz w:val="20"/>
            <w:szCs w:val="20"/>
          </w:rPr>
          <w:delText>ure</w:delText>
        </w:r>
        <w:r w:rsidRPr="00E7703F" w:rsidDel="00CF2794">
          <w:rPr>
            <w:rFonts w:ascii="Palatino Linotype" w:eastAsia="Palatino Linotype" w:hAnsi="Palatino Linotype" w:cs="Palatino Linotype"/>
            <w:sz w:val="20"/>
            <w:szCs w:val="20"/>
          </w:rPr>
          <w:delText xml:space="preserve"> S</w:delText>
        </w:r>
      </w:del>
      <w:ins w:id="2989" w:author="Yanfei Zhang" w:date="2022-04-05T16:19:00Z">
        <w:r w:rsidR="00740D49">
          <w:rPr>
            <w:rFonts w:ascii="Palatino Linotype" w:eastAsia="Palatino Linotype" w:hAnsi="Palatino Linotype" w:cs="Palatino Linotype"/>
            <w:sz w:val="20"/>
            <w:szCs w:val="20"/>
          </w:rPr>
          <w:t>ure</w:t>
        </w:r>
        <w:r w:rsidR="00CF2794">
          <w:rPr>
            <w:rFonts w:ascii="Palatino Linotype" w:eastAsia="Palatino Linotype" w:hAnsi="Palatino Linotype" w:cs="Palatino Linotype"/>
            <w:sz w:val="20"/>
            <w:szCs w:val="20"/>
          </w:rPr>
          <w:t xml:space="preserve"> S</w:t>
        </w:r>
      </w:ins>
      <w:del w:id="2990" w:author="Yanfei Zhang" w:date="2022-04-05T20:19:00Z">
        <w:r w:rsidDel="00395A08">
          <w:rPr>
            <w:rFonts w:ascii="Palatino Linotype" w:eastAsia="Palatino Linotype" w:hAnsi="Palatino Linotype" w:cs="Palatino Linotype"/>
            <w:sz w:val="20"/>
            <w:szCs w:val="20"/>
          </w:rPr>
          <w:delText>5</w:delText>
        </w:r>
      </w:del>
      <w:ins w:id="2991" w:author="Yanfei Zhang" w:date="2022-04-05T20:19:00Z">
        <w:r w:rsidR="00395A08">
          <w:rPr>
            <w:rFonts w:ascii="Palatino Linotype" w:eastAsia="Palatino Linotype" w:hAnsi="Palatino Linotype" w:cs="Palatino Linotype"/>
            <w:sz w:val="20"/>
            <w:szCs w:val="20"/>
          </w:rPr>
          <w:t>2</w:t>
        </w:r>
      </w:ins>
      <w:r>
        <w:rPr>
          <w:rFonts w:ascii="Palatino Linotype" w:eastAsia="Palatino Linotype" w:hAnsi="Palatino Linotype" w:cs="Palatino Linotype"/>
          <w:sz w:val="20"/>
          <w:szCs w:val="20"/>
        </w:rPr>
        <w:t>).</w:t>
      </w:r>
      <w:del w:id="2992" w:author="Yanfei Zhang" w:date="2022-04-05T16:19:00Z">
        <w:r w:rsidDel="00CF2794">
          <w:rPr>
            <w:rFonts w:ascii="Palatino Linotype" w:eastAsia="Palatino Linotype" w:hAnsi="Palatino Linotype" w:cs="Palatino Linotype"/>
            <w:sz w:val="20"/>
            <w:szCs w:val="20"/>
          </w:rPr>
          <w:delText xml:space="preserve"> </w:delText>
        </w:r>
      </w:del>
      <w:r>
        <w:rPr>
          <w:rFonts w:ascii="Palatino Linotype" w:eastAsia="Palatino Linotype" w:hAnsi="Palatino Linotype" w:cs="Palatino Linotype"/>
          <w:sz w:val="20"/>
          <w:szCs w:val="20"/>
        </w:rPr>
        <w:t xml:space="preserve"> T</w:t>
      </w:r>
      <w:r w:rsidRPr="00E7703F">
        <w:rPr>
          <w:rFonts w:ascii="Palatino Linotype" w:eastAsia="Palatino Linotype" w:hAnsi="Palatino Linotype" w:cs="Palatino Linotype"/>
          <w:sz w:val="20"/>
          <w:szCs w:val="20"/>
        </w:rPr>
        <w:t>he total ATP synthesis flux</w:t>
      </w:r>
      <w:r>
        <w:rPr>
          <w:rFonts w:ascii="Palatino Linotype" w:eastAsia="Palatino Linotype" w:hAnsi="Palatino Linotype" w:cs="Palatino Linotype"/>
          <w:sz w:val="20"/>
          <w:szCs w:val="20"/>
        </w:rPr>
        <w:t xml:space="preserve"> decreases with increasing force ratio</w:t>
      </w:r>
      <w:r w:rsidRPr="00E7703F">
        <w:rPr>
          <w:rFonts w:ascii="Palatino Linotype" w:eastAsia="Palatino Linotype" w:hAnsi="Palatino Linotype" w:cs="Palatino Linotype"/>
          <w:sz w:val="20"/>
          <w:szCs w:val="20"/>
        </w:rPr>
        <w:t xml:space="preserve"> </w:t>
      </w:r>
      <w:r>
        <w:rPr>
          <w:rFonts w:ascii="Palatino Linotype" w:eastAsia="Palatino Linotype" w:hAnsi="Palatino Linotype" w:cs="Palatino Linotype"/>
          <w:sz w:val="20"/>
          <w:szCs w:val="20"/>
        </w:rPr>
        <w:t>(</w:t>
      </w:r>
      <w:del w:id="2993" w:author="Yanfei Zhang" w:date="2022-04-05T21:55:00Z">
        <w:r w:rsidDel="007B75FC">
          <w:rPr>
            <w:rFonts w:ascii="Palatino Linotype" w:eastAsia="Palatino Linotype" w:hAnsi="Palatino Linotype" w:cs="Palatino Linotype"/>
            <w:sz w:val="20"/>
            <w:szCs w:val="20"/>
          </w:rPr>
          <w:delText xml:space="preserve">Fig. </w:delText>
        </w:r>
      </w:del>
      <w:ins w:id="2994" w:author="Yanfei Zhang" w:date="2022-04-05T21:55:00Z">
        <w:r w:rsidR="007B75FC">
          <w:rPr>
            <w:rFonts w:ascii="Palatino Linotype" w:eastAsia="Palatino Linotype" w:hAnsi="Palatino Linotype" w:cs="Palatino Linotype"/>
            <w:sz w:val="20"/>
            <w:szCs w:val="20"/>
          </w:rPr>
          <w:t xml:space="preserve">Figure </w:t>
        </w:r>
      </w:ins>
      <w:del w:id="2995" w:author="Yanfei Zhang" w:date="2022-04-05T16:20:00Z">
        <w:r w:rsidDel="00CF2794">
          <w:rPr>
            <w:rFonts w:ascii="Palatino Linotype" w:eastAsia="Palatino Linotype" w:hAnsi="Palatino Linotype" w:cs="Palatino Linotype"/>
            <w:sz w:val="20"/>
            <w:szCs w:val="20"/>
          </w:rPr>
          <w:delText>S5A</w:delText>
        </w:r>
      </w:del>
      <w:ins w:id="2996" w:author="Yanfei Zhang" w:date="2022-04-05T16:20:00Z">
        <w:r w:rsidR="00CF2794">
          <w:rPr>
            <w:rFonts w:ascii="Palatino Linotype" w:eastAsia="Palatino Linotype" w:hAnsi="Palatino Linotype" w:cs="Palatino Linotype"/>
            <w:sz w:val="20"/>
            <w:szCs w:val="20"/>
          </w:rPr>
          <w:t>S2A</w:t>
        </w:r>
      </w:ins>
      <w:r>
        <w:rPr>
          <w:rFonts w:ascii="Palatino Linotype" w:eastAsia="Palatino Linotype" w:hAnsi="Palatino Linotype" w:cs="Palatino Linotype"/>
          <w:sz w:val="20"/>
          <w:szCs w:val="20"/>
        </w:rPr>
        <w:t xml:space="preserve">) and consequently, the flux-ratio stoichiometry </w:t>
      </w:r>
      <w:r w:rsidRPr="00A13A4A">
        <w:rPr>
          <w:rFonts w:ascii="Palatino Linotype" w:eastAsia="Palatino Linotype" w:hAnsi="Palatino Linotype" w:cs="Palatino Linotype"/>
          <w:i/>
          <w:sz w:val="20"/>
          <w:szCs w:val="20"/>
        </w:rPr>
        <w:t>n</w:t>
      </w:r>
      <w:r>
        <w:rPr>
          <w:rFonts w:ascii="Palatino Linotype" w:eastAsia="Palatino Linotype" w:hAnsi="Palatino Linotype" w:cs="Palatino Linotype"/>
          <w:sz w:val="20"/>
          <w:szCs w:val="20"/>
        </w:rPr>
        <w:t xml:space="preserve"> increases with the ATP synthesis (and degradation when considering steady states) flux, as shown by </w:t>
      </w:r>
      <w:del w:id="2997" w:author="Yanfei Zhang" w:date="2022-04-05T21:56:00Z">
        <w:r w:rsidDel="007B75FC">
          <w:rPr>
            <w:rFonts w:ascii="Palatino Linotype" w:eastAsia="Palatino Linotype" w:hAnsi="Palatino Linotype" w:cs="Palatino Linotype"/>
            <w:sz w:val="20"/>
            <w:szCs w:val="20"/>
          </w:rPr>
          <w:delText xml:space="preserve">Fig. </w:delText>
        </w:r>
      </w:del>
      <w:ins w:id="2998" w:author="Yanfei Zhang" w:date="2022-04-05T21:56:00Z">
        <w:r w:rsidR="007B75FC">
          <w:rPr>
            <w:rFonts w:ascii="Palatino Linotype" w:eastAsia="Palatino Linotype" w:hAnsi="Palatino Linotype" w:cs="Palatino Linotype"/>
            <w:sz w:val="20"/>
            <w:szCs w:val="20"/>
          </w:rPr>
          <w:t xml:space="preserve">Figure </w:t>
        </w:r>
      </w:ins>
      <w:del w:id="2999" w:author="Yanfei Zhang" w:date="2022-04-05T16:20:00Z">
        <w:r w:rsidDel="00CF2794">
          <w:rPr>
            <w:rFonts w:ascii="Palatino Linotype" w:eastAsia="Palatino Linotype" w:hAnsi="Palatino Linotype" w:cs="Palatino Linotype"/>
            <w:sz w:val="20"/>
            <w:szCs w:val="20"/>
          </w:rPr>
          <w:delText>S5B</w:delText>
        </w:r>
      </w:del>
      <w:ins w:id="3000" w:author="Yanfei Zhang" w:date="2022-04-05T16:20:00Z">
        <w:r w:rsidR="00CF2794">
          <w:rPr>
            <w:rFonts w:ascii="Palatino Linotype" w:eastAsia="Palatino Linotype" w:hAnsi="Palatino Linotype" w:cs="Palatino Linotype"/>
            <w:sz w:val="20"/>
            <w:szCs w:val="20"/>
          </w:rPr>
          <w:t>S2B</w:t>
        </w:r>
      </w:ins>
      <w:r>
        <w:rPr>
          <w:rFonts w:ascii="Palatino Linotype" w:eastAsia="Palatino Linotype" w:hAnsi="Palatino Linotype" w:cs="Palatino Linotype"/>
          <w:sz w:val="20"/>
          <w:szCs w:val="20"/>
        </w:rPr>
        <w:t xml:space="preserve">.  Such an increase was also predicted by the FBA analysis of </w:t>
      </w:r>
      <w:del w:id="3001" w:author="Yanfei Zhang" w:date="2022-04-05T21:56:00Z">
        <w:r w:rsidDel="007B75FC">
          <w:rPr>
            <w:rFonts w:ascii="Palatino Linotype" w:eastAsia="Palatino Linotype" w:hAnsi="Palatino Linotype" w:cs="Palatino Linotype"/>
            <w:sz w:val="20"/>
            <w:szCs w:val="20"/>
          </w:rPr>
          <w:delText xml:space="preserve">Fig. </w:delText>
        </w:r>
      </w:del>
      <w:ins w:id="3002" w:author="Yanfei Zhang" w:date="2022-04-05T21:56:00Z">
        <w:r w:rsidR="007B75FC">
          <w:rPr>
            <w:rFonts w:ascii="Palatino Linotype" w:eastAsia="Palatino Linotype" w:hAnsi="Palatino Linotype" w:cs="Palatino Linotype"/>
            <w:sz w:val="20"/>
            <w:szCs w:val="20"/>
          </w:rPr>
          <w:t xml:space="preserve">Figure </w:t>
        </w:r>
      </w:ins>
      <w:r>
        <w:rPr>
          <w:rFonts w:ascii="Palatino Linotype" w:eastAsia="Palatino Linotype" w:hAnsi="Palatino Linotype" w:cs="Palatino Linotype"/>
          <w:sz w:val="20"/>
          <w:szCs w:val="20"/>
        </w:rPr>
        <w:t>1 (</w:t>
      </w:r>
      <w:del w:id="3003" w:author="Yanfei Zhang" w:date="2022-04-05T21:07:00Z">
        <w:r w:rsidDel="00553543">
          <w:rPr>
            <w:rFonts w:ascii="Palatino Linotype" w:eastAsia="Palatino Linotype" w:hAnsi="Palatino Linotype" w:cs="Palatino Linotype"/>
            <w:sz w:val="20"/>
            <w:szCs w:val="20"/>
          </w:rPr>
          <w:delText xml:space="preserve">dashed </w:delText>
        </w:r>
      </w:del>
      <w:ins w:id="3004" w:author="Yanfei Zhang" w:date="2022-04-05T21:07:00Z">
        <w:r w:rsidR="00553543">
          <w:rPr>
            <w:rFonts w:ascii="Palatino Linotype" w:eastAsia="Palatino Linotype" w:hAnsi="Palatino Linotype" w:cs="Palatino Linotype"/>
            <w:sz w:val="20"/>
            <w:szCs w:val="20"/>
          </w:rPr>
          <w:t>blue</w:t>
        </w:r>
        <w:r w:rsidR="00553543">
          <w:rPr>
            <w:rFonts w:ascii="Palatino Linotype" w:eastAsia="Palatino Linotype" w:hAnsi="Palatino Linotype" w:cs="Palatino Linotype"/>
            <w:sz w:val="20"/>
            <w:szCs w:val="20"/>
          </w:rPr>
          <w:t xml:space="preserve"> </w:t>
        </w:r>
      </w:ins>
      <w:r>
        <w:rPr>
          <w:rFonts w:ascii="Palatino Linotype" w:eastAsia="Palatino Linotype" w:hAnsi="Palatino Linotype" w:cs="Palatino Linotype"/>
          <w:sz w:val="20"/>
          <w:szCs w:val="20"/>
        </w:rPr>
        <w:t xml:space="preserve">lines in </w:t>
      </w:r>
      <w:del w:id="3005" w:author="Yanfei Zhang" w:date="2022-04-05T21:56:00Z">
        <w:r w:rsidDel="007B75FC">
          <w:rPr>
            <w:rFonts w:ascii="Palatino Linotype" w:eastAsia="Palatino Linotype" w:hAnsi="Palatino Linotype" w:cs="Palatino Linotype"/>
            <w:sz w:val="20"/>
            <w:szCs w:val="20"/>
          </w:rPr>
          <w:delText>Fig</w:delText>
        </w:r>
      </w:del>
      <w:ins w:id="3006" w:author="Yanfei Zhang" w:date="2022-04-05T21:56:00Z">
        <w:r w:rsidR="007B75FC">
          <w:rPr>
            <w:rFonts w:ascii="Palatino Linotype" w:eastAsia="Palatino Linotype" w:hAnsi="Palatino Linotype" w:cs="Palatino Linotype"/>
            <w:sz w:val="20"/>
            <w:szCs w:val="20"/>
          </w:rPr>
          <w:t xml:space="preserve">Figure </w:t>
        </w:r>
      </w:ins>
      <w:r>
        <w:rPr>
          <w:rFonts w:ascii="Palatino Linotype" w:eastAsia="Palatino Linotype" w:hAnsi="Palatino Linotype" w:cs="Palatino Linotype"/>
          <w:sz w:val="20"/>
          <w:szCs w:val="20"/>
        </w:rPr>
        <w:t xml:space="preserve">1B and </w:t>
      </w:r>
      <w:del w:id="3007" w:author="Yanfei Zhang" w:date="2022-04-05T21:56:00Z">
        <w:r w:rsidDel="007B75FC">
          <w:rPr>
            <w:rFonts w:ascii="Palatino Linotype" w:eastAsia="Palatino Linotype" w:hAnsi="Palatino Linotype" w:cs="Palatino Linotype"/>
            <w:sz w:val="20"/>
            <w:szCs w:val="20"/>
          </w:rPr>
          <w:delText xml:space="preserve">Fig </w:delText>
        </w:r>
      </w:del>
      <w:ins w:id="3008" w:author="Yanfei Zhang" w:date="2022-04-05T21:56:00Z">
        <w:r w:rsidR="007B75FC">
          <w:rPr>
            <w:rFonts w:ascii="Palatino Linotype" w:eastAsia="Palatino Linotype" w:hAnsi="Palatino Linotype" w:cs="Palatino Linotype"/>
            <w:sz w:val="20"/>
            <w:szCs w:val="20"/>
          </w:rPr>
          <w:t xml:space="preserve">Figure </w:t>
        </w:r>
      </w:ins>
      <w:r>
        <w:rPr>
          <w:rFonts w:ascii="Palatino Linotype" w:eastAsia="Palatino Linotype" w:hAnsi="Palatino Linotype" w:cs="Palatino Linotype"/>
          <w:sz w:val="20"/>
          <w:szCs w:val="20"/>
        </w:rPr>
        <w:t>1C).  Apparently the behavior of the non equilibrium thermodynamic system driven by back pressure, corresponds with the optimal behavior computed by Flux Balance Analysis.</w:t>
      </w:r>
    </w:p>
    <w:p w14:paraId="7F828296" w14:textId="45B31B7C" w:rsidR="005B046F" w:rsidRPr="00E7703F" w:rsidRDefault="00A217E3" w:rsidP="005B046F">
      <w:pPr>
        <w:spacing w:line="240" w:lineRule="auto"/>
        <w:rPr>
          <w:rFonts w:ascii="Palatino Linotype" w:eastAsia="Palatino Linotype" w:hAnsi="Palatino Linotype" w:cs="Palatino Linotype"/>
          <w:sz w:val="20"/>
          <w:szCs w:val="20"/>
        </w:rPr>
      </w:pPr>
      <w:ins w:id="3009" w:author="Yanfei Zhang" w:date="2022-04-05T20:15:00Z">
        <w:r>
          <w:rPr>
            <w:rFonts w:ascii="Palatino Linotype" w:eastAsia="Palatino Linotype" w:hAnsi="Palatino Linotype" w:cs="Palatino Linotype"/>
            <w:sz w:val="20"/>
            <w:szCs w:val="20"/>
          </w:rPr>
          <w:t xml:space="preserve">         </w:t>
        </w:r>
      </w:ins>
      <w:del w:id="3010" w:author="Yanfei Zhang" w:date="2022-04-05T20:15:00Z">
        <w:r w:rsidR="005B046F" w:rsidDel="00A217E3">
          <w:rPr>
            <w:rFonts w:ascii="Palatino Linotype" w:eastAsia="Palatino Linotype" w:hAnsi="Palatino Linotype" w:cs="Palatino Linotype"/>
            <w:sz w:val="20"/>
            <w:szCs w:val="20"/>
          </w:rPr>
          <w:tab/>
        </w:r>
      </w:del>
      <w:del w:id="3011" w:author="Yanfei Zhang" w:date="2022-04-05T21:56:00Z">
        <w:r w:rsidR="005B046F" w:rsidDel="007B75FC">
          <w:rPr>
            <w:rFonts w:ascii="Palatino Linotype" w:eastAsia="Palatino Linotype" w:hAnsi="Palatino Linotype" w:cs="Palatino Linotype"/>
            <w:sz w:val="20"/>
            <w:szCs w:val="20"/>
          </w:rPr>
          <w:delText xml:space="preserve">Fig. </w:delText>
        </w:r>
      </w:del>
      <w:ins w:id="3012" w:author="Yanfei Zhang" w:date="2022-04-05T21:56:00Z">
        <w:r w:rsidR="007B75FC">
          <w:rPr>
            <w:rFonts w:ascii="Palatino Linotype" w:eastAsia="Palatino Linotype" w:hAnsi="Palatino Linotype" w:cs="Palatino Linotype"/>
            <w:sz w:val="20"/>
            <w:szCs w:val="20"/>
          </w:rPr>
          <w:t xml:space="preserve">Figure </w:t>
        </w:r>
      </w:ins>
      <w:del w:id="3013" w:author="Yanfei Zhang" w:date="2022-04-05T16:20:00Z">
        <w:r w:rsidR="005B046F" w:rsidDel="00CF2794">
          <w:rPr>
            <w:rFonts w:ascii="Palatino Linotype" w:eastAsia="Palatino Linotype" w:hAnsi="Palatino Linotype" w:cs="Palatino Linotype"/>
            <w:sz w:val="20"/>
            <w:szCs w:val="20"/>
          </w:rPr>
          <w:delText xml:space="preserve">S5A </w:delText>
        </w:r>
      </w:del>
      <w:ins w:id="3014" w:author="Yanfei Zhang" w:date="2022-04-05T16:20:00Z">
        <w:r w:rsidR="00CF2794">
          <w:rPr>
            <w:rFonts w:ascii="Palatino Linotype" w:eastAsia="Palatino Linotype" w:hAnsi="Palatino Linotype" w:cs="Palatino Linotype"/>
            <w:sz w:val="20"/>
            <w:szCs w:val="20"/>
          </w:rPr>
          <w:t xml:space="preserve">S2A </w:t>
        </w:r>
      </w:ins>
      <w:r w:rsidR="005B046F">
        <w:rPr>
          <w:rFonts w:ascii="Palatino Linotype" w:eastAsia="Palatino Linotype" w:hAnsi="Palatino Linotype" w:cs="Palatino Linotype"/>
          <w:sz w:val="20"/>
          <w:szCs w:val="20"/>
        </w:rPr>
        <w:t xml:space="preserve">also shows that the </w:t>
      </w:r>
      <w:r w:rsidR="005B046F" w:rsidRPr="00E7703F">
        <w:rPr>
          <w:rFonts w:ascii="Palatino Linotype" w:eastAsia="Palatino Linotype" w:hAnsi="Palatino Linotype" w:cs="Palatino Linotype"/>
          <w:sz w:val="20"/>
          <w:szCs w:val="20"/>
        </w:rPr>
        <w:t>thermodynamic effi</w:t>
      </w:r>
      <w:r w:rsidR="005B046F">
        <w:rPr>
          <w:rFonts w:ascii="Palatino Linotype" w:eastAsia="Palatino Linotype" w:hAnsi="Palatino Linotype" w:cs="Palatino Linotype"/>
          <w:sz w:val="20"/>
          <w:szCs w:val="20"/>
        </w:rPr>
        <w:t>ciency of the process increases with increasing force ratio until it reaches a maximum, after which it decreases again (</w:t>
      </w:r>
      <w:proofErr w:type="spellStart"/>
      <w:r w:rsidR="005B046F">
        <w:rPr>
          <w:rFonts w:ascii="Palatino Linotype" w:eastAsia="Palatino Linotype" w:hAnsi="Palatino Linotype" w:cs="Palatino Linotype"/>
          <w:sz w:val="20"/>
          <w:szCs w:val="20"/>
        </w:rPr>
        <w:t>Kedem</w:t>
      </w:r>
      <w:proofErr w:type="spellEnd"/>
      <w:r w:rsidR="005B046F">
        <w:rPr>
          <w:rFonts w:ascii="Palatino Linotype" w:eastAsia="Palatino Linotype" w:hAnsi="Palatino Linotype" w:cs="Palatino Linotype"/>
          <w:sz w:val="20"/>
          <w:szCs w:val="20"/>
        </w:rPr>
        <w:t xml:space="preserve"> and Caplan, 19</w:t>
      </w:r>
      <w:del w:id="3015" w:author="Yanfei Zhang" w:date="2022-03-29T09:25:00Z">
        <w:r w:rsidR="005B046F" w:rsidDel="000E2690">
          <w:rPr>
            <w:rFonts w:ascii="Palatino Linotype" w:eastAsia="Palatino Linotype" w:hAnsi="Palatino Linotype" w:cs="Palatino Linotype"/>
            <w:sz w:val="20"/>
            <w:szCs w:val="20"/>
          </w:rPr>
          <w:delText>??</w:delText>
        </w:r>
      </w:del>
      <w:ins w:id="3016" w:author="Yanfei Zhang" w:date="2022-03-29T09:15:00Z">
        <w:r w:rsidR="00B56989">
          <w:rPr>
            <w:rFonts w:ascii="Palatino Linotype" w:eastAsia="Palatino Linotype" w:hAnsi="Palatino Linotype" w:cs="Palatino Linotype"/>
            <w:sz w:val="20"/>
            <w:szCs w:val="20"/>
          </w:rPr>
          <w:t>65</w:t>
        </w:r>
      </w:ins>
      <w:r w:rsidR="005B046F">
        <w:rPr>
          <w:rFonts w:ascii="Palatino Linotype" w:eastAsia="Palatino Linotype" w:hAnsi="Palatino Linotype" w:cs="Palatino Linotype"/>
          <w:sz w:val="20"/>
          <w:szCs w:val="20"/>
        </w:rPr>
        <w:t xml:space="preserve">; </w:t>
      </w:r>
      <w:proofErr w:type="spellStart"/>
      <w:r w:rsidR="005B046F">
        <w:rPr>
          <w:rFonts w:ascii="Palatino Linotype" w:eastAsia="Palatino Linotype" w:hAnsi="Palatino Linotype" w:cs="Palatino Linotype"/>
          <w:sz w:val="20"/>
          <w:szCs w:val="20"/>
        </w:rPr>
        <w:t>Stucki</w:t>
      </w:r>
      <w:proofErr w:type="spellEnd"/>
      <w:r w:rsidR="005B046F">
        <w:rPr>
          <w:rFonts w:ascii="Palatino Linotype" w:eastAsia="Palatino Linotype" w:hAnsi="Palatino Linotype" w:cs="Palatino Linotype"/>
          <w:sz w:val="20"/>
          <w:szCs w:val="20"/>
        </w:rPr>
        <w:t>, 1980).</w:t>
      </w:r>
      <w:r w:rsidR="005B046F" w:rsidRPr="00E7703F">
        <w:rPr>
          <w:rFonts w:ascii="Palatino Linotype" w:eastAsia="Palatino Linotype" w:hAnsi="Palatino Linotype" w:cs="Palatino Linotype"/>
          <w:sz w:val="20"/>
          <w:szCs w:val="20"/>
        </w:rPr>
        <w:t xml:space="preserve"> The latter is defined by:</w:t>
      </w:r>
    </w:p>
    <w:p w14:paraId="4CD8ADCD" w14:textId="77777777" w:rsidR="005B046F" w:rsidRPr="00F84866" w:rsidRDefault="005B046F" w:rsidP="005B046F">
      <w:pPr>
        <w:pBdr>
          <w:top w:val="nil"/>
          <w:left w:val="nil"/>
          <w:bottom w:val="nil"/>
          <w:right w:val="nil"/>
          <w:between w:val="nil"/>
        </w:pBdr>
        <w:spacing w:before="60" w:after="60" w:line="240" w:lineRule="auto"/>
        <w:rPr>
          <w:rFonts w:ascii="Palatino Linotype" w:eastAsia="Palatino Linotype" w:hAnsi="Palatino Linotype" w:cs="Palatino Linotype"/>
          <w:sz w:val="20"/>
          <w:szCs w:val="20"/>
        </w:rPr>
      </w:pPr>
      <m:oMathPara>
        <m:oMath>
          <m:r>
            <w:rPr>
              <w:rFonts w:ascii="Cambria Math" w:eastAsia="Palatino Linotype" w:hAnsi="Cambria Math" w:cs="Palatino Linotype"/>
              <w:sz w:val="20"/>
              <w:szCs w:val="20"/>
            </w:rPr>
            <m:t>η≝</m:t>
          </m:r>
          <m:f>
            <m:fPr>
              <m:ctrlPr>
                <w:rPr>
                  <w:rFonts w:ascii="Cambria Math" w:eastAsia="Palatino Linotype" w:hAnsi="Cambria Math" w:cs="Palatino Linotype"/>
                  <w:i/>
                  <w:sz w:val="20"/>
                  <w:szCs w:val="20"/>
                </w:rPr>
              </m:ctrlPr>
            </m:fPr>
            <m:num>
              <m:r>
                <w:rPr>
                  <w:rFonts w:ascii="Cambria Math" w:eastAsia="Palatino Linotype" w:hAnsi="Cambria Math" w:cs="Palatino Linotype"/>
                  <w:sz w:val="20"/>
                  <w:szCs w:val="20"/>
                </w:rPr>
                <m:t>-</m:t>
              </m:r>
              <m:sSub>
                <m:sSubPr>
                  <m:ctrlPr>
                    <w:rPr>
                      <w:rFonts w:ascii="Cambria Math" w:eastAsia="Palatino Linotype" w:hAnsi="Cambria Math" w:cs="Palatino Linotype"/>
                      <w:i/>
                      <w:sz w:val="20"/>
                      <w:szCs w:val="20"/>
                    </w:rPr>
                  </m:ctrlPr>
                </m:sSubPr>
                <m:e>
                  <m:r>
                    <w:rPr>
                      <w:rFonts w:ascii="Cambria Math" w:eastAsia="Palatino Linotype" w:hAnsi="Cambria Math" w:cs="Palatino Linotype"/>
                      <w:sz w:val="20"/>
                      <w:szCs w:val="20"/>
                    </w:rPr>
                    <m:t>J</m:t>
                  </m:r>
                </m:e>
                <m:sub>
                  <m:r>
                    <w:rPr>
                      <w:rFonts w:ascii="Cambria Math" w:eastAsia="Palatino Linotype" w:hAnsi="Cambria Math" w:cs="Palatino Linotype"/>
                      <w:sz w:val="20"/>
                      <w:szCs w:val="20"/>
                    </w:rPr>
                    <m:t>p</m:t>
                  </m:r>
                </m:sub>
              </m:sSub>
              <m:r>
                <w:rPr>
                  <w:rFonts w:ascii="Cambria Math" w:eastAsia="Palatino Linotype" w:hAnsi="Cambria Math" w:cs="Palatino Linotype"/>
                  <w:sz w:val="20"/>
                  <w:szCs w:val="20"/>
                </w:rPr>
                <m:t>∙∆</m:t>
              </m:r>
              <m:sSub>
                <m:sSubPr>
                  <m:ctrlPr>
                    <w:rPr>
                      <w:rFonts w:ascii="Cambria Math" w:eastAsia="Palatino Linotype" w:hAnsi="Cambria Math" w:cs="Palatino Linotype"/>
                      <w:i/>
                      <w:sz w:val="20"/>
                      <w:szCs w:val="20"/>
                    </w:rPr>
                  </m:ctrlPr>
                </m:sSubPr>
                <m:e>
                  <m:r>
                    <w:rPr>
                      <w:rFonts w:ascii="Cambria Math" w:eastAsia="Palatino Linotype" w:hAnsi="Cambria Math" w:cs="Palatino Linotype"/>
                      <w:sz w:val="20"/>
                      <w:szCs w:val="20"/>
                    </w:rPr>
                    <m:t>G</m:t>
                  </m:r>
                </m:e>
                <m:sub>
                  <m:r>
                    <w:rPr>
                      <w:rFonts w:ascii="Cambria Math" w:eastAsia="Palatino Linotype" w:hAnsi="Cambria Math" w:cs="Palatino Linotype"/>
                      <w:sz w:val="20"/>
                      <w:szCs w:val="20"/>
                    </w:rPr>
                    <m:t>p</m:t>
                  </m:r>
                </m:sub>
              </m:sSub>
            </m:num>
            <m:den>
              <m:sSub>
                <m:sSubPr>
                  <m:ctrlPr>
                    <w:rPr>
                      <w:rFonts w:ascii="Cambria Math" w:eastAsia="Palatino Linotype" w:hAnsi="Cambria Math" w:cs="Palatino Linotype"/>
                      <w:i/>
                      <w:sz w:val="20"/>
                      <w:szCs w:val="20"/>
                    </w:rPr>
                  </m:ctrlPr>
                </m:sSubPr>
                <m:e>
                  <m:r>
                    <w:rPr>
                      <w:rFonts w:ascii="Cambria Math" w:eastAsia="Palatino Linotype" w:hAnsi="Cambria Math" w:cs="Palatino Linotype"/>
                      <w:sz w:val="20"/>
                      <w:szCs w:val="20"/>
                    </w:rPr>
                    <m:t>J</m:t>
                  </m:r>
                </m:e>
                <m:sub>
                  <m:r>
                    <w:rPr>
                      <w:rFonts w:ascii="Cambria Math" w:eastAsia="Palatino Linotype" w:hAnsi="Cambria Math" w:cs="Palatino Linotype"/>
                      <w:sz w:val="20"/>
                      <w:szCs w:val="20"/>
                    </w:rPr>
                    <m:t>c</m:t>
                  </m:r>
                </m:sub>
              </m:sSub>
              <m:r>
                <w:rPr>
                  <w:rFonts w:ascii="Cambria Math" w:eastAsia="Palatino Linotype" w:hAnsi="Cambria Math" w:cs="Palatino Linotype"/>
                  <w:sz w:val="20"/>
                  <w:szCs w:val="20"/>
                </w:rPr>
                <m:t>∙∆</m:t>
              </m:r>
              <m:sSub>
                <m:sSubPr>
                  <m:ctrlPr>
                    <w:rPr>
                      <w:rFonts w:ascii="Cambria Math" w:eastAsia="Palatino Linotype" w:hAnsi="Cambria Math" w:cs="Palatino Linotype"/>
                      <w:i/>
                      <w:sz w:val="20"/>
                      <w:szCs w:val="20"/>
                    </w:rPr>
                  </m:ctrlPr>
                </m:sSubPr>
                <m:e>
                  <m:r>
                    <w:rPr>
                      <w:rFonts w:ascii="Cambria Math" w:eastAsia="Palatino Linotype" w:hAnsi="Cambria Math" w:cs="Palatino Linotype"/>
                      <w:sz w:val="20"/>
                      <w:szCs w:val="20"/>
                    </w:rPr>
                    <m:t>G</m:t>
                  </m:r>
                </m:e>
                <m:sub>
                  <m:r>
                    <w:rPr>
                      <w:rFonts w:ascii="Cambria Math" w:eastAsia="Palatino Linotype" w:hAnsi="Cambria Math" w:cs="Palatino Linotype"/>
                      <w:sz w:val="20"/>
                      <w:szCs w:val="20"/>
                    </w:rPr>
                    <m:t>c</m:t>
                  </m:r>
                </m:sub>
              </m:sSub>
            </m:den>
          </m:f>
        </m:oMath>
      </m:oMathPara>
    </w:p>
    <w:p w14:paraId="2F906E4F" w14:textId="77777777" w:rsidR="005B046F" w:rsidRPr="00A3565D" w:rsidRDefault="005B046F" w:rsidP="005B046F">
      <w:pPr>
        <w:pBdr>
          <w:top w:val="nil"/>
          <w:left w:val="nil"/>
          <w:bottom w:val="nil"/>
          <w:right w:val="nil"/>
          <w:between w:val="nil"/>
        </w:pBdr>
        <w:spacing w:line="240" w:lineRule="auto"/>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In the example, both the stoichiometry and the efficiency cross zero at a force ratio of around 0.75. At this force ratio the system is ‘stalling’, wasting Gibbs energy of catabolism whilst making no progress towards ATP synthesis.</w:t>
      </w:r>
      <w:del w:id="3017" w:author="Yanfei Zhang" w:date="2022-04-05T16:20:00Z">
        <w:r w:rsidDel="00CF2794">
          <w:rPr>
            <w:rFonts w:ascii="Palatino Linotype" w:eastAsia="Palatino Linotype" w:hAnsi="Palatino Linotype" w:cs="Palatino Linotype"/>
            <w:sz w:val="20"/>
            <w:szCs w:val="20"/>
          </w:rPr>
          <w:delText xml:space="preserve"> </w:delText>
        </w:r>
      </w:del>
      <w:r>
        <w:rPr>
          <w:rFonts w:ascii="Palatino Linotype" w:eastAsia="Palatino Linotype" w:hAnsi="Palatino Linotype" w:cs="Palatino Linotype"/>
          <w:sz w:val="20"/>
          <w:szCs w:val="20"/>
        </w:rPr>
        <w:t xml:space="preserve"> Beyond this force ratio, the efficiency and flux-ratio stoichiometry become negative, reflecting that ATP synthesis has turned into ATP hydrolysis.</w:t>
      </w:r>
    </w:p>
    <w:p w14:paraId="52E4A88F" w14:textId="5E0D5C6D" w:rsidR="005B046F" w:rsidRDefault="005B046F" w:rsidP="005B046F">
      <w:pPr>
        <w:pBdr>
          <w:top w:val="nil"/>
          <w:left w:val="nil"/>
          <w:bottom w:val="nil"/>
          <w:right w:val="nil"/>
          <w:between w:val="nil"/>
        </w:pBdr>
        <w:spacing w:line="240" w:lineRule="auto"/>
        <w:ind w:firstLine="425"/>
        <w:jc w:val="center"/>
        <w:rPr>
          <w:rFonts w:ascii="Palatino Linotype" w:eastAsiaTheme="minorEastAsia" w:hAnsi="Palatino Linotype" w:cs="Palatino Linotype"/>
          <w:sz w:val="20"/>
          <w:szCs w:val="20"/>
          <w:lang w:eastAsia="zh-CN"/>
        </w:rPr>
      </w:pPr>
      <w:del w:id="3018" w:author="Yanfei Zhang" w:date="2022-03-28T21:24:00Z">
        <w:r w:rsidDel="00F364B5">
          <w:rPr>
            <w:rFonts w:ascii="Palatino Linotype" w:eastAsiaTheme="minorEastAsia" w:hAnsi="Palatino Linotype" w:cs="Palatino Linotype"/>
            <w:noProof/>
            <w:sz w:val="20"/>
            <w:szCs w:val="20"/>
            <w:lang w:eastAsia="zh-CN"/>
          </w:rPr>
          <w:lastRenderedPageBreak/>
          <w:drawing>
            <wp:inline distT="0" distB="0" distL="0" distR="0" wp14:anchorId="6C119C69" wp14:editId="2AC20F8B">
              <wp:extent cx="3233318" cy="242499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 S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38582" cy="2428938"/>
                      </a:xfrm>
                      <a:prstGeom prst="rect">
                        <a:avLst/>
                      </a:prstGeom>
                    </pic:spPr>
                  </pic:pic>
                </a:graphicData>
              </a:graphic>
            </wp:inline>
          </w:drawing>
        </w:r>
      </w:del>
      <w:ins w:id="3019" w:author="Yanfei Zhang" w:date="2022-03-28T21:24:00Z">
        <w:r w:rsidR="00F364B5">
          <w:rPr>
            <w:rFonts w:ascii="Palatino Linotype" w:eastAsiaTheme="minorEastAsia" w:hAnsi="Palatino Linotype" w:cs="Palatino Linotype"/>
            <w:noProof/>
            <w:sz w:val="20"/>
            <w:szCs w:val="20"/>
            <w:lang w:eastAsia="zh-CN"/>
          </w:rPr>
          <w:drawing>
            <wp:inline distT="0" distB="0" distL="0" distR="0" wp14:anchorId="419FA494" wp14:editId="294FE877">
              <wp:extent cx="5615940" cy="2205990"/>
              <wp:effectExtent l="0" t="0" r="381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ure S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15940" cy="2205990"/>
                      </a:xfrm>
                      <a:prstGeom prst="rect">
                        <a:avLst/>
                      </a:prstGeom>
                    </pic:spPr>
                  </pic:pic>
                </a:graphicData>
              </a:graphic>
            </wp:inline>
          </w:drawing>
        </w:r>
      </w:ins>
    </w:p>
    <w:p w14:paraId="29236A51" w14:textId="77777777" w:rsidR="005B046F" w:rsidRPr="00BB6BFD" w:rsidRDefault="005B046F" w:rsidP="005B046F">
      <w:pPr>
        <w:pBdr>
          <w:top w:val="nil"/>
          <w:left w:val="nil"/>
          <w:bottom w:val="nil"/>
          <w:right w:val="nil"/>
          <w:between w:val="nil"/>
        </w:pBdr>
        <w:spacing w:line="240" w:lineRule="auto"/>
        <w:ind w:firstLine="425"/>
        <w:jc w:val="center"/>
        <w:rPr>
          <w:rFonts w:ascii="Palatino Linotype" w:eastAsiaTheme="minorEastAsia" w:hAnsi="Palatino Linotype" w:cs="Palatino Linotype"/>
          <w:sz w:val="20"/>
          <w:szCs w:val="20"/>
          <w:lang w:eastAsia="zh-CN"/>
        </w:rPr>
      </w:pPr>
    </w:p>
    <w:p w14:paraId="4EB25C46" w14:textId="49093DAA" w:rsidR="005B046F" w:rsidRPr="003460E8" w:rsidRDefault="005B046F" w:rsidP="005B046F">
      <w:pPr>
        <w:pStyle w:val="Caption"/>
        <w:spacing w:after="120"/>
        <w:ind w:left="432" w:right="432"/>
        <w:rPr>
          <w:rFonts w:ascii="Palatino Linotype" w:eastAsia="Palatino Linotype" w:hAnsi="Palatino Linotype" w:cs="Palatino Linotype"/>
          <w:i w:val="0"/>
          <w:color w:val="auto"/>
        </w:rPr>
      </w:pPr>
      <w:r w:rsidRPr="00E81A75">
        <w:rPr>
          <w:rFonts w:ascii="Palatino Linotype" w:eastAsia="Palatino Linotype" w:hAnsi="Palatino Linotype" w:cs="Palatino Linotype"/>
          <w:b/>
          <w:i w:val="0"/>
          <w:iCs w:val="0"/>
          <w:color w:val="000000"/>
        </w:rPr>
        <w:t>Figure S</w:t>
      </w:r>
      <w:ins w:id="3020" w:author="Yanfei Zhang" w:date="2022-04-05T16:20:00Z">
        <w:r w:rsidR="00CF2794">
          <w:rPr>
            <w:rFonts w:ascii="Palatino Linotype" w:eastAsia="Palatino Linotype" w:hAnsi="Palatino Linotype" w:cs="Palatino Linotype"/>
            <w:b/>
            <w:i w:val="0"/>
            <w:iCs w:val="0"/>
            <w:color w:val="000000"/>
          </w:rPr>
          <w:t>2</w:t>
        </w:r>
      </w:ins>
      <w:del w:id="3021" w:author="Yanfei Zhang" w:date="2022-04-05T16:20:00Z">
        <w:r w:rsidRPr="00E81A75" w:rsidDel="00CF2794">
          <w:rPr>
            <w:rFonts w:ascii="Palatino Linotype" w:eastAsia="Palatino Linotype" w:hAnsi="Palatino Linotype" w:cs="Palatino Linotype"/>
            <w:b/>
            <w:i w:val="0"/>
            <w:iCs w:val="0"/>
            <w:color w:val="000000"/>
          </w:rPr>
          <w:delText>5</w:delText>
        </w:r>
      </w:del>
      <w:r w:rsidRPr="00E81A75">
        <w:rPr>
          <w:rFonts w:ascii="Palatino Linotype" w:eastAsia="Palatino Linotype" w:hAnsi="Palatino Linotype" w:cs="Palatino Linotype"/>
          <w:b/>
          <w:i w:val="0"/>
          <w:iCs w:val="0"/>
          <w:color w:val="000000"/>
        </w:rPr>
        <w:t>.</w:t>
      </w:r>
      <w:r w:rsidRPr="008904B9">
        <w:rPr>
          <w:rFonts w:ascii="Palatino Linotype" w:eastAsia="Palatino Linotype" w:hAnsi="Palatino Linotype" w:cs="Palatino Linotype"/>
          <w:i w:val="0"/>
          <w:iCs w:val="0"/>
          <w:color w:val="000000"/>
        </w:rPr>
        <w:t xml:space="preserve"> </w:t>
      </w:r>
      <w:ins w:id="3022" w:author="Yanfei Zhang" w:date="2022-04-05T16:21:00Z">
        <w:r w:rsidR="00CF2794" w:rsidRPr="00D60F31">
          <w:rPr>
            <w:rFonts w:ascii="Palatino Linotype" w:eastAsia="Palatino Linotype" w:hAnsi="Palatino Linotype" w:cs="Palatino Linotype"/>
            <w:b/>
            <w:i w:val="0"/>
            <w:iCs w:val="0"/>
            <w:color w:val="000000"/>
            <w:rPrChange w:id="3023" w:author="Yanfei Zhang" w:date="2022-04-05T16:26:00Z">
              <w:rPr>
                <w:rFonts w:ascii="Palatino Linotype" w:eastAsia="Palatino Linotype" w:hAnsi="Palatino Linotype" w:cs="Palatino Linotype"/>
                <w:i w:val="0"/>
                <w:iCs w:val="0"/>
                <w:color w:val="000000"/>
              </w:rPr>
            </w:rPrChange>
          </w:rPr>
          <w:t>(</w:t>
        </w:r>
      </w:ins>
      <w:r w:rsidRPr="00183A09">
        <w:rPr>
          <w:rFonts w:ascii="Palatino Linotype" w:eastAsia="Palatino Linotype" w:hAnsi="Palatino Linotype" w:cs="Palatino Linotype"/>
          <w:b/>
          <w:i w:val="0"/>
          <w:iCs w:val="0"/>
          <w:color w:val="000000"/>
        </w:rPr>
        <w:t>A</w:t>
      </w:r>
      <w:ins w:id="3024" w:author="Yanfei Zhang" w:date="2022-04-05T16:21:00Z">
        <w:r w:rsidR="00CF2794" w:rsidRPr="00183A09">
          <w:rPr>
            <w:rFonts w:ascii="Palatino Linotype" w:eastAsia="Palatino Linotype" w:hAnsi="Palatino Linotype" w:cs="Palatino Linotype"/>
            <w:b/>
            <w:i w:val="0"/>
            <w:iCs w:val="0"/>
            <w:color w:val="000000"/>
          </w:rPr>
          <w:t>)</w:t>
        </w:r>
      </w:ins>
      <w:del w:id="3025" w:author="Yanfei Zhang" w:date="2022-04-05T19:58:00Z">
        <w:r w:rsidRPr="00183A09" w:rsidDel="00183A09">
          <w:rPr>
            <w:rFonts w:ascii="Palatino Linotype" w:eastAsia="Palatino Linotype" w:hAnsi="Palatino Linotype" w:cs="Palatino Linotype"/>
            <w:i w:val="0"/>
            <w:iCs w:val="0"/>
            <w:color w:val="000000"/>
          </w:rPr>
          <w:delText>.</w:delText>
        </w:r>
      </w:del>
      <w:r>
        <w:rPr>
          <w:rFonts w:ascii="Palatino Linotype" w:eastAsia="Palatino Linotype" w:hAnsi="Palatino Linotype" w:cs="Palatino Linotype"/>
          <w:i w:val="0"/>
          <w:iCs w:val="0"/>
          <w:color w:val="000000"/>
        </w:rPr>
        <w:t xml:space="preserve"> </w:t>
      </w:r>
      <w:r w:rsidRPr="008904B9">
        <w:rPr>
          <w:rFonts w:ascii="Palatino Linotype" w:eastAsia="Palatino Linotype" w:hAnsi="Palatino Linotype" w:cs="Palatino Linotype"/>
          <w:i w:val="0"/>
          <w:iCs w:val="0"/>
          <w:color w:val="000000"/>
        </w:rPr>
        <w:t xml:space="preserve">Dependence of ATP synthesis flux, overall flux ratio, flux ratios through the two branches, variable </w:t>
      </w:r>
      <w:r>
        <w:rPr>
          <w:rFonts w:ascii="Palatino Linotype" w:eastAsia="Palatino Linotype" w:hAnsi="Palatino Linotype" w:cs="Palatino Linotype"/>
          <w:i w:val="0"/>
          <w:iCs w:val="0"/>
          <w:color w:val="000000"/>
        </w:rPr>
        <w:t xml:space="preserve">flux-ratio </w:t>
      </w:r>
      <w:r w:rsidRPr="008904B9">
        <w:rPr>
          <w:rFonts w:ascii="Palatino Linotype" w:eastAsia="Palatino Linotype" w:hAnsi="Palatino Linotype" w:cs="Palatino Linotype"/>
          <w:i w:val="0"/>
          <w:iCs w:val="0"/>
          <w:color w:val="000000"/>
        </w:rPr>
        <w:t>stoichiometry n</w:t>
      </w:r>
      <w:r>
        <w:rPr>
          <w:rFonts w:ascii="Palatino Linotype" w:eastAsia="Palatino Linotype" w:hAnsi="Palatino Linotype" w:cs="Palatino Linotype"/>
          <w:i w:val="0"/>
          <w:iCs w:val="0"/>
          <w:color w:val="000000"/>
        </w:rPr>
        <w:t>(</w:t>
      </w:r>
      <w:r w:rsidRPr="008904B9">
        <w:rPr>
          <w:rFonts w:ascii="Palatino Linotype" w:eastAsia="Palatino Linotype" w:hAnsi="Palatino Linotype" w:cs="Palatino Linotype"/>
          <w:i w:val="0"/>
          <w:iCs w:val="0"/>
          <w:color w:val="000000"/>
        </w:rPr>
        <w:t xml:space="preserve">=-Jp/Jc), and thermodynamic efficiency </w:t>
      </w:r>
      <m:oMath>
        <m:r>
          <w:rPr>
            <w:rFonts w:ascii="Cambria Math" w:eastAsia="Palatino Linotype" w:hAnsi="Cambria Math" w:cs="Palatino Linotype"/>
            <w:sz w:val="20"/>
            <w:szCs w:val="20"/>
          </w:rPr>
          <m:t>η</m:t>
        </m:r>
      </m:oMath>
      <w:r w:rsidRPr="008904B9">
        <w:rPr>
          <w:rFonts w:ascii="Palatino Linotype" w:eastAsia="Palatino Linotype" w:hAnsi="Palatino Linotype" w:cs="Palatino Linotype"/>
          <w:i w:val="0"/>
          <w:iCs w:val="0"/>
          <w:color w:val="000000"/>
        </w:rPr>
        <w:t xml:space="preserve"> </w:t>
      </w:r>
      <w:r>
        <w:rPr>
          <w:rFonts w:ascii="Palatino Linotype" w:eastAsia="Palatino Linotype" w:hAnsi="Palatino Linotype" w:cs="Palatino Linotype"/>
          <w:i w:val="0"/>
          <w:iCs w:val="0"/>
          <w:color w:val="000000"/>
        </w:rPr>
        <w:t xml:space="preserve"> </w:t>
      </w:r>
      <w:r w:rsidRPr="008904B9">
        <w:rPr>
          <w:rFonts w:ascii="Palatino Linotype" w:eastAsia="Palatino Linotype" w:hAnsi="Palatino Linotype" w:cs="Palatino Linotype"/>
          <w:i w:val="0"/>
          <w:iCs w:val="0"/>
          <w:color w:val="000000"/>
        </w:rPr>
        <w:t xml:space="preserve">on the counteracting force ratio. </w:t>
      </w:r>
      <w:moveFromRangeStart w:id="3026" w:author="Yanfei Zhang" w:date="2022-03-28T21:27:00Z" w:name="move99395263"/>
      <w:moveFrom w:id="3027" w:author="Yanfei Zhang" w:date="2022-03-28T21:27:00Z">
        <w:r w:rsidRPr="008904B9" w:rsidDel="00F364B5">
          <w:rPr>
            <w:rFonts w:ascii="Palatino Linotype" w:eastAsia="Palatino Linotype" w:hAnsi="Palatino Linotype" w:cs="Palatino Linotype"/>
            <w:i w:val="0"/>
            <w:iCs w:val="0"/>
            <w:color w:val="000000"/>
          </w:rPr>
          <w:t>Results of computations for two parallel catabolic pathways with φ=0.2, n</w:t>
        </w:r>
        <w:r w:rsidRPr="00152A75" w:rsidDel="00F364B5">
          <w:rPr>
            <w:rFonts w:ascii="Palatino Linotype" w:eastAsia="Palatino Linotype" w:hAnsi="Palatino Linotype" w:cs="Palatino Linotype"/>
            <w:i w:val="0"/>
            <w:iCs w:val="0"/>
            <w:color w:val="000000"/>
            <w:vertAlign w:val="subscript"/>
          </w:rPr>
          <w:t>1</w:t>
        </w:r>
        <w:r w:rsidRPr="008904B9" w:rsidDel="00F364B5">
          <w:rPr>
            <w:rFonts w:ascii="Palatino Linotype" w:eastAsia="Palatino Linotype" w:hAnsi="Palatino Linotype" w:cs="Palatino Linotype"/>
            <w:i w:val="0"/>
            <w:iCs w:val="0"/>
            <w:color w:val="000000"/>
          </w:rPr>
          <w:t>=1, n</w:t>
        </w:r>
        <w:r w:rsidRPr="00626489" w:rsidDel="00F364B5">
          <w:rPr>
            <w:rFonts w:ascii="Palatino Linotype" w:eastAsia="Palatino Linotype" w:hAnsi="Palatino Linotype" w:cs="Palatino Linotype"/>
            <w:i w:val="0"/>
            <w:iCs w:val="0"/>
            <w:color w:val="000000"/>
            <w:vertAlign w:val="subscript"/>
          </w:rPr>
          <w:t>2</w:t>
        </w:r>
        <w:r w:rsidRPr="008904B9" w:rsidDel="00F364B5">
          <w:rPr>
            <w:rFonts w:ascii="Palatino Linotype" w:eastAsia="Palatino Linotype" w:hAnsi="Palatino Linotype" w:cs="Palatino Linotype"/>
            <w:i w:val="0"/>
            <w:iCs w:val="0"/>
            <w:color w:val="000000"/>
          </w:rPr>
          <w:t xml:space="preserve">=2. </w:t>
        </w:r>
      </w:moveFrom>
      <w:moveFromRangeEnd w:id="3026"/>
      <w:r>
        <w:rPr>
          <w:rFonts w:ascii="Palatino Linotype" w:eastAsia="Palatino Linotype" w:hAnsi="Palatino Linotype" w:cs="Palatino Linotype"/>
          <w:i w:val="0"/>
          <w:iCs w:val="0"/>
          <w:color w:val="000000"/>
        </w:rPr>
        <w:t xml:space="preserve">The equation  </w:t>
      </w:r>
      <m:oMath>
        <m:f>
          <m:fPr>
            <m:ctrlPr>
              <w:rPr>
                <w:rFonts w:ascii="Cambria Math" w:eastAsia="Cambria Math" w:hAnsi="Cambria Math" w:cs="Cambria Math"/>
                <w:color w:val="auto"/>
              </w:rPr>
            </m:ctrlPr>
          </m:fPr>
          <m:num>
            <m:sSub>
              <m:sSubPr>
                <m:ctrlPr>
                  <w:rPr>
                    <w:rFonts w:ascii="Cambria Math" w:eastAsia="Cambria Math" w:hAnsi="Cambria Math" w:cs="Cambria Math"/>
                    <w:color w:val="auto"/>
                  </w:rPr>
                </m:ctrlPr>
              </m:sSubPr>
              <m:e>
                <m:r>
                  <w:rPr>
                    <w:rFonts w:ascii="Cambria Math" w:eastAsia="Cambria Math" w:hAnsi="Cambria Math" w:cs="Cambria Math"/>
                    <w:color w:val="auto"/>
                  </w:rPr>
                  <m:t>-J</m:t>
                </m:r>
              </m:e>
              <m:sub>
                <m:r>
                  <w:rPr>
                    <w:rFonts w:ascii="Cambria Math" w:eastAsia="Cambria Math" w:hAnsi="Cambria Math" w:cs="Cambria Math"/>
                    <w:color w:val="auto"/>
                  </w:rPr>
                  <m:t>p</m:t>
                </m:r>
              </m:sub>
            </m:sSub>
          </m:num>
          <m:den>
            <m:r>
              <w:rPr>
                <w:rFonts w:ascii="Cambria Math" w:eastAsia="Cambria Math" w:hAnsi="Cambria Math" w:cs="Cambria Math"/>
                <w:color w:val="auto"/>
              </w:rPr>
              <m:t>L∙</m:t>
            </m:r>
            <m:sSub>
              <m:sSubPr>
                <m:ctrlPr>
                  <w:rPr>
                    <w:rFonts w:ascii="Cambria Math" w:eastAsia="Cambria Math" w:hAnsi="Cambria Math" w:cs="Cambria Math"/>
                    <w:color w:val="auto"/>
                  </w:rPr>
                </m:ctrlPr>
              </m:sSubPr>
              <m:e>
                <m:r>
                  <w:rPr>
                    <w:rFonts w:ascii="Cambria Math" w:eastAsia="Cambria Math" w:hAnsi="Cambria Math" w:cs="Cambria Math"/>
                    <w:color w:val="auto"/>
                  </w:rPr>
                  <m:t>∆G</m:t>
                </m:r>
              </m:e>
              <m:sub>
                <m:r>
                  <w:rPr>
                    <w:rFonts w:ascii="Cambria Math" w:eastAsia="Cambria Math" w:hAnsi="Cambria Math" w:cs="Cambria Math"/>
                    <w:color w:val="auto"/>
                  </w:rPr>
                  <m:t>c</m:t>
                </m:r>
              </m:sub>
            </m:sSub>
          </m:den>
        </m:f>
        <m:r>
          <w:rPr>
            <w:rFonts w:ascii="Cambria Math" w:eastAsia="Cambria Math" w:hAnsi="Cambria Math" w:cs="Cambria Math"/>
            <w:color w:val="auto"/>
          </w:rPr>
          <m:t>=</m:t>
        </m:r>
        <m:d>
          <m:dPr>
            <m:ctrlPr>
              <w:rPr>
                <w:rFonts w:ascii="Cambria Math" w:eastAsia="Cambria Math" w:hAnsi="Cambria Math" w:cs="Cambria Math"/>
                <w:color w:val="auto"/>
              </w:rPr>
            </m:ctrlPr>
          </m:dPr>
          <m:e>
            <m:r>
              <w:rPr>
                <w:rFonts w:ascii="Cambria Math" w:eastAsia="Cambria Math" w:hAnsi="Cambria Math" w:cs="Cambria Math"/>
                <w:color w:val="auto"/>
              </w:rPr>
              <m:t>1-φ</m:t>
            </m:r>
          </m:e>
        </m:d>
        <m:r>
          <w:rPr>
            <w:rFonts w:ascii="Cambria Math" w:eastAsia="Cambria Math" w:hAnsi="Cambria Math" w:cs="Cambria Math"/>
            <w:color w:val="auto"/>
          </w:rPr>
          <m:t>∙</m:t>
        </m:r>
        <m:sSub>
          <m:sSubPr>
            <m:ctrlPr>
              <w:rPr>
                <w:rFonts w:ascii="Cambria Math" w:eastAsia="Cambria Math" w:hAnsi="Cambria Math" w:cs="Cambria Math"/>
                <w:color w:val="auto"/>
              </w:rPr>
            </m:ctrlPr>
          </m:sSubPr>
          <m:e>
            <m:r>
              <w:rPr>
                <w:rFonts w:ascii="Cambria Math" w:eastAsia="Cambria Math" w:hAnsi="Cambria Math" w:cs="Cambria Math"/>
                <w:color w:val="auto"/>
              </w:rPr>
              <m:t>n</m:t>
            </m:r>
          </m:e>
          <m:sub>
            <m:r>
              <w:rPr>
                <w:rFonts w:ascii="Cambria Math" w:eastAsia="Cambria Math" w:hAnsi="Cambria Math" w:cs="Cambria Math"/>
                <w:color w:val="auto"/>
              </w:rPr>
              <m:t>1</m:t>
            </m:r>
          </m:sub>
        </m:sSub>
        <m:r>
          <w:rPr>
            <w:rFonts w:ascii="Cambria Math" w:eastAsia="Cambria Math" w:hAnsi="Cambria Math" w:cs="Cambria Math"/>
            <w:color w:val="auto"/>
          </w:rPr>
          <m:t>∙</m:t>
        </m:r>
        <m:d>
          <m:dPr>
            <m:ctrlPr>
              <w:rPr>
                <w:rFonts w:ascii="Cambria Math" w:eastAsia="Cambria Math" w:hAnsi="Cambria Math" w:cs="Cambria Math"/>
                <w:color w:val="auto"/>
              </w:rPr>
            </m:ctrlPr>
          </m:dPr>
          <m:e>
            <m:r>
              <w:rPr>
                <w:rFonts w:ascii="Cambria Math" w:eastAsia="Cambria Math" w:hAnsi="Cambria Math" w:cs="Cambria Math"/>
                <w:color w:val="auto"/>
              </w:rPr>
              <m:t>1-</m:t>
            </m:r>
            <m:sSub>
              <m:sSubPr>
                <m:ctrlPr>
                  <w:rPr>
                    <w:rFonts w:ascii="Cambria Math" w:eastAsia="Cambria Math" w:hAnsi="Cambria Math" w:cs="Cambria Math"/>
                    <w:color w:val="auto"/>
                  </w:rPr>
                </m:ctrlPr>
              </m:sSubPr>
              <m:e>
                <m:r>
                  <w:rPr>
                    <w:rFonts w:ascii="Cambria Math" w:eastAsia="Cambria Math" w:hAnsi="Cambria Math" w:cs="Cambria Math"/>
                    <w:color w:val="auto"/>
                  </w:rPr>
                  <m:t>n</m:t>
                </m:r>
              </m:e>
              <m:sub>
                <m:r>
                  <w:rPr>
                    <w:rFonts w:ascii="Cambria Math" w:eastAsia="Cambria Math" w:hAnsi="Cambria Math" w:cs="Cambria Math"/>
                    <w:color w:val="auto"/>
                  </w:rPr>
                  <m:t>1</m:t>
                </m:r>
              </m:sub>
            </m:sSub>
            <m:r>
              <w:rPr>
                <w:rFonts w:ascii="Cambria Math" w:eastAsia="Cambria Math" w:hAnsi="Cambria Math" w:cs="Cambria Math"/>
                <w:color w:val="auto"/>
              </w:rPr>
              <m:t>∙X</m:t>
            </m:r>
          </m:e>
        </m:d>
        <m:r>
          <w:rPr>
            <w:rFonts w:ascii="Cambria Math" w:eastAsia="Cambria Math" w:hAnsi="Cambria Math" w:cs="Cambria Math"/>
            <w:color w:val="auto"/>
          </w:rPr>
          <m:t>+</m:t>
        </m:r>
        <m:sSub>
          <m:sSubPr>
            <m:ctrlPr>
              <w:rPr>
                <w:rFonts w:ascii="Cambria Math" w:eastAsia="Cambria Math" w:hAnsi="Cambria Math" w:cs="Cambria Math"/>
                <w:color w:val="auto"/>
              </w:rPr>
            </m:ctrlPr>
          </m:sSubPr>
          <m:e>
            <m:r>
              <w:rPr>
                <w:rFonts w:ascii="Cambria Math" w:eastAsia="Cambria Math" w:hAnsi="Cambria Math" w:cs="Cambria Math"/>
                <w:color w:val="auto"/>
              </w:rPr>
              <m:t>φ∙n</m:t>
            </m:r>
          </m:e>
          <m:sub>
            <m:r>
              <w:rPr>
                <w:rFonts w:ascii="Cambria Math" w:eastAsia="Cambria Math" w:hAnsi="Cambria Math" w:cs="Cambria Math"/>
                <w:color w:val="auto"/>
              </w:rPr>
              <m:t>2</m:t>
            </m:r>
          </m:sub>
        </m:sSub>
        <m:r>
          <w:rPr>
            <w:rFonts w:ascii="Cambria Math" w:eastAsia="Cambria Math" w:hAnsi="Cambria Math" w:cs="Cambria Math"/>
            <w:color w:val="auto"/>
          </w:rPr>
          <m:t>-φ∙</m:t>
        </m:r>
        <m:sSup>
          <m:sSupPr>
            <m:ctrlPr>
              <w:rPr>
                <w:rFonts w:ascii="Cambria Math" w:eastAsia="Cambria Math" w:hAnsi="Cambria Math" w:cs="Cambria Math"/>
                <w:color w:val="auto"/>
              </w:rPr>
            </m:ctrlPr>
          </m:sSupPr>
          <m:e>
            <m:d>
              <m:dPr>
                <m:ctrlPr>
                  <w:rPr>
                    <w:rFonts w:ascii="Cambria Math" w:eastAsia="Cambria Math" w:hAnsi="Cambria Math" w:cs="Cambria Math"/>
                    <w:color w:val="auto"/>
                  </w:rPr>
                </m:ctrlPr>
              </m:dPr>
              <m:e>
                <m:sSub>
                  <m:sSubPr>
                    <m:ctrlPr>
                      <w:rPr>
                        <w:rFonts w:ascii="Cambria Math" w:eastAsia="Cambria Math" w:hAnsi="Cambria Math" w:cs="Cambria Math"/>
                        <w:color w:val="auto"/>
                      </w:rPr>
                    </m:ctrlPr>
                  </m:sSubPr>
                  <m:e>
                    <m:r>
                      <w:rPr>
                        <w:rFonts w:ascii="Cambria Math" w:eastAsia="Cambria Math" w:hAnsi="Cambria Math" w:cs="Cambria Math"/>
                        <w:color w:val="auto"/>
                      </w:rPr>
                      <m:t>n</m:t>
                    </m:r>
                  </m:e>
                  <m:sub>
                    <m:r>
                      <w:rPr>
                        <w:rFonts w:ascii="Cambria Math" w:eastAsia="Cambria Math" w:hAnsi="Cambria Math" w:cs="Cambria Math"/>
                        <w:color w:val="auto"/>
                      </w:rPr>
                      <m:t>2</m:t>
                    </m:r>
                  </m:sub>
                </m:sSub>
              </m:e>
            </m:d>
          </m:e>
          <m:sup>
            <m:r>
              <w:rPr>
                <w:rFonts w:ascii="Cambria Math" w:eastAsia="Cambria Math" w:hAnsi="Cambria Math" w:cs="Cambria Math"/>
                <w:color w:val="auto"/>
              </w:rPr>
              <m:t>2</m:t>
            </m:r>
          </m:sup>
        </m:sSup>
        <m:r>
          <w:rPr>
            <w:rFonts w:ascii="Cambria Math" w:eastAsia="Cambria Math" w:hAnsi="Cambria Math" w:cs="Cambria Math"/>
            <w:color w:val="auto"/>
          </w:rPr>
          <m:t xml:space="preserve">∙X </m:t>
        </m:r>
      </m:oMath>
      <w:r w:rsidRPr="00A7351E">
        <w:rPr>
          <w:rFonts w:ascii="Palatino Linotype" w:eastAsia="Palatino Linotype" w:hAnsi="Palatino Linotype" w:cs="Palatino Linotype"/>
          <w:i w:val="0"/>
          <w:iCs w:val="0"/>
          <w:color w:val="000000"/>
        </w:rPr>
        <w:t>was use</w:t>
      </w:r>
      <w:r>
        <w:rPr>
          <w:rFonts w:ascii="Palatino Linotype" w:eastAsia="Palatino Linotype" w:hAnsi="Palatino Linotype" w:cs="Palatino Linotype"/>
          <w:i w:val="0"/>
          <w:iCs w:val="0"/>
          <w:color w:val="000000"/>
        </w:rPr>
        <w:t xml:space="preserve">d for the simulation of </w:t>
      </w:r>
      <m:oMath>
        <m:f>
          <m:fPr>
            <m:ctrlPr>
              <w:rPr>
                <w:rFonts w:ascii="Cambria Math" w:eastAsia="Cambria Math" w:hAnsi="Cambria Math" w:cs="Cambria Math"/>
                <w:color w:val="auto"/>
              </w:rPr>
            </m:ctrlPr>
          </m:fPr>
          <m:num>
            <m:sSub>
              <m:sSubPr>
                <m:ctrlPr>
                  <w:rPr>
                    <w:rFonts w:ascii="Cambria Math" w:eastAsia="Cambria Math" w:hAnsi="Cambria Math" w:cs="Cambria Math"/>
                    <w:color w:val="auto"/>
                  </w:rPr>
                </m:ctrlPr>
              </m:sSubPr>
              <m:e>
                <m:r>
                  <w:rPr>
                    <w:rFonts w:ascii="Cambria Math" w:eastAsia="Cambria Math" w:hAnsi="Cambria Math" w:cs="Cambria Math"/>
                    <w:color w:val="auto"/>
                  </w:rPr>
                  <m:t>-J</m:t>
                </m:r>
              </m:e>
              <m:sub>
                <m:r>
                  <w:rPr>
                    <w:rFonts w:ascii="Cambria Math" w:eastAsia="Cambria Math" w:hAnsi="Cambria Math" w:cs="Cambria Math"/>
                    <w:color w:val="auto"/>
                  </w:rPr>
                  <m:t>p</m:t>
                </m:r>
              </m:sub>
            </m:sSub>
          </m:num>
          <m:den>
            <m:r>
              <w:rPr>
                <w:rFonts w:ascii="Cambria Math" w:eastAsia="Cambria Math" w:hAnsi="Cambria Math" w:cs="Cambria Math"/>
                <w:color w:val="auto"/>
              </w:rPr>
              <m:t>L∙</m:t>
            </m:r>
            <m:sSub>
              <m:sSubPr>
                <m:ctrlPr>
                  <w:rPr>
                    <w:rFonts w:ascii="Cambria Math" w:eastAsia="Cambria Math" w:hAnsi="Cambria Math" w:cs="Cambria Math"/>
                    <w:color w:val="auto"/>
                  </w:rPr>
                </m:ctrlPr>
              </m:sSubPr>
              <m:e>
                <m:r>
                  <w:rPr>
                    <w:rFonts w:ascii="Cambria Math" w:eastAsia="Cambria Math" w:hAnsi="Cambria Math" w:cs="Cambria Math"/>
                    <w:color w:val="auto"/>
                  </w:rPr>
                  <m:t>∆G</m:t>
                </m:r>
              </m:e>
              <m:sub>
                <m:r>
                  <w:rPr>
                    <w:rFonts w:ascii="Cambria Math" w:eastAsia="Cambria Math" w:hAnsi="Cambria Math" w:cs="Cambria Math"/>
                    <w:color w:val="auto"/>
                  </w:rPr>
                  <m:t>c</m:t>
                </m:r>
              </m:sub>
            </m:sSub>
          </m:den>
        </m:f>
      </m:oMath>
      <w:r>
        <w:rPr>
          <w:rFonts w:ascii="Palatino Linotype" w:eastAsia="Palatino Linotype" w:hAnsi="Palatino Linotype" w:cs="Palatino Linotype"/>
          <w:i w:val="0"/>
          <w:color w:val="auto"/>
        </w:rPr>
        <w:t xml:space="preserve"> as function of force ratio X</w:t>
      </w:r>
      <w:r>
        <w:rPr>
          <w:rFonts w:ascii="Palatino Linotype" w:eastAsia="Palatino Linotype" w:hAnsi="Palatino Linotype" w:cs="Palatino Linotype"/>
          <w:i w:val="0"/>
          <w:iCs w:val="0"/>
          <w:color w:val="000000"/>
        </w:rPr>
        <w:t xml:space="preserve">; the equation </w:t>
      </w:r>
      <m:oMath>
        <m:f>
          <m:fPr>
            <m:ctrlPr>
              <w:rPr>
                <w:rFonts w:ascii="Cambria Math" w:eastAsia="Palatino Linotype" w:hAnsi="Cambria Math" w:cs="Palatino Linotype"/>
                <w:color w:val="auto"/>
              </w:rPr>
            </m:ctrlPr>
          </m:fPr>
          <m:num>
            <m:sSub>
              <m:sSubPr>
                <m:ctrlPr>
                  <w:rPr>
                    <w:rFonts w:ascii="Cambria Math" w:eastAsia="Palatino Linotype" w:hAnsi="Cambria Math" w:cs="Palatino Linotype"/>
                    <w:color w:val="auto"/>
                  </w:rPr>
                </m:ctrlPr>
              </m:sSubPr>
              <m:e>
                <m:r>
                  <w:rPr>
                    <w:rFonts w:ascii="Cambria Math" w:eastAsia="Palatino Linotype" w:hAnsi="Cambria Math" w:cs="Palatino Linotype"/>
                    <w:color w:val="auto"/>
                  </w:rPr>
                  <m:t>-J</m:t>
                </m:r>
              </m:e>
              <m:sub>
                <m:r>
                  <w:rPr>
                    <w:rFonts w:ascii="Cambria Math" w:eastAsia="Palatino Linotype" w:hAnsi="Cambria Math" w:cs="Palatino Linotype"/>
                    <w:color w:val="auto"/>
                  </w:rPr>
                  <m:t>p</m:t>
                </m:r>
              </m:sub>
            </m:sSub>
          </m:num>
          <m:den>
            <m:sSub>
              <m:sSubPr>
                <m:ctrlPr>
                  <w:rPr>
                    <w:rFonts w:ascii="Cambria Math" w:eastAsia="Palatino Linotype" w:hAnsi="Cambria Math" w:cs="Palatino Linotype"/>
                    <w:color w:val="auto"/>
                  </w:rPr>
                </m:ctrlPr>
              </m:sSubPr>
              <m:e>
                <m:r>
                  <w:rPr>
                    <w:rFonts w:ascii="Cambria Math" w:eastAsia="Palatino Linotype" w:hAnsi="Cambria Math" w:cs="Palatino Linotype"/>
                    <w:color w:val="auto"/>
                  </w:rPr>
                  <m:t>J</m:t>
                </m:r>
              </m:e>
              <m:sub>
                <m:r>
                  <w:rPr>
                    <w:rFonts w:ascii="Cambria Math" w:eastAsia="Palatino Linotype" w:hAnsi="Cambria Math" w:cs="Palatino Linotype"/>
                    <w:color w:val="auto"/>
                  </w:rPr>
                  <m:t>c</m:t>
                </m:r>
              </m:sub>
            </m:sSub>
          </m:den>
        </m:f>
        <m:r>
          <w:rPr>
            <w:rFonts w:ascii="Cambria Math" w:eastAsia="Palatino Linotype" w:hAnsi="Cambria Math" w:cs="Palatino Linotype"/>
            <w:color w:val="auto"/>
          </w:rPr>
          <m:t>=(</m:t>
        </m:r>
        <m:d>
          <m:dPr>
            <m:ctrlPr>
              <w:rPr>
                <w:rFonts w:ascii="Cambria Math" w:eastAsia="Cambria Math" w:hAnsi="Cambria Math" w:cs="Cambria Math"/>
                <w:color w:val="auto"/>
              </w:rPr>
            </m:ctrlPr>
          </m:dPr>
          <m:e>
            <m:r>
              <w:rPr>
                <w:rFonts w:ascii="Cambria Math" w:eastAsia="Cambria Math" w:hAnsi="Cambria Math" w:cs="Cambria Math"/>
                <w:color w:val="auto"/>
              </w:rPr>
              <m:t>1-φ</m:t>
            </m:r>
          </m:e>
        </m:d>
        <m:r>
          <w:rPr>
            <w:rFonts w:ascii="Cambria Math" w:eastAsia="Cambria Math" w:hAnsi="Cambria Math" w:cs="Cambria Math"/>
            <w:color w:val="auto"/>
          </w:rPr>
          <m:t>∙</m:t>
        </m:r>
        <m:sSub>
          <m:sSubPr>
            <m:ctrlPr>
              <w:rPr>
                <w:rFonts w:ascii="Cambria Math" w:eastAsia="Cambria Math" w:hAnsi="Cambria Math" w:cs="Cambria Math"/>
                <w:color w:val="auto"/>
              </w:rPr>
            </m:ctrlPr>
          </m:sSubPr>
          <m:e>
            <m:r>
              <w:rPr>
                <w:rFonts w:ascii="Cambria Math" w:eastAsia="Cambria Math" w:hAnsi="Cambria Math" w:cs="Cambria Math"/>
                <w:color w:val="auto"/>
              </w:rPr>
              <m:t>n</m:t>
            </m:r>
          </m:e>
          <m:sub>
            <m:r>
              <w:rPr>
                <w:rFonts w:ascii="Cambria Math" w:eastAsia="Cambria Math" w:hAnsi="Cambria Math" w:cs="Cambria Math"/>
                <w:color w:val="auto"/>
              </w:rPr>
              <m:t>1</m:t>
            </m:r>
          </m:sub>
        </m:sSub>
        <m:r>
          <w:rPr>
            <w:rFonts w:ascii="Cambria Math" w:eastAsia="Cambria Math" w:hAnsi="Cambria Math" w:cs="Cambria Math"/>
            <w:color w:val="auto"/>
          </w:rPr>
          <m:t>∙</m:t>
        </m:r>
        <m:d>
          <m:dPr>
            <m:ctrlPr>
              <w:rPr>
                <w:rFonts w:ascii="Cambria Math" w:eastAsia="Cambria Math" w:hAnsi="Cambria Math" w:cs="Cambria Math"/>
                <w:color w:val="auto"/>
              </w:rPr>
            </m:ctrlPr>
          </m:dPr>
          <m:e>
            <m:r>
              <w:rPr>
                <w:rFonts w:ascii="Cambria Math" w:eastAsia="Cambria Math" w:hAnsi="Cambria Math" w:cs="Cambria Math"/>
                <w:color w:val="auto"/>
              </w:rPr>
              <m:t>1-</m:t>
            </m:r>
            <m:sSub>
              <m:sSubPr>
                <m:ctrlPr>
                  <w:rPr>
                    <w:rFonts w:ascii="Cambria Math" w:eastAsia="Cambria Math" w:hAnsi="Cambria Math" w:cs="Cambria Math"/>
                    <w:color w:val="auto"/>
                  </w:rPr>
                </m:ctrlPr>
              </m:sSubPr>
              <m:e>
                <m:r>
                  <w:rPr>
                    <w:rFonts w:ascii="Cambria Math" w:eastAsia="Cambria Math" w:hAnsi="Cambria Math" w:cs="Cambria Math"/>
                    <w:color w:val="auto"/>
                  </w:rPr>
                  <m:t>n</m:t>
                </m:r>
              </m:e>
              <m:sub>
                <m:r>
                  <w:rPr>
                    <w:rFonts w:ascii="Cambria Math" w:eastAsia="Cambria Math" w:hAnsi="Cambria Math" w:cs="Cambria Math"/>
                    <w:color w:val="auto"/>
                  </w:rPr>
                  <m:t>1</m:t>
                </m:r>
              </m:sub>
            </m:sSub>
            <m:r>
              <w:rPr>
                <w:rFonts w:ascii="Cambria Math" w:eastAsia="Cambria Math" w:hAnsi="Cambria Math" w:cs="Cambria Math"/>
                <w:color w:val="auto"/>
              </w:rPr>
              <m:t>∙X</m:t>
            </m:r>
          </m:e>
        </m:d>
        <m:r>
          <w:rPr>
            <w:rFonts w:ascii="Cambria Math" w:eastAsia="Cambria Math" w:hAnsi="Cambria Math" w:cs="Cambria Math"/>
            <w:color w:val="auto"/>
          </w:rPr>
          <m:t>+</m:t>
        </m:r>
        <m:sSub>
          <m:sSubPr>
            <m:ctrlPr>
              <w:rPr>
                <w:rFonts w:ascii="Cambria Math" w:eastAsia="Cambria Math" w:hAnsi="Cambria Math" w:cs="Cambria Math"/>
                <w:color w:val="auto"/>
              </w:rPr>
            </m:ctrlPr>
          </m:sSubPr>
          <m:e>
            <m:r>
              <w:rPr>
                <w:rFonts w:ascii="Cambria Math" w:eastAsia="Cambria Math" w:hAnsi="Cambria Math" w:cs="Cambria Math"/>
                <w:color w:val="auto"/>
              </w:rPr>
              <m:t>φ∙n</m:t>
            </m:r>
          </m:e>
          <m:sub>
            <m:r>
              <w:rPr>
                <w:rFonts w:ascii="Cambria Math" w:eastAsia="Cambria Math" w:hAnsi="Cambria Math" w:cs="Cambria Math"/>
                <w:color w:val="auto"/>
              </w:rPr>
              <m:t>2</m:t>
            </m:r>
          </m:sub>
        </m:sSub>
        <m:r>
          <w:rPr>
            <w:rFonts w:ascii="Cambria Math" w:eastAsia="Cambria Math" w:hAnsi="Cambria Math" w:cs="Cambria Math"/>
            <w:color w:val="auto"/>
          </w:rPr>
          <m:t>-φ∙</m:t>
        </m:r>
        <m:sSup>
          <m:sSupPr>
            <m:ctrlPr>
              <w:rPr>
                <w:rFonts w:ascii="Cambria Math" w:eastAsia="Cambria Math" w:hAnsi="Cambria Math" w:cs="Cambria Math"/>
                <w:color w:val="auto"/>
              </w:rPr>
            </m:ctrlPr>
          </m:sSupPr>
          <m:e>
            <m:d>
              <m:dPr>
                <m:ctrlPr>
                  <w:rPr>
                    <w:rFonts w:ascii="Cambria Math" w:eastAsia="Cambria Math" w:hAnsi="Cambria Math" w:cs="Cambria Math"/>
                    <w:color w:val="auto"/>
                  </w:rPr>
                </m:ctrlPr>
              </m:dPr>
              <m:e>
                <m:sSub>
                  <m:sSubPr>
                    <m:ctrlPr>
                      <w:rPr>
                        <w:rFonts w:ascii="Cambria Math" w:eastAsia="Cambria Math" w:hAnsi="Cambria Math" w:cs="Cambria Math"/>
                        <w:color w:val="auto"/>
                      </w:rPr>
                    </m:ctrlPr>
                  </m:sSubPr>
                  <m:e>
                    <m:r>
                      <w:rPr>
                        <w:rFonts w:ascii="Cambria Math" w:eastAsia="Cambria Math" w:hAnsi="Cambria Math" w:cs="Cambria Math"/>
                        <w:color w:val="auto"/>
                      </w:rPr>
                      <m:t>n</m:t>
                    </m:r>
                  </m:e>
                  <m:sub>
                    <m:r>
                      <w:rPr>
                        <w:rFonts w:ascii="Cambria Math" w:eastAsia="Cambria Math" w:hAnsi="Cambria Math" w:cs="Cambria Math"/>
                        <w:color w:val="auto"/>
                      </w:rPr>
                      <m:t>2</m:t>
                    </m:r>
                  </m:sub>
                </m:sSub>
              </m:e>
            </m:d>
          </m:e>
          <m:sup>
            <m:r>
              <w:rPr>
                <w:rFonts w:ascii="Cambria Math" w:eastAsia="Cambria Math" w:hAnsi="Cambria Math" w:cs="Cambria Math"/>
                <w:color w:val="auto"/>
              </w:rPr>
              <m:t>2</m:t>
            </m:r>
          </m:sup>
        </m:sSup>
        <m:r>
          <w:rPr>
            <w:rFonts w:ascii="Cambria Math" w:eastAsia="Cambria Math" w:hAnsi="Cambria Math" w:cs="Cambria Math"/>
            <w:color w:val="auto"/>
          </w:rPr>
          <m:t>∙X )</m:t>
        </m:r>
        <m:r>
          <w:rPr>
            <w:rFonts w:ascii="Cambria Math" w:eastAsia="Palatino Linotype" w:hAnsi="Cambria Math" w:cs="Palatino Linotype"/>
            <w:color w:val="auto"/>
          </w:rPr>
          <m:t>/(</m:t>
        </m:r>
        <m:d>
          <m:dPr>
            <m:ctrlPr>
              <w:rPr>
                <w:rFonts w:ascii="Cambria Math" w:eastAsia="Palatino Linotype" w:hAnsi="Cambria Math" w:cs="Palatino Linotype"/>
                <w:color w:val="auto"/>
              </w:rPr>
            </m:ctrlPr>
          </m:dPr>
          <m:e>
            <m:r>
              <w:rPr>
                <w:rFonts w:ascii="Cambria Math" w:eastAsia="Palatino Linotype" w:hAnsi="Cambria Math" w:cs="Palatino Linotype"/>
                <w:color w:val="auto"/>
              </w:rPr>
              <m:t>1-φ</m:t>
            </m:r>
          </m:e>
        </m:d>
        <m:r>
          <w:rPr>
            <w:rFonts w:ascii="Cambria Math" w:eastAsia="Palatino Linotype" w:hAnsi="Cambria Math" w:cs="Palatino Linotype"/>
            <w:color w:val="auto"/>
          </w:rPr>
          <m:t>∙</m:t>
        </m:r>
        <m:d>
          <m:dPr>
            <m:ctrlPr>
              <w:rPr>
                <w:rFonts w:ascii="Cambria Math" w:eastAsia="Palatino Linotype" w:hAnsi="Cambria Math" w:cs="Palatino Linotype"/>
                <w:color w:val="auto"/>
              </w:rPr>
            </m:ctrlPr>
          </m:dPr>
          <m:e>
            <m:r>
              <w:rPr>
                <w:rFonts w:ascii="Cambria Math" w:eastAsia="Palatino Linotype" w:hAnsi="Cambria Math" w:cs="Palatino Linotype"/>
                <w:color w:val="auto"/>
              </w:rPr>
              <m:t>1-</m:t>
            </m:r>
            <m:sSub>
              <m:sSubPr>
                <m:ctrlPr>
                  <w:rPr>
                    <w:rFonts w:ascii="Cambria Math" w:eastAsia="Cambria Math" w:hAnsi="Cambria Math" w:cs="Cambria Math"/>
                    <w:color w:val="auto"/>
                  </w:rPr>
                </m:ctrlPr>
              </m:sSubPr>
              <m:e>
                <m:r>
                  <w:rPr>
                    <w:rFonts w:ascii="Cambria Math" w:eastAsia="Cambria Math" w:hAnsi="Cambria Math" w:cs="Cambria Math"/>
                    <w:color w:val="auto"/>
                  </w:rPr>
                  <m:t>n</m:t>
                </m:r>
              </m:e>
              <m:sub>
                <m:r>
                  <w:rPr>
                    <w:rFonts w:ascii="Cambria Math" w:eastAsia="Cambria Math" w:hAnsi="Cambria Math" w:cs="Cambria Math"/>
                    <w:color w:val="auto"/>
                  </w:rPr>
                  <m:t>1</m:t>
                </m:r>
              </m:sub>
            </m:sSub>
            <m:r>
              <w:rPr>
                <w:rFonts w:ascii="Cambria Math" w:eastAsia="Palatino Linotype" w:hAnsi="Cambria Math" w:cs="Palatino Linotype"/>
                <w:color w:val="auto"/>
              </w:rPr>
              <m:t>∙X</m:t>
            </m:r>
          </m:e>
        </m:d>
        <m:r>
          <w:rPr>
            <w:rFonts w:ascii="Cambria Math" w:eastAsia="Palatino Linotype" w:hAnsi="Cambria Math" w:cs="Palatino Linotype"/>
            <w:color w:val="auto"/>
          </w:rPr>
          <m:t>+</m:t>
        </m:r>
        <m:r>
          <w:rPr>
            <w:rFonts w:ascii="Cambria Math" w:eastAsia="Cambria Math" w:hAnsi="Cambria Math" w:cs="Cambria Math"/>
            <w:color w:val="auto"/>
          </w:rPr>
          <m:t>φ∙</m:t>
        </m:r>
        <m:d>
          <m:dPr>
            <m:ctrlPr>
              <w:rPr>
                <w:rFonts w:ascii="Cambria Math" w:eastAsia="Cambria Math" w:hAnsi="Cambria Math" w:cs="Cambria Math"/>
                <w:color w:val="auto"/>
              </w:rPr>
            </m:ctrlPr>
          </m:dPr>
          <m:e>
            <m:r>
              <w:rPr>
                <w:rFonts w:ascii="Cambria Math" w:eastAsia="Cambria Math" w:hAnsi="Cambria Math" w:cs="Cambria Math"/>
                <w:color w:val="auto"/>
              </w:rPr>
              <m:t>1-</m:t>
            </m:r>
            <m:sSub>
              <m:sSubPr>
                <m:ctrlPr>
                  <w:rPr>
                    <w:rFonts w:ascii="Cambria Math" w:eastAsia="Cambria Math" w:hAnsi="Cambria Math" w:cs="Cambria Math"/>
                    <w:color w:val="auto"/>
                  </w:rPr>
                </m:ctrlPr>
              </m:sSubPr>
              <m:e>
                <m:r>
                  <w:rPr>
                    <w:rFonts w:ascii="Cambria Math" w:eastAsia="Cambria Math" w:hAnsi="Cambria Math" w:cs="Cambria Math"/>
                    <w:color w:val="auto"/>
                  </w:rPr>
                  <m:t>n</m:t>
                </m:r>
              </m:e>
              <m:sub>
                <m:r>
                  <w:rPr>
                    <w:rFonts w:ascii="Cambria Math" w:eastAsia="Cambria Math" w:hAnsi="Cambria Math" w:cs="Cambria Math"/>
                    <w:color w:val="auto"/>
                  </w:rPr>
                  <m:t>2</m:t>
                </m:r>
              </m:sub>
            </m:sSub>
            <m:r>
              <w:rPr>
                <w:rFonts w:ascii="Cambria Math" w:eastAsia="Cambria Math" w:hAnsi="Cambria Math" w:cs="Cambria Math"/>
                <w:color w:val="auto"/>
              </w:rPr>
              <m:t>∙X</m:t>
            </m:r>
            <m:ctrlPr>
              <w:rPr>
                <w:rFonts w:ascii="Cambria Math" w:eastAsia="Palatino Linotype" w:hAnsi="Cambria Math" w:cs="Palatino Linotype"/>
                <w:color w:val="auto"/>
              </w:rPr>
            </m:ctrlPr>
          </m:e>
        </m:d>
        <m:r>
          <w:rPr>
            <w:rFonts w:ascii="Cambria Math" w:eastAsia="Palatino Linotype" w:hAnsi="Cambria Math" w:cs="Palatino Linotype"/>
            <w:color w:val="auto"/>
          </w:rPr>
          <m:t xml:space="preserve">) </m:t>
        </m:r>
      </m:oMath>
      <w:r w:rsidRPr="00744354">
        <w:rPr>
          <w:rFonts w:ascii="Palatino Linotype" w:eastAsia="Palatino Linotype" w:hAnsi="Palatino Linotype" w:cs="Palatino Linotype"/>
          <w:color w:val="auto"/>
        </w:rPr>
        <w:t xml:space="preserve"> </w:t>
      </w:r>
      <w:r w:rsidRPr="00744354">
        <w:rPr>
          <w:rFonts w:ascii="Palatino Linotype" w:eastAsia="Palatino Linotype" w:hAnsi="Palatino Linotype" w:cs="Palatino Linotype"/>
          <w:i w:val="0"/>
          <w:iCs w:val="0"/>
          <w:color w:val="auto"/>
        </w:rPr>
        <w:t xml:space="preserve"> </w:t>
      </w:r>
      <w:r>
        <w:rPr>
          <w:rFonts w:ascii="Palatino Linotype" w:eastAsia="Palatino Linotype" w:hAnsi="Palatino Linotype" w:cs="Palatino Linotype"/>
          <w:i w:val="0"/>
          <w:iCs w:val="0"/>
          <w:color w:val="000000"/>
        </w:rPr>
        <w:t xml:space="preserve">was used for the calculation of </w:t>
      </w:r>
      <w:r w:rsidRPr="007B44EF">
        <w:rPr>
          <w:rFonts w:ascii="Palatino Linotype" w:eastAsia="Palatino Linotype" w:hAnsi="Palatino Linotype" w:cs="Palatino Linotype"/>
          <w:iCs w:val="0"/>
          <w:color w:val="000000"/>
        </w:rPr>
        <w:t>-Jp/ Jc</w:t>
      </w:r>
      <w:r>
        <w:rPr>
          <w:rFonts w:ascii="Palatino Linotype" w:eastAsia="Palatino Linotype" w:hAnsi="Palatino Linotype" w:cs="Palatino Linotype"/>
          <w:i w:val="0"/>
          <w:iCs w:val="0"/>
          <w:color w:val="000000"/>
        </w:rPr>
        <w:t xml:space="preserve">; the equation </w:t>
      </w:r>
      <m:oMath>
        <m:sSub>
          <m:sSubPr>
            <m:ctrlPr>
              <w:rPr>
                <w:rFonts w:ascii="Cambria Math" w:eastAsia="Cambria Math" w:hAnsi="Cambria Math" w:cs="Cambria Math"/>
                <w:color w:val="auto"/>
              </w:rPr>
            </m:ctrlPr>
          </m:sSubPr>
          <m:e>
            <m:r>
              <w:rPr>
                <w:rFonts w:ascii="Cambria Math" w:eastAsia="Cambria Math" w:hAnsi="Cambria Math" w:cs="Cambria Math"/>
                <w:color w:val="auto"/>
              </w:rPr>
              <m:t>-J</m:t>
            </m:r>
          </m:e>
          <m:sub>
            <m:r>
              <w:rPr>
                <w:rFonts w:ascii="Cambria Math" w:eastAsia="Cambria Math" w:hAnsi="Cambria Math" w:cs="Cambria Math"/>
                <w:color w:val="auto"/>
              </w:rPr>
              <m:t>p1</m:t>
            </m:r>
          </m:sub>
        </m:sSub>
        <m:r>
          <w:rPr>
            <w:rFonts w:ascii="Cambria Math" w:eastAsia="Cambria Math" w:hAnsi="Cambria Math" w:cs="Cambria Math"/>
            <w:color w:val="auto"/>
          </w:rPr>
          <m:t>/</m:t>
        </m:r>
        <m:sSub>
          <m:sSubPr>
            <m:ctrlPr>
              <w:rPr>
                <w:rFonts w:ascii="Cambria Math" w:eastAsia="Cambria Math" w:hAnsi="Cambria Math" w:cs="Cambria Math"/>
                <w:color w:val="auto"/>
              </w:rPr>
            </m:ctrlPr>
          </m:sSubPr>
          <m:e>
            <m:r>
              <w:rPr>
                <w:rFonts w:ascii="Cambria Math" w:eastAsia="Cambria Math" w:hAnsi="Cambria Math" w:cs="Cambria Math"/>
                <w:color w:val="auto"/>
              </w:rPr>
              <m:t>J</m:t>
            </m:r>
          </m:e>
          <m:sub>
            <m:r>
              <w:rPr>
                <w:rFonts w:ascii="Cambria Math" w:eastAsia="Cambria Math" w:hAnsi="Cambria Math" w:cs="Cambria Math"/>
                <w:color w:val="auto"/>
              </w:rPr>
              <m:t>p</m:t>
            </m:r>
          </m:sub>
        </m:sSub>
        <m:r>
          <w:rPr>
            <w:rFonts w:ascii="Cambria Math" w:eastAsia="Cambria Math" w:hAnsi="Cambria Math" w:cs="Cambria Math"/>
            <w:color w:val="auto"/>
          </w:rPr>
          <m:t>=</m:t>
        </m:r>
        <m:sSub>
          <m:sSubPr>
            <m:ctrlPr>
              <w:rPr>
                <w:rFonts w:ascii="Cambria Math" w:eastAsia="Cambria Math" w:hAnsi="Cambria Math" w:cs="Cambria Math"/>
                <w:i w:val="0"/>
                <w:color w:val="auto"/>
              </w:rPr>
            </m:ctrlPr>
          </m:sSubPr>
          <m:e>
            <m:r>
              <w:rPr>
                <w:rFonts w:ascii="Cambria Math" w:eastAsia="Cambria Math" w:hAnsi="Cambria Math" w:cs="Cambria Math"/>
                <w:color w:val="auto"/>
              </w:rPr>
              <m:t>(1-φ)∙n</m:t>
            </m:r>
          </m:e>
          <m:sub>
            <m:r>
              <w:rPr>
                <w:rFonts w:ascii="Cambria Math" w:eastAsia="Cambria Math" w:hAnsi="Cambria Math" w:cs="Cambria Math"/>
                <w:color w:val="auto"/>
              </w:rPr>
              <m:t>1</m:t>
            </m:r>
          </m:sub>
        </m:sSub>
        <m:r>
          <w:rPr>
            <w:rFonts w:ascii="Cambria Math" w:eastAsia="Cambria Math" w:hAnsi="Cambria Math" w:cs="Cambria Math"/>
            <w:color w:val="auto"/>
          </w:rPr>
          <m:t>∙L∙</m:t>
        </m:r>
        <m:sSub>
          <m:sSubPr>
            <m:ctrlPr>
              <w:rPr>
                <w:rFonts w:ascii="Cambria Math" w:eastAsia="Cambria Math" w:hAnsi="Cambria Math" w:cs="Cambria Math"/>
                <w:color w:val="auto"/>
              </w:rPr>
            </m:ctrlPr>
          </m:sSubPr>
          <m:e>
            <m:r>
              <w:rPr>
                <w:rFonts w:ascii="Cambria Math" w:eastAsia="Cambria Math" w:hAnsi="Cambria Math" w:cs="Cambria Math"/>
                <w:color w:val="auto"/>
              </w:rPr>
              <m:t>∆G</m:t>
            </m:r>
          </m:e>
          <m:sub>
            <m:r>
              <w:rPr>
                <w:rFonts w:ascii="Cambria Math" w:eastAsia="Cambria Math" w:hAnsi="Cambria Math" w:cs="Cambria Math"/>
                <w:color w:val="auto"/>
              </w:rPr>
              <m:t>c</m:t>
            </m:r>
          </m:sub>
        </m:sSub>
        <m:r>
          <w:rPr>
            <w:rFonts w:ascii="Cambria Math" w:eastAsia="Cambria Math" w:hAnsi="Cambria Math" w:cs="Cambria Math"/>
            <w:color w:val="auto"/>
          </w:rPr>
          <m:t>∙(1-</m:t>
        </m:r>
        <m:sSub>
          <m:sSubPr>
            <m:ctrlPr>
              <w:rPr>
                <w:rFonts w:ascii="Cambria Math" w:eastAsia="Cambria Math" w:hAnsi="Cambria Math" w:cs="Cambria Math"/>
                <w:i w:val="0"/>
                <w:color w:val="auto"/>
              </w:rPr>
            </m:ctrlPr>
          </m:sSubPr>
          <m:e>
            <m:r>
              <w:rPr>
                <w:rFonts w:ascii="Cambria Math" w:eastAsia="Cambria Math" w:hAnsi="Cambria Math" w:cs="Cambria Math"/>
                <w:color w:val="auto"/>
              </w:rPr>
              <m:t>n</m:t>
            </m:r>
          </m:e>
          <m:sub>
            <m:r>
              <w:rPr>
                <w:rFonts w:ascii="Cambria Math" w:eastAsia="Cambria Math" w:hAnsi="Cambria Math" w:cs="Cambria Math"/>
                <w:color w:val="auto"/>
              </w:rPr>
              <m:t>1</m:t>
            </m:r>
          </m:sub>
        </m:sSub>
        <m:r>
          <w:rPr>
            <w:rFonts w:ascii="Cambria Math" w:eastAsia="Cambria Math" w:hAnsi="Cambria Math" w:cs="Cambria Math"/>
            <w:color w:val="auto"/>
          </w:rPr>
          <m:t>∙X)</m:t>
        </m:r>
      </m:oMath>
      <w:r w:rsidRPr="003460E8">
        <w:rPr>
          <w:rFonts w:ascii="Cambria Math" w:eastAsia="Palatino Linotype" w:hAnsi="Cambria Math" w:cs="Palatino Linotype"/>
          <w:i w:val="0"/>
          <w:color w:val="auto"/>
        </w:rPr>
        <w:t>/</w:t>
      </w:r>
      <m:oMath>
        <m:r>
          <w:rPr>
            <w:rFonts w:ascii="Cambria Math" w:eastAsia="Cambria Math" w:hAnsi="Cambria Math" w:cs="Cambria Math"/>
            <w:color w:val="auto"/>
          </w:rPr>
          <m:t xml:space="preserve"> </m:t>
        </m:r>
        <m:f>
          <m:fPr>
            <m:ctrlPr>
              <w:rPr>
                <w:rFonts w:ascii="Cambria Math" w:eastAsia="Cambria Math" w:hAnsi="Cambria Math" w:cs="Cambria Math"/>
                <w:color w:val="auto"/>
              </w:rPr>
            </m:ctrlPr>
          </m:fPr>
          <m:num>
            <m:sSub>
              <m:sSubPr>
                <m:ctrlPr>
                  <w:rPr>
                    <w:rFonts w:ascii="Cambria Math" w:eastAsia="Cambria Math" w:hAnsi="Cambria Math" w:cs="Cambria Math"/>
                    <w:color w:val="auto"/>
                  </w:rPr>
                </m:ctrlPr>
              </m:sSubPr>
              <m:e>
                <m:r>
                  <w:rPr>
                    <w:rFonts w:ascii="Cambria Math" w:eastAsia="Cambria Math" w:hAnsi="Cambria Math" w:cs="Cambria Math"/>
                    <w:color w:val="auto"/>
                  </w:rPr>
                  <m:t>-J</m:t>
                </m:r>
              </m:e>
              <m:sub>
                <m:r>
                  <w:rPr>
                    <w:rFonts w:ascii="Cambria Math" w:eastAsia="Cambria Math" w:hAnsi="Cambria Math" w:cs="Cambria Math"/>
                    <w:color w:val="auto"/>
                  </w:rPr>
                  <m:t>p</m:t>
                </m:r>
              </m:sub>
            </m:sSub>
          </m:num>
          <m:den>
            <m:r>
              <w:rPr>
                <w:rFonts w:ascii="Cambria Math" w:eastAsia="Cambria Math" w:hAnsi="Cambria Math" w:cs="Cambria Math"/>
                <w:color w:val="auto"/>
              </w:rPr>
              <m:t>L∙</m:t>
            </m:r>
            <m:sSub>
              <m:sSubPr>
                <m:ctrlPr>
                  <w:rPr>
                    <w:rFonts w:ascii="Cambria Math" w:eastAsia="Cambria Math" w:hAnsi="Cambria Math" w:cs="Cambria Math"/>
                    <w:color w:val="auto"/>
                  </w:rPr>
                </m:ctrlPr>
              </m:sSubPr>
              <m:e>
                <m:r>
                  <w:rPr>
                    <w:rFonts w:ascii="Cambria Math" w:eastAsia="Cambria Math" w:hAnsi="Cambria Math" w:cs="Cambria Math"/>
                    <w:color w:val="auto"/>
                  </w:rPr>
                  <m:t>∆G</m:t>
                </m:r>
              </m:e>
              <m:sub>
                <m:r>
                  <w:rPr>
                    <w:rFonts w:ascii="Cambria Math" w:eastAsia="Cambria Math" w:hAnsi="Cambria Math" w:cs="Cambria Math"/>
                    <w:color w:val="auto"/>
                  </w:rPr>
                  <m:t>c</m:t>
                </m:r>
              </m:sub>
            </m:sSub>
          </m:den>
        </m:f>
      </m:oMath>
      <w:r>
        <w:rPr>
          <w:rFonts w:ascii="Palatino Linotype" w:eastAsia="Palatino Linotype" w:hAnsi="Palatino Linotype" w:cs="Palatino Linotype"/>
          <w:i w:val="0"/>
          <w:sz w:val="20"/>
          <w:szCs w:val="20"/>
        </w:rPr>
        <w:t xml:space="preserve"> </w:t>
      </w:r>
      <w:r>
        <w:rPr>
          <w:rFonts w:ascii="Palatino Linotype" w:eastAsia="Palatino Linotype" w:hAnsi="Palatino Linotype" w:cs="Palatino Linotype"/>
          <w:i w:val="0"/>
          <w:iCs w:val="0"/>
          <w:color w:val="000000"/>
        </w:rPr>
        <w:t>was u</w:t>
      </w:r>
      <w:r w:rsidRPr="00A7351E">
        <w:rPr>
          <w:rFonts w:ascii="Palatino Linotype" w:eastAsia="Palatino Linotype" w:hAnsi="Palatino Linotype" w:cs="Palatino Linotype"/>
          <w:i w:val="0"/>
          <w:iCs w:val="0"/>
          <w:color w:val="000000"/>
        </w:rPr>
        <w:t>se</w:t>
      </w:r>
      <w:r>
        <w:rPr>
          <w:rFonts w:ascii="Palatino Linotype" w:eastAsia="Palatino Linotype" w:hAnsi="Palatino Linotype" w:cs="Palatino Linotype"/>
          <w:i w:val="0"/>
          <w:iCs w:val="0"/>
          <w:color w:val="000000"/>
        </w:rPr>
        <w:t xml:space="preserve">d for the calculation of </w:t>
      </w:r>
      <w:r w:rsidRPr="007B44EF">
        <w:rPr>
          <w:rFonts w:ascii="Palatino Linotype" w:eastAsia="Palatino Linotype" w:hAnsi="Palatino Linotype" w:cs="Palatino Linotype"/>
          <w:iCs w:val="0"/>
          <w:color w:val="000000"/>
        </w:rPr>
        <w:t>–Jp</w:t>
      </w:r>
      <w:r w:rsidRPr="007B44EF">
        <w:rPr>
          <w:rFonts w:ascii="Palatino Linotype" w:eastAsia="Palatino Linotype" w:hAnsi="Palatino Linotype" w:cs="Palatino Linotype"/>
          <w:iCs w:val="0"/>
          <w:color w:val="000000"/>
          <w:vertAlign w:val="subscript"/>
        </w:rPr>
        <w:t>1</w:t>
      </w:r>
      <w:r w:rsidRPr="007B44EF">
        <w:rPr>
          <w:rFonts w:ascii="Palatino Linotype" w:eastAsia="Palatino Linotype" w:hAnsi="Palatino Linotype" w:cs="Palatino Linotype"/>
          <w:iCs w:val="0"/>
          <w:color w:val="000000"/>
        </w:rPr>
        <w:t>/Jp</w:t>
      </w:r>
      <w:r>
        <w:rPr>
          <w:rFonts w:ascii="Palatino Linotype" w:eastAsia="Palatino Linotype" w:hAnsi="Palatino Linotype" w:cs="Palatino Linotype"/>
          <w:i w:val="0"/>
          <w:iCs w:val="0"/>
          <w:color w:val="000000"/>
        </w:rPr>
        <w:t xml:space="preserve">; The formula </w:t>
      </w:r>
      <m:oMath>
        <m:sSub>
          <m:sSubPr>
            <m:ctrlPr>
              <w:rPr>
                <w:rFonts w:ascii="Cambria Math" w:eastAsia="Cambria Math" w:hAnsi="Cambria Math" w:cs="Cambria Math"/>
                <w:color w:val="auto"/>
              </w:rPr>
            </m:ctrlPr>
          </m:sSubPr>
          <m:e>
            <m:r>
              <w:rPr>
                <w:rFonts w:ascii="Cambria Math" w:eastAsia="Cambria Math" w:hAnsi="Cambria Math" w:cs="Cambria Math"/>
                <w:color w:val="auto"/>
              </w:rPr>
              <m:t>-J</m:t>
            </m:r>
          </m:e>
          <m:sub>
            <m:r>
              <w:rPr>
                <w:rFonts w:ascii="Cambria Math" w:eastAsia="Cambria Math" w:hAnsi="Cambria Math" w:cs="Cambria Math"/>
                <w:color w:val="auto"/>
              </w:rPr>
              <m:t>p2</m:t>
            </m:r>
          </m:sub>
        </m:sSub>
        <m:r>
          <w:rPr>
            <w:rFonts w:ascii="Cambria Math" w:eastAsia="Cambria Math" w:hAnsi="Cambria Math" w:cs="Cambria Math"/>
            <w:color w:val="auto"/>
          </w:rPr>
          <m:t>/</m:t>
        </m:r>
        <m:sSub>
          <m:sSubPr>
            <m:ctrlPr>
              <w:rPr>
                <w:rFonts w:ascii="Cambria Math" w:eastAsia="Cambria Math" w:hAnsi="Cambria Math" w:cs="Cambria Math"/>
                <w:color w:val="auto"/>
              </w:rPr>
            </m:ctrlPr>
          </m:sSubPr>
          <m:e>
            <m:r>
              <w:rPr>
                <w:rFonts w:ascii="Cambria Math" w:eastAsia="Cambria Math" w:hAnsi="Cambria Math" w:cs="Cambria Math"/>
                <w:color w:val="auto"/>
              </w:rPr>
              <m:t>J</m:t>
            </m:r>
          </m:e>
          <m:sub>
            <m:r>
              <w:rPr>
                <w:rFonts w:ascii="Cambria Math" w:eastAsia="Cambria Math" w:hAnsi="Cambria Math" w:cs="Cambria Math"/>
                <w:color w:val="auto"/>
              </w:rPr>
              <m:t>p</m:t>
            </m:r>
          </m:sub>
        </m:sSub>
        <m:r>
          <w:rPr>
            <w:rFonts w:ascii="Cambria Math" w:eastAsia="Cambria Math" w:hAnsi="Cambria Math" w:cs="Cambria Math"/>
            <w:color w:val="auto"/>
          </w:rPr>
          <m:t>=</m:t>
        </m:r>
        <m:sSub>
          <m:sSubPr>
            <m:ctrlPr>
              <w:rPr>
                <w:rFonts w:ascii="Cambria Math" w:eastAsia="Cambria Math" w:hAnsi="Cambria Math" w:cs="Cambria Math"/>
                <w:i w:val="0"/>
                <w:color w:val="auto"/>
              </w:rPr>
            </m:ctrlPr>
          </m:sSubPr>
          <m:e>
            <m:r>
              <w:rPr>
                <w:rFonts w:ascii="Cambria Math" w:eastAsia="Cambria Math" w:hAnsi="Cambria Math" w:cs="Cambria Math"/>
                <w:color w:val="auto"/>
              </w:rPr>
              <m:t>φ∙n</m:t>
            </m:r>
          </m:e>
          <m:sub>
            <m:r>
              <w:rPr>
                <w:rFonts w:ascii="Cambria Math" w:eastAsia="Cambria Math" w:hAnsi="Cambria Math" w:cs="Cambria Math"/>
                <w:color w:val="auto"/>
              </w:rPr>
              <m:t>2</m:t>
            </m:r>
          </m:sub>
        </m:sSub>
        <m:r>
          <w:rPr>
            <w:rFonts w:ascii="Cambria Math" w:eastAsia="Cambria Math" w:hAnsi="Cambria Math" w:cs="Cambria Math"/>
            <w:color w:val="auto"/>
          </w:rPr>
          <m:t>∙L∙</m:t>
        </m:r>
        <m:sSub>
          <m:sSubPr>
            <m:ctrlPr>
              <w:rPr>
                <w:rFonts w:ascii="Cambria Math" w:eastAsia="Cambria Math" w:hAnsi="Cambria Math" w:cs="Cambria Math"/>
                <w:color w:val="auto"/>
              </w:rPr>
            </m:ctrlPr>
          </m:sSubPr>
          <m:e>
            <m:r>
              <w:rPr>
                <w:rFonts w:ascii="Cambria Math" w:eastAsia="Cambria Math" w:hAnsi="Cambria Math" w:cs="Cambria Math"/>
                <w:color w:val="auto"/>
              </w:rPr>
              <m:t>∆G</m:t>
            </m:r>
          </m:e>
          <m:sub>
            <m:r>
              <w:rPr>
                <w:rFonts w:ascii="Cambria Math" w:eastAsia="Cambria Math" w:hAnsi="Cambria Math" w:cs="Cambria Math"/>
                <w:color w:val="auto"/>
              </w:rPr>
              <m:t>c</m:t>
            </m:r>
          </m:sub>
        </m:sSub>
        <m:r>
          <w:rPr>
            <w:rFonts w:ascii="Cambria Math" w:eastAsia="Cambria Math" w:hAnsi="Cambria Math" w:cs="Cambria Math"/>
            <w:color w:val="auto"/>
          </w:rPr>
          <m:t>∙(1-</m:t>
        </m:r>
        <m:sSub>
          <m:sSubPr>
            <m:ctrlPr>
              <w:rPr>
                <w:rFonts w:ascii="Cambria Math" w:eastAsia="Cambria Math" w:hAnsi="Cambria Math" w:cs="Cambria Math"/>
                <w:i w:val="0"/>
                <w:color w:val="auto"/>
              </w:rPr>
            </m:ctrlPr>
          </m:sSubPr>
          <m:e>
            <m:r>
              <w:rPr>
                <w:rFonts w:ascii="Cambria Math" w:eastAsia="Cambria Math" w:hAnsi="Cambria Math" w:cs="Cambria Math"/>
                <w:color w:val="auto"/>
              </w:rPr>
              <m:t>n</m:t>
            </m:r>
          </m:e>
          <m:sub>
            <m:r>
              <w:rPr>
                <w:rFonts w:ascii="Cambria Math" w:eastAsia="Cambria Math" w:hAnsi="Cambria Math" w:cs="Cambria Math"/>
                <w:color w:val="auto"/>
              </w:rPr>
              <m:t>2</m:t>
            </m:r>
          </m:sub>
        </m:sSub>
        <m:r>
          <w:rPr>
            <w:rFonts w:ascii="Cambria Math" w:eastAsia="Cambria Math" w:hAnsi="Cambria Math" w:cs="Cambria Math"/>
            <w:color w:val="auto"/>
          </w:rPr>
          <m:t>∙X)</m:t>
        </m:r>
      </m:oMath>
      <w:r w:rsidRPr="003460E8">
        <w:rPr>
          <w:rFonts w:ascii="Cambria Math" w:eastAsia="Palatino Linotype" w:hAnsi="Cambria Math" w:cs="Palatino Linotype"/>
          <w:i w:val="0"/>
          <w:color w:val="auto"/>
        </w:rPr>
        <w:t>/</w:t>
      </w:r>
      <m:oMath>
        <m:r>
          <w:rPr>
            <w:rFonts w:ascii="Cambria Math" w:eastAsia="Cambria Math" w:hAnsi="Cambria Math" w:cs="Cambria Math"/>
            <w:color w:val="auto"/>
          </w:rPr>
          <m:t xml:space="preserve"> </m:t>
        </m:r>
        <m:f>
          <m:fPr>
            <m:ctrlPr>
              <w:rPr>
                <w:rFonts w:ascii="Cambria Math" w:eastAsia="Cambria Math" w:hAnsi="Cambria Math" w:cs="Cambria Math"/>
                <w:color w:val="auto"/>
              </w:rPr>
            </m:ctrlPr>
          </m:fPr>
          <m:num>
            <m:sSub>
              <m:sSubPr>
                <m:ctrlPr>
                  <w:rPr>
                    <w:rFonts w:ascii="Cambria Math" w:eastAsia="Cambria Math" w:hAnsi="Cambria Math" w:cs="Cambria Math"/>
                    <w:color w:val="auto"/>
                  </w:rPr>
                </m:ctrlPr>
              </m:sSubPr>
              <m:e>
                <m:r>
                  <w:rPr>
                    <w:rFonts w:ascii="Cambria Math" w:eastAsia="Cambria Math" w:hAnsi="Cambria Math" w:cs="Cambria Math"/>
                    <w:color w:val="auto"/>
                  </w:rPr>
                  <m:t>-J</m:t>
                </m:r>
              </m:e>
              <m:sub>
                <m:r>
                  <w:rPr>
                    <w:rFonts w:ascii="Cambria Math" w:eastAsia="Cambria Math" w:hAnsi="Cambria Math" w:cs="Cambria Math"/>
                    <w:color w:val="auto"/>
                  </w:rPr>
                  <m:t>p</m:t>
                </m:r>
              </m:sub>
            </m:sSub>
          </m:num>
          <m:den>
            <m:r>
              <w:rPr>
                <w:rFonts w:ascii="Cambria Math" w:eastAsia="Cambria Math" w:hAnsi="Cambria Math" w:cs="Cambria Math"/>
                <w:color w:val="auto"/>
              </w:rPr>
              <m:t>L∙</m:t>
            </m:r>
            <m:sSub>
              <m:sSubPr>
                <m:ctrlPr>
                  <w:rPr>
                    <w:rFonts w:ascii="Cambria Math" w:eastAsia="Cambria Math" w:hAnsi="Cambria Math" w:cs="Cambria Math"/>
                    <w:color w:val="auto"/>
                  </w:rPr>
                </m:ctrlPr>
              </m:sSubPr>
              <m:e>
                <m:r>
                  <w:rPr>
                    <w:rFonts w:ascii="Cambria Math" w:eastAsia="Cambria Math" w:hAnsi="Cambria Math" w:cs="Cambria Math"/>
                    <w:color w:val="auto"/>
                  </w:rPr>
                  <m:t>∆G</m:t>
                </m:r>
              </m:e>
              <m:sub>
                <m:r>
                  <w:rPr>
                    <w:rFonts w:ascii="Cambria Math" w:eastAsia="Cambria Math" w:hAnsi="Cambria Math" w:cs="Cambria Math"/>
                    <w:color w:val="auto"/>
                  </w:rPr>
                  <m:t>c</m:t>
                </m:r>
              </m:sub>
            </m:sSub>
          </m:den>
        </m:f>
      </m:oMath>
      <w:r>
        <w:rPr>
          <w:rFonts w:ascii="Palatino Linotype" w:eastAsia="Palatino Linotype" w:hAnsi="Palatino Linotype" w:cs="Palatino Linotype"/>
          <w:i w:val="0"/>
          <w:sz w:val="20"/>
          <w:szCs w:val="20"/>
        </w:rPr>
        <w:t xml:space="preserve"> </w:t>
      </w:r>
      <w:r>
        <w:rPr>
          <w:rFonts w:ascii="Palatino Linotype" w:eastAsia="Palatino Linotype" w:hAnsi="Palatino Linotype" w:cs="Palatino Linotype"/>
          <w:i w:val="0"/>
          <w:iCs w:val="0"/>
          <w:color w:val="000000"/>
        </w:rPr>
        <w:t>was u</w:t>
      </w:r>
      <w:r w:rsidRPr="00A7351E">
        <w:rPr>
          <w:rFonts w:ascii="Palatino Linotype" w:eastAsia="Palatino Linotype" w:hAnsi="Palatino Linotype" w:cs="Palatino Linotype"/>
          <w:i w:val="0"/>
          <w:iCs w:val="0"/>
          <w:color w:val="000000"/>
        </w:rPr>
        <w:t>se</w:t>
      </w:r>
      <w:r>
        <w:rPr>
          <w:rFonts w:ascii="Palatino Linotype" w:eastAsia="Palatino Linotype" w:hAnsi="Palatino Linotype" w:cs="Palatino Linotype"/>
          <w:i w:val="0"/>
          <w:iCs w:val="0"/>
          <w:color w:val="000000"/>
        </w:rPr>
        <w:t xml:space="preserve">d for the calculation of </w:t>
      </w:r>
      <w:r w:rsidRPr="007B44EF">
        <w:rPr>
          <w:rFonts w:ascii="Palatino Linotype" w:eastAsia="Palatino Linotype" w:hAnsi="Palatino Linotype" w:cs="Palatino Linotype"/>
          <w:iCs w:val="0"/>
          <w:color w:val="000000"/>
        </w:rPr>
        <w:t>–Jp</w:t>
      </w:r>
      <w:r w:rsidRPr="007B44EF">
        <w:rPr>
          <w:rFonts w:ascii="Palatino Linotype" w:eastAsia="Palatino Linotype" w:hAnsi="Palatino Linotype" w:cs="Palatino Linotype"/>
          <w:iCs w:val="0"/>
          <w:color w:val="000000"/>
          <w:vertAlign w:val="subscript"/>
        </w:rPr>
        <w:t>2</w:t>
      </w:r>
      <w:r w:rsidRPr="007B44EF">
        <w:rPr>
          <w:rFonts w:ascii="Palatino Linotype" w:eastAsia="Palatino Linotype" w:hAnsi="Palatino Linotype" w:cs="Palatino Linotype"/>
          <w:iCs w:val="0"/>
          <w:color w:val="000000"/>
        </w:rPr>
        <w:t>/Jp</w:t>
      </w:r>
      <w:r>
        <w:rPr>
          <w:rFonts w:ascii="Palatino Linotype" w:eastAsia="Palatino Linotype" w:hAnsi="Palatino Linotype" w:cs="Palatino Linotype"/>
          <w:i w:val="0"/>
          <w:iCs w:val="0"/>
          <w:color w:val="000000"/>
        </w:rPr>
        <w:t xml:space="preserve">; The equation  </w:t>
      </w:r>
      <m:oMath>
        <m:r>
          <w:rPr>
            <w:rFonts w:ascii="Cambria Math" w:eastAsia="Palatino Linotype" w:hAnsi="Cambria Math" w:cs="Palatino Linotype"/>
            <w:color w:val="auto"/>
          </w:rPr>
          <m:t>η=</m:t>
        </m:r>
        <m:f>
          <m:fPr>
            <m:ctrlPr>
              <w:rPr>
                <w:rFonts w:ascii="Cambria Math" w:eastAsia="Palatino Linotype" w:hAnsi="Cambria Math" w:cs="Palatino Linotype"/>
                <w:color w:val="auto"/>
              </w:rPr>
            </m:ctrlPr>
          </m:fPr>
          <m:num>
            <m:r>
              <w:rPr>
                <w:rFonts w:ascii="Cambria Math" w:eastAsia="Palatino Linotype" w:hAnsi="Cambria Math" w:cs="Palatino Linotype"/>
                <w:color w:val="auto"/>
              </w:rPr>
              <m:t>-</m:t>
            </m:r>
            <m:sSub>
              <m:sSubPr>
                <m:ctrlPr>
                  <w:rPr>
                    <w:rFonts w:ascii="Cambria Math" w:eastAsia="Palatino Linotype" w:hAnsi="Cambria Math" w:cs="Palatino Linotype"/>
                    <w:color w:val="auto"/>
                  </w:rPr>
                </m:ctrlPr>
              </m:sSubPr>
              <m:e>
                <m:r>
                  <w:rPr>
                    <w:rFonts w:ascii="Cambria Math" w:eastAsia="Palatino Linotype" w:hAnsi="Cambria Math" w:cs="Palatino Linotype"/>
                    <w:color w:val="auto"/>
                  </w:rPr>
                  <m:t>J</m:t>
                </m:r>
              </m:e>
              <m:sub>
                <m:r>
                  <w:rPr>
                    <w:rFonts w:ascii="Cambria Math" w:eastAsia="Palatino Linotype" w:hAnsi="Cambria Math" w:cs="Palatino Linotype"/>
                    <w:color w:val="auto"/>
                  </w:rPr>
                  <m:t>p</m:t>
                </m:r>
              </m:sub>
            </m:sSub>
          </m:num>
          <m:den>
            <m:sSub>
              <m:sSubPr>
                <m:ctrlPr>
                  <w:rPr>
                    <w:rFonts w:ascii="Cambria Math" w:eastAsia="Palatino Linotype" w:hAnsi="Cambria Math" w:cs="Palatino Linotype"/>
                    <w:color w:val="auto"/>
                  </w:rPr>
                </m:ctrlPr>
              </m:sSubPr>
              <m:e>
                <m:r>
                  <w:rPr>
                    <w:rFonts w:ascii="Cambria Math" w:eastAsia="Palatino Linotype" w:hAnsi="Cambria Math" w:cs="Palatino Linotype"/>
                    <w:color w:val="auto"/>
                  </w:rPr>
                  <m:t>J</m:t>
                </m:r>
              </m:e>
              <m:sub>
                <m:r>
                  <w:rPr>
                    <w:rFonts w:ascii="Cambria Math" w:eastAsia="Palatino Linotype" w:hAnsi="Cambria Math" w:cs="Palatino Linotype"/>
                    <w:color w:val="auto"/>
                  </w:rPr>
                  <m:t>c</m:t>
                </m:r>
              </m:sub>
            </m:sSub>
            <m:r>
              <w:rPr>
                <w:rFonts w:ascii="Cambria Math" w:eastAsia="Palatino Linotype" w:hAnsi="Cambria Math" w:cs="Palatino Linotype"/>
                <w:color w:val="auto"/>
              </w:rPr>
              <m:t>∙</m:t>
            </m:r>
          </m:den>
        </m:f>
        <m:r>
          <w:rPr>
            <w:rFonts w:ascii="Cambria Math" w:eastAsia="Cambria Math" w:hAnsi="Cambria Math" w:cs="Cambria Math"/>
            <w:color w:val="auto"/>
          </w:rPr>
          <m:t>∙X</m:t>
        </m:r>
      </m:oMath>
      <w:r>
        <w:rPr>
          <w:rFonts w:ascii="Palatino Linotype" w:eastAsia="Palatino Linotype" w:hAnsi="Palatino Linotype" w:cs="Palatino Linotype"/>
        </w:rPr>
        <w:t xml:space="preserve"> </w:t>
      </w:r>
      <w:r>
        <w:rPr>
          <w:rFonts w:ascii="Palatino Linotype" w:eastAsia="Palatino Linotype" w:hAnsi="Palatino Linotype" w:cs="Palatino Linotype"/>
          <w:i w:val="0"/>
          <w:iCs w:val="0"/>
          <w:color w:val="000000"/>
        </w:rPr>
        <w:t xml:space="preserve">was used for simulation of </w:t>
      </w:r>
      <m:oMath>
        <m:r>
          <w:rPr>
            <w:rFonts w:ascii="Cambria Math" w:eastAsia="Palatino Linotype" w:hAnsi="Cambria Math" w:cs="Palatino Linotype"/>
            <w:color w:val="auto"/>
          </w:rPr>
          <m:t>η</m:t>
        </m:r>
      </m:oMath>
      <w:r>
        <w:rPr>
          <w:rFonts w:ascii="Palatino Linotype" w:eastAsia="Palatino Linotype" w:hAnsi="Palatino Linotype" w:cs="Palatino Linotype"/>
          <w:i w:val="0"/>
          <w:color w:val="auto"/>
        </w:rPr>
        <w:t xml:space="preserve"> </w:t>
      </w:r>
      <w:r w:rsidRPr="00585CF7">
        <w:rPr>
          <w:rFonts w:ascii="Palatino Linotype" w:eastAsia="Palatino Linotype" w:hAnsi="Palatino Linotype" w:cs="Palatino Linotype"/>
          <w:i w:val="0"/>
          <w:iCs w:val="0"/>
          <w:color w:val="auto"/>
        </w:rPr>
        <w:t>as function of force ratio X</w:t>
      </w:r>
      <w:r>
        <w:rPr>
          <w:rFonts w:ascii="Palatino Linotype" w:eastAsia="Palatino Linotype" w:hAnsi="Palatino Linotype" w:cs="Palatino Linotype"/>
          <w:i w:val="0"/>
          <w:iCs w:val="0"/>
          <w:color w:val="auto"/>
        </w:rPr>
        <w:t xml:space="preserve">. </w:t>
      </w:r>
      <w:ins w:id="3028" w:author="Yanfei Zhang" w:date="2022-04-05T16:22:00Z">
        <w:r w:rsidR="00CF2794" w:rsidRPr="00D60F31">
          <w:rPr>
            <w:rFonts w:ascii="Palatino Linotype" w:eastAsia="Palatino Linotype" w:hAnsi="Palatino Linotype" w:cs="Palatino Linotype"/>
            <w:b/>
            <w:i w:val="0"/>
            <w:iCs w:val="0"/>
            <w:color w:val="auto"/>
            <w:rPrChange w:id="3029" w:author="Yanfei Zhang" w:date="2022-04-05T16:26:00Z">
              <w:rPr>
                <w:rFonts w:ascii="Palatino Linotype" w:eastAsia="Palatino Linotype" w:hAnsi="Palatino Linotype" w:cs="Palatino Linotype"/>
                <w:i w:val="0"/>
                <w:iCs w:val="0"/>
                <w:color w:val="auto"/>
              </w:rPr>
            </w:rPrChange>
          </w:rPr>
          <w:t>(</w:t>
        </w:r>
      </w:ins>
      <w:r w:rsidRPr="00D60F31">
        <w:rPr>
          <w:rFonts w:ascii="Palatino Linotype" w:eastAsia="Palatino Linotype" w:hAnsi="Palatino Linotype" w:cs="Palatino Linotype"/>
          <w:b/>
          <w:i w:val="0"/>
          <w:iCs w:val="0"/>
          <w:color w:val="auto"/>
          <w:rPrChange w:id="3030" w:author="Yanfei Zhang" w:date="2022-04-05T16:26:00Z">
            <w:rPr>
              <w:rFonts w:ascii="Palatino Linotype" w:eastAsia="Palatino Linotype" w:hAnsi="Palatino Linotype" w:cs="Palatino Linotype"/>
              <w:i w:val="0"/>
              <w:iCs w:val="0"/>
              <w:color w:val="auto"/>
            </w:rPr>
          </w:rPrChange>
        </w:rPr>
        <w:t>B</w:t>
      </w:r>
      <w:ins w:id="3031" w:author="Yanfei Zhang" w:date="2022-04-05T16:22:00Z">
        <w:r w:rsidR="00CF2794" w:rsidRPr="00D60F31">
          <w:rPr>
            <w:rFonts w:ascii="Palatino Linotype" w:eastAsia="Palatino Linotype" w:hAnsi="Palatino Linotype" w:cs="Palatino Linotype"/>
            <w:b/>
            <w:i w:val="0"/>
            <w:iCs w:val="0"/>
            <w:color w:val="auto"/>
            <w:rPrChange w:id="3032" w:author="Yanfei Zhang" w:date="2022-04-05T16:26:00Z">
              <w:rPr>
                <w:rFonts w:ascii="Palatino Linotype" w:eastAsia="Palatino Linotype" w:hAnsi="Palatino Linotype" w:cs="Palatino Linotype"/>
                <w:i w:val="0"/>
                <w:iCs w:val="0"/>
                <w:color w:val="auto"/>
              </w:rPr>
            </w:rPrChange>
          </w:rPr>
          <w:t>)</w:t>
        </w:r>
      </w:ins>
      <w:del w:id="3033" w:author="Yanfei Zhang" w:date="2022-04-05T16:22:00Z">
        <w:r w:rsidRPr="00D60F31" w:rsidDel="00CF2794">
          <w:rPr>
            <w:rFonts w:ascii="Palatino Linotype" w:eastAsia="Palatino Linotype" w:hAnsi="Palatino Linotype" w:cs="Palatino Linotype"/>
            <w:b/>
            <w:i w:val="0"/>
            <w:iCs w:val="0"/>
            <w:color w:val="auto"/>
            <w:rPrChange w:id="3034" w:author="Yanfei Zhang" w:date="2022-04-05T16:26:00Z">
              <w:rPr>
                <w:rFonts w:ascii="Palatino Linotype" w:eastAsia="Palatino Linotype" w:hAnsi="Palatino Linotype" w:cs="Palatino Linotype"/>
                <w:i w:val="0"/>
                <w:iCs w:val="0"/>
                <w:color w:val="auto"/>
              </w:rPr>
            </w:rPrChange>
          </w:rPr>
          <w:delText>:</w:delText>
        </w:r>
      </w:del>
      <w:ins w:id="3035" w:author="Yanfei Zhang" w:date="2022-03-28T21:25:00Z">
        <w:r w:rsidR="00F364B5">
          <w:rPr>
            <w:rFonts w:ascii="Palatino Linotype" w:eastAsia="Palatino Linotype" w:hAnsi="Palatino Linotype" w:cs="Palatino Linotype"/>
            <w:i w:val="0"/>
            <w:iCs w:val="0"/>
            <w:color w:val="auto"/>
          </w:rPr>
          <w:t xml:space="preserve"> </w:t>
        </w:r>
        <w:r w:rsidR="00F364B5" w:rsidRPr="00CF2794">
          <w:rPr>
            <w:rFonts w:ascii="Palatino Linotype" w:eastAsia="Cambria Math" w:hAnsi="Palatino Linotype" w:cs="Cambria Math"/>
            <w:i w:val="0"/>
            <w:color w:val="auto"/>
            <w:rPrChange w:id="3036" w:author="Yanfei Zhang" w:date="2022-04-05T16:21:00Z">
              <w:rPr>
                <w:rFonts w:ascii="Palatino Linotype" w:eastAsia="Cambria Math" w:hAnsi="Palatino Linotype" w:cs="Cambria Math"/>
                <w:i w:val="0"/>
              </w:rPr>
            </w:rPrChange>
          </w:rPr>
          <w:t>Flux ratio stoichiometry versus</w:t>
        </w:r>
        <w:r w:rsidR="00F364B5" w:rsidRPr="00CF2794">
          <w:rPr>
            <w:rFonts w:ascii="Palatino Linotype" w:eastAsia="Palatino Linotype" w:hAnsi="Palatino Linotype" w:cs="Palatino Linotype"/>
            <w:i w:val="0"/>
            <w:color w:val="auto"/>
            <w:sz w:val="20"/>
            <w:szCs w:val="20"/>
            <w:rPrChange w:id="3037" w:author="Yanfei Zhang" w:date="2022-04-05T16:21:00Z">
              <w:rPr>
                <w:rFonts w:ascii="Palatino Linotype" w:eastAsia="Palatino Linotype" w:hAnsi="Palatino Linotype" w:cs="Palatino Linotype"/>
                <w:i w:val="0"/>
                <w:sz w:val="20"/>
                <w:szCs w:val="20"/>
              </w:rPr>
            </w:rPrChange>
          </w:rPr>
          <w:t xml:space="preserve"> ATP synthesis.</w:t>
        </w:r>
        <w:r w:rsidR="00F364B5">
          <w:rPr>
            <w:rFonts w:ascii="Palatino Linotype" w:eastAsia="Palatino Linotype" w:hAnsi="Palatino Linotype" w:cs="Palatino Linotype"/>
            <w:sz w:val="20"/>
            <w:szCs w:val="20"/>
          </w:rPr>
          <w:t xml:space="preserve"> </w:t>
        </w:r>
      </w:ins>
      <w:del w:id="3038" w:author="Yanfei Zhang" w:date="2022-03-28T21:25:00Z">
        <w:r w:rsidDel="00F364B5">
          <w:rPr>
            <w:rFonts w:ascii="Palatino Linotype" w:eastAsia="Palatino Linotype" w:hAnsi="Palatino Linotype" w:cs="Palatino Linotype"/>
            <w:i w:val="0"/>
            <w:iCs w:val="0"/>
            <w:color w:val="auto"/>
          </w:rPr>
          <w:delText xml:space="preserve"> </w:delText>
        </w:r>
        <w:r w:rsidRPr="00A13A4A" w:rsidDel="00F364B5">
          <w:rPr>
            <w:rFonts w:ascii="Palatino Linotype" w:eastAsia="Palatino Linotype" w:hAnsi="Palatino Linotype" w:cs="Palatino Linotype"/>
            <w:i w:val="0"/>
            <w:iCs w:val="0"/>
            <w:color w:val="auto"/>
            <w:highlight w:val="yellow"/>
          </w:rPr>
          <w:delText xml:space="preserve">PLEASE ADD PLOT OF n versus –Jp  THIS FOR COMPARISON WITH FIGURES 1B AND 1C </w:delText>
        </w:r>
      </w:del>
      <w:del w:id="3039" w:author="Yanfei Zhang" w:date="2022-04-05T16:21:00Z">
        <w:r w:rsidRPr="00A13A4A" w:rsidDel="00CF2794">
          <w:rPr>
            <w:rFonts w:ascii="Palatino Linotype" w:eastAsia="Palatino Linotype" w:hAnsi="Palatino Linotype" w:cs="Palatino Linotype"/>
            <w:i w:val="0"/>
            <w:iCs w:val="0"/>
            <w:color w:val="auto"/>
            <w:highlight w:val="yellow"/>
          </w:rPr>
          <w:delText>.</w:delText>
        </w:r>
        <w:r w:rsidDel="00CF2794">
          <w:rPr>
            <w:rFonts w:ascii="Palatino Linotype" w:eastAsia="Palatino Linotype" w:hAnsi="Palatino Linotype" w:cs="Palatino Linotype"/>
            <w:i w:val="0"/>
            <w:iCs w:val="0"/>
            <w:color w:val="auto"/>
          </w:rPr>
          <w:delText xml:space="preserve">  </w:delText>
        </w:r>
      </w:del>
      <w:r>
        <w:rPr>
          <w:rFonts w:ascii="Palatino Linotype" w:eastAsia="Palatino Linotype" w:hAnsi="Palatino Linotype" w:cs="Palatino Linotype"/>
          <w:i w:val="0"/>
          <w:iCs w:val="0"/>
          <w:color w:val="auto"/>
        </w:rPr>
        <w:t xml:space="preserve"> Increase of the variable stoichiometry </w:t>
      </w:r>
      <w:r w:rsidRPr="008904B9">
        <w:rPr>
          <w:rFonts w:ascii="Palatino Linotype" w:eastAsia="Palatino Linotype" w:hAnsi="Palatino Linotype" w:cs="Palatino Linotype"/>
          <w:i w:val="0"/>
          <w:iCs w:val="0"/>
          <w:color w:val="000000"/>
        </w:rPr>
        <w:t>n=</w:t>
      </w:r>
      <w:r>
        <w:rPr>
          <w:rFonts w:ascii="Palatino Linotype" w:eastAsia="Palatino Linotype" w:hAnsi="Palatino Linotype" w:cs="Palatino Linotype"/>
          <w:i w:val="0"/>
          <w:iCs w:val="0"/>
          <w:color w:val="000000"/>
        </w:rPr>
        <w:t>(</w:t>
      </w:r>
      <w:r w:rsidRPr="008904B9">
        <w:rPr>
          <w:rFonts w:ascii="Palatino Linotype" w:eastAsia="Palatino Linotype" w:hAnsi="Palatino Linotype" w:cs="Palatino Linotype"/>
          <w:i w:val="0"/>
          <w:iCs w:val="0"/>
          <w:color w:val="000000"/>
        </w:rPr>
        <w:t xml:space="preserve">-Jp/Jc) </w:t>
      </w:r>
      <w:r>
        <w:rPr>
          <w:rFonts w:ascii="Palatino Linotype" w:eastAsia="Palatino Linotype" w:hAnsi="Palatino Linotype" w:cs="Palatino Linotype"/>
          <w:i w:val="0"/>
          <w:iCs w:val="0"/>
          <w:color w:val="auto"/>
        </w:rPr>
        <w:t>with increasing ATP flux.</w:t>
      </w:r>
      <w:del w:id="3040" w:author="Yanfei Zhang" w:date="2022-03-28T21:30:00Z">
        <w:r w:rsidDel="00F364B5">
          <w:rPr>
            <w:rFonts w:ascii="Palatino Linotype" w:eastAsia="Palatino Linotype" w:hAnsi="Palatino Linotype" w:cs="Palatino Linotype"/>
            <w:i w:val="0"/>
            <w:iCs w:val="0"/>
            <w:color w:val="auto"/>
          </w:rPr>
          <w:delText xml:space="preserve"> </w:delText>
        </w:r>
      </w:del>
      <w:r>
        <w:rPr>
          <w:rFonts w:ascii="Palatino Linotype" w:eastAsia="Palatino Linotype" w:hAnsi="Palatino Linotype" w:cs="Palatino Linotype"/>
          <w:i w:val="0"/>
          <w:iCs w:val="0"/>
          <w:color w:val="auto"/>
        </w:rPr>
        <w:t xml:space="preserve"> </w:t>
      </w:r>
      <w:r>
        <w:rPr>
          <w:rFonts w:ascii="Palatino Linotype" w:eastAsia="Palatino Linotype" w:hAnsi="Palatino Linotype" w:cs="Palatino Linotype"/>
          <w:i w:val="0"/>
          <w:iCs w:val="0"/>
          <w:color w:val="000000"/>
        </w:rPr>
        <w:t xml:space="preserve">At a force ratio of 0.75 the output flux of ATP synthesis reverts to ATP degradation, while catabolism continues. This corresponds to a car still using gasoline to try to move forward but being forced back downward due to gravity. Consequently, the stoichiometry and the thermodynamic efficiency become negative. At the force ratio of 0.83 also catabolism inverts. At this and higher force ratios, the model simulates reverse operation where ATP hydrolysis would drive reversal of catabolism, which is not often realistic. </w:t>
      </w:r>
      <w:moveToRangeStart w:id="3041" w:author="Yanfei Zhang" w:date="2022-03-28T21:27:00Z" w:name="move99395263"/>
      <w:moveTo w:id="3042" w:author="Yanfei Zhang" w:date="2022-03-28T21:27:00Z">
        <w:r w:rsidR="00F364B5" w:rsidRPr="008904B9">
          <w:rPr>
            <w:rFonts w:ascii="Palatino Linotype" w:eastAsia="Palatino Linotype" w:hAnsi="Palatino Linotype" w:cs="Palatino Linotype"/>
            <w:i w:val="0"/>
            <w:iCs w:val="0"/>
            <w:color w:val="000000"/>
          </w:rPr>
          <w:t>Results of computations for two parallel catabolic pathways with φ=0.2, n</w:t>
        </w:r>
        <w:r w:rsidR="00F364B5" w:rsidRPr="00152A75">
          <w:rPr>
            <w:rFonts w:ascii="Palatino Linotype" w:eastAsia="Palatino Linotype" w:hAnsi="Palatino Linotype" w:cs="Palatino Linotype"/>
            <w:i w:val="0"/>
            <w:iCs w:val="0"/>
            <w:color w:val="000000"/>
            <w:vertAlign w:val="subscript"/>
          </w:rPr>
          <w:t>1</w:t>
        </w:r>
        <w:r w:rsidR="00F364B5" w:rsidRPr="008904B9">
          <w:rPr>
            <w:rFonts w:ascii="Palatino Linotype" w:eastAsia="Palatino Linotype" w:hAnsi="Palatino Linotype" w:cs="Palatino Linotype"/>
            <w:i w:val="0"/>
            <w:iCs w:val="0"/>
            <w:color w:val="000000"/>
          </w:rPr>
          <w:t>=1, n</w:t>
        </w:r>
        <w:r w:rsidR="00F364B5" w:rsidRPr="00626489">
          <w:rPr>
            <w:rFonts w:ascii="Palatino Linotype" w:eastAsia="Palatino Linotype" w:hAnsi="Palatino Linotype" w:cs="Palatino Linotype"/>
            <w:i w:val="0"/>
            <w:iCs w:val="0"/>
            <w:color w:val="000000"/>
            <w:vertAlign w:val="subscript"/>
          </w:rPr>
          <w:t>2</w:t>
        </w:r>
        <w:r w:rsidR="00F364B5" w:rsidRPr="008904B9">
          <w:rPr>
            <w:rFonts w:ascii="Palatino Linotype" w:eastAsia="Palatino Linotype" w:hAnsi="Palatino Linotype" w:cs="Palatino Linotype"/>
            <w:i w:val="0"/>
            <w:iCs w:val="0"/>
            <w:color w:val="000000"/>
          </w:rPr>
          <w:t>=</w:t>
        </w:r>
        <w:proofErr w:type="gramStart"/>
        <w:r w:rsidR="00F364B5" w:rsidRPr="00183A09">
          <w:rPr>
            <w:rFonts w:ascii="Palatino Linotype" w:eastAsia="Palatino Linotype" w:hAnsi="Palatino Linotype" w:cs="Palatino Linotype"/>
            <w:i w:val="0"/>
            <w:iCs w:val="0"/>
            <w:color w:val="auto"/>
            <w:rPrChange w:id="3043" w:author="Yanfei Zhang" w:date="2022-04-05T19:58:00Z">
              <w:rPr>
                <w:rFonts w:ascii="Palatino Linotype" w:eastAsia="Palatino Linotype" w:hAnsi="Palatino Linotype" w:cs="Palatino Linotype"/>
                <w:i w:val="0"/>
                <w:iCs w:val="0"/>
                <w:color w:val="000000"/>
              </w:rPr>
            </w:rPrChange>
          </w:rPr>
          <w:t>2</w:t>
        </w:r>
      </w:moveTo>
      <w:ins w:id="3044" w:author="Yanfei Zhang" w:date="2022-03-28T21:28:00Z">
        <w:r w:rsidR="00F364B5" w:rsidRPr="00183A09">
          <w:rPr>
            <w:rFonts w:ascii="Palatino Linotype" w:eastAsia="Palatino Linotype" w:hAnsi="Palatino Linotype" w:cs="Palatino Linotype"/>
            <w:i w:val="0"/>
            <w:iCs w:val="0"/>
            <w:color w:val="auto"/>
            <w:rPrChange w:id="3045" w:author="Yanfei Zhang" w:date="2022-04-05T19:58:00Z">
              <w:rPr>
                <w:rFonts w:ascii="Palatino Linotype" w:eastAsia="Palatino Linotype" w:hAnsi="Palatino Linotype" w:cs="Palatino Linotype"/>
                <w:i w:val="0"/>
                <w:iCs w:val="0"/>
                <w:color w:val="000000"/>
              </w:rPr>
            </w:rPrChange>
          </w:rPr>
          <w:t xml:space="preserve"> </w:t>
        </w:r>
        <w:r w:rsidR="00F364B5" w:rsidRPr="00183A09">
          <w:rPr>
            <w:rFonts w:ascii="Palatino Linotype" w:eastAsia="Palatino Linotype" w:hAnsi="Palatino Linotype" w:cs="Palatino Linotype"/>
            <w:color w:val="auto"/>
            <w:rPrChange w:id="3046" w:author="Yanfei Zhang" w:date="2022-04-05T19:58:00Z">
              <w:rPr>
                <w:rFonts w:ascii="Palatino Linotype" w:eastAsia="Palatino Linotype" w:hAnsi="Palatino Linotype" w:cs="Palatino Linotype"/>
              </w:rPr>
            </w:rPrChange>
          </w:rPr>
          <w:t>,</w:t>
        </w:r>
        <w:proofErr w:type="gramEnd"/>
        <w:r w:rsidR="00F364B5" w:rsidRPr="00183A09">
          <w:rPr>
            <w:rFonts w:ascii="Palatino Linotype" w:eastAsia="Palatino Linotype" w:hAnsi="Palatino Linotype" w:cs="Palatino Linotype"/>
            <w:color w:val="auto"/>
            <w:rPrChange w:id="3047" w:author="Yanfei Zhang" w:date="2022-04-05T19:58:00Z">
              <w:rPr>
                <w:rFonts w:ascii="Palatino Linotype" w:eastAsia="Palatino Linotype" w:hAnsi="Palatino Linotype" w:cs="Palatino Linotype"/>
              </w:rPr>
            </w:rPrChange>
          </w:rPr>
          <w:t xml:space="preserve"> </w:t>
        </w:r>
        <w:r w:rsidR="00F364B5" w:rsidRPr="00183A09">
          <w:rPr>
            <w:rFonts w:ascii="Palatino Linotype" w:eastAsia="Palatino Linotype" w:hAnsi="Palatino Linotype" w:cs="Palatino Linotype"/>
            <w:i w:val="0"/>
            <w:color w:val="auto"/>
            <w:rPrChange w:id="3048" w:author="Yanfei Zhang" w:date="2022-04-05T19:58:00Z">
              <w:rPr>
                <w:rFonts w:ascii="Palatino Linotype" w:eastAsia="Palatino Linotype" w:hAnsi="Palatino Linotype" w:cs="Palatino Linotype"/>
                <w:i w:val="0"/>
              </w:rPr>
            </w:rPrChange>
          </w:rPr>
          <w:t>L</w:t>
        </w:r>
        <w:r w:rsidR="00F364B5" w:rsidRPr="00183A09">
          <w:rPr>
            <w:rFonts w:ascii="Palatino Linotype" w:eastAsia="Palatino Linotype" w:hAnsi="Palatino Linotype" w:cs="Palatino Linotype"/>
            <w:color w:val="auto"/>
            <w:rPrChange w:id="3049" w:author="Yanfei Zhang" w:date="2022-04-05T19:58:00Z">
              <w:rPr>
                <w:rFonts w:ascii="Palatino Linotype" w:eastAsia="Palatino Linotype" w:hAnsi="Palatino Linotype" w:cs="Palatino Linotype"/>
              </w:rPr>
            </w:rPrChange>
          </w:rPr>
          <w:t xml:space="preserve">= </w:t>
        </w:r>
        <w:r w:rsidR="00F364B5" w:rsidRPr="00183A09">
          <w:rPr>
            <w:rFonts w:ascii="Palatino Linotype" w:eastAsia="Palatino Linotype" w:hAnsi="Palatino Linotype" w:cs="Palatino Linotype"/>
            <w:i w:val="0"/>
            <w:color w:val="auto"/>
            <w:rPrChange w:id="3050" w:author="Yanfei Zhang" w:date="2022-04-05T19:58:00Z">
              <w:rPr>
                <w:rFonts w:ascii="Palatino Linotype" w:eastAsia="Palatino Linotype" w:hAnsi="Palatino Linotype" w:cs="Palatino Linotype"/>
                <w:i w:val="0"/>
              </w:rPr>
            </w:rPrChange>
          </w:rPr>
          <w:t>1</w:t>
        </w:r>
        <w:r w:rsidR="00F364B5" w:rsidRPr="00183A09">
          <w:rPr>
            <w:rFonts w:ascii="Palatino Linotype" w:eastAsia="Palatino Linotype" w:hAnsi="Palatino Linotype" w:cs="Palatino Linotype"/>
            <w:color w:val="auto"/>
            <w:rPrChange w:id="3051" w:author="Yanfei Zhang" w:date="2022-04-05T19:58:00Z">
              <w:rPr>
                <w:rFonts w:ascii="Palatino Linotype" w:eastAsia="Palatino Linotype" w:hAnsi="Palatino Linotype" w:cs="Palatino Linotype"/>
              </w:rPr>
            </w:rPrChange>
          </w:rPr>
          <w:t xml:space="preserve">, </w:t>
        </w:r>
        <w:r w:rsidR="00F364B5" w:rsidRPr="00183A09">
          <w:rPr>
            <w:rFonts w:ascii="Palatino Linotype" w:eastAsia="Palatino Linotype" w:hAnsi="Palatino Linotype" w:cs="Palatino Linotype"/>
            <w:i w:val="0"/>
            <w:color w:val="auto"/>
            <w:rPrChange w:id="3052" w:author="Yanfei Zhang" w:date="2022-04-05T19:58:00Z">
              <w:rPr>
                <w:rFonts w:ascii="Palatino Linotype" w:eastAsia="Palatino Linotype" w:hAnsi="Palatino Linotype" w:cs="Palatino Linotype"/>
                <w:i w:val="0"/>
              </w:rPr>
            </w:rPrChange>
          </w:rPr>
          <w:t>∆</w:t>
        </w:r>
        <w:proofErr w:type="spellStart"/>
        <w:r w:rsidR="00F364B5" w:rsidRPr="00183A09">
          <w:rPr>
            <w:rFonts w:ascii="Palatino Linotype" w:eastAsia="Palatino Linotype" w:hAnsi="Palatino Linotype" w:cs="Palatino Linotype"/>
            <w:i w:val="0"/>
            <w:color w:val="auto"/>
            <w:rPrChange w:id="3053" w:author="Yanfei Zhang" w:date="2022-04-05T19:58:00Z">
              <w:rPr>
                <w:rFonts w:ascii="Palatino Linotype" w:eastAsia="Palatino Linotype" w:hAnsi="Palatino Linotype" w:cs="Palatino Linotype"/>
                <w:i w:val="0"/>
              </w:rPr>
            </w:rPrChange>
          </w:rPr>
          <w:t>Gc</w:t>
        </w:r>
        <w:proofErr w:type="spellEnd"/>
        <w:r w:rsidR="00F364B5" w:rsidRPr="00183A09">
          <w:rPr>
            <w:rFonts w:ascii="Palatino Linotype" w:eastAsia="Palatino Linotype" w:hAnsi="Palatino Linotype" w:cs="Palatino Linotype"/>
            <w:color w:val="auto"/>
            <w:rPrChange w:id="3054" w:author="Yanfei Zhang" w:date="2022-04-05T19:58:00Z">
              <w:rPr>
                <w:rFonts w:ascii="Palatino Linotype" w:eastAsia="Palatino Linotype" w:hAnsi="Palatino Linotype" w:cs="Palatino Linotype"/>
              </w:rPr>
            </w:rPrChange>
          </w:rPr>
          <w:t xml:space="preserve"> = </w:t>
        </w:r>
        <w:r w:rsidR="00F364B5" w:rsidRPr="00183A09">
          <w:rPr>
            <w:rFonts w:ascii="Palatino Linotype" w:eastAsia="Palatino Linotype" w:hAnsi="Palatino Linotype" w:cs="Palatino Linotype"/>
            <w:i w:val="0"/>
            <w:color w:val="auto"/>
            <w:rPrChange w:id="3055" w:author="Yanfei Zhang" w:date="2022-04-05T19:58:00Z">
              <w:rPr>
                <w:rFonts w:ascii="Palatino Linotype" w:eastAsia="Palatino Linotype" w:hAnsi="Palatino Linotype" w:cs="Palatino Linotype"/>
                <w:i w:val="0"/>
              </w:rPr>
            </w:rPrChange>
          </w:rPr>
          <w:t>1</w:t>
        </w:r>
      </w:ins>
      <w:moveTo w:id="3056" w:author="Yanfei Zhang" w:date="2022-03-28T21:27:00Z">
        <w:r w:rsidR="00F364B5" w:rsidRPr="008904B9">
          <w:rPr>
            <w:rFonts w:ascii="Palatino Linotype" w:eastAsia="Palatino Linotype" w:hAnsi="Palatino Linotype" w:cs="Palatino Linotype"/>
            <w:i w:val="0"/>
            <w:iCs w:val="0"/>
            <w:color w:val="000000"/>
          </w:rPr>
          <w:t xml:space="preserve">. </w:t>
        </w:r>
      </w:moveTo>
      <w:moveToRangeEnd w:id="3041"/>
      <w:r>
        <w:rPr>
          <w:rFonts w:ascii="Palatino Linotype" w:eastAsia="Palatino Linotype" w:hAnsi="Palatino Linotype" w:cs="Palatino Linotype"/>
          <w:i w:val="0"/>
          <w:iCs w:val="0"/>
          <w:color w:val="000000"/>
        </w:rPr>
        <w:t xml:space="preserve">The file named “figures” under the folder of “Codes” in the </w:t>
      </w:r>
      <w:r w:rsidRPr="000C4F4D">
        <w:rPr>
          <w:rFonts w:ascii="Palatino Linotype" w:eastAsia="Palatino Linotype" w:hAnsi="Palatino Linotype" w:cs="Palatino Linotype"/>
          <w:i w:val="0"/>
          <w:color w:val="auto"/>
        </w:rPr>
        <w:t>Github repository</w:t>
      </w:r>
      <w:r w:rsidRPr="000C4F4D">
        <w:rPr>
          <w:rFonts w:ascii="Palatino Linotype" w:eastAsia="Palatino Linotype" w:hAnsi="Palatino Linotype" w:cs="Palatino Linotype"/>
          <w:i w:val="0"/>
          <w:iCs w:val="0"/>
          <w:color w:val="auto"/>
        </w:rPr>
        <w:t xml:space="preserve"> </w:t>
      </w:r>
      <w:r>
        <w:rPr>
          <w:rFonts w:ascii="Palatino Linotype" w:eastAsia="Palatino Linotype" w:hAnsi="Palatino Linotype" w:cs="Palatino Linotype"/>
          <w:i w:val="0"/>
          <w:iCs w:val="0"/>
          <w:color w:val="000000"/>
        </w:rPr>
        <w:t>shows how this figure can be obtained.</w:t>
      </w:r>
    </w:p>
    <w:p w14:paraId="2B8AC1C6" w14:textId="11EC9102" w:rsidR="005B046F" w:rsidRPr="00107C83" w:rsidRDefault="004C3BD4" w:rsidP="005B046F">
      <w:pPr>
        <w:pBdr>
          <w:top w:val="nil"/>
          <w:left w:val="nil"/>
          <w:bottom w:val="nil"/>
          <w:right w:val="nil"/>
          <w:between w:val="nil"/>
        </w:pBdr>
        <w:spacing w:before="240" w:after="120" w:line="240" w:lineRule="auto"/>
        <w:ind w:right="432"/>
        <w:rPr>
          <w:rFonts w:ascii="Palatino Linotype" w:eastAsia="Palatino Linotype" w:hAnsi="Palatino Linotype" w:cs="Palatino Linotype"/>
          <w:i/>
          <w:sz w:val="20"/>
          <w:szCs w:val="20"/>
        </w:rPr>
      </w:pPr>
      <w:del w:id="3057" w:author="Yanfei Zhang" w:date="2022-04-05T20:04:00Z">
        <w:r w:rsidDel="00183A09">
          <w:rPr>
            <w:rFonts w:ascii="Palatino Linotype" w:eastAsia="Palatino Linotype" w:hAnsi="Palatino Linotype" w:cs="Palatino Linotype"/>
            <w:i/>
            <w:sz w:val="20"/>
            <w:szCs w:val="20"/>
          </w:rPr>
          <w:delText>S3</w:delText>
        </w:r>
      </w:del>
      <w:ins w:id="3058" w:author="Yanfei Zhang" w:date="2022-04-05T20:04:00Z">
        <w:r w:rsidR="00183A09">
          <w:rPr>
            <w:rFonts w:ascii="Palatino Linotype" w:eastAsia="Palatino Linotype" w:hAnsi="Palatino Linotype" w:cs="Palatino Linotype"/>
            <w:i/>
            <w:sz w:val="20"/>
            <w:szCs w:val="20"/>
          </w:rPr>
          <w:t>S2</w:t>
        </w:r>
      </w:ins>
      <w:r>
        <w:rPr>
          <w:rFonts w:ascii="Palatino Linotype" w:eastAsia="Palatino Linotype" w:hAnsi="Palatino Linotype" w:cs="Palatino Linotype"/>
          <w:i/>
          <w:sz w:val="20"/>
          <w:szCs w:val="20"/>
        </w:rPr>
        <w:t>.2</w:t>
      </w:r>
      <w:r w:rsidR="005B046F" w:rsidRPr="00107C83">
        <w:rPr>
          <w:rFonts w:ascii="Palatino Linotype" w:eastAsia="Palatino Linotype" w:hAnsi="Palatino Linotype" w:cs="Palatino Linotype"/>
          <w:i/>
          <w:sz w:val="20"/>
          <w:szCs w:val="20"/>
        </w:rPr>
        <w:t>. Variable coupling</w:t>
      </w:r>
    </w:p>
    <w:p w14:paraId="05388254" w14:textId="5A1A0BA9" w:rsidR="005B046F" w:rsidRDefault="005B046F" w:rsidP="005B046F">
      <w:pPr>
        <w:pBdr>
          <w:top w:val="nil"/>
          <w:left w:val="nil"/>
          <w:bottom w:val="nil"/>
          <w:right w:val="nil"/>
          <w:between w:val="nil"/>
        </w:pBdr>
        <w:spacing w:line="240" w:lineRule="auto"/>
        <w:rPr>
          <w:rFonts w:ascii="Palatino Linotype" w:eastAsia="Palatino Linotype" w:hAnsi="Palatino Linotype" w:cs="Palatino Linotype"/>
          <w:sz w:val="20"/>
          <w:szCs w:val="20"/>
        </w:rPr>
      </w:pPr>
      <w:r w:rsidRPr="00D826B2">
        <w:rPr>
          <w:rFonts w:ascii="Palatino Linotype" w:eastAsia="Palatino Linotype" w:hAnsi="Palatino Linotype" w:cs="Palatino Linotype"/>
          <w:sz w:val="20"/>
          <w:szCs w:val="20"/>
        </w:rPr>
        <w:t>ATP synthesis and catabolism are coupled to each other.</w:t>
      </w:r>
      <w:r>
        <w:rPr>
          <w:rFonts w:ascii="Palatino Linotype" w:eastAsia="Palatino Linotype" w:hAnsi="Palatino Linotype" w:cs="Palatino Linotype"/>
          <w:sz w:val="20"/>
          <w:szCs w:val="20"/>
        </w:rPr>
        <w:t xml:space="preserve"> This coupling has two aspects.</w:t>
      </w:r>
      <w:r w:rsidRPr="00D826B2">
        <w:rPr>
          <w:rFonts w:ascii="Palatino Linotype" w:eastAsia="Palatino Linotype" w:hAnsi="Palatino Linotype" w:cs="Palatino Linotype"/>
          <w:sz w:val="20"/>
          <w:szCs w:val="20"/>
        </w:rPr>
        <w:t xml:space="preserve"> First, at more intensive coupling the ratio of the ATP synthesis flux </w:t>
      </w:r>
      <w:r>
        <w:rPr>
          <w:rFonts w:ascii="Palatino Linotype" w:eastAsia="Palatino Linotype" w:hAnsi="Palatino Linotype" w:cs="Palatino Linotype"/>
          <w:sz w:val="20"/>
          <w:szCs w:val="20"/>
        </w:rPr>
        <w:t>(</w:t>
      </w:r>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-J</m:t>
            </m:r>
          </m:e>
          <m:sub>
            <m:r>
              <w:rPr>
                <w:rFonts w:ascii="Cambria Math" w:eastAsia="Cambria Math" w:hAnsi="Cambria Math" w:cs="Cambria Math"/>
                <w:sz w:val="20"/>
                <w:szCs w:val="20"/>
              </w:rPr>
              <m:t>p</m:t>
            </m:r>
          </m:sub>
        </m:sSub>
      </m:oMath>
      <w:r>
        <w:rPr>
          <w:rFonts w:ascii="Palatino Linotype" w:eastAsia="Palatino Linotype" w:hAnsi="Palatino Linotype" w:cs="Palatino Linotype"/>
          <w:sz w:val="20"/>
          <w:szCs w:val="20"/>
        </w:rPr>
        <w:t xml:space="preserve">) </w:t>
      </w:r>
      <w:r w:rsidRPr="00D826B2">
        <w:rPr>
          <w:rFonts w:ascii="Palatino Linotype" w:eastAsia="Palatino Linotype" w:hAnsi="Palatino Linotype" w:cs="Palatino Linotype"/>
          <w:sz w:val="20"/>
          <w:szCs w:val="20"/>
        </w:rPr>
        <w:t xml:space="preserve">to the catabolic flux </w:t>
      </w:r>
      <w:r>
        <w:rPr>
          <w:rFonts w:ascii="Palatino Linotype" w:eastAsia="Palatino Linotype" w:hAnsi="Palatino Linotype" w:cs="Palatino Linotype"/>
          <w:sz w:val="20"/>
          <w:szCs w:val="20"/>
        </w:rPr>
        <w:t>(</w:t>
      </w:r>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J</m:t>
            </m:r>
          </m:e>
          <m:sub>
            <m:r>
              <w:rPr>
                <w:rFonts w:ascii="Cambria Math" w:eastAsia="Cambria Math" w:hAnsi="Cambria Math" w:cs="Cambria Math"/>
                <w:sz w:val="20"/>
                <w:szCs w:val="20"/>
              </w:rPr>
              <m:t>c</m:t>
            </m:r>
          </m:sub>
        </m:sSub>
      </m:oMath>
      <w:r>
        <w:rPr>
          <w:rFonts w:ascii="Palatino Linotype" w:eastAsia="Palatino Linotype" w:hAnsi="Palatino Linotype" w:cs="Palatino Linotype"/>
          <w:sz w:val="20"/>
          <w:szCs w:val="20"/>
        </w:rPr>
        <w:t xml:space="preserve">) </w:t>
      </w:r>
      <w:r w:rsidRPr="00D826B2">
        <w:rPr>
          <w:rFonts w:ascii="Palatino Linotype" w:eastAsia="Palatino Linotype" w:hAnsi="Palatino Linotype" w:cs="Palatino Linotype"/>
          <w:sz w:val="20"/>
          <w:szCs w:val="20"/>
        </w:rPr>
        <w:t xml:space="preserve">should increase. Second with more intensive coupling the catabolic flux should feel a stronger </w:t>
      </w:r>
      <w:r>
        <w:rPr>
          <w:rFonts w:ascii="Palatino Linotype" w:eastAsia="Palatino Linotype" w:hAnsi="Palatino Linotype" w:cs="Palatino Linotype"/>
          <w:sz w:val="20"/>
          <w:szCs w:val="20"/>
        </w:rPr>
        <w:t>‘</w:t>
      </w:r>
      <w:r w:rsidRPr="00D826B2">
        <w:rPr>
          <w:rFonts w:ascii="Palatino Linotype" w:eastAsia="Palatino Linotype" w:hAnsi="Palatino Linotype" w:cs="Palatino Linotype"/>
          <w:sz w:val="20"/>
          <w:szCs w:val="20"/>
        </w:rPr>
        <w:t>backpressure</w:t>
      </w:r>
      <w:r>
        <w:rPr>
          <w:rFonts w:ascii="Palatino Linotype" w:eastAsia="Palatino Linotype" w:hAnsi="Palatino Linotype" w:cs="Palatino Linotype"/>
          <w:sz w:val="20"/>
          <w:szCs w:val="20"/>
        </w:rPr>
        <w:t>’</w:t>
      </w:r>
      <w:r w:rsidRPr="00D826B2">
        <w:rPr>
          <w:rFonts w:ascii="Palatino Linotype" w:eastAsia="Palatino Linotype" w:hAnsi="Palatino Linotype" w:cs="Palatino Linotype"/>
          <w:sz w:val="20"/>
          <w:szCs w:val="20"/>
        </w:rPr>
        <w:t xml:space="preserve"> by the Gibbs energy of ATP synthesis. This is expressed by the effect of the degree of coupling </w:t>
      </w:r>
      <w:r w:rsidRPr="00D826B2">
        <w:rPr>
          <w:rFonts w:ascii="Palatino Linotype" w:eastAsia="Palatino Linotype" w:hAnsi="Palatino Linotype" w:cs="Palatino Linotype"/>
          <w:i/>
          <w:sz w:val="20"/>
          <w:szCs w:val="20"/>
        </w:rPr>
        <w:t>q</w:t>
      </w:r>
      <w:r w:rsidRPr="00D826B2">
        <w:rPr>
          <w:rFonts w:ascii="Palatino Linotype" w:eastAsia="Palatino Linotype" w:hAnsi="Palatino Linotype" w:cs="Palatino Linotype"/>
          <w:sz w:val="20"/>
          <w:szCs w:val="20"/>
        </w:rPr>
        <w:t xml:space="preserve"> in the following two equations (</w:t>
      </w:r>
      <w:proofErr w:type="spellStart"/>
      <w:r w:rsidRPr="00D826B2">
        <w:rPr>
          <w:rFonts w:ascii="Palatino Linotype" w:eastAsia="Palatino Linotype" w:hAnsi="Palatino Linotype" w:cs="Palatino Linotype"/>
          <w:sz w:val="20"/>
          <w:szCs w:val="20"/>
        </w:rPr>
        <w:t>Kedem</w:t>
      </w:r>
      <w:proofErr w:type="spellEnd"/>
      <w:r w:rsidRPr="00D826B2">
        <w:rPr>
          <w:rFonts w:ascii="Palatino Linotype" w:eastAsia="Palatino Linotype" w:hAnsi="Palatino Linotype" w:cs="Palatino Linotype"/>
          <w:sz w:val="20"/>
          <w:szCs w:val="20"/>
        </w:rPr>
        <w:t xml:space="preserve"> &amp; Caplan, 1965):</w:t>
      </w:r>
    </w:p>
    <w:p w14:paraId="63EC893C" w14:textId="77777777" w:rsidR="005B046F" w:rsidRPr="00D826B2" w:rsidRDefault="00F41D25" w:rsidP="005B046F">
      <w:pPr>
        <w:spacing w:before="60" w:after="60" w:line="240" w:lineRule="auto"/>
        <w:jc w:val="center"/>
        <w:rPr>
          <w:rFonts w:ascii="Palatino Linotype" w:eastAsia="Cambria Math" w:hAnsi="Palatino Linotype" w:cs="Cambria Math"/>
          <w:sz w:val="20"/>
          <w:szCs w:val="20"/>
        </w:rPr>
      </w:pPr>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J</m:t>
            </m:r>
          </m:e>
          <m:sub>
            <m:r>
              <w:rPr>
                <w:rFonts w:ascii="Cambria Math" w:eastAsia="Cambria Math" w:hAnsi="Cambria Math" w:cs="Cambria Math"/>
                <w:sz w:val="20"/>
                <w:szCs w:val="20"/>
              </w:rPr>
              <m:t>c</m:t>
            </m:r>
          </m:sub>
        </m:sSub>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c</m:t>
            </m:r>
          </m:sub>
        </m:sSub>
        <m:r>
          <w:rPr>
            <w:rFonts w:ascii="Cambria Math" w:eastAsia="Cambria Math" w:hAnsi="Cambria Math" w:cs="Cambria Math"/>
            <w:sz w:val="20"/>
            <w:szCs w:val="20"/>
          </w:rPr>
          <m:t>∙(1-q∙Z∙X)</m:t>
        </m:r>
      </m:oMath>
      <w:r w:rsidR="005B046F" w:rsidRPr="00D826B2">
        <w:rPr>
          <w:rFonts w:ascii="Palatino Linotype" w:eastAsia="Cambria Math" w:hAnsi="Palatino Linotype" w:cs="Cambria Math"/>
          <w:sz w:val="20"/>
          <w:szCs w:val="20"/>
        </w:rPr>
        <w:t xml:space="preserve"> </w:t>
      </w:r>
    </w:p>
    <w:p w14:paraId="0459AFE5" w14:textId="77777777" w:rsidR="005B046F" w:rsidRPr="00D826B2" w:rsidRDefault="00F41D25" w:rsidP="005B046F">
      <w:pPr>
        <w:spacing w:before="60" w:after="60" w:line="240" w:lineRule="auto"/>
        <w:jc w:val="center"/>
        <w:rPr>
          <w:rFonts w:ascii="Palatino Linotype" w:eastAsia="Cambria Math" w:hAnsi="Palatino Linotype" w:cs="Cambria Math"/>
          <w:sz w:val="20"/>
          <w:szCs w:val="20"/>
        </w:rPr>
      </w:pPr>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-J</m:t>
            </m:r>
          </m:e>
          <m:sub>
            <m:r>
              <w:rPr>
                <w:rFonts w:ascii="Cambria Math" w:eastAsia="Cambria Math" w:hAnsi="Cambria Math" w:cs="Cambria Math"/>
                <w:sz w:val="20"/>
                <w:szCs w:val="20"/>
              </w:rPr>
              <m:t>p</m:t>
            </m:r>
          </m:sub>
        </m:sSub>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c</m:t>
            </m:r>
          </m:sub>
        </m:sSub>
        <m:r>
          <w:rPr>
            <w:rFonts w:ascii="Cambria Math" w:eastAsia="Cambria Math" w:hAnsi="Cambria Math" w:cs="Cambria Math"/>
            <w:sz w:val="20"/>
            <w:szCs w:val="20"/>
          </w:rPr>
          <m:t>∙q∙Z∙(1-</m:t>
        </m:r>
        <m:f>
          <m:fPr>
            <m:ctrlPr>
              <w:rPr>
                <w:rFonts w:ascii="Cambria Math" w:eastAsia="Cambria Math" w:hAnsi="Cambria Math" w:cs="Cambria Math"/>
                <w:i/>
                <w:sz w:val="20"/>
                <w:szCs w:val="20"/>
              </w:rPr>
            </m:ctrlPr>
          </m:fPr>
          <m:num>
            <m:r>
              <w:rPr>
                <w:rFonts w:ascii="Cambria Math" w:eastAsia="Cambria Math" w:hAnsi="Cambria Math" w:cs="Cambria Math"/>
                <w:sz w:val="20"/>
                <w:szCs w:val="20"/>
              </w:rPr>
              <m:t>Z</m:t>
            </m:r>
          </m:num>
          <m:den>
            <m:r>
              <w:rPr>
                <w:rFonts w:ascii="Cambria Math" w:eastAsia="Cambria Math" w:hAnsi="Cambria Math" w:cs="Cambria Math"/>
                <w:sz w:val="20"/>
                <w:szCs w:val="20"/>
              </w:rPr>
              <m:t>q</m:t>
            </m:r>
          </m:den>
        </m:f>
        <m:r>
          <w:rPr>
            <w:rFonts w:ascii="Cambria Math" w:eastAsia="Cambria Math" w:hAnsi="Cambria Math" w:cs="Cambria Math"/>
            <w:sz w:val="20"/>
            <w:szCs w:val="20"/>
          </w:rPr>
          <m:t>∙X)</m:t>
        </m:r>
      </m:oMath>
      <w:r w:rsidR="005B046F" w:rsidRPr="00D826B2">
        <w:rPr>
          <w:rFonts w:ascii="Palatino Linotype" w:eastAsia="Cambria Math" w:hAnsi="Palatino Linotype" w:cs="Cambria Math"/>
          <w:sz w:val="20"/>
          <w:szCs w:val="20"/>
        </w:rPr>
        <w:t xml:space="preserve"> </w:t>
      </w:r>
    </w:p>
    <w:p w14:paraId="7FBDA9A5" w14:textId="1141B07D" w:rsidR="005B046F" w:rsidRPr="0004481F" w:rsidRDefault="005B046F" w:rsidP="005B046F">
      <w:pPr>
        <w:pBdr>
          <w:top w:val="nil"/>
          <w:left w:val="nil"/>
          <w:bottom w:val="nil"/>
          <w:right w:val="nil"/>
          <w:between w:val="nil"/>
        </w:pBdr>
        <w:spacing w:line="240" w:lineRule="auto"/>
        <w:rPr>
          <w:rFonts w:ascii="Palatino Linotype" w:eastAsia="Palatino Linotype" w:hAnsi="Palatino Linotype" w:cs="Palatino Linotype"/>
          <w:sz w:val="20"/>
          <w:szCs w:val="20"/>
        </w:rPr>
      </w:pPr>
      <w:r w:rsidRPr="00D826B2">
        <w:rPr>
          <w:rFonts w:ascii="Palatino Linotype" w:eastAsia="Palatino Linotype" w:hAnsi="Palatino Linotype" w:cs="Palatino Linotype"/>
          <w:i/>
          <w:sz w:val="20"/>
          <w:szCs w:val="20"/>
        </w:rPr>
        <w:t>Z</w:t>
      </w:r>
      <w:r w:rsidRPr="00D826B2">
        <w:rPr>
          <w:rFonts w:ascii="Palatino Linotype" w:eastAsia="Palatino Linotype" w:hAnsi="Palatino Linotype" w:cs="Palatino Linotype"/>
          <w:sz w:val="20"/>
          <w:szCs w:val="20"/>
        </w:rPr>
        <w:t xml:space="preserve">&gt;0, </w:t>
      </w:r>
      <w:r w:rsidRPr="00D826B2">
        <w:rPr>
          <w:rFonts w:ascii="Palatino Linotype" w:eastAsia="Palatino Linotype" w:hAnsi="Palatino Linotype" w:cs="Palatino Linotype"/>
          <w:i/>
          <w:sz w:val="20"/>
          <w:szCs w:val="20"/>
        </w:rPr>
        <w:t>q</w:t>
      </w:r>
      <w:r w:rsidRPr="00D826B2">
        <w:rPr>
          <w:rFonts w:ascii="Palatino Linotype" w:eastAsia="Palatino Linotype" w:hAnsi="Palatino Linotype" w:cs="Palatino Linotype"/>
          <w:sz w:val="20"/>
          <w:szCs w:val="20"/>
        </w:rPr>
        <w:t xml:space="preserve">&gt;0, </w:t>
      </w:r>
      <w:r w:rsidRPr="00D826B2">
        <w:rPr>
          <w:rFonts w:ascii="Palatino Linotype" w:eastAsia="Palatino Linotype" w:hAnsi="Palatino Linotype" w:cs="Palatino Linotype"/>
          <w:i/>
          <w:sz w:val="20"/>
          <w:szCs w:val="20"/>
        </w:rPr>
        <w:t>L</w:t>
      </w:r>
      <w:r w:rsidRPr="00D826B2">
        <w:rPr>
          <w:rFonts w:ascii="Palatino Linotype" w:eastAsia="Palatino Linotype" w:hAnsi="Palatino Linotype" w:cs="Palatino Linotype"/>
          <w:sz w:val="20"/>
          <w:szCs w:val="20"/>
        </w:rPr>
        <w:t>&gt;0, and X&gt;0 represent the phenomenological stoichiometry, the degree of coupling, the catalytic capacity of catabolism, and the ratio of the counteracting Gibbs energy of anabolism to the driving Gibbs energy of catabolism, respectively. This expression does not describe reality precisely (</w:t>
      </w:r>
      <w:r>
        <w:rPr>
          <w:rFonts w:ascii="Palatino Linotype" w:eastAsia="Palatino Linotype" w:hAnsi="Palatino Linotype" w:cs="Palatino Linotype"/>
          <w:sz w:val="20"/>
          <w:szCs w:val="20"/>
        </w:rPr>
        <w:t xml:space="preserve">reality is more nonlinear than this; </w:t>
      </w:r>
      <w:proofErr w:type="spellStart"/>
      <w:r w:rsidRPr="00D826B2">
        <w:rPr>
          <w:rFonts w:ascii="Palatino Linotype" w:eastAsia="Palatino Linotype" w:hAnsi="Palatino Linotype" w:cs="Palatino Linotype"/>
          <w:sz w:val="20"/>
          <w:szCs w:val="20"/>
        </w:rPr>
        <w:t>Westerhoff</w:t>
      </w:r>
      <w:proofErr w:type="spellEnd"/>
      <w:r w:rsidRPr="00D826B2">
        <w:rPr>
          <w:rFonts w:ascii="Palatino Linotype" w:eastAsia="Palatino Linotype" w:hAnsi="Palatino Linotype" w:cs="Palatino Linotype"/>
          <w:sz w:val="20"/>
          <w:szCs w:val="20"/>
        </w:rPr>
        <w:t xml:space="preserve"> </w:t>
      </w:r>
      <w:ins w:id="3059" w:author="Yanfei Zhang" w:date="2022-04-04T20:18:00Z">
        <w:r w:rsidR="00A45EF6">
          <w:rPr>
            <w:rFonts w:ascii="Palatino Linotype" w:eastAsia="Palatino Linotype" w:hAnsi="Palatino Linotype" w:cs="Palatino Linotype"/>
            <w:sz w:val="20"/>
            <w:szCs w:val="20"/>
          </w:rPr>
          <w:t>and</w:t>
        </w:r>
      </w:ins>
      <w:del w:id="3060" w:author="Yanfei Zhang" w:date="2022-04-04T20:18:00Z">
        <w:r w:rsidRPr="00D826B2" w:rsidDel="00A45EF6">
          <w:rPr>
            <w:rFonts w:ascii="Palatino Linotype" w:eastAsia="Palatino Linotype" w:hAnsi="Palatino Linotype" w:cs="Palatino Linotype"/>
            <w:sz w:val="20"/>
            <w:szCs w:val="20"/>
          </w:rPr>
          <w:delText>&amp;</w:delText>
        </w:r>
      </w:del>
      <w:r w:rsidRPr="00D826B2">
        <w:rPr>
          <w:rFonts w:ascii="Palatino Linotype" w:eastAsia="Palatino Linotype" w:hAnsi="Palatino Linotype" w:cs="Palatino Linotype"/>
          <w:sz w:val="20"/>
          <w:szCs w:val="20"/>
        </w:rPr>
        <w:t xml:space="preserve"> Van Dam, 1987), but it may still serve to illustrate </w:t>
      </w:r>
      <w:r>
        <w:rPr>
          <w:rFonts w:ascii="Palatino Linotype" w:eastAsia="Palatino Linotype" w:hAnsi="Palatino Linotype" w:cs="Palatino Linotype"/>
          <w:sz w:val="20"/>
          <w:szCs w:val="20"/>
        </w:rPr>
        <w:t xml:space="preserve">qualitatively </w:t>
      </w:r>
      <w:r w:rsidRPr="00D826B2">
        <w:rPr>
          <w:rFonts w:ascii="Palatino Linotype" w:eastAsia="Palatino Linotype" w:hAnsi="Palatino Linotype" w:cs="Palatino Linotype"/>
          <w:sz w:val="20"/>
          <w:szCs w:val="20"/>
        </w:rPr>
        <w:t xml:space="preserve">the roles played by the (Gibbs) energy, the phenomenon of ‘coupling’, stoichiometry, catalytic activity and the thermodynamic ‘forces’. </w:t>
      </w:r>
      <w:r w:rsidRPr="00D826B2">
        <w:rPr>
          <w:rFonts w:ascii="Palatino Linotype" w:eastAsia="Cambria Math" w:hAnsi="Palatino Linotype" w:cs="Cambria Math"/>
          <w:sz w:val="20"/>
          <w:szCs w:val="20"/>
        </w:rPr>
        <w:t xml:space="preserve">The equations show that </w:t>
      </w:r>
      <w:r>
        <w:rPr>
          <w:rFonts w:ascii="Palatino Linotype" w:eastAsia="Cambria Math" w:hAnsi="Palatino Linotype" w:cs="Cambria Math"/>
          <w:sz w:val="20"/>
          <w:szCs w:val="20"/>
        </w:rPr>
        <w:t>if</w:t>
      </w:r>
      <w:r w:rsidRPr="00D826B2">
        <w:rPr>
          <w:rFonts w:ascii="Palatino Linotype" w:eastAsia="Cambria Math" w:hAnsi="Palatino Linotype" w:cs="Cambria Math"/>
          <w:sz w:val="20"/>
          <w:szCs w:val="20"/>
        </w:rPr>
        <w:t xml:space="preserve"> per unit catabolic process more ATP is made (partly reflected by an increase in the phenomenological stoichiometry</w:t>
      </w:r>
      <w:r>
        <w:rPr>
          <w:rFonts w:ascii="Palatino Linotype" w:eastAsia="Cambria Math" w:hAnsi="Palatino Linotype" w:cs="Cambria Math"/>
          <w:sz w:val="20"/>
          <w:szCs w:val="20"/>
        </w:rPr>
        <w:t xml:space="preserve"> Z</w:t>
      </w:r>
      <w:r w:rsidRPr="00D826B2">
        <w:rPr>
          <w:rFonts w:ascii="Palatino Linotype" w:eastAsia="Cambria Math" w:hAnsi="Palatino Linotype" w:cs="Cambria Math"/>
          <w:sz w:val="20"/>
          <w:szCs w:val="20"/>
        </w:rPr>
        <w:t xml:space="preserve">), both the backpressure effect and the flux ratio should increase. Stronger coupling and increased such stoichiometry Z have opposite effects on the excess thermodynamic force </w:t>
      </w:r>
      <m:oMath>
        <m:r>
          <w:rPr>
            <w:rFonts w:ascii="Cambria Math" w:eastAsia="Cambria Math" w:hAnsi="Cambria Math" w:cs="Cambria Math"/>
            <w:sz w:val="20"/>
            <w:szCs w:val="20"/>
          </w:rPr>
          <m:t>(1-</m:t>
        </m:r>
        <m:f>
          <m:fPr>
            <m:ctrlPr>
              <w:rPr>
                <w:rFonts w:ascii="Cambria Math" w:eastAsia="Cambria Math" w:hAnsi="Cambria Math" w:cs="Cambria Math"/>
                <w:i/>
                <w:sz w:val="20"/>
                <w:szCs w:val="20"/>
              </w:rPr>
            </m:ctrlPr>
          </m:fPr>
          <m:num>
            <m:r>
              <w:rPr>
                <w:rFonts w:ascii="Cambria Math" w:eastAsia="Cambria Math" w:hAnsi="Cambria Math" w:cs="Cambria Math"/>
                <w:sz w:val="20"/>
                <w:szCs w:val="20"/>
              </w:rPr>
              <m:t>Z</m:t>
            </m:r>
          </m:num>
          <m:den>
            <m:r>
              <w:rPr>
                <w:rFonts w:ascii="Cambria Math" w:eastAsia="Cambria Math" w:hAnsi="Cambria Math" w:cs="Cambria Math"/>
                <w:sz w:val="20"/>
                <w:szCs w:val="20"/>
              </w:rPr>
              <m:t>q</m:t>
            </m:r>
          </m:den>
        </m:f>
        <m:r>
          <w:rPr>
            <w:rFonts w:ascii="Cambria Math" w:eastAsia="Cambria Math" w:hAnsi="Cambria Math" w:cs="Cambria Math"/>
            <w:sz w:val="20"/>
            <w:szCs w:val="20"/>
          </w:rPr>
          <m:t>∙X)</m:t>
        </m:r>
      </m:oMath>
      <w:r w:rsidRPr="00D826B2">
        <w:rPr>
          <w:rFonts w:ascii="Palatino Linotype" w:eastAsia="Cambria Math" w:hAnsi="Palatino Linotype" w:cs="Cambria Math"/>
          <w:sz w:val="20"/>
          <w:szCs w:val="20"/>
        </w:rPr>
        <w:t xml:space="preserve"> through which catabolism drives ATP synthesis; the former increases and the latter decreases this</w:t>
      </w:r>
      <w:r>
        <w:rPr>
          <w:rFonts w:ascii="Palatino Linotype" w:eastAsia="Cambria Math" w:hAnsi="Palatino Linotype" w:cs="Cambria Math"/>
          <w:sz w:val="20"/>
          <w:szCs w:val="20"/>
        </w:rPr>
        <w:t xml:space="preserve"> force</w:t>
      </w:r>
      <w:r w:rsidRPr="00D826B2">
        <w:rPr>
          <w:rFonts w:ascii="Palatino Linotype" w:eastAsia="Cambria Math" w:hAnsi="Palatino Linotype" w:cs="Cambria Math"/>
          <w:sz w:val="20"/>
          <w:szCs w:val="20"/>
        </w:rPr>
        <w:t xml:space="preserve">.  </w:t>
      </w:r>
    </w:p>
    <w:p w14:paraId="2A222DC2" w14:textId="77777777" w:rsidR="005B046F" w:rsidRPr="00D826B2" w:rsidRDefault="005B046F" w:rsidP="005B046F">
      <w:pPr>
        <w:pBdr>
          <w:top w:val="nil"/>
          <w:left w:val="nil"/>
          <w:bottom w:val="nil"/>
          <w:right w:val="nil"/>
          <w:between w:val="nil"/>
        </w:pBdr>
        <w:spacing w:line="240" w:lineRule="auto"/>
        <w:rPr>
          <w:rFonts w:ascii="Palatino Linotype" w:eastAsia="Cambria Math" w:hAnsi="Palatino Linotype" w:cs="Cambria Math"/>
          <w:sz w:val="20"/>
          <w:szCs w:val="20"/>
        </w:rPr>
      </w:pPr>
      <w:r>
        <w:rPr>
          <w:rFonts w:ascii="Palatino Linotype" w:eastAsia="Cambria Math" w:hAnsi="Palatino Linotype" w:cs="Cambria Math"/>
          <w:sz w:val="20"/>
          <w:szCs w:val="20"/>
        </w:rPr>
        <w:lastRenderedPageBreak/>
        <w:t xml:space="preserve">        </w:t>
      </w:r>
      <w:r w:rsidRPr="00D826B2">
        <w:rPr>
          <w:rFonts w:ascii="Palatino Linotype" w:eastAsia="Cambria Math" w:hAnsi="Palatino Linotype" w:cs="Cambria Math"/>
          <w:sz w:val="20"/>
          <w:szCs w:val="20"/>
        </w:rPr>
        <w:t xml:space="preserve">When mapping these phenomenological equations onto </w:t>
      </w:r>
      <w:r>
        <w:rPr>
          <w:rFonts w:ascii="Palatino Linotype" w:eastAsia="Cambria Math" w:hAnsi="Palatino Linotype" w:cs="Cambria Math"/>
          <w:sz w:val="20"/>
          <w:szCs w:val="20"/>
        </w:rPr>
        <w:t>the above</w:t>
      </w:r>
      <w:r w:rsidRPr="00D826B2">
        <w:rPr>
          <w:rFonts w:ascii="Palatino Linotype" w:eastAsia="Cambria Math" w:hAnsi="Palatino Linotype" w:cs="Cambria Math"/>
          <w:sz w:val="20"/>
          <w:szCs w:val="20"/>
        </w:rPr>
        <w:t xml:space="preserve"> equations describing our system of two parallel pathways making ATP, we find for the phenomenological stoichiometry Z a special weighted average of the stoichiometries of the two pathways:</w:t>
      </w:r>
    </w:p>
    <w:p w14:paraId="7C42270B" w14:textId="77777777" w:rsidR="005B046F" w:rsidRPr="00D826B2" w:rsidRDefault="005B046F" w:rsidP="005B046F">
      <w:pPr>
        <w:spacing w:before="60" w:after="60" w:line="240" w:lineRule="auto"/>
        <w:jc w:val="center"/>
        <w:rPr>
          <w:rFonts w:ascii="Palatino Linotype" w:eastAsia="Cambria Math" w:hAnsi="Palatino Linotype" w:cs="Cambria Math"/>
          <w:sz w:val="20"/>
          <w:szCs w:val="20"/>
        </w:rPr>
      </w:pPr>
      <m:oMathPara>
        <m:oMath>
          <m:r>
            <w:rPr>
              <w:rFonts w:ascii="Cambria Math" w:eastAsia="Cambria Math" w:hAnsi="Cambria Math" w:cs="Cambria Math"/>
              <w:sz w:val="20"/>
              <w:szCs w:val="20"/>
            </w:rPr>
            <m:t>Z=</m:t>
          </m:r>
          <m:rad>
            <m:radPr>
              <m:degHide m:val="1"/>
              <m:ctrlPr>
                <w:rPr>
                  <w:rFonts w:ascii="Cambria Math" w:eastAsia="Cambria Math" w:hAnsi="Cambria Math" w:cs="Cambria Math"/>
                  <w:i/>
                  <w:sz w:val="20"/>
                  <w:szCs w:val="20"/>
                </w:rPr>
              </m:ctrlPr>
            </m:radPr>
            <m:deg/>
            <m:e>
              <m:d>
                <m:dPr>
                  <m:ctrlPr>
                    <w:rPr>
                      <w:rFonts w:ascii="Cambria Math" w:eastAsia="Cambria Math" w:hAnsi="Cambria Math" w:cs="Cambria Math"/>
                      <w:i/>
                      <w:sz w:val="20"/>
                      <w:szCs w:val="20"/>
                    </w:rPr>
                  </m:ctrlPr>
                </m:dPr>
                <m:e>
                  <m:r>
                    <w:rPr>
                      <w:rFonts w:ascii="Cambria Math" w:eastAsia="Cambria Math" w:hAnsi="Cambria Math" w:cs="Cambria Math"/>
                      <w:sz w:val="20"/>
                      <w:szCs w:val="20"/>
                    </w:rPr>
                    <m:t>1-φ</m:t>
                  </m:r>
                </m:e>
              </m:d>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1</m:t>
                          </m:r>
                        </m:sub>
                      </m:sSub>
                    </m:e>
                  </m:d>
                </m:e>
                <m:sup>
                  <m:r>
                    <w:rPr>
                      <w:rFonts w:ascii="Cambria Math" w:eastAsia="Cambria Math" w:hAnsi="Cambria Math" w:cs="Cambria Math"/>
                      <w:sz w:val="20"/>
                      <w:szCs w:val="20"/>
                    </w:rPr>
                    <m:t>2</m:t>
                  </m:r>
                </m:sup>
              </m:s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φ∙</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2</m:t>
                          </m:r>
                        </m:sub>
                      </m:sSub>
                    </m:e>
                  </m:d>
                </m:e>
                <m:sup>
                  <m:r>
                    <w:rPr>
                      <w:rFonts w:ascii="Cambria Math" w:eastAsia="Cambria Math" w:hAnsi="Cambria Math" w:cs="Cambria Math"/>
                      <w:sz w:val="20"/>
                      <w:szCs w:val="20"/>
                    </w:rPr>
                    <m:t>2</m:t>
                  </m:r>
                </m:sup>
              </m:sSup>
            </m:e>
          </m:rad>
        </m:oMath>
      </m:oMathPara>
    </w:p>
    <w:p w14:paraId="10E0BA59" w14:textId="77777777" w:rsidR="005B046F" w:rsidRPr="00A13A4A" w:rsidRDefault="005B046F" w:rsidP="005B046F">
      <w:pPr>
        <w:spacing w:line="240" w:lineRule="auto"/>
        <w:rPr>
          <w:rFonts w:ascii="Palatino Linotype" w:eastAsia="Cambria Math" w:hAnsi="Palatino Linotype" w:cs="Cambria Math"/>
          <w:sz w:val="20"/>
          <w:szCs w:val="20"/>
        </w:rPr>
      </w:pPr>
      <w:r>
        <w:rPr>
          <w:rFonts w:ascii="Palatino Linotype" w:eastAsia="Cambria Math" w:hAnsi="Palatino Linotype" w:cs="Cambria Math"/>
          <w:sz w:val="20"/>
          <w:szCs w:val="20"/>
        </w:rPr>
        <w:t xml:space="preserve">Notably, unless </w:t>
      </w:r>
      <m:oMath>
        <m:r>
          <w:rPr>
            <w:rFonts w:ascii="Cambria Math" w:eastAsia="Cambria Math" w:hAnsi="Cambria Math" w:cs="Cambria Math"/>
            <w:sz w:val="20"/>
            <w:szCs w:val="20"/>
          </w:rPr>
          <m:t xml:space="preserve">φ=0 or 1 </m:t>
        </m:r>
      </m:oMath>
      <w:r>
        <w:rPr>
          <w:rFonts w:ascii="Palatino Linotype" w:eastAsia="Cambria Math" w:hAnsi="Palatino Linotype" w:cs="Cambria Math"/>
          <w:sz w:val="20"/>
          <w:szCs w:val="20"/>
        </w:rPr>
        <w:t xml:space="preserve"> the phenomenological stoichiometry differs both from the weighted average </w:t>
      </w:r>
      <w:r w:rsidRPr="00C96D88">
        <w:rPr>
          <w:rFonts w:ascii="Palatino Linotype" w:eastAsia="Cambria Math" w:hAnsi="Palatino Linotype" w:cs="Cambria Math"/>
          <w:sz w:val="20"/>
          <w:szCs w:val="20"/>
        </w:rPr>
        <w:t xml:space="preserve">stoichiometry </w:t>
      </w:r>
      <m:oMath>
        <m:r>
          <w:rPr>
            <w:rFonts w:ascii="Cambria Math" w:eastAsia="Cambria Math" w:hAnsi="Cambria Math" w:cs="Cambria Math"/>
            <w:sz w:val="20"/>
            <w:szCs w:val="20"/>
          </w:rPr>
          <m:t>ν</m:t>
        </m:r>
      </m:oMath>
      <w:r>
        <w:rPr>
          <w:rFonts w:ascii="Palatino Linotype" w:eastAsia="Cambria Math" w:hAnsi="Palatino Linotype" w:cs="Cambria Math"/>
          <w:sz w:val="20"/>
          <w:szCs w:val="20"/>
        </w:rPr>
        <w:t xml:space="preserve"> and from the flux ratio stoichiometry </w:t>
      </w:r>
      <m:oMath>
        <m:r>
          <w:rPr>
            <w:rFonts w:ascii="Cambria Math" w:eastAsia="Cambria Math" w:hAnsi="Cambria Math" w:cs="Cambria Math"/>
            <w:sz w:val="20"/>
            <w:szCs w:val="20"/>
          </w:rPr>
          <m:t>n</m:t>
        </m:r>
        <m:d>
          <m:dPr>
            <m:ctrlPr>
              <w:rPr>
                <w:rFonts w:ascii="Cambria Math" w:eastAsia="Cambria Math" w:hAnsi="Cambria Math" w:cs="Cambria Math"/>
                <w:i/>
                <w:sz w:val="20"/>
                <w:szCs w:val="20"/>
              </w:rPr>
            </m:ctrlPr>
          </m:dPr>
          <m:e>
            <m:r>
              <w:rPr>
                <w:rFonts w:ascii="Cambria Math" w:eastAsia="Cambria Math" w:hAnsi="Cambria Math" w:cs="Cambria Math"/>
                <w:sz w:val="20"/>
                <w:szCs w:val="20"/>
              </w:rPr>
              <m:t>X</m:t>
            </m:r>
          </m:e>
        </m:d>
        <m:r>
          <w:rPr>
            <w:rFonts w:ascii="Cambria Math" w:eastAsia="Cambria Math" w:hAnsi="Cambria Math" w:cs="Cambria Math"/>
            <w:sz w:val="20"/>
            <w:szCs w:val="20"/>
          </w:rPr>
          <m:t>:</m:t>
        </m:r>
      </m:oMath>
    </w:p>
    <w:p w14:paraId="1859AACC" w14:textId="77777777" w:rsidR="005B046F" w:rsidRPr="00E7703F" w:rsidRDefault="005B046F" w:rsidP="005B046F">
      <w:pPr>
        <w:spacing w:before="60" w:after="60" w:line="240" w:lineRule="auto"/>
        <w:rPr>
          <w:rFonts w:ascii="Palatino Linotype" w:eastAsia="Cambria Math" w:hAnsi="Palatino Linotype" w:cs="Cambria Math"/>
          <w:sz w:val="20"/>
          <w:szCs w:val="20"/>
        </w:rPr>
      </w:pPr>
      <m:oMathPara>
        <m:oMath>
          <m:r>
            <w:rPr>
              <w:rFonts w:ascii="Cambria Math" w:eastAsia="Cambria Math" w:hAnsi="Cambria Math" w:cs="Cambria Math"/>
              <w:sz w:val="20"/>
              <w:szCs w:val="20"/>
            </w:rPr>
            <m:t>n</m:t>
          </m:r>
          <m:d>
            <m:dPr>
              <m:ctrlPr>
                <w:rPr>
                  <w:rFonts w:ascii="Cambria Math" w:eastAsia="Cambria Math" w:hAnsi="Cambria Math" w:cs="Cambria Math"/>
                  <w:i/>
                  <w:sz w:val="20"/>
                  <w:szCs w:val="20"/>
                </w:rPr>
              </m:ctrlPr>
            </m:dPr>
            <m:e>
              <m:r>
                <w:rPr>
                  <w:rFonts w:ascii="Cambria Math" w:eastAsia="Cambria Math" w:hAnsi="Cambria Math" w:cs="Cambria Math"/>
                  <w:sz w:val="20"/>
                  <w:szCs w:val="20"/>
                </w:rPr>
                <m:t>X</m:t>
              </m:r>
            </m:e>
          </m:d>
          <m:r>
            <w:rPr>
              <w:rFonts w:ascii="Cambria Math" w:eastAsia="Cambria Math" w:hAnsi="Cambria Math" w:cs="Cambria Math"/>
              <w:sz w:val="20"/>
              <w:szCs w:val="20"/>
            </w:rPr>
            <m:t>≝</m:t>
          </m:r>
          <m:r>
            <m:rPr>
              <m:sty m:val="p"/>
            </m:rPr>
            <w:rPr>
              <w:rFonts w:ascii="Cambria Math" w:eastAsia="Cambria Math" w:hAnsi="Cambria Math" w:cs="Cambria Math"/>
              <w:sz w:val="20"/>
              <w:szCs w:val="20"/>
            </w:rPr>
            <m:t xml:space="preserve"> </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-J</m:t>
                  </m:r>
                </m:e>
                <m:sub>
                  <m:r>
                    <w:rPr>
                      <w:rFonts w:ascii="Cambria Math" w:eastAsia="Cambria Math" w:hAnsi="Cambria Math" w:cs="Cambria Math"/>
                      <w:sz w:val="20"/>
                      <w:szCs w:val="20"/>
                    </w:rPr>
                    <m:t>p</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J</m:t>
                  </m:r>
                </m:e>
                <m:sub>
                  <m:r>
                    <w:rPr>
                      <w:rFonts w:ascii="Cambria Math" w:eastAsia="Cambria Math" w:hAnsi="Cambria Math" w:cs="Cambria Math"/>
                      <w:sz w:val="20"/>
                      <w:szCs w:val="20"/>
                    </w:rPr>
                    <m:t>c</m:t>
                  </m:r>
                </m:sub>
              </m:sSub>
            </m:den>
          </m:f>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q∙Z∙</m:t>
              </m:r>
              <m:d>
                <m:dPr>
                  <m:ctrlPr>
                    <w:rPr>
                      <w:rFonts w:ascii="Cambria Math" w:eastAsia="Cambria Math" w:hAnsi="Cambria Math" w:cs="Cambria Math"/>
                      <w:i/>
                      <w:sz w:val="20"/>
                      <w:szCs w:val="20"/>
                    </w:rPr>
                  </m:ctrlPr>
                </m:dPr>
                <m:e>
                  <m:r>
                    <w:rPr>
                      <w:rFonts w:ascii="Cambria Math" w:eastAsia="Cambria Math" w:hAnsi="Cambria Math" w:cs="Cambria Math"/>
                      <w:sz w:val="20"/>
                      <w:szCs w:val="20"/>
                    </w:rPr>
                    <m:t>1-</m:t>
                  </m:r>
                  <m:f>
                    <m:fPr>
                      <m:ctrlPr>
                        <w:rPr>
                          <w:rFonts w:ascii="Cambria Math" w:eastAsia="Cambria Math" w:hAnsi="Cambria Math" w:cs="Cambria Math"/>
                          <w:i/>
                          <w:sz w:val="20"/>
                          <w:szCs w:val="20"/>
                        </w:rPr>
                      </m:ctrlPr>
                    </m:fPr>
                    <m:num>
                      <m:r>
                        <w:rPr>
                          <w:rFonts w:ascii="Cambria Math" w:eastAsia="Cambria Math" w:hAnsi="Cambria Math" w:cs="Cambria Math"/>
                          <w:sz w:val="20"/>
                          <w:szCs w:val="20"/>
                        </w:rPr>
                        <m:t>Z</m:t>
                      </m:r>
                    </m:num>
                    <m:den>
                      <m:r>
                        <w:rPr>
                          <w:rFonts w:ascii="Cambria Math" w:eastAsia="Cambria Math" w:hAnsi="Cambria Math" w:cs="Cambria Math"/>
                          <w:sz w:val="20"/>
                          <w:szCs w:val="20"/>
                        </w:rPr>
                        <m:t>q</m:t>
                      </m:r>
                    </m:den>
                  </m:f>
                  <m:r>
                    <w:rPr>
                      <w:rFonts w:ascii="Cambria Math" w:eastAsia="Cambria Math" w:hAnsi="Cambria Math" w:cs="Cambria Math"/>
                      <w:sz w:val="20"/>
                      <w:szCs w:val="20"/>
                    </w:rPr>
                    <m:t>∙X</m:t>
                  </m:r>
                </m:e>
              </m:d>
            </m:num>
            <m:den>
              <m:r>
                <w:rPr>
                  <w:rFonts w:ascii="Cambria Math" w:eastAsia="Cambria Math" w:hAnsi="Cambria Math" w:cs="Cambria Math"/>
                  <w:sz w:val="20"/>
                  <w:szCs w:val="20"/>
                </w:rPr>
                <m:t>1-q∙Z∙X</m:t>
              </m:r>
            </m:den>
          </m:f>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q∙Z-</m:t>
              </m:r>
              <m:sSup>
                <m:sSupPr>
                  <m:ctrlPr>
                    <w:rPr>
                      <w:rFonts w:ascii="Cambria Math" w:eastAsia="Cambria Math" w:hAnsi="Cambria Math" w:cs="Cambria Math"/>
                      <w:i/>
                      <w:sz w:val="20"/>
                      <w:szCs w:val="20"/>
                    </w:rPr>
                  </m:ctrlPr>
                </m:sSupPr>
                <m:e>
                  <m:r>
                    <w:rPr>
                      <w:rFonts w:ascii="Cambria Math" w:eastAsia="Cambria Math" w:hAnsi="Cambria Math" w:cs="Cambria Math"/>
                      <w:sz w:val="20"/>
                      <w:szCs w:val="20"/>
                    </w:rPr>
                    <m:t>Z</m:t>
                  </m:r>
                </m:e>
                <m:sup>
                  <m:r>
                    <w:rPr>
                      <w:rFonts w:ascii="Cambria Math" w:eastAsia="Cambria Math" w:hAnsi="Cambria Math" w:cs="Cambria Math"/>
                      <w:sz w:val="20"/>
                      <w:szCs w:val="20"/>
                    </w:rPr>
                    <m:t>2</m:t>
                  </m:r>
                </m:sup>
              </m:sSup>
              <m:r>
                <w:rPr>
                  <w:rFonts w:ascii="Cambria Math" w:eastAsia="Cambria Math" w:hAnsi="Cambria Math" w:cs="Cambria Math"/>
                  <w:sz w:val="20"/>
                  <w:szCs w:val="20"/>
                </w:rPr>
                <m:t>∙X)</m:t>
              </m:r>
            </m:num>
            <m:den>
              <m:r>
                <w:rPr>
                  <w:rFonts w:ascii="Cambria Math" w:eastAsia="Cambria Math" w:hAnsi="Cambria Math" w:cs="Cambria Math"/>
                  <w:sz w:val="20"/>
                  <w:szCs w:val="20"/>
                </w:rPr>
                <m:t>1-q∙Z∙X</m:t>
              </m:r>
            </m:den>
          </m:f>
        </m:oMath>
      </m:oMathPara>
    </w:p>
    <w:p w14:paraId="04E2A733" w14:textId="55FF2849" w:rsidR="005B046F" w:rsidRPr="00F84866" w:rsidRDefault="005B046F" w:rsidP="005B046F">
      <w:pPr>
        <w:spacing w:line="240" w:lineRule="auto"/>
        <w:rPr>
          <w:rFonts w:ascii="Palatino Linotype" w:eastAsia="Cambria Math" w:hAnsi="Palatino Linotype" w:cs="Cambria Math"/>
          <w:sz w:val="20"/>
          <w:szCs w:val="20"/>
        </w:rPr>
      </w:pPr>
      <w:r w:rsidRPr="00D222BA">
        <w:rPr>
          <w:rFonts w:ascii="Palatino Linotype" w:eastAsia="Cambria Math" w:hAnsi="Palatino Linotype" w:cs="Cambria Math"/>
          <w:sz w:val="20"/>
          <w:szCs w:val="20"/>
        </w:rPr>
        <w:t>Also</w:t>
      </w:r>
      <w:r w:rsidRPr="00D826B2">
        <w:rPr>
          <w:rFonts w:ascii="Palatino Linotype" w:eastAsia="Cambria Math" w:hAnsi="Palatino Linotype" w:cs="Cambria Math"/>
          <w:sz w:val="20"/>
          <w:szCs w:val="20"/>
        </w:rPr>
        <w:t xml:space="preserve"> the degree of coupling q depends on the stoichiometries of the two pathways as well as on their relative activities, but in </w:t>
      </w:r>
      <w:r>
        <w:rPr>
          <w:rFonts w:ascii="Palatino Linotype" w:eastAsia="Cambria Math" w:hAnsi="Palatino Linotype" w:cs="Cambria Math"/>
          <w:sz w:val="20"/>
          <w:szCs w:val="20"/>
        </w:rPr>
        <w:t xml:space="preserve">a </w:t>
      </w:r>
      <w:r w:rsidRPr="00D826B2">
        <w:rPr>
          <w:rFonts w:ascii="Palatino Linotype" w:eastAsia="Cambria Math" w:hAnsi="Palatino Linotype" w:cs="Cambria Math"/>
          <w:sz w:val="20"/>
          <w:szCs w:val="20"/>
        </w:rPr>
        <w:t>different way:</w:t>
      </w:r>
    </w:p>
    <w:p w14:paraId="06350D7F" w14:textId="77777777" w:rsidR="005B046F" w:rsidRPr="00D826B2" w:rsidRDefault="005B046F" w:rsidP="005B046F">
      <w:pPr>
        <w:spacing w:before="60" w:after="60" w:line="240" w:lineRule="auto"/>
        <w:jc w:val="center"/>
        <w:rPr>
          <w:rFonts w:ascii="Palatino Linotype" w:eastAsia="Cambria Math" w:hAnsi="Palatino Linotype" w:cs="Cambria Math"/>
          <w:sz w:val="20"/>
          <w:szCs w:val="20"/>
        </w:rPr>
      </w:pPr>
      <m:oMathPara>
        <m:oMath>
          <m:r>
            <w:rPr>
              <w:rFonts w:ascii="Cambria Math" w:eastAsia="Cambria Math" w:hAnsi="Cambria Math" w:cs="Cambria Math"/>
              <w:sz w:val="20"/>
              <w:szCs w:val="20"/>
            </w:rPr>
            <m:t>q=</m:t>
          </m:r>
          <m:f>
            <m:fPr>
              <m:ctrlPr>
                <w:rPr>
                  <w:rFonts w:ascii="Cambria Math" w:eastAsia="Cambria Math" w:hAnsi="Cambria Math" w:cs="Cambria Math"/>
                  <w:i/>
                  <w:sz w:val="20"/>
                  <w:szCs w:val="20"/>
                </w:rPr>
              </m:ctrlPr>
            </m:fPr>
            <m:num>
              <m:r>
                <w:rPr>
                  <w:rFonts w:ascii="Cambria Math" w:eastAsia="Cambria Math" w:hAnsi="Cambria Math" w:cs="Cambria Math"/>
                  <w:sz w:val="20"/>
                  <w:szCs w:val="20"/>
                </w:rPr>
                <m:t>ν</m:t>
              </m:r>
            </m:num>
            <m:den>
              <m:r>
                <w:rPr>
                  <w:rFonts w:ascii="Cambria Math" w:eastAsia="Cambria Math" w:hAnsi="Cambria Math" w:cs="Cambria Math"/>
                  <w:sz w:val="20"/>
                  <w:szCs w:val="20"/>
                </w:rPr>
                <m:t>Z</m:t>
              </m:r>
            </m:den>
          </m:f>
          <m:r>
            <w:rPr>
              <w:rFonts w:ascii="Cambria Math" w:eastAsia="Cambria Math" w:hAnsi="Cambria Math" w:cs="Cambria Math"/>
              <w:sz w:val="20"/>
              <w:szCs w:val="20"/>
            </w:rPr>
            <m:t>=</m:t>
          </m:r>
          <m:f>
            <m:fPr>
              <m:ctrlPr>
                <w:rPr>
                  <w:rFonts w:ascii="Cambria Math" w:eastAsia="Cambria Math" w:hAnsi="Cambria Math" w:cs="Cambria Math"/>
                  <w:i/>
                  <w:sz w:val="20"/>
                  <w:szCs w:val="20"/>
                </w:rPr>
              </m:ctrlPr>
            </m:fPr>
            <m:num>
              <m:d>
                <m:dPr>
                  <m:ctrlPr>
                    <w:rPr>
                      <w:rFonts w:ascii="Cambria Math" w:eastAsia="Cambria Math" w:hAnsi="Cambria Math" w:cs="Cambria Math"/>
                      <w:i/>
                      <w:sz w:val="20"/>
                      <w:szCs w:val="20"/>
                    </w:rPr>
                  </m:ctrlPr>
                </m:dPr>
                <m:e>
                  <m:r>
                    <w:rPr>
                      <w:rFonts w:ascii="Cambria Math" w:eastAsia="Cambria Math" w:hAnsi="Cambria Math" w:cs="Cambria Math"/>
                      <w:sz w:val="20"/>
                      <w:szCs w:val="20"/>
                    </w:rPr>
                    <m:t>1-φ</m:t>
                  </m:r>
                </m:e>
              </m:d>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1</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φ∙n</m:t>
                  </m:r>
                </m:e>
                <m:sub>
                  <m:r>
                    <w:rPr>
                      <w:rFonts w:ascii="Cambria Math" w:eastAsia="Cambria Math" w:hAnsi="Cambria Math" w:cs="Cambria Math"/>
                      <w:sz w:val="20"/>
                      <w:szCs w:val="20"/>
                    </w:rPr>
                    <m:t>2</m:t>
                  </m:r>
                </m:sub>
              </m:sSub>
            </m:num>
            <m:den>
              <m:r>
                <w:rPr>
                  <w:rFonts w:ascii="Cambria Math" w:eastAsia="Cambria Math" w:hAnsi="Cambria Math" w:cs="Cambria Math"/>
                  <w:sz w:val="20"/>
                  <w:szCs w:val="20"/>
                </w:rPr>
                <m:t>Z</m:t>
              </m:r>
            </m:den>
          </m:f>
          <m:r>
            <w:rPr>
              <w:rFonts w:ascii="Cambria Math" w:eastAsia="Cambria Math" w:hAnsi="Cambria Math" w:cs="Cambria Math"/>
              <w:sz w:val="20"/>
              <w:szCs w:val="20"/>
            </w:rPr>
            <m:t>=</m:t>
          </m:r>
          <m:f>
            <m:fPr>
              <m:ctrlPr>
                <w:rPr>
                  <w:rFonts w:ascii="Cambria Math" w:eastAsia="Cambria Math" w:hAnsi="Cambria Math" w:cs="Cambria Math"/>
                  <w:i/>
                  <w:sz w:val="20"/>
                  <w:szCs w:val="20"/>
                </w:rPr>
              </m:ctrlPr>
            </m:fPr>
            <m:num>
              <m:d>
                <m:dPr>
                  <m:ctrlPr>
                    <w:rPr>
                      <w:rFonts w:ascii="Cambria Math" w:eastAsia="Cambria Math" w:hAnsi="Cambria Math" w:cs="Cambria Math"/>
                      <w:i/>
                      <w:sz w:val="20"/>
                      <w:szCs w:val="20"/>
                    </w:rPr>
                  </m:ctrlPr>
                </m:dPr>
                <m:e>
                  <m:r>
                    <w:rPr>
                      <w:rFonts w:ascii="Cambria Math" w:eastAsia="Cambria Math" w:hAnsi="Cambria Math" w:cs="Cambria Math"/>
                      <w:sz w:val="20"/>
                      <w:szCs w:val="20"/>
                    </w:rPr>
                    <m:t>1-φ</m:t>
                  </m:r>
                </m:e>
              </m:d>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1</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φ∙n</m:t>
                  </m:r>
                </m:e>
                <m:sub>
                  <m:r>
                    <w:rPr>
                      <w:rFonts w:ascii="Cambria Math" w:eastAsia="Cambria Math" w:hAnsi="Cambria Math" w:cs="Cambria Math"/>
                      <w:sz w:val="20"/>
                      <w:szCs w:val="20"/>
                    </w:rPr>
                    <m:t>2</m:t>
                  </m:r>
                </m:sub>
              </m:sSub>
            </m:num>
            <m:den>
              <m:rad>
                <m:radPr>
                  <m:degHide m:val="1"/>
                  <m:ctrlPr>
                    <w:rPr>
                      <w:rFonts w:ascii="Cambria Math" w:eastAsia="Cambria Math" w:hAnsi="Cambria Math" w:cs="Cambria Math"/>
                      <w:i/>
                      <w:sz w:val="20"/>
                      <w:szCs w:val="20"/>
                    </w:rPr>
                  </m:ctrlPr>
                </m:radPr>
                <m:deg/>
                <m:e>
                  <m:d>
                    <m:dPr>
                      <m:ctrlPr>
                        <w:rPr>
                          <w:rFonts w:ascii="Cambria Math" w:eastAsia="Cambria Math" w:hAnsi="Cambria Math" w:cs="Cambria Math"/>
                          <w:i/>
                          <w:sz w:val="20"/>
                          <w:szCs w:val="20"/>
                        </w:rPr>
                      </m:ctrlPr>
                    </m:dPr>
                    <m:e>
                      <m:r>
                        <w:rPr>
                          <w:rFonts w:ascii="Cambria Math" w:eastAsia="Cambria Math" w:hAnsi="Cambria Math" w:cs="Cambria Math"/>
                          <w:sz w:val="20"/>
                          <w:szCs w:val="20"/>
                        </w:rPr>
                        <m:t>1-φ</m:t>
                      </m:r>
                    </m:e>
                  </m:d>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1</m:t>
                              </m:r>
                            </m:sub>
                          </m:sSub>
                        </m:e>
                      </m:d>
                    </m:e>
                    <m:sup>
                      <m:r>
                        <w:rPr>
                          <w:rFonts w:ascii="Cambria Math" w:eastAsia="Cambria Math" w:hAnsi="Cambria Math" w:cs="Cambria Math"/>
                          <w:sz w:val="20"/>
                          <w:szCs w:val="20"/>
                        </w:rPr>
                        <m:t>2</m:t>
                      </m:r>
                    </m:sup>
                  </m:s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φ∙</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2</m:t>
                              </m:r>
                            </m:sub>
                          </m:sSub>
                        </m:e>
                      </m:d>
                    </m:e>
                    <m:sup>
                      <m:r>
                        <w:rPr>
                          <w:rFonts w:ascii="Cambria Math" w:eastAsia="Cambria Math" w:hAnsi="Cambria Math" w:cs="Cambria Math"/>
                          <w:sz w:val="20"/>
                          <w:szCs w:val="20"/>
                        </w:rPr>
                        <m:t>2</m:t>
                      </m:r>
                    </m:sup>
                  </m:sSup>
                </m:e>
              </m:rad>
            </m:den>
          </m:f>
        </m:oMath>
      </m:oMathPara>
    </w:p>
    <w:p w14:paraId="3C537CEE" w14:textId="77777777" w:rsidR="005B046F" w:rsidRDefault="005B046F" w:rsidP="005B046F">
      <w:pPr>
        <w:spacing w:line="240" w:lineRule="auto"/>
        <w:ind w:firstLine="432"/>
        <w:rPr>
          <w:rFonts w:ascii="Palatino Linotype" w:eastAsia="Cambria Math" w:hAnsi="Palatino Linotype" w:cs="Cambria Math"/>
          <w:sz w:val="20"/>
          <w:szCs w:val="20"/>
        </w:rPr>
      </w:pPr>
      <w:r w:rsidRPr="00D826B2">
        <w:rPr>
          <w:rFonts w:ascii="Palatino Linotype" w:eastAsia="Palatino Linotype" w:hAnsi="Palatino Linotype" w:cs="Palatino Linotype"/>
          <w:sz w:val="20"/>
          <w:szCs w:val="20"/>
        </w:rPr>
        <w:t>If there is complete coupling</w:t>
      </w:r>
      <w:r>
        <w:rPr>
          <w:rFonts w:ascii="Palatino Linotype" w:eastAsia="Palatino Linotype" w:hAnsi="Palatino Linotype" w:cs="Palatino Linotype"/>
          <w:sz w:val="20"/>
          <w:szCs w:val="20"/>
        </w:rPr>
        <w:t xml:space="preserve"> such as when there is only a single pathway, i.e. </w:t>
      </w:r>
      <m:oMath>
        <m:r>
          <w:rPr>
            <w:rFonts w:ascii="Cambria Math" w:eastAsia="Cambria Math" w:hAnsi="Cambria Math" w:cs="Cambria Math"/>
            <w:sz w:val="20"/>
            <w:szCs w:val="20"/>
          </w:rPr>
          <m:t>φ</m:t>
        </m:r>
      </m:oMath>
      <w:r>
        <w:rPr>
          <w:rFonts w:ascii="Palatino Linotype" w:eastAsia="Palatino Linotype" w:hAnsi="Palatino Linotype" w:cs="Palatino Linotype"/>
          <w:sz w:val="20"/>
          <w:szCs w:val="20"/>
        </w:rPr>
        <w:t xml:space="preserve"> =1 or 0,</w:t>
      </w:r>
      <w:r w:rsidRPr="00D826B2">
        <w:rPr>
          <w:rFonts w:ascii="Palatino Linotype" w:eastAsia="Palatino Linotype" w:hAnsi="Palatino Linotype" w:cs="Palatino Linotype"/>
          <w:sz w:val="20"/>
          <w:szCs w:val="20"/>
        </w:rPr>
        <w:t xml:space="preserve"> then q=1 and Z always equals the </w:t>
      </w:r>
      <w:r>
        <w:rPr>
          <w:rFonts w:ascii="Palatino Linotype" w:eastAsia="Palatino Linotype" w:hAnsi="Palatino Linotype" w:cs="Palatino Linotype"/>
          <w:sz w:val="20"/>
          <w:szCs w:val="20"/>
        </w:rPr>
        <w:t xml:space="preserve">flux stoichiometry n(X), i.e. </w:t>
      </w:r>
      <w:r w:rsidRPr="00D826B2">
        <w:rPr>
          <w:rFonts w:ascii="Palatino Linotype" w:eastAsia="Palatino Linotype" w:hAnsi="Palatino Linotype" w:cs="Palatino Linotype"/>
          <w:sz w:val="20"/>
          <w:szCs w:val="20"/>
        </w:rPr>
        <w:t>ratio of</w:t>
      </w:r>
      <w:r>
        <w:rPr>
          <w:rFonts w:ascii="Palatino Linotype" w:eastAsia="Palatino Linotype" w:hAnsi="Palatino Linotype" w:cs="Palatino Linotype"/>
          <w:sz w:val="20"/>
          <w:szCs w:val="20"/>
        </w:rPr>
        <w:t xml:space="preserve"> growth rate to catabolic flux.</w:t>
      </w:r>
      <w:r w:rsidRPr="00D826B2">
        <w:rPr>
          <w:rFonts w:ascii="Palatino Linotype" w:eastAsia="Palatino Linotype" w:hAnsi="Palatino Linotype" w:cs="Palatino Linotype"/>
          <w:sz w:val="20"/>
          <w:szCs w:val="20"/>
        </w:rPr>
        <w:t xml:space="preserve"> </w:t>
      </w:r>
      <w:r>
        <w:rPr>
          <w:rFonts w:ascii="Palatino Linotype" w:eastAsia="Palatino Linotype" w:hAnsi="Palatino Linotype" w:cs="Palatino Linotype"/>
          <w:sz w:val="20"/>
          <w:szCs w:val="20"/>
        </w:rPr>
        <w:t xml:space="preserve">Then </w:t>
      </w:r>
      <w:r w:rsidRPr="00D826B2">
        <w:rPr>
          <w:rFonts w:ascii="Palatino Linotype" w:eastAsia="Palatino Linotype" w:hAnsi="Palatino Linotype" w:cs="Palatino Linotype"/>
          <w:sz w:val="20"/>
          <w:szCs w:val="20"/>
        </w:rPr>
        <w:t>Z functions as a true</w:t>
      </w:r>
      <w:r>
        <w:rPr>
          <w:rFonts w:ascii="Palatino Linotype" w:eastAsia="Palatino Linotype" w:hAnsi="Palatino Linotype" w:cs="Palatino Linotype"/>
          <w:sz w:val="20"/>
          <w:szCs w:val="20"/>
        </w:rPr>
        <w:t>, i.e. constant stoichiometry.</w:t>
      </w:r>
      <w:r w:rsidRPr="00D826B2">
        <w:rPr>
          <w:rFonts w:ascii="Palatino Linotype" w:eastAsia="Palatino Linotype" w:hAnsi="Palatino Linotype" w:cs="Palatino Linotype"/>
          <w:sz w:val="20"/>
          <w:szCs w:val="20"/>
        </w:rPr>
        <w:t xml:space="preserve"> </w:t>
      </w:r>
      <w:r w:rsidRPr="00D826B2">
        <w:rPr>
          <w:rFonts w:ascii="Palatino Linotype" w:eastAsia="Cambria Math" w:hAnsi="Palatino Linotype" w:cs="Cambria Math"/>
          <w:sz w:val="20"/>
          <w:szCs w:val="20"/>
        </w:rPr>
        <w:t xml:space="preserve">If the fraction </w:t>
      </w:r>
      <m:oMath>
        <m:r>
          <w:rPr>
            <w:rFonts w:ascii="Cambria Math" w:eastAsia="Cambria Math" w:hAnsi="Cambria Math" w:cs="Cambria Math"/>
            <w:sz w:val="20"/>
            <w:szCs w:val="20"/>
          </w:rPr>
          <m:t xml:space="preserve">φ </m:t>
        </m:r>
      </m:oMath>
      <w:r w:rsidRPr="00D826B2">
        <w:rPr>
          <w:rFonts w:ascii="Palatino Linotype" w:eastAsia="Cambria Math" w:hAnsi="Palatino Linotype" w:cs="Cambria Math"/>
          <w:sz w:val="20"/>
          <w:szCs w:val="20"/>
        </w:rPr>
        <w:t>equals zero or 1, i.e. if only pathway 1 or pathway 2 is active, the degree of coupling equals 1, and the phenomenological stoichiometry equals the stoichiometr</w:t>
      </w:r>
      <w:r>
        <w:rPr>
          <w:rFonts w:ascii="Palatino Linotype" w:eastAsia="Cambria Math" w:hAnsi="Palatino Linotype" w:cs="Cambria Math"/>
          <w:sz w:val="20"/>
          <w:szCs w:val="20"/>
        </w:rPr>
        <w:t>y of the pathway that is active.</w:t>
      </w:r>
      <w:r w:rsidRPr="00D826B2">
        <w:rPr>
          <w:rFonts w:ascii="Palatino Linotype" w:eastAsia="Cambria Math" w:hAnsi="Palatino Linotype" w:cs="Cambria Math"/>
          <w:sz w:val="20"/>
          <w:szCs w:val="20"/>
        </w:rPr>
        <w:t xml:space="preserve"> For </w:t>
      </w:r>
      <m:oMath>
        <m:r>
          <w:rPr>
            <w:rFonts w:ascii="Cambria Math" w:eastAsia="Cambria Math" w:hAnsi="Cambria Math" w:cs="Cambria Math"/>
            <w:sz w:val="20"/>
            <w:szCs w:val="20"/>
          </w:rPr>
          <m:t xml:space="preserve">φ </m:t>
        </m:r>
      </m:oMath>
      <w:r w:rsidRPr="00D826B2">
        <w:rPr>
          <w:rFonts w:ascii="Palatino Linotype" w:eastAsia="Cambria Math" w:hAnsi="Palatino Linotype" w:cs="Cambria Math"/>
          <w:sz w:val="20"/>
          <w:szCs w:val="20"/>
        </w:rPr>
        <w:t>in between 0 and 1, the phenomenological stoichiometry lies in between those of the two pathways</w:t>
      </w:r>
      <w:r w:rsidRPr="00F84866">
        <w:rPr>
          <w:rFonts w:ascii="Palatino Linotype" w:eastAsia="Cambria Math" w:hAnsi="Palatino Linotype" w:cs="Cambria Math"/>
          <w:sz w:val="20"/>
          <w:szCs w:val="20"/>
        </w:rPr>
        <w:t>, but the degree of coupling is lower than 1, showing that the gear shifting is accompanied by uncoupling. This</w:t>
      </w:r>
      <w:r w:rsidRPr="000358BF">
        <w:rPr>
          <w:rFonts w:ascii="Palatino Linotype" w:eastAsia="Cambria Math" w:hAnsi="Palatino Linotype" w:cs="Cambria Math"/>
          <w:sz w:val="20"/>
          <w:szCs w:val="20"/>
        </w:rPr>
        <w:t xml:space="preserve"> reflects the possibility that </w:t>
      </w:r>
      <w:r w:rsidRPr="00B44561">
        <w:rPr>
          <w:rFonts w:ascii="Palatino Linotype" w:eastAsia="Cambria Math" w:hAnsi="Palatino Linotype" w:cs="Cambria Math"/>
          <w:sz w:val="20"/>
          <w:szCs w:val="20"/>
        </w:rPr>
        <w:t xml:space="preserve">at some force ratios </w:t>
      </w:r>
      <w:r w:rsidRPr="00F84866">
        <w:rPr>
          <w:rFonts w:ascii="Palatino Linotype" w:eastAsia="Cambria Math" w:hAnsi="Palatino Linotype" w:cs="Cambria Math"/>
          <w:sz w:val="20"/>
          <w:szCs w:val="20"/>
        </w:rPr>
        <w:t>the one pathway synthesizes ATP whilst the other operates in reverse mode and hyd</w:t>
      </w:r>
      <w:r w:rsidRPr="000358BF">
        <w:rPr>
          <w:rFonts w:ascii="Palatino Linotype" w:eastAsia="Cambria Math" w:hAnsi="Palatino Linotype" w:cs="Cambria Math"/>
          <w:sz w:val="20"/>
          <w:szCs w:val="20"/>
        </w:rPr>
        <w:t xml:space="preserve">rolyzes the same amount of ATP. Net catabolism is then incompletely coupled to the net synthesis of ATP. </w:t>
      </w:r>
    </w:p>
    <w:p w14:paraId="69EC8E59" w14:textId="77777777" w:rsidR="005B046F" w:rsidRDefault="005B046F" w:rsidP="005B046F">
      <w:pPr>
        <w:spacing w:line="240" w:lineRule="auto"/>
        <w:ind w:firstLine="432"/>
        <w:rPr>
          <w:rFonts w:ascii="Palatino Linotype" w:eastAsia="Palatino Linotype" w:hAnsi="Palatino Linotype" w:cs="Palatino Linotype"/>
          <w:sz w:val="20"/>
          <w:szCs w:val="20"/>
        </w:rPr>
      </w:pPr>
      <w:r w:rsidRPr="00D826B2">
        <w:rPr>
          <w:rFonts w:ascii="Palatino Linotype" w:eastAsia="Palatino Linotype" w:hAnsi="Palatino Linotype" w:cs="Palatino Linotype"/>
          <w:sz w:val="20"/>
          <w:szCs w:val="20"/>
        </w:rPr>
        <w:t>More generally, the equation</w:t>
      </w:r>
      <w:r>
        <w:rPr>
          <w:rFonts w:ascii="Palatino Linotype" w:eastAsia="Palatino Linotype" w:hAnsi="Palatino Linotype" w:cs="Palatino Linotype"/>
          <w:sz w:val="20"/>
          <w:szCs w:val="20"/>
        </w:rPr>
        <w:t xml:space="preserve"> for the rate of ATP synthesis (</w:t>
      </w:r>
      <m:oMath>
        <m:r>
          <w:rPr>
            <w:rFonts w:ascii="Cambria Math" w:eastAsia="Palatino Linotype" w:hAnsi="Cambria Math" w:cs="Palatino Linotype"/>
            <w:sz w:val="20"/>
            <w:szCs w:val="20"/>
          </w:rPr>
          <m:t xml:space="preserve">i.e., </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-J</m:t>
            </m:r>
          </m:e>
          <m:sub>
            <m:r>
              <w:rPr>
                <w:rFonts w:ascii="Cambria Math" w:eastAsia="Cambria Math" w:hAnsi="Cambria Math" w:cs="Cambria Math"/>
                <w:sz w:val="20"/>
                <w:szCs w:val="20"/>
              </w:rPr>
              <m:t>p</m:t>
            </m:r>
          </m:sub>
        </m:sSub>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c</m:t>
            </m:r>
          </m:sub>
        </m:sSub>
        <m:r>
          <w:rPr>
            <w:rFonts w:ascii="Cambria Math" w:eastAsia="Cambria Math" w:hAnsi="Cambria Math" w:cs="Cambria Math"/>
            <w:sz w:val="20"/>
            <w:szCs w:val="20"/>
          </w:rPr>
          <m:t>∙q∙Z∙(1-</m:t>
        </m:r>
        <m:f>
          <m:fPr>
            <m:ctrlPr>
              <w:rPr>
                <w:rFonts w:ascii="Cambria Math" w:eastAsia="Cambria Math" w:hAnsi="Cambria Math" w:cs="Cambria Math"/>
                <w:i/>
                <w:sz w:val="20"/>
                <w:szCs w:val="20"/>
              </w:rPr>
            </m:ctrlPr>
          </m:fPr>
          <m:num>
            <m:r>
              <w:rPr>
                <w:rFonts w:ascii="Cambria Math" w:eastAsia="Cambria Math" w:hAnsi="Cambria Math" w:cs="Cambria Math"/>
                <w:sz w:val="20"/>
                <w:szCs w:val="20"/>
              </w:rPr>
              <m:t>Z</m:t>
            </m:r>
          </m:num>
          <m:den>
            <m:r>
              <w:rPr>
                <w:rFonts w:ascii="Cambria Math" w:eastAsia="Cambria Math" w:hAnsi="Cambria Math" w:cs="Cambria Math"/>
                <w:sz w:val="20"/>
                <w:szCs w:val="20"/>
              </w:rPr>
              <m:t>q</m:t>
            </m:r>
          </m:den>
        </m:f>
        <m:r>
          <w:rPr>
            <w:rFonts w:ascii="Cambria Math" w:eastAsia="Cambria Math" w:hAnsi="Cambria Math" w:cs="Cambria Math"/>
            <w:sz w:val="20"/>
            <w:szCs w:val="20"/>
          </w:rPr>
          <m:t>∙X)</m:t>
        </m:r>
      </m:oMath>
      <w:r>
        <w:rPr>
          <w:rFonts w:ascii="Palatino Linotype" w:eastAsia="Palatino Linotype" w:hAnsi="Palatino Linotype" w:cs="Palatino Linotype"/>
          <w:sz w:val="20"/>
          <w:szCs w:val="20"/>
        </w:rPr>
        <w:t>)</w:t>
      </w:r>
      <w:r w:rsidRPr="00D826B2">
        <w:rPr>
          <w:rFonts w:ascii="Palatino Linotype" w:eastAsia="Palatino Linotype" w:hAnsi="Palatino Linotype" w:cs="Palatino Linotype"/>
          <w:sz w:val="20"/>
          <w:szCs w:val="20"/>
        </w:rPr>
        <w:t xml:space="preserve"> </w:t>
      </w:r>
    </w:p>
    <w:p w14:paraId="331DEF02" w14:textId="77777777" w:rsidR="005B046F" w:rsidRPr="00A13A4A" w:rsidRDefault="005B046F" w:rsidP="005B046F">
      <w:pPr>
        <w:spacing w:line="240" w:lineRule="auto"/>
        <w:rPr>
          <w:rFonts w:ascii="Palatino Linotype" w:eastAsia="Cambria Math" w:hAnsi="Palatino Linotype" w:cs="Cambria Math"/>
          <w:sz w:val="20"/>
          <w:szCs w:val="20"/>
        </w:rPr>
      </w:pPr>
      <w:r w:rsidRPr="00D826B2">
        <w:rPr>
          <w:rFonts w:ascii="Palatino Linotype" w:eastAsia="Palatino Linotype" w:hAnsi="Palatino Linotype" w:cs="Palatino Linotype"/>
          <w:sz w:val="20"/>
          <w:szCs w:val="20"/>
        </w:rPr>
        <w:t>reflect</w:t>
      </w:r>
      <w:r>
        <w:rPr>
          <w:rFonts w:ascii="Palatino Linotype" w:eastAsia="Palatino Linotype" w:hAnsi="Palatino Linotype" w:cs="Palatino Linotype"/>
          <w:sz w:val="20"/>
          <w:szCs w:val="20"/>
        </w:rPr>
        <w:t>s</w:t>
      </w:r>
      <w:r w:rsidRPr="00D826B2">
        <w:rPr>
          <w:rFonts w:ascii="Palatino Linotype" w:eastAsia="Palatino Linotype" w:hAnsi="Palatino Linotype" w:cs="Palatino Linotype"/>
          <w:sz w:val="20"/>
          <w:szCs w:val="20"/>
        </w:rPr>
        <w:t xml:space="preserve"> that growth rate should be expected to increase with (i) the c</w:t>
      </w:r>
      <w:r>
        <w:rPr>
          <w:rFonts w:ascii="Palatino Linotype" w:eastAsia="Palatino Linotype" w:hAnsi="Palatino Linotype" w:cs="Palatino Linotype"/>
          <w:sz w:val="20"/>
          <w:szCs w:val="20"/>
        </w:rPr>
        <w:t xml:space="preserve">atalytic capacity of catabolism </w:t>
      </w:r>
      <w:r w:rsidRPr="00D826B2">
        <w:rPr>
          <w:rFonts w:ascii="Palatino Linotype" w:eastAsia="Palatino Linotype" w:hAnsi="Palatino Linotype" w:cs="Palatino Linotype"/>
          <w:i/>
          <w:sz w:val="20"/>
          <w:szCs w:val="20"/>
        </w:rPr>
        <w:t>L</w:t>
      </w:r>
      <w:r w:rsidRPr="00D826B2">
        <w:rPr>
          <w:rFonts w:ascii="Palatino Linotype" w:eastAsia="Palatino Linotype" w:hAnsi="Palatino Linotype" w:cs="Palatino Linotype"/>
          <w:sz w:val="20"/>
          <w:szCs w:val="20"/>
        </w:rPr>
        <w:t>, (i</w:t>
      </w:r>
      <w:r>
        <w:rPr>
          <w:rFonts w:ascii="Palatino Linotype" w:eastAsia="Palatino Linotype" w:hAnsi="Palatino Linotype" w:cs="Palatino Linotype"/>
          <w:sz w:val="20"/>
          <w:szCs w:val="20"/>
        </w:rPr>
        <w:t>i</w:t>
      </w:r>
      <w:r w:rsidRPr="00D826B2">
        <w:rPr>
          <w:rFonts w:ascii="Palatino Linotype" w:eastAsia="Palatino Linotype" w:hAnsi="Palatino Linotype" w:cs="Palatino Linotype"/>
          <w:sz w:val="20"/>
          <w:szCs w:val="20"/>
        </w:rPr>
        <w:t xml:space="preserve">) the magnitude of the Gibbs energy of catabolism (which is </w:t>
      </w:r>
      <w:r>
        <w:rPr>
          <w:rFonts w:ascii="Palatino Linotype" w:eastAsia="Palatino Linotype" w:hAnsi="Palatino Linotype" w:cs="Palatino Linotype"/>
          <w:sz w:val="20"/>
          <w:szCs w:val="20"/>
        </w:rPr>
        <w:t>accordingly</w:t>
      </w:r>
      <w:r w:rsidRPr="00D826B2">
        <w:rPr>
          <w:rFonts w:ascii="Palatino Linotype" w:eastAsia="Palatino Linotype" w:hAnsi="Palatino Linotype" w:cs="Palatino Linotype"/>
          <w:sz w:val="20"/>
          <w:szCs w:val="20"/>
        </w:rPr>
        <w:t xml:space="preserve"> called the driving force for growth), (iii) the degree of coupling </w:t>
      </w:r>
      <w:r w:rsidRPr="00D826B2">
        <w:rPr>
          <w:rFonts w:ascii="Palatino Linotype" w:eastAsia="Palatino Linotype" w:hAnsi="Palatino Linotype" w:cs="Palatino Linotype"/>
          <w:i/>
          <w:sz w:val="20"/>
          <w:szCs w:val="20"/>
        </w:rPr>
        <w:t>q</w:t>
      </w:r>
      <w:r w:rsidRPr="00D826B2">
        <w:rPr>
          <w:rFonts w:ascii="Palatino Linotype" w:eastAsia="Palatino Linotype" w:hAnsi="Palatino Linotype" w:cs="Palatino Linotype"/>
          <w:sz w:val="20"/>
          <w:szCs w:val="20"/>
        </w:rPr>
        <w:t xml:space="preserve"> (i.e. if there is less ATP diverted to maintenance or proton leakage and the coupling thereby increases, the gro</w:t>
      </w:r>
      <w:r>
        <w:rPr>
          <w:rFonts w:ascii="Palatino Linotype" w:eastAsia="Palatino Linotype" w:hAnsi="Palatino Linotype" w:cs="Palatino Linotype"/>
          <w:sz w:val="20"/>
          <w:szCs w:val="20"/>
        </w:rPr>
        <w:t>wth rate should go up as well), and (iv) (at the lower force ratios, not at high force ratios where it will decrease due to increased effectiveness of the back pressure) the phenomenological stoichiometry Z.</w:t>
      </w:r>
      <w:del w:id="3061" w:author="Yanfei Zhang" w:date="2022-04-05T20:20:00Z">
        <w:r w:rsidDel="00395A08">
          <w:rPr>
            <w:rFonts w:ascii="Palatino Linotype" w:eastAsia="Palatino Linotype" w:hAnsi="Palatino Linotype" w:cs="Palatino Linotype"/>
            <w:sz w:val="20"/>
            <w:szCs w:val="20"/>
          </w:rPr>
          <w:delText xml:space="preserve"> </w:delText>
        </w:r>
      </w:del>
      <w:r>
        <w:rPr>
          <w:rFonts w:ascii="Palatino Linotype" w:eastAsia="Palatino Linotype" w:hAnsi="Palatino Linotype" w:cs="Palatino Linotype"/>
          <w:sz w:val="20"/>
          <w:szCs w:val="20"/>
        </w:rPr>
        <w:t xml:space="preserve"> </w:t>
      </w:r>
      <w:r w:rsidRPr="00D826B2">
        <w:rPr>
          <w:rFonts w:ascii="Palatino Linotype" w:eastAsia="Palatino Linotype" w:hAnsi="Palatino Linotype" w:cs="Palatino Linotype"/>
          <w:sz w:val="20"/>
          <w:szCs w:val="20"/>
        </w:rPr>
        <w:t xml:space="preserve">On the other hand the growth rate should decrease (v) with increasing back pressure from a higher Gibbs energy of growth </w:t>
      </w:r>
      <w:r>
        <w:rPr>
          <w:rFonts w:ascii="Palatino Linotype" w:eastAsia="Palatino Linotype" w:hAnsi="Palatino Linotype" w:cs="Palatino Linotype"/>
          <w:sz w:val="20"/>
          <w:szCs w:val="20"/>
        </w:rPr>
        <w:t xml:space="preserve">relative to the Gibbs energy of catabolism </w:t>
      </w:r>
      <w:r w:rsidRPr="00D826B2">
        <w:rPr>
          <w:rFonts w:ascii="Palatino Linotype" w:eastAsia="Palatino Linotype" w:hAnsi="Palatino Linotype" w:cs="Palatino Linotype"/>
          <w:sz w:val="20"/>
          <w:szCs w:val="20"/>
        </w:rPr>
        <w:t>(</w:t>
      </w:r>
      <m:oMath>
        <m:f>
          <m:fPr>
            <m:ctrlPr>
              <w:rPr>
                <w:rFonts w:ascii="Cambria Math" w:eastAsia="Cambria Math" w:hAnsi="Cambria Math" w:cs="Cambria Math"/>
                <w:i/>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a</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c</m:t>
                </m:r>
              </m:sub>
            </m:sSub>
          </m:den>
        </m:f>
        <m:r>
          <w:rPr>
            <w:rFonts w:ascii="Cambria Math" w:eastAsia="Cambria Math" w:hAnsi="Cambria Math" w:cs="Cambria Math"/>
            <w:sz w:val="20"/>
            <w:szCs w:val="20"/>
          </w:rPr>
          <m:t>=X</m:t>
        </m:r>
      </m:oMath>
      <w:r>
        <w:rPr>
          <w:rFonts w:ascii="Palatino Linotype" w:eastAsia="Palatino Linotype" w:hAnsi="Palatino Linotype" w:cs="Palatino Linotype"/>
          <w:sz w:val="20"/>
          <w:szCs w:val="20"/>
        </w:rPr>
        <w:t>).</w:t>
      </w:r>
    </w:p>
    <w:p w14:paraId="1E66F12D" w14:textId="66EF502E" w:rsidR="005B046F" w:rsidRPr="00107C83" w:rsidRDefault="004C3BD4" w:rsidP="005B046F">
      <w:pPr>
        <w:pBdr>
          <w:top w:val="nil"/>
          <w:left w:val="nil"/>
          <w:bottom w:val="nil"/>
          <w:right w:val="nil"/>
          <w:between w:val="nil"/>
        </w:pBdr>
        <w:spacing w:before="240" w:after="120" w:line="240" w:lineRule="auto"/>
        <w:ind w:right="432"/>
        <w:rPr>
          <w:rFonts w:ascii="Palatino Linotype" w:eastAsia="Palatino Linotype" w:hAnsi="Palatino Linotype" w:cs="Palatino Linotype"/>
          <w:i/>
          <w:sz w:val="20"/>
          <w:szCs w:val="20"/>
        </w:rPr>
      </w:pPr>
      <w:del w:id="3062" w:author="Yanfei Zhang" w:date="2022-04-05T20:04:00Z">
        <w:r w:rsidDel="00183A09">
          <w:rPr>
            <w:rFonts w:ascii="Palatino Linotype" w:eastAsia="Palatino Linotype" w:hAnsi="Palatino Linotype" w:cs="Palatino Linotype"/>
            <w:i/>
            <w:sz w:val="20"/>
            <w:szCs w:val="20"/>
          </w:rPr>
          <w:delText>S3</w:delText>
        </w:r>
      </w:del>
      <w:ins w:id="3063" w:author="Yanfei Zhang" w:date="2022-04-05T20:04:00Z">
        <w:r w:rsidR="00183A09">
          <w:rPr>
            <w:rFonts w:ascii="Palatino Linotype" w:eastAsia="Palatino Linotype" w:hAnsi="Palatino Linotype" w:cs="Palatino Linotype"/>
            <w:i/>
            <w:sz w:val="20"/>
            <w:szCs w:val="20"/>
          </w:rPr>
          <w:t>S2</w:t>
        </w:r>
      </w:ins>
      <w:r>
        <w:rPr>
          <w:rFonts w:ascii="Palatino Linotype" w:eastAsia="Palatino Linotype" w:hAnsi="Palatino Linotype" w:cs="Palatino Linotype"/>
          <w:i/>
          <w:sz w:val="20"/>
          <w:szCs w:val="20"/>
        </w:rPr>
        <w:t>.3</w:t>
      </w:r>
      <w:r w:rsidR="005B046F" w:rsidRPr="00107C83">
        <w:rPr>
          <w:rFonts w:ascii="Palatino Linotype" w:eastAsia="Palatino Linotype" w:hAnsi="Palatino Linotype" w:cs="Palatino Linotype"/>
          <w:i/>
          <w:sz w:val="20"/>
          <w:szCs w:val="20"/>
        </w:rPr>
        <w:t>. Variations in the phenomenological stoichiometry could improve ATP synthesis and growth</w:t>
      </w:r>
    </w:p>
    <w:p w14:paraId="6E3F0FD4" w14:textId="3E0677C7" w:rsidR="005B046F" w:rsidRDefault="005B046F" w:rsidP="005B046F">
      <w:pPr>
        <w:pBdr>
          <w:top w:val="nil"/>
          <w:left w:val="nil"/>
          <w:bottom w:val="nil"/>
          <w:right w:val="nil"/>
          <w:between w:val="nil"/>
        </w:pBdr>
        <w:adjustRightInd w:val="0"/>
        <w:snapToGrid w:val="0"/>
        <w:spacing w:line="240" w:lineRule="auto"/>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Various authors have considered the variation of the output flux (here ATP synthesis </w:t>
      </w:r>
      <w:r w:rsidRPr="007B44EF">
        <w:rPr>
          <w:rFonts w:ascii="Palatino Linotype" w:eastAsia="Palatino Linotype" w:hAnsi="Palatino Linotype" w:cs="Palatino Linotype"/>
          <w:i/>
          <w:sz w:val="20"/>
          <w:szCs w:val="20"/>
        </w:rPr>
        <w:t>–J</w:t>
      </w:r>
      <w:r w:rsidRPr="007B44EF">
        <w:rPr>
          <w:rFonts w:ascii="Palatino Linotype" w:eastAsia="Palatino Linotype" w:hAnsi="Palatino Linotype" w:cs="Palatino Linotype"/>
          <w:i/>
          <w:sz w:val="20"/>
          <w:szCs w:val="20"/>
          <w:vertAlign w:val="subscript"/>
        </w:rPr>
        <w:t>p</w:t>
      </w:r>
      <w:r>
        <w:rPr>
          <w:rFonts w:ascii="Palatino Linotype" w:eastAsia="Palatino Linotype" w:hAnsi="Palatino Linotype" w:cs="Palatino Linotype"/>
          <w:sz w:val="20"/>
          <w:szCs w:val="20"/>
        </w:rPr>
        <w:t xml:space="preserve"> or growth rate </w:t>
      </w:r>
      <w:r w:rsidRPr="007B44EF">
        <w:rPr>
          <w:rFonts w:ascii="Palatino Linotype" w:eastAsia="Palatino Linotype" w:hAnsi="Palatino Linotype" w:cs="Palatino Linotype"/>
          <w:i/>
          <w:sz w:val="20"/>
          <w:szCs w:val="20"/>
        </w:rPr>
        <w:t>-J</w:t>
      </w:r>
      <w:r w:rsidRPr="007B44EF">
        <w:rPr>
          <w:rFonts w:ascii="Palatino Linotype" w:eastAsia="Palatino Linotype" w:hAnsi="Palatino Linotype" w:cs="Palatino Linotype"/>
          <w:i/>
          <w:sz w:val="20"/>
          <w:szCs w:val="20"/>
          <w:vertAlign w:val="subscript"/>
        </w:rPr>
        <w:t>a</w:t>
      </w:r>
      <w:r>
        <w:rPr>
          <w:rFonts w:ascii="Palatino Linotype" w:eastAsia="Palatino Linotype" w:hAnsi="Palatino Linotype" w:cs="Palatino Linotype"/>
          <w:sz w:val="20"/>
          <w:szCs w:val="20"/>
        </w:rPr>
        <w:t>), yield (-</w:t>
      </w:r>
      <w:r w:rsidRPr="007B44EF">
        <w:rPr>
          <w:rFonts w:ascii="Palatino Linotype" w:eastAsia="Palatino Linotype" w:hAnsi="Palatino Linotype" w:cs="Palatino Linotype"/>
          <w:i/>
          <w:sz w:val="20"/>
          <w:szCs w:val="20"/>
        </w:rPr>
        <w:t>J</w:t>
      </w:r>
      <w:r w:rsidRPr="007B44EF">
        <w:rPr>
          <w:rFonts w:ascii="Palatino Linotype" w:eastAsia="Palatino Linotype" w:hAnsi="Palatino Linotype" w:cs="Palatino Linotype"/>
          <w:i/>
          <w:sz w:val="20"/>
          <w:szCs w:val="20"/>
          <w:vertAlign w:val="subscript"/>
        </w:rPr>
        <w:t>a</w:t>
      </w:r>
      <w:r w:rsidRPr="007B44EF">
        <w:rPr>
          <w:rFonts w:ascii="Palatino Linotype" w:eastAsia="Palatino Linotype" w:hAnsi="Palatino Linotype" w:cs="Palatino Linotype"/>
          <w:i/>
          <w:sz w:val="20"/>
          <w:szCs w:val="20"/>
        </w:rPr>
        <w:t>/J</w:t>
      </w:r>
      <w:r w:rsidRPr="007B44EF">
        <w:rPr>
          <w:rFonts w:ascii="Palatino Linotype" w:eastAsia="Palatino Linotype" w:hAnsi="Palatino Linotype" w:cs="Palatino Linotype"/>
          <w:i/>
          <w:sz w:val="20"/>
          <w:szCs w:val="20"/>
          <w:vertAlign w:val="subscript"/>
        </w:rPr>
        <w:t>c</w:t>
      </w:r>
      <w:r w:rsidRPr="007B44EF">
        <w:rPr>
          <w:rFonts w:ascii="Palatino Linotype" w:eastAsia="Palatino Linotype" w:hAnsi="Palatino Linotype" w:cs="Palatino Linotype"/>
          <w:i/>
          <w:sz w:val="20"/>
          <w:szCs w:val="20"/>
        </w:rPr>
        <w:t>),</w:t>
      </w:r>
      <w:r>
        <w:rPr>
          <w:rFonts w:ascii="Palatino Linotype" w:eastAsia="Palatino Linotype" w:hAnsi="Palatino Linotype" w:cs="Palatino Linotype"/>
          <w:sz w:val="20"/>
          <w:szCs w:val="20"/>
        </w:rPr>
        <w:t xml:space="preserve"> and thermodynamic efficiency (</w:t>
      </w:r>
      <m:oMath>
        <m:r>
          <w:rPr>
            <w:rFonts w:ascii="Cambria Math" w:eastAsia="Palatino Linotype" w:hAnsi="Cambria Math" w:cs="Palatino Linotype"/>
            <w:sz w:val="20"/>
            <w:szCs w:val="20"/>
          </w:rPr>
          <m:t>η≝-</m:t>
        </m:r>
        <m:f>
          <m:fPr>
            <m:ctrlPr>
              <w:rPr>
                <w:rFonts w:ascii="Cambria Math" w:eastAsia="Palatino Linotype" w:hAnsi="Cambria Math" w:cs="Palatino Linotype"/>
                <w:i/>
                <w:sz w:val="20"/>
                <w:szCs w:val="20"/>
              </w:rPr>
            </m:ctrlPr>
          </m:fPr>
          <m:num>
            <m:sSub>
              <m:sSubPr>
                <m:ctrlPr>
                  <w:rPr>
                    <w:rFonts w:ascii="Cambria Math" w:eastAsia="Palatino Linotype" w:hAnsi="Cambria Math" w:cs="Palatino Linotype"/>
                    <w:i/>
                    <w:sz w:val="20"/>
                    <w:szCs w:val="20"/>
                  </w:rPr>
                </m:ctrlPr>
              </m:sSubPr>
              <m:e>
                <m:r>
                  <w:rPr>
                    <w:rFonts w:ascii="Cambria Math" w:eastAsia="Palatino Linotype" w:hAnsi="Cambria Math" w:cs="Palatino Linotype"/>
                    <w:sz w:val="20"/>
                    <w:szCs w:val="20"/>
                  </w:rPr>
                  <m:t>J</m:t>
                </m:r>
              </m:e>
              <m:sub>
                <m:r>
                  <w:rPr>
                    <w:rFonts w:ascii="Cambria Math" w:eastAsia="Palatino Linotype" w:hAnsi="Cambria Math" w:cs="Palatino Linotype"/>
                    <w:sz w:val="20"/>
                    <w:szCs w:val="20"/>
                  </w:rPr>
                  <m:t>a</m:t>
                </m:r>
              </m:sub>
            </m:sSub>
          </m:num>
          <m:den>
            <m:sSub>
              <m:sSubPr>
                <m:ctrlPr>
                  <w:rPr>
                    <w:rFonts w:ascii="Cambria Math" w:eastAsia="Palatino Linotype" w:hAnsi="Cambria Math" w:cs="Palatino Linotype"/>
                    <w:i/>
                    <w:sz w:val="20"/>
                    <w:szCs w:val="20"/>
                  </w:rPr>
                </m:ctrlPr>
              </m:sSubPr>
              <m:e>
                <m:r>
                  <w:rPr>
                    <w:rFonts w:ascii="Cambria Math" w:eastAsia="Palatino Linotype" w:hAnsi="Cambria Math" w:cs="Palatino Linotype"/>
                    <w:sz w:val="20"/>
                    <w:szCs w:val="20"/>
                  </w:rPr>
                  <m:t>J</m:t>
                </m:r>
              </m:e>
              <m:sub>
                <m:r>
                  <w:rPr>
                    <w:rFonts w:ascii="Cambria Math" w:eastAsia="Palatino Linotype" w:hAnsi="Cambria Math" w:cs="Palatino Linotype"/>
                    <w:sz w:val="20"/>
                    <w:szCs w:val="20"/>
                  </w:rPr>
                  <m:t>c</m:t>
                </m:r>
              </m:sub>
            </m:sSub>
          </m:den>
        </m:f>
        <m:r>
          <w:rPr>
            <w:rFonts w:ascii="Cambria Math" w:eastAsia="Palatino Linotype" w:hAnsi="Cambria Math" w:cs="Palatino Linotype"/>
            <w:sz w:val="20"/>
            <w:szCs w:val="20"/>
          </w:rPr>
          <m:t>∙Χ</m:t>
        </m:r>
      </m:oMath>
      <w:r>
        <w:rPr>
          <w:rFonts w:ascii="Palatino Linotype" w:eastAsia="Palatino Linotype" w:hAnsi="Palatino Linotype" w:cs="Palatino Linotype"/>
          <w:sz w:val="20"/>
          <w:szCs w:val="20"/>
        </w:rPr>
        <w:t xml:space="preserve">) with the Gibbs energy (‘force’) ratio </w:t>
      </w:r>
      <m:oMath>
        <m:r>
          <w:rPr>
            <w:rFonts w:ascii="Cambria Math" w:eastAsia="Palatino Linotype" w:hAnsi="Cambria Math" w:cs="Palatino Linotype"/>
            <w:sz w:val="20"/>
            <w:szCs w:val="20"/>
          </w:rPr>
          <m:t>Χ</m:t>
        </m:r>
        <m:r>
          <w:rPr>
            <w:rFonts w:ascii="Cambria Math" w:eastAsia="Cambria Math" w:hAnsi="Cambria Math" w:cs="Cambria Math"/>
            <w:sz w:val="20"/>
            <w:szCs w:val="20"/>
          </w:rPr>
          <m:t>≝</m:t>
        </m:r>
        <m:f>
          <m:fPr>
            <m:ctrlPr>
              <w:rPr>
                <w:rFonts w:ascii="Cambria Math" w:eastAsia="Cambria Math" w:hAnsi="Cambria Math" w:cs="Cambria Math"/>
                <w:i/>
                <w:sz w:val="20"/>
                <w:szCs w:val="20"/>
              </w:rPr>
            </m:ctrlPr>
          </m:fPr>
          <m:num>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c</m:t>
                </m:r>
              </m:sub>
            </m:sSub>
          </m:num>
          <m:den>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a</m:t>
                </m:r>
              </m:sub>
            </m:sSub>
          </m:den>
        </m:f>
      </m:oMath>
      <w:r w:rsidRPr="007B44EF">
        <w:rPr>
          <w:rFonts w:ascii="Palatino Linotype" w:eastAsia="Palatino Linotype" w:hAnsi="Palatino Linotype" w:cs="Palatino Linotype"/>
          <w:sz w:val="20"/>
          <w:szCs w:val="20"/>
        </w:rPr>
        <w:t xml:space="preserve"> .</w:t>
      </w:r>
      <w:r>
        <w:rPr>
          <w:rFonts w:ascii="Palatino Linotype" w:eastAsia="Palatino Linotype" w:hAnsi="Palatino Linotype" w:cs="Palatino Linotype"/>
          <w:sz w:val="20"/>
          <w:szCs w:val="20"/>
        </w:rPr>
        <w:t xml:space="preserve">  They did this for degrees of coupling equal to or smaller than 1 and then found that in the latter case the ratio of output flux to input flux decreased from Z to zero with increasing counteracting force ratio X, whilst Z was constant (both q and Z are independent of the force ratio X). This is concordant with the curve shown for  </w:t>
      </w:r>
      <m:oMath>
        <m:r>
          <w:rPr>
            <w:rFonts w:ascii="Cambria Math" w:eastAsia="Palatino Linotype" w:hAnsi="Cambria Math" w:cs="Palatino Linotype"/>
            <w:sz w:val="20"/>
            <w:szCs w:val="20"/>
          </w:rPr>
          <m:t>-</m:t>
        </m:r>
        <m:f>
          <m:fPr>
            <m:ctrlPr>
              <w:rPr>
                <w:rFonts w:ascii="Cambria Math" w:eastAsia="Palatino Linotype" w:hAnsi="Cambria Math" w:cs="Palatino Linotype"/>
                <w:i/>
                <w:sz w:val="20"/>
                <w:szCs w:val="20"/>
              </w:rPr>
            </m:ctrlPr>
          </m:fPr>
          <m:num>
            <m:sSub>
              <m:sSubPr>
                <m:ctrlPr>
                  <w:rPr>
                    <w:rFonts w:ascii="Cambria Math" w:eastAsia="Palatino Linotype" w:hAnsi="Cambria Math" w:cs="Palatino Linotype"/>
                    <w:i/>
                    <w:sz w:val="20"/>
                    <w:szCs w:val="20"/>
                  </w:rPr>
                </m:ctrlPr>
              </m:sSubPr>
              <m:e>
                <m:r>
                  <w:rPr>
                    <w:rFonts w:ascii="Cambria Math" w:eastAsia="Palatino Linotype" w:hAnsi="Cambria Math" w:cs="Palatino Linotype"/>
                    <w:sz w:val="20"/>
                    <w:szCs w:val="20"/>
                  </w:rPr>
                  <m:t>J</m:t>
                </m:r>
              </m:e>
              <m:sub>
                <m:r>
                  <w:rPr>
                    <w:rFonts w:ascii="Cambria Math" w:eastAsia="Palatino Linotype" w:hAnsi="Cambria Math" w:cs="Palatino Linotype"/>
                    <w:sz w:val="20"/>
                    <w:szCs w:val="20"/>
                  </w:rPr>
                  <m:t>p</m:t>
                </m:r>
              </m:sub>
            </m:sSub>
          </m:num>
          <m:den>
            <m:sSub>
              <m:sSubPr>
                <m:ctrlPr>
                  <w:rPr>
                    <w:rFonts w:ascii="Cambria Math" w:eastAsia="Palatino Linotype" w:hAnsi="Cambria Math" w:cs="Palatino Linotype"/>
                    <w:i/>
                    <w:sz w:val="20"/>
                    <w:szCs w:val="20"/>
                  </w:rPr>
                </m:ctrlPr>
              </m:sSubPr>
              <m:e>
                <m:r>
                  <w:rPr>
                    <w:rFonts w:ascii="Cambria Math" w:eastAsia="Palatino Linotype" w:hAnsi="Cambria Math" w:cs="Palatino Linotype"/>
                    <w:sz w:val="20"/>
                    <w:szCs w:val="20"/>
                  </w:rPr>
                  <m:t>J</m:t>
                </m:r>
              </m:e>
              <m:sub>
                <m:r>
                  <w:rPr>
                    <w:rFonts w:ascii="Cambria Math" w:eastAsia="Palatino Linotype" w:hAnsi="Cambria Math" w:cs="Palatino Linotype"/>
                    <w:sz w:val="20"/>
                    <w:szCs w:val="20"/>
                  </w:rPr>
                  <m:t>c</m:t>
                </m:r>
              </m:sub>
            </m:sSub>
          </m:den>
        </m:f>
      </m:oMath>
      <w:r>
        <w:rPr>
          <w:rFonts w:ascii="Palatino Linotype" w:eastAsia="Palatino Linotype" w:hAnsi="Palatino Linotype" w:cs="Palatino Linotype"/>
          <w:sz w:val="20"/>
          <w:szCs w:val="20"/>
        </w:rPr>
        <w:t xml:space="preserve">  in Figure S</w:t>
      </w:r>
      <w:ins w:id="3064" w:author="Yanfei Zhang" w:date="2022-04-05T20:03:00Z">
        <w:r w:rsidR="00183A09">
          <w:rPr>
            <w:rFonts w:ascii="Palatino Linotype" w:eastAsia="Palatino Linotype" w:hAnsi="Palatino Linotype" w:cs="Palatino Linotype"/>
            <w:sz w:val="20"/>
            <w:szCs w:val="20"/>
          </w:rPr>
          <w:t>2</w:t>
        </w:r>
      </w:ins>
      <w:del w:id="3065" w:author="Yanfei Zhang" w:date="2022-04-05T20:03:00Z">
        <w:r w:rsidDel="00183A09">
          <w:rPr>
            <w:rFonts w:ascii="Palatino Linotype" w:eastAsia="Palatino Linotype" w:hAnsi="Palatino Linotype" w:cs="Palatino Linotype"/>
            <w:sz w:val="20"/>
            <w:szCs w:val="20"/>
          </w:rPr>
          <w:delText>5</w:delText>
        </w:r>
      </w:del>
      <w:r>
        <w:rPr>
          <w:rFonts w:ascii="Palatino Linotype" w:eastAsia="Palatino Linotype" w:hAnsi="Palatino Linotype" w:cs="Palatino Linotype"/>
          <w:sz w:val="20"/>
          <w:szCs w:val="20"/>
        </w:rPr>
        <w:t>.</w:t>
      </w:r>
    </w:p>
    <w:p w14:paraId="044F38F9" w14:textId="77777777" w:rsidR="005B046F" w:rsidRDefault="005B046F" w:rsidP="005B046F">
      <w:pPr>
        <w:pBdr>
          <w:top w:val="nil"/>
          <w:left w:val="nil"/>
          <w:bottom w:val="nil"/>
          <w:right w:val="nil"/>
          <w:between w:val="nil"/>
        </w:pBdr>
        <w:spacing w:line="240" w:lineRule="auto"/>
        <w:ind w:firstLine="432"/>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Stucki also considered the dependence of the performance of mitochondrial oxidative phosphorylation on the degree of coupling q </w:t>
      </w:r>
      <w:r>
        <w:rPr>
          <w:rFonts w:ascii="Palatino Linotype" w:eastAsia="Palatino Linotype" w:hAnsi="Palatino Linotype" w:cs="Palatino Linotype"/>
          <w:sz w:val="20"/>
          <w:szCs w:val="20"/>
        </w:rPr>
        <w:fldChar w:fldCharType="begin" w:fldLock="1"/>
      </w:r>
      <w:r>
        <w:rPr>
          <w:rFonts w:ascii="Palatino Linotype" w:eastAsia="Palatino Linotype" w:hAnsi="Palatino Linotype" w:cs="Palatino Linotype"/>
          <w:sz w:val="20"/>
          <w:szCs w:val="20"/>
        </w:rPr>
        <w:instrText>ADDIN CSL_CITATION {"citationItems":[{"id":"ITEM-1","itemData":{"author":[{"dropping-particle":"","family":"Stucki","given":"Jorg W","non-dropping-particle":"","parse-names":false,"suffix":""}],"container-title":"Eur. J. Biochem.","id":"ITEM-1","issued":{"date-parts":[["1980"]]},"page":"257-267","title":"The thermodynamic-Buffer Enzymes","type":"article-journal","volume":"109"},"uris":["http://www.mendeley.com/documents/?uuid=9814d189-55d2-4fda-9c63-b5907702e887"]}],"mendeley":{"formattedCitation":"(Stucki, 1980)","plainTextFormattedCitation":"(Stucki, 1980)","previouslyFormattedCitation":"(Stucki, 1980)"},"properties":{"noteIndex":0},"schema":"https://github.com/citation-style-language/schema/raw/master/csl-citation.json"}</w:instrText>
      </w:r>
      <w:r>
        <w:rPr>
          <w:rFonts w:ascii="Palatino Linotype" w:eastAsia="Palatino Linotype" w:hAnsi="Palatino Linotype" w:cs="Palatino Linotype"/>
          <w:sz w:val="20"/>
          <w:szCs w:val="20"/>
        </w:rPr>
        <w:fldChar w:fldCharType="separate"/>
      </w:r>
      <w:r w:rsidRPr="00D826B2">
        <w:rPr>
          <w:rFonts w:ascii="Palatino Linotype" w:eastAsia="Palatino Linotype" w:hAnsi="Palatino Linotype" w:cs="Palatino Linotype"/>
          <w:noProof/>
          <w:sz w:val="20"/>
          <w:szCs w:val="20"/>
        </w:rPr>
        <w:t>(Stucki, 1980)</w:t>
      </w:r>
      <w:r>
        <w:rPr>
          <w:rFonts w:ascii="Palatino Linotype" w:eastAsia="Palatino Linotype" w:hAnsi="Palatino Linotype" w:cs="Palatino Linotype"/>
          <w:sz w:val="20"/>
          <w:szCs w:val="20"/>
        </w:rPr>
        <w:fldChar w:fldCharType="end"/>
      </w:r>
      <w:r>
        <w:rPr>
          <w:rFonts w:ascii="Palatino Linotype" w:eastAsia="Palatino Linotype" w:hAnsi="Palatino Linotype" w:cs="Palatino Linotype"/>
          <w:sz w:val="20"/>
          <w:szCs w:val="20"/>
        </w:rPr>
        <w:t xml:space="preserve">. He considered the possibility of dual optimization, consisting of adjustments of both the force ratio X and the degree of coupling q so as to obtain optimality in terms of two rather than one criteria. This seemed to explain incomplete coupling in mammalian mitochondria </w:t>
      </w:r>
      <w:r>
        <w:rPr>
          <w:rFonts w:ascii="Palatino Linotype" w:eastAsia="Palatino Linotype" w:hAnsi="Palatino Linotype" w:cs="Palatino Linotype"/>
          <w:sz w:val="20"/>
          <w:szCs w:val="20"/>
        </w:rPr>
        <w:fldChar w:fldCharType="begin" w:fldLock="1"/>
      </w:r>
      <w:r>
        <w:rPr>
          <w:rFonts w:ascii="Palatino Linotype" w:eastAsia="Palatino Linotype" w:hAnsi="Palatino Linotype" w:cs="Palatino Linotype"/>
          <w:sz w:val="20"/>
          <w:szCs w:val="20"/>
        </w:rPr>
        <w:instrText>ADDIN CSL_CITATION {"citationItems":[{"id":"ITEM-1","itemData":{"author":[{"dropping-particle":"","family":"Stucki","given":"Jorg W","non-dropping-particle":"","parse-names":false,"suffix":""}],"container-title":"Eur. J. Biochem.","id":"ITEM-1","issued":{"date-parts":[["1980"]]},"page":"257-267","title":"The thermodynamic-Buffer Enzymes","type":"article-journal","volume":"109"},"uris":["http://www.mendeley.com/documents/?uuid=9814d189-55d2-4fda-9c63-b5907702e887"]}],"mendeley":{"formattedCitation":"(Stucki, 1980)","plainTextFormattedCitation":"(Stucki, 1980)","previouslyFormattedCitation":"(Stucki, 1980)"},"properties":{"noteIndex":0},"schema":"https://github.com/citation-style-language/schema/raw/master/csl-citation.json"}</w:instrText>
      </w:r>
      <w:r>
        <w:rPr>
          <w:rFonts w:ascii="Palatino Linotype" w:eastAsia="Palatino Linotype" w:hAnsi="Palatino Linotype" w:cs="Palatino Linotype"/>
          <w:sz w:val="20"/>
          <w:szCs w:val="20"/>
        </w:rPr>
        <w:fldChar w:fldCharType="separate"/>
      </w:r>
      <w:r w:rsidRPr="00D826B2">
        <w:rPr>
          <w:rFonts w:ascii="Palatino Linotype" w:eastAsia="Palatino Linotype" w:hAnsi="Palatino Linotype" w:cs="Palatino Linotype"/>
          <w:noProof/>
          <w:sz w:val="20"/>
          <w:szCs w:val="20"/>
        </w:rPr>
        <w:t>(Stucki, 1980)</w:t>
      </w:r>
      <w:r>
        <w:rPr>
          <w:rFonts w:ascii="Palatino Linotype" w:eastAsia="Palatino Linotype" w:hAnsi="Palatino Linotype" w:cs="Palatino Linotype"/>
          <w:sz w:val="20"/>
          <w:szCs w:val="20"/>
        </w:rPr>
        <w:fldChar w:fldCharType="end"/>
      </w:r>
      <w:r>
        <w:rPr>
          <w:rFonts w:ascii="Palatino Linotype" w:eastAsia="Palatino Linotype" w:hAnsi="Palatino Linotype" w:cs="Palatino Linotype"/>
          <w:sz w:val="20"/>
          <w:szCs w:val="20"/>
        </w:rPr>
        <w:t>. It also led to the concept that microbial growth may be optimized for both efficiency and growth rate (</w:t>
      </w:r>
      <w:proofErr w:type="spellStart"/>
      <w:r>
        <w:rPr>
          <w:rFonts w:ascii="Palatino Linotype" w:eastAsia="Palatino Linotype" w:hAnsi="Palatino Linotype" w:cs="Palatino Linotype"/>
          <w:sz w:val="20"/>
          <w:szCs w:val="20"/>
        </w:rPr>
        <w:t>Westerhoff</w:t>
      </w:r>
      <w:proofErr w:type="spellEnd"/>
      <w:r>
        <w:rPr>
          <w:rFonts w:ascii="Palatino Linotype" w:eastAsia="Palatino Linotype" w:hAnsi="Palatino Linotype" w:cs="Palatino Linotype"/>
          <w:sz w:val="20"/>
          <w:szCs w:val="20"/>
        </w:rPr>
        <w:t xml:space="preserve"> et al., 1983; </w:t>
      </w:r>
      <w:proofErr w:type="spellStart"/>
      <w:r>
        <w:rPr>
          <w:rFonts w:ascii="Palatino Linotype" w:eastAsia="Palatino Linotype" w:hAnsi="Palatino Linotype" w:cs="Palatino Linotype"/>
          <w:sz w:val="20"/>
          <w:szCs w:val="20"/>
        </w:rPr>
        <w:t>Westerhoff</w:t>
      </w:r>
      <w:proofErr w:type="spellEnd"/>
      <w:r>
        <w:rPr>
          <w:rFonts w:ascii="Palatino Linotype" w:eastAsia="Palatino Linotype" w:hAnsi="Palatino Linotype" w:cs="Palatino Linotype"/>
          <w:sz w:val="20"/>
          <w:szCs w:val="20"/>
        </w:rPr>
        <w:t xml:space="preserve"> and Van Dam, 1987).</w:t>
      </w:r>
    </w:p>
    <w:p w14:paraId="6E494CCB" w14:textId="75902B91" w:rsidR="005B046F" w:rsidRDefault="005B046F" w:rsidP="005B046F">
      <w:pPr>
        <w:pBdr>
          <w:top w:val="nil"/>
          <w:left w:val="nil"/>
          <w:bottom w:val="nil"/>
          <w:right w:val="nil"/>
          <w:between w:val="nil"/>
        </w:pBdr>
        <w:spacing w:line="240" w:lineRule="auto"/>
        <w:ind w:firstLine="432"/>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lastRenderedPageBreak/>
        <w:t xml:space="preserve">Little attention has been paid to dependencies on the stoichiometry Z: being a stoichiometry, Z was considered immutable. In this paper we break with this tradition and focus on variations of Z and subsequently on the, related, variations of </w:t>
      </w:r>
      <w:proofErr w:type="spellStart"/>
      <w:r w:rsidRPr="0004481F">
        <w:rPr>
          <w:rFonts w:ascii="Palatino Linotype" w:eastAsia="Palatino Linotype" w:hAnsi="Palatino Linotype" w:cs="Palatino Linotype"/>
          <w:i/>
          <w:sz w:val="20"/>
          <w:szCs w:val="20"/>
        </w:rPr>
        <w:t>n</w:t>
      </w:r>
      <w:proofErr w:type="spellEnd"/>
      <w:r w:rsidRPr="0004481F">
        <w:rPr>
          <w:rFonts w:ascii="Palatino Linotype" w:eastAsia="Palatino Linotype" w:hAnsi="Palatino Linotype" w:cs="Palatino Linotype"/>
          <w:i/>
          <w:sz w:val="20"/>
          <w:szCs w:val="20"/>
        </w:rPr>
        <w:t>(X)</w:t>
      </w:r>
      <w:r>
        <w:rPr>
          <w:rFonts w:ascii="Palatino Linotype" w:eastAsia="Palatino Linotype" w:hAnsi="Palatino Linotype" w:cs="Palatino Linotype"/>
          <w:sz w:val="20"/>
          <w:szCs w:val="20"/>
        </w:rPr>
        <w:t xml:space="preserve">, which we shall call ‘gear shifting’. Figure </w:t>
      </w:r>
      <w:del w:id="3066" w:author="Yanfei Zhang" w:date="2022-04-05T20:07:00Z">
        <w:r w:rsidDel="00183A09">
          <w:rPr>
            <w:rFonts w:ascii="Palatino Linotype" w:eastAsia="Palatino Linotype" w:hAnsi="Palatino Linotype" w:cs="Palatino Linotype"/>
            <w:sz w:val="20"/>
            <w:szCs w:val="20"/>
          </w:rPr>
          <w:delText xml:space="preserve">S6A </w:delText>
        </w:r>
      </w:del>
      <w:ins w:id="3067" w:author="Yanfei Zhang" w:date="2022-04-05T20:07:00Z">
        <w:r w:rsidR="00183A09">
          <w:rPr>
            <w:rFonts w:ascii="Palatino Linotype" w:eastAsia="Palatino Linotype" w:hAnsi="Palatino Linotype" w:cs="Palatino Linotype"/>
            <w:sz w:val="20"/>
            <w:szCs w:val="20"/>
          </w:rPr>
          <w:t xml:space="preserve">S3A </w:t>
        </w:r>
      </w:ins>
      <w:r>
        <w:rPr>
          <w:rFonts w:ascii="Palatino Linotype" w:eastAsia="Palatino Linotype" w:hAnsi="Palatino Linotype" w:cs="Palatino Linotype"/>
          <w:sz w:val="20"/>
          <w:szCs w:val="20"/>
        </w:rPr>
        <w:t xml:space="preserve">shows how for four pathways that only differ in the magnitude of their phenomenological stoichiometry Z whilst having the same degree of coupling q, the ATP synthesis flux varies with the counteracting force ratio X. For the four phenomenological </w:t>
      </w:r>
      <w:proofErr w:type="spellStart"/>
      <w:r>
        <w:rPr>
          <w:rFonts w:ascii="Palatino Linotype" w:eastAsia="Palatino Linotype" w:hAnsi="Palatino Linotype" w:cs="Palatino Linotype"/>
          <w:sz w:val="20"/>
          <w:szCs w:val="20"/>
        </w:rPr>
        <w:t>stoichiometries</w:t>
      </w:r>
      <w:proofErr w:type="spellEnd"/>
      <w:r>
        <w:rPr>
          <w:rFonts w:ascii="Palatino Linotype" w:eastAsia="Palatino Linotype" w:hAnsi="Palatino Linotype" w:cs="Palatino Linotype"/>
          <w:sz w:val="20"/>
          <w:szCs w:val="20"/>
        </w:rPr>
        <w:t xml:space="preserve"> Figure </w:t>
      </w:r>
      <w:del w:id="3068" w:author="Yanfei Zhang" w:date="2022-04-05T20:07:00Z">
        <w:r w:rsidDel="00183A09">
          <w:rPr>
            <w:rFonts w:ascii="Palatino Linotype" w:eastAsia="Palatino Linotype" w:hAnsi="Palatino Linotype" w:cs="Palatino Linotype"/>
            <w:sz w:val="20"/>
            <w:szCs w:val="20"/>
          </w:rPr>
          <w:delText xml:space="preserve">S6B </w:delText>
        </w:r>
      </w:del>
      <w:ins w:id="3069" w:author="Yanfei Zhang" w:date="2022-04-05T20:07:00Z">
        <w:r w:rsidR="00183A09">
          <w:rPr>
            <w:rFonts w:ascii="Palatino Linotype" w:eastAsia="Palatino Linotype" w:hAnsi="Palatino Linotype" w:cs="Palatino Linotype"/>
            <w:sz w:val="20"/>
            <w:szCs w:val="20"/>
          </w:rPr>
          <w:t xml:space="preserve">S3B </w:t>
        </w:r>
      </w:ins>
      <w:r>
        <w:rPr>
          <w:rFonts w:ascii="Palatino Linotype" w:eastAsia="Palatino Linotype" w:hAnsi="Palatino Linotype" w:cs="Palatino Linotype"/>
          <w:sz w:val="20"/>
          <w:szCs w:val="20"/>
        </w:rPr>
        <w:t>shows how the flux-ratio stoichiometry decreases with the increasing force ratio</w:t>
      </w:r>
      <w:del w:id="3070" w:author="Yanfei Zhang" w:date="2022-04-05T20:07:00Z">
        <w:r w:rsidDel="00183A09">
          <w:rPr>
            <w:rFonts w:ascii="Palatino Linotype" w:eastAsia="Palatino Linotype" w:hAnsi="Palatino Linotype" w:cs="Palatino Linotype"/>
            <w:sz w:val="20"/>
            <w:szCs w:val="20"/>
          </w:rPr>
          <w:delText xml:space="preserve"> </w:delText>
        </w:r>
        <w:r w:rsidRPr="00A13A4A" w:rsidDel="00183A09">
          <w:rPr>
            <w:rFonts w:ascii="Palatino Linotype" w:eastAsia="Palatino Linotype" w:hAnsi="Palatino Linotype" w:cs="Palatino Linotype"/>
            <w:sz w:val="20"/>
            <w:szCs w:val="20"/>
            <w:highlight w:val="yellow"/>
          </w:rPr>
          <w:delText>NEEDS TO BE ADDED</w:delText>
        </w:r>
      </w:del>
      <w:r>
        <w:rPr>
          <w:rFonts w:ascii="Palatino Linotype" w:eastAsia="Palatino Linotype" w:hAnsi="Palatino Linotype" w:cs="Palatino Linotype"/>
          <w:sz w:val="20"/>
          <w:szCs w:val="20"/>
        </w:rPr>
        <w:t xml:space="preserve">.   </w:t>
      </w:r>
    </w:p>
    <w:p w14:paraId="0D140BA0" w14:textId="42E3A91A" w:rsidR="005B046F" w:rsidRDefault="005B046F" w:rsidP="005B046F">
      <w:pPr>
        <w:pBdr>
          <w:top w:val="nil"/>
          <w:left w:val="nil"/>
          <w:bottom w:val="nil"/>
          <w:right w:val="nil"/>
          <w:between w:val="nil"/>
        </w:pBdr>
        <w:spacing w:line="240" w:lineRule="auto"/>
        <w:ind w:firstLine="432"/>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At low counteracting force ratio the pathway with the highest phenomenological stoichiometry Z makes most ATP, but with increasing force ratio its ATP synthesis flux decreases strongly, more so than for pathways with lower phenomenological </w:t>
      </w:r>
      <w:proofErr w:type="spellStart"/>
      <w:r>
        <w:rPr>
          <w:rFonts w:ascii="Palatino Linotype" w:eastAsia="Palatino Linotype" w:hAnsi="Palatino Linotype" w:cs="Palatino Linotype"/>
          <w:sz w:val="20"/>
          <w:szCs w:val="20"/>
        </w:rPr>
        <w:t>stoichiometries</w:t>
      </w:r>
      <w:proofErr w:type="spellEnd"/>
      <w:r>
        <w:rPr>
          <w:rFonts w:ascii="Palatino Linotype" w:eastAsia="Palatino Linotype" w:hAnsi="Palatino Linotype" w:cs="Palatino Linotype"/>
          <w:sz w:val="20"/>
          <w:szCs w:val="20"/>
        </w:rPr>
        <w:t xml:space="preserve">. At a force ratio of 0.15, the ATP synthesis by the pathway with phenomenological stoichiometry of 4, dives below the ATP synthesis of the pathway with a Z of 2. The </w:t>
      </w:r>
      <w:r w:rsidRPr="001C6B3A">
        <w:rPr>
          <w:rFonts w:ascii="Palatino Linotype" w:eastAsia="Palatino Linotype" w:hAnsi="Palatino Linotype" w:cs="Palatino Linotype"/>
          <w:sz w:val="20"/>
          <w:szCs w:val="20"/>
        </w:rPr>
        <w:t xml:space="preserve">green </w:t>
      </w:r>
      <w:r>
        <w:rPr>
          <w:rFonts w:ascii="Palatino Linotype" w:eastAsia="Palatino Linotype" w:hAnsi="Palatino Linotype" w:cs="Palatino Linotype"/>
          <w:sz w:val="20"/>
          <w:szCs w:val="20"/>
        </w:rPr>
        <w:t xml:space="preserve">line in Figure </w:t>
      </w:r>
      <w:del w:id="3071" w:author="Yanfei Zhang" w:date="2022-04-05T20:07:00Z">
        <w:r w:rsidDel="00183A09">
          <w:rPr>
            <w:rFonts w:ascii="Palatino Linotype" w:eastAsia="Palatino Linotype" w:hAnsi="Palatino Linotype" w:cs="Palatino Linotype"/>
            <w:sz w:val="20"/>
            <w:szCs w:val="20"/>
          </w:rPr>
          <w:delText xml:space="preserve">S6 </w:delText>
        </w:r>
      </w:del>
      <w:ins w:id="3072" w:author="Yanfei Zhang" w:date="2022-04-05T20:07:00Z">
        <w:r w:rsidR="00183A09">
          <w:rPr>
            <w:rFonts w:ascii="Palatino Linotype" w:eastAsia="Palatino Linotype" w:hAnsi="Palatino Linotype" w:cs="Palatino Linotype"/>
            <w:sz w:val="20"/>
            <w:szCs w:val="20"/>
          </w:rPr>
          <w:t>S3</w:t>
        </w:r>
      </w:ins>
      <w:ins w:id="3073" w:author="Yanfei Zhang" w:date="2022-04-05T20:08:00Z">
        <w:r w:rsidR="00183A09">
          <w:rPr>
            <w:rFonts w:ascii="Palatino Linotype" w:eastAsia="Palatino Linotype" w:hAnsi="Palatino Linotype" w:cs="Palatino Linotype"/>
            <w:sz w:val="20"/>
            <w:szCs w:val="20"/>
          </w:rPr>
          <w:t>A</w:t>
        </w:r>
      </w:ins>
      <w:ins w:id="3074" w:author="Yanfei Zhang" w:date="2022-04-05T20:07:00Z">
        <w:r w:rsidR="00183A09">
          <w:rPr>
            <w:rFonts w:ascii="Palatino Linotype" w:eastAsia="Palatino Linotype" w:hAnsi="Palatino Linotype" w:cs="Palatino Linotype"/>
            <w:sz w:val="20"/>
            <w:szCs w:val="20"/>
          </w:rPr>
          <w:t xml:space="preserve"> </w:t>
        </w:r>
      </w:ins>
      <w:r>
        <w:rPr>
          <w:rFonts w:ascii="Palatino Linotype" w:eastAsia="Palatino Linotype" w:hAnsi="Palatino Linotype" w:cs="Palatino Linotype"/>
          <w:sz w:val="20"/>
          <w:szCs w:val="20"/>
        </w:rPr>
        <w:t xml:space="preserve">shows that at force ratios below 0.29, having the four pathways operate in parallel is better than just operating one of them individually. In that range of force ratios, an ‘automatic’ tendency for the network to run flux through lower stoichiometry pathways, helps to keep the total flux of ATP synthesis high. </w:t>
      </w:r>
      <w:r w:rsidRPr="00623ED2">
        <w:rPr>
          <w:rFonts w:ascii="Palatino Linotype" w:eastAsia="Palatino Linotype" w:hAnsi="Palatino Linotype" w:cs="Palatino Linotype"/>
          <w:color w:val="auto"/>
          <w:sz w:val="20"/>
          <w:szCs w:val="20"/>
        </w:rPr>
        <w:t xml:space="preserve">At force ratios above 0.3 however, the network with all four pathways operative in parallel, turns to dismal performance due to the phenomenon that the pathway with the highest stoichiometry inverts its ATP synthesis flux into ATP hydrolysis. A futile, ATP hydrolyzing cycle hereby appears.  </w:t>
      </w:r>
    </w:p>
    <w:p w14:paraId="550EA09C" w14:textId="77777777" w:rsidR="005B046F" w:rsidRDefault="005B046F" w:rsidP="005B046F">
      <w:pPr>
        <w:pBdr>
          <w:top w:val="nil"/>
          <w:left w:val="nil"/>
          <w:bottom w:val="nil"/>
          <w:right w:val="nil"/>
          <w:between w:val="nil"/>
        </w:pBdr>
        <w:spacing w:line="240" w:lineRule="auto"/>
        <w:ind w:firstLine="432"/>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It should be better for the ATP synthesis if at the higher force ratios the pathway would switch between pathways, activating lower stoichiometry pathways whilst inactivating high stoichiometry pathways. At fixed values of X and q, the ATP synthesis flux is a parabolic function of the phenomenological stoichiometry Z with a maximum at:</w:t>
      </w:r>
    </w:p>
    <w:p w14:paraId="2D347650" w14:textId="77777777" w:rsidR="005B046F" w:rsidRPr="00532DE5" w:rsidRDefault="00F41D25" w:rsidP="005B046F">
      <w:pPr>
        <w:pBdr>
          <w:top w:val="nil"/>
          <w:left w:val="nil"/>
          <w:bottom w:val="nil"/>
          <w:right w:val="nil"/>
          <w:between w:val="nil"/>
        </w:pBdr>
        <w:spacing w:before="60" w:after="60" w:line="240" w:lineRule="auto"/>
        <w:ind w:firstLine="418"/>
        <w:rPr>
          <w:rFonts w:ascii="Palatino Linotype" w:eastAsia="Palatino Linotype" w:hAnsi="Palatino Linotype" w:cs="Palatino Linotype"/>
          <w:sz w:val="20"/>
          <w:szCs w:val="20"/>
        </w:rPr>
      </w:pPr>
      <m:oMathPara>
        <m:oMath>
          <m:sSub>
            <m:sSubPr>
              <m:ctrlPr>
                <w:rPr>
                  <w:rFonts w:ascii="Cambria Math" w:eastAsia="Palatino Linotype" w:hAnsi="Cambria Math" w:cs="Palatino Linotype"/>
                  <w:i/>
                  <w:sz w:val="20"/>
                  <w:szCs w:val="20"/>
                </w:rPr>
              </m:ctrlPr>
            </m:sSubPr>
            <m:e>
              <m:r>
                <w:rPr>
                  <w:rFonts w:ascii="Cambria Math" w:eastAsia="Palatino Linotype" w:hAnsi="Cambria Math" w:cs="Palatino Linotype"/>
                  <w:sz w:val="20"/>
                  <w:szCs w:val="20"/>
                </w:rPr>
                <m:t>Z</m:t>
              </m:r>
            </m:e>
            <m:sub>
              <m:r>
                <w:rPr>
                  <w:rFonts w:ascii="Cambria Math" w:eastAsia="Palatino Linotype" w:hAnsi="Cambria Math" w:cs="Palatino Linotype"/>
                  <w:sz w:val="20"/>
                  <w:szCs w:val="20"/>
                </w:rPr>
                <m:t>maximal ATP synthesis flux</m:t>
              </m:r>
            </m:sub>
          </m:sSub>
          <m:r>
            <w:rPr>
              <w:rFonts w:ascii="Cambria Math" w:eastAsia="Palatino Linotype" w:hAnsi="Cambria Math" w:cs="Palatino Linotype"/>
              <w:sz w:val="20"/>
              <w:szCs w:val="20"/>
            </w:rPr>
            <m:t>=</m:t>
          </m:r>
          <m:f>
            <m:fPr>
              <m:ctrlPr>
                <w:rPr>
                  <w:rFonts w:ascii="Cambria Math" w:eastAsia="Palatino Linotype" w:hAnsi="Cambria Math" w:cs="Palatino Linotype"/>
                  <w:i/>
                  <w:sz w:val="20"/>
                  <w:szCs w:val="20"/>
                </w:rPr>
              </m:ctrlPr>
            </m:fPr>
            <m:num>
              <m:r>
                <w:rPr>
                  <w:rFonts w:ascii="Cambria Math" w:eastAsia="Palatino Linotype" w:hAnsi="Cambria Math" w:cs="Palatino Linotype"/>
                  <w:sz w:val="20"/>
                  <w:szCs w:val="20"/>
                </w:rPr>
                <m:t>q</m:t>
              </m:r>
            </m:num>
            <m:den>
              <m:r>
                <w:rPr>
                  <w:rFonts w:ascii="Cambria Math" w:eastAsia="Palatino Linotype" w:hAnsi="Cambria Math" w:cs="Palatino Linotype"/>
                  <w:sz w:val="20"/>
                  <w:szCs w:val="20"/>
                </w:rPr>
                <m:t>2∙X</m:t>
              </m:r>
            </m:den>
          </m:f>
        </m:oMath>
      </m:oMathPara>
    </w:p>
    <w:p w14:paraId="50AB9548" w14:textId="77777777" w:rsidR="005B046F" w:rsidRDefault="005B046F" w:rsidP="005B046F">
      <w:pPr>
        <w:pBdr>
          <w:top w:val="nil"/>
          <w:left w:val="nil"/>
          <w:bottom w:val="nil"/>
          <w:right w:val="nil"/>
          <w:between w:val="nil"/>
        </w:pBdr>
        <w:spacing w:line="240" w:lineRule="auto"/>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confirming that at small force ratios, increasing Z should enhance ATP synthesis, but not at high force ratios. Assuming that a regulatory network sets Z to this optimal value for each force ratio, the ATP synthesis flux should be given by:</w:t>
      </w:r>
    </w:p>
    <w:p w14:paraId="618ACA2A" w14:textId="77777777" w:rsidR="005B046F" w:rsidRDefault="00F41D25" w:rsidP="005B046F">
      <w:pPr>
        <w:spacing w:before="60" w:after="60" w:line="240" w:lineRule="auto"/>
        <w:jc w:val="center"/>
        <w:rPr>
          <w:rFonts w:ascii="Cambria Math" w:eastAsia="Cambria Math" w:hAnsi="Cambria Math" w:cs="Cambria Math"/>
          <w:sz w:val="20"/>
          <w:szCs w:val="20"/>
        </w:rPr>
      </w:pPr>
      <m:oMathPara>
        <m:oMath>
          <m:sSub>
            <m:sSubPr>
              <m:ctrlPr>
                <w:rPr>
                  <w:rFonts w:ascii="Cambria Math" w:eastAsia="Cambria Math" w:hAnsi="Cambria Math" w:cs="Cambria Math"/>
                  <w:i/>
                  <w:sz w:val="20"/>
                  <w:szCs w:val="20"/>
                </w:rPr>
              </m:ctrlPr>
            </m:sSubPr>
            <m:e>
              <m:d>
                <m:dPr>
                  <m:ctrlPr>
                    <w:rPr>
                      <w:rFonts w:ascii="Cambria Math" w:eastAsia="Cambria Math" w:hAnsi="Cambria Math" w:cs="Cambria Math"/>
                      <w:i/>
                      <w:sz w:val="20"/>
                      <w:szCs w:val="20"/>
                    </w:rPr>
                  </m:ctrlPr>
                </m:dPr>
                <m:e>
                  <m:f>
                    <m:fPr>
                      <m:ctrlPr>
                        <w:rPr>
                          <w:rFonts w:ascii="Cambria Math" w:eastAsia="Cambria Math" w:hAnsi="Cambria Math" w:cs="Cambria Math"/>
                          <w:i/>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-J</m:t>
                          </m:r>
                        </m:e>
                        <m:sub>
                          <m:r>
                            <w:rPr>
                              <w:rFonts w:ascii="Cambria Math" w:eastAsia="Cambria Math" w:hAnsi="Cambria Math" w:cs="Cambria Math"/>
                              <w:sz w:val="20"/>
                              <w:szCs w:val="20"/>
                            </w:rPr>
                            <m:t>p</m:t>
                          </m:r>
                        </m:sub>
                      </m:sSub>
                    </m:num>
                    <m:den>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c</m:t>
                          </m:r>
                        </m:sub>
                      </m:sSub>
                    </m:den>
                  </m:f>
                </m:e>
              </m:d>
            </m:e>
            <m:sub>
              <m:r>
                <w:rPr>
                  <w:rFonts w:ascii="Cambria Math" w:eastAsia="Cambria Math" w:hAnsi="Cambria Math" w:cs="Cambria Math"/>
                  <w:sz w:val="20"/>
                  <w:szCs w:val="20"/>
                </w:rPr>
                <m:t>optimal Z</m:t>
              </m:r>
            </m:sub>
          </m:sSub>
          <m:r>
            <w:rPr>
              <w:rFonts w:ascii="Cambria Math" w:eastAsia="Cambria Math" w:hAnsi="Cambria Math" w:cs="Cambria Math"/>
              <w:sz w:val="20"/>
              <w:szCs w:val="20"/>
            </w:rPr>
            <m:t>=</m:t>
          </m:r>
          <m:f>
            <m:fPr>
              <m:ctrlPr>
                <w:rPr>
                  <w:rFonts w:ascii="Cambria Math" w:eastAsia="Palatino Linotype" w:hAnsi="Cambria Math" w:cs="Palatino Linotype"/>
                  <w:i/>
                  <w:sz w:val="20"/>
                  <w:szCs w:val="20"/>
                </w:rPr>
              </m:ctrlPr>
            </m:fPr>
            <m:num>
              <m:sSup>
                <m:sSupPr>
                  <m:ctrlPr>
                    <w:rPr>
                      <w:rFonts w:ascii="Cambria Math" w:eastAsia="Palatino Linotype" w:hAnsi="Cambria Math" w:cs="Palatino Linotype"/>
                      <w:i/>
                      <w:sz w:val="20"/>
                      <w:szCs w:val="20"/>
                    </w:rPr>
                  </m:ctrlPr>
                </m:sSupPr>
                <m:e>
                  <m:r>
                    <w:rPr>
                      <w:rFonts w:ascii="Cambria Math" w:eastAsia="Palatino Linotype" w:hAnsi="Cambria Math" w:cs="Palatino Linotype"/>
                      <w:sz w:val="20"/>
                      <w:szCs w:val="20"/>
                    </w:rPr>
                    <m:t>q</m:t>
                  </m:r>
                </m:e>
                <m:sup>
                  <m:r>
                    <w:rPr>
                      <w:rFonts w:ascii="Cambria Math" w:eastAsia="Palatino Linotype" w:hAnsi="Cambria Math" w:cs="Palatino Linotype"/>
                      <w:sz w:val="20"/>
                      <w:szCs w:val="20"/>
                    </w:rPr>
                    <m:t>2</m:t>
                  </m:r>
                </m:sup>
              </m:sSup>
            </m:num>
            <m:den>
              <m:r>
                <w:rPr>
                  <w:rFonts w:ascii="Cambria Math" w:eastAsia="Palatino Linotype" w:hAnsi="Cambria Math" w:cs="Palatino Linotype"/>
                  <w:sz w:val="20"/>
                  <w:szCs w:val="20"/>
                </w:rPr>
                <m:t>4∙X</m:t>
              </m:r>
            </m:den>
          </m:f>
        </m:oMath>
      </m:oMathPara>
    </w:p>
    <w:p w14:paraId="247A9363" w14:textId="033234E6" w:rsidR="005B046F" w:rsidRDefault="005B046F" w:rsidP="005B046F">
      <w:pPr>
        <w:pBdr>
          <w:top w:val="nil"/>
          <w:left w:val="nil"/>
          <w:bottom w:val="nil"/>
          <w:right w:val="nil"/>
          <w:between w:val="nil"/>
        </w:pBdr>
        <w:spacing w:after="60" w:line="240" w:lineRule="auto"/>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 xml:space="preserve">The </w:t>
      </w:r>
      <w:del w:id="3075" w:author="Yanfei Zhang" w:date="2022-04-05T20:08:00Z">
        <w:r w:rsidDel="00183A09">
          <w:rPr>
            <w:rFonts w:ascii="Palatino Linotype" w:eastAsia="Palatino Linotype" w:hAnsi="Palatino Linotype" w:cs="Palatino Linotype"/>
            <w:sz w:val="20"/>
            <w:szCs w:val="20"/>
          </w:rPr>
          <w:delText xml:space="preserve">dashed </w:delText>
        </w:r>
      </w:del>
      <w:r>
        <w:rPr>
          <w:rFonts w:ascii="Palatino Linotype" w:eastAsia="Palatino Linotype" w:hAnsi="Palatino Linotype" w:cs="Palatino Linotype"/>
          <w:sz w:val="20"/>
          <w:szCs w:val="20"/>
        </w:rPr>
        <w:t xml:space="preserve">purple line in Figure </w:t>
      </w:r>
      <w:del w:id="3076" w:author="Yanfei Zhang" w:date="2022-04-05T20:08:00Z">
        <w:r w:rsidDel="00183A09">
          <w:rPr>
            <w:rFonts w:ascii="Palatino Linotype" w:eastAsia="Palatino Linotype" w:hAnsi="Palatino Linotype" w:cs="Palatino Linotype"/>
            <w:sz w:val="20"/>
            <w:szCs w:val="20"/>
          </w:rPr>
          <w:delText xml:space="preserve">S6A </w:delText>
        </w:r>
      </w:del>
      <w:ins w:id="3077" w:author="Yanfei Zhang" w:date="2022-04-05T20:08:00Z">
        <w:r w:rsidR="00183A09">
          <w:rPr>
            <w:rFonts w:ascii="Palatino Linotype" w:eastAsia="Palatino Linotype" w:hAnsi="Palatino Linotype" w:cs="Palatino Linotype"/>
            <w:sz w:val="20"/>
            <w:szCs w:val="20"/>
          </w:rPr>
          <w:t xml:space="preserve">S3A </w:t>
        </w:r>
      </w:ins>
      <w:r>
        <w:rPr>
          <w:rFonts w:ascii="Palatino Linotype" w:eastAsia="Palatino Linotype" w:hAnsi="Palatino Linotype" w:cs="Palatino Linotype"/>
          <w:sz w:val="20"/>
          <w:szCs w:val="20"/>
        </w:rPr>
        <w:t>shows that indeed, such a ‘</w:t>
      </w:r>
      <w:proofErr w:type="spellStart"/>
      <w:r>
        <w:rPr>
          <w:rFonts w:ascii="Palatino Linotype" w:eastAsia="Palatino Linotype" w:hAnsi="Palatino Linotype" w:cs="Palatino Linotype"/>
          <w:sz w:val="20"/>
          <w:szCs w:val="20"/>
        </w:rPr>
        <w:t>variomatic</w:t>
      </w:r>
      <w:proofErr w:type="spellEnd"/>
      <w:r>
        <w:rPr>
          <w:rFonts w:ascii="Palatino Linotype" w:eastAsia="Palatino Linotype" w:hAnsi="Palatino Linotype" w:cs="Palatino Linotype"/>
          <w:sz w:val="20"/>
          <w:szCs w:val="20"/>
        </w:rPr>
        <w:t xml:space="preserve"> regulation’ of Z should produce a higher ATP synthesis flux than any other individual pathway with fixed settings of Z.</w:t>
      </w:r>
      <w:del w:id="3078" w:author="Yanfei Zhang" w:date="2022-04-05T20:47:00Z">
        <w:r w:rsidDel="00227890">
          <w:rPr>
            <w:rFonts w:ascii="Palatino Linotype" w:eastAsia="Palatino Linotype" w:hAnsi="Palatino Linotype" w:cs="Palatino Linotype"/>
            <w:sz w:val="20"/>
            <w:szCs w:val="20"/>
          </w:rPr>
          <w:delText xml:space="preserve"> </w:delText>
        </w:r>
      </w:del>
      <w:r>
        <w:rPr>
          <w:rFonts w:ascii="Palatino Linotype" w:eastAsia="Palatino Linotype" w:hAnsi="Palatino Linotype" w:cs="Palatino Linotype"/>
          <w:sz w:val="20"/>
          <w:szCs w:val="20"/>
        </w:rPr>
        <w:t xml:space="preserve"> The corresponding line in Figure </w:t>
      </w:r>
      <w:del w:id="3079" w:author="Yanfei Zhang" w:date="2022-04-05T20:08:00Z">
        <w:r w:rsidDel="00183A09">
          <w:rPr>
            <w:rFonts w:ascii="Palatino Linotype" w:eastAsia="Palatino Linotype" w:hAnsi="Palatino Linotype" w:cs="Palatino Linotype"/>
            <w:sz w:val="20"/>
            <w:szCs w:val="20"/>
          </w:rPr>
          <w:delText xml:space="preserve">S6B </w:delText>
        </w:r>
      </w:del>
      <w:ins w:id="3080" w:author="Yanfei Zhang" w:date="2022-04-05T20:08:00Z">
        <w:r w:rsidR="00183A09">
          <w:rPr>
            <w:rFonts w:ascii="Palatino Linotype" w:eastAsia="Palatino Linotype" w:hAnsi="Palatino Linotype" w:cs="Palatino Linotype"/>
            <w:sz w:val="20"/>
            <w:szCs w:val="20"/>
          </w:rPr>
          <w:t xml:space="preserve">S3B </w:t>
        </w:r>
      </w:ins>
      <w:r>
        <w:rPr>
          <w:rFonts w:ascii="Palatino Linotype" w:eastAsia="Palatino Linotype" w:hAnsi="Palatino Linotype" w:cs="Palatino Linotype"/>
          <w:sz w:val="20"/>
          <w:szCs w:val="20"/>
        </w:rPr>
        <w:t xml:space="preserve">shows how the </w:t>
      </w:r>
      <w:proofErr w:type="spellStart"/>
      <w:r>
        <w:rPr>
          <w:rFonts w:ascii="Palatino Linotype" w:eastAsia="Palatino Linotype" w:hAnsi="Palatino Linotype" w:cs="Palatino Linotype"/>
          <w:sz w:val="20"/>
          <w:szCs w:val="20"/>
        </w:rPr>
        <w:t>variomatic</w:t>
      </w:r>
      <w:proofErr w:type="spellEnd"/>
      <w:r>
        <w:rPr>
          <w:rFonts w:ascii="Palatino Linotype" w:eastAsia="Palatino Linotype" w:hAnsi="Palatino Linotype" w:cs="Palatino Linotype"/>
          <w:sz w:val="20"/>
          <w:szCs w:val="20"/>
        </w:rPr>
        <w:t xml:space="preserve"> flux-ratio stoichiometry decreases with increasing force ratio.</w:t>
      </w:r>
      <w:del w:id="3081" w:author="Yanfei Zhang" w:date="2022-04-05T20:51:00Z">
        <w:r w:rsidDel="00227890">
          <w:rPr>
            <w:rFonts w:ascii="Palatino Linotype" w:eastAsia="Palatino Linotype" w:hAnsi="Palatino Linotype" w:cs="Palatino Linotype"/>
            <w:sz w:val="20"/>
            <w:szCs w:val="20"/>
          </w:rPr>
          <w:delText xml:space="preserve"> </w:delText>
        </w:r>
      </w:del>
      <w:r>
        <w:rPr>
          <w:rFonts w:ascii="Palatino Linotype" w:eastAsia="Palatino Linotype" w:hAnsi="Palatino Linotype" w:cs="Palatino Linotype"/>
          <w:sz w:val="20"/>
          <w:szCs w:val="20"/>
        </w:rPr>
        <w:t xml:space="preserve"> Figure </w:t>
      </w:r>
      <w:del w:id="3082" w:author="Yanfei Zhang" w:date="2022-04-05T20:08:00Z">
        <w:r w:rsidDel="00BF22AE">
          <w:rPr>
            <w:rFonts w:ascii="Palatino Linotype" w:eastAsia="Palatino Linotype" w:hAnsi="Palatino Linotype" w:cs="Palatino Linotype"/>
            <w:sz w:val="20"/>
            <w:szCs w:val="20"/>
          </w:rPr>
          <w:delText xml:space="preserve">S6C </w:delText>
        </w:r>
      </w:del>
      <w:ins w:id="3083" w:author="Yanfei Zhang" w:date="2022-04-05T20:08:00Z">
        <w:r w:rsidR="00BF22AE">
          <w:rPr>
            <w:rFonts w:ascii="Palatino Linotype" w:eastAsia="Palatino Linotype" w:hAnsi="Palatino Linotype" w:cs="Palatino Linotype"/>
            <w:sz w:val="20"/>
            <w:szCs w:val="20"/>
          </w:rPr>
          <w:t xml:space="preserve">S3C </w:t>
        </w:r>
      </w:ins>
      <w:r>
        <w:rPr>
          <w:rFonts w:ascii="Palatino Linotype" w:eastAsia="Palatino Linotype" w:hAnsi="Palatino Linotype" w:cs="Palatino Linotype"/>
          <w:sz w:val="20"/>
          <w:szCs w:val="20"/>
        </w:rPr>
        <w:t xml:space="preserve">shows that the flux ratio </w:t>
      </w:r>
      <w:proofErr w:type="spellStart"/>
      <w:r>
        <w:rPr>
          <w:rFonts w:ascii="Palatino Linotype" w:eastAsia="Palatino Linotype" w:hAnsi="Palatino Linotype" w:cs="Palatino Linotype"/>
          <w:sz w:val="20"/>
          <w:szCs w:val="20"/>
        </w:rPr>
        <w:t>stoichiometries</w:t>
      </w:r>
      <w:proofErr w:type="spellEnd"/>
      <w:r>
        <w:rPr>
          <w:rFonts w:ascii="Palatino Linotype" w:eastAsia="Palatino Linotype" w:hAnsi="Palatino Linotype" w:cs="Palatino Linotype"/>
          <w:sz w:val="20"/>
          <w:szCs w:val="20"/>
        </w:rPr>
        <w:t xml:space="preserve"> increase with increase of ATP synthesis, again consistent with what should be optimal according to the FBA </w:t>
      </w:r>
      <w:r w:rsidRPr="006837EA">
        <w:rPr>
          <w:rFonts w:ascii="Palatino Linotype" w:eastAsia="Palatino Linotype" w:hAnsi="Palatino Linotype" w:cs="Palatino Linotype"/>
          <w:sz w:val="20"/>
          <w:szCs w:val="20"/>
        </w:rPr>
        <w:t xml:space="preserve">of </w:t>
      </w:r>
      <w:del w:id="3084" w:author="Yanfei Zhang" w:date="2022-04-05T21:56:00Z">
        <w:r w:rsidRPr="006837EA" w:rsidDel="007B75FC">
          <w:rPr>
            <w:rFonts w:ascii="Palatino Linotype" w:eastAsia="Palatino Linotype" w:hAnsi="Palatino Linotype" w:cs="Palatino Linotype"/>
            <w:sz w:val="20"/>
            <w:szCs w:val="20"/>
          </w:rPr>
          <w:delText xml:space="preserve">Fig. </w:delText>
        </w:r>
      </w:del>
      <w:ins w:id="3085" w:author="Yanfei Zhang" w:date="2022-04-05T21:56:00Z">
        <w:r w:rsidR="007B75FC">
          <w:rPr>
            <w:rFonts w:ascii="Palatino Linotype" w:eastAsia="Palatino Linotype" w:hAnsi="Palatino Linotype" w:cs="Palatino Linotype"/>
            <w:sz w:val="20"/>
            <w:szCs w:val="20"/>
          </w:rPr>
          <w:t xml:space="preserve">Figure </w:t>
        </w:r>
      </w:ins>
      <w:r w:rsidRPr="006837EA">
        <w:rPr>
          <w:rFonts w:ascii="Palatino Linotype" w:eastAsia="Palatino Linotype" w:hAnsi="Palatino Linotype" w:cs="Palatino Linotype"/>
          <w:sz w:val="20"/>
          <w:szCs w:val="20"/>
        </w:rPr>
        <w:t>1</w:t>
      </w:r>
      <w:r>
        <w:rPr>
          <w:rFonts w:ascii="Palatino Linotype" w:eastAsia="Palatino Linotype" w:hAnsi="Palatino Linotype" w:cs="Palatino Linotype"/>
          <w:sz w:val="20"/>
          <w:szCs w:val="20"/>
        </w:rPr>
        <w:t>.</w:t>
      </w:r>
    </w:p>
    <w:p w14:paraId="0D75068C" w14:textId="5A16D3CB" w:rsidR="005B046F" w:rsidRDefault="005B046F" w:rsidP="005B046F">
      <w:pPr>
        <w:pBdr>
          <w:top w:val="nil"/>
          <w:left w:val="nil"/>
          <w:bottom w:val="nil"/>
          <w:right w:val="nil"/>
          <w:between w:val="nil"/>
        </w:pBdr>
        <w:spacing w:line="240" w:lineRule="auto"/>
        <w:jc w:val="center"/>
        <w:rPr>
          <w:ins w:id="3086" w:author="Yanfei Zhang" w:date="2022-03-28T21:06:00Z"/>
          <w:rFonts w:ascii="Palatino Linotype" w:eastAsia="Palatino Linotype" w:hAnsi="Palatino Linotype" w:cs="Palatino Linotype"/>
          <w:sz w:val="20"/>
          <w:szCs w:val="20"/>
        </w:rPr>
      </w:pPr>
      <w:del w:id="3087" w:author="Yanfei Zhang" w:date="2022-03-28T21:06:00Z">
        <w:r w:rsidDel="006155D9">
          <w:rPr>
            <w:rFonts w:ascii="Palatino Linotype" w:eastAsia="Palatino Linotype" w:hAnsi="Palatino Linotype" w:cs="Palatino Linotype"/>
            <w:noProof/>
            <w:sz w:val="20"/>
            <w:szCs w:val="20"/>
            <w:lang w:eastAsia="zh-CN"/>
          </w:rPr>
          <w:drawing>
            <wp:inline distT="0" distB="0" distL="0" distR="0" wp14:anchorId="73CE8578" wp14:editId="6AE6DFB0">
              <wp:extent cx="3299155" cy="24046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e S6.png"/>
                      <pic:cNvPicPr/>
                    </pic:nvPicPr>
                    <pic:blipFill>
                      <a:blip r:embed="rId17">
                        <a:extLst>
                          <a:ext uri="{28A0092B-C50C-407E-A947-70E740481C1C}">
                            <a14:useLocalDpi xmlns:a14="http://schemas.microsoft.com/office/drawing/2010/main" val="0"/>
                          </a:ext>
                        </a:extLst>
                      </a:blip>
                      <a:stretch>
                        <a:fillRect/>
                      </a:stretch>
                    </pic:blipFill>
                    <pic:spPr>
                      <a:xfrm>
                        <a:off x="0" y="0"/>
                        <a:ext cx="3307098" cy="2410397"/>
                      </a:xfrm>
                      <a:prstGeom prst="rect">
                        <a:avLst/>
                      </a:prstGeom>
                    </pic:spPr>
                  </pic:pic>
                </a:graphicData>
              </a:graphic>
            </wp:inline>
          </w:drawing>
        </w:r>
      </w:del>
    </w:p>
    <w:p w14:paraId="38C7F8A6" w14:textId="78F97AF2" w:rsidR="006155D9" w:rsidRDefault="00A217E3" w:rsidP="005B046F">
      <w:pPr>
        <w:pBdr>
          <w:top w:val="nil"/>
          <w:left w:val="nil"/>
          <w:bottom w:val="nil"/>
          <w:right w:val="nil"/>
          <w:between w:val="nil"/>
        </w:pBdr>
        <w:spacing w:line="240" w:lineRule="auto"/>
        <w:jc w:val="center"/>
        <w:rPr>
          <w:rFonts w:ascii="Palatino Linotype" w:eastAsia="Palatino Linotype" w:hAnsi="Palatino Linotype" w:cs="Palatino Linotype"/>
          <w:sz w:val="20"/>
          <w:szCs w:val="20"/>
        </w:rPr>
      </w:pPr>
      <w:ins w:id="3088" w:author="Yanfei Zhang" w:date="2022-04-05T20:14:00Z">
        <w:r>
          <w:rPr>
            <w:rFonts w:ascii="Palatino Linotype" w:eastAsia="Palatino Linotype" w:hAnsi="Palatino Linotype" w:cs="Palatino Linotype"/>
            <w:noProof/>
            <w:sz w:val="20"/>
            <w:szCs w:val="20"/>
            <w:lang w:eastAsia="zh-CN"/>
          </w:rPr>
          <w:lastRenderedPageBreak/>
          <w:drawing>
            <wp:inline distT="0" distB="0" distL="0" distR="0" wp14:anchorId="15EE9751" wp14:editId="74331DBD">
              <wp:extent cx="5139156" cy="4037991"/>
              <wp:effectExtent l="0" t="0" r="444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e S6.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139860" cy="4038544"/>
                      </a:xfrm>
                      <a:prstGeom prst="rect">
                        <a:avLst/>
                      </a:prstGeom>
                    </pic:spPr>
                  </pic:pic>
                </a:graphicData>
              </a:graphic>
            </wp:inline>
          </w:drawing>
        </w:r>
      </w:ins>
    </w:p>
    <w:p w14:paraId="5D88EA92" w14:textId="77777777" w:rsidR="005B046F" w:rsidRDefault="005B046F" w:rsidP="005B046F">
      <w:pPr>
        <w:pBdr>
          <w:top w:val="nil"/>
          <w:left w:val="nil"/>
          <w:bottom w:val="nil"/>
          <w:right w:val="nil"/>
          <w:between w:val="nil"/>
        </w:pBdr>
        <w:spacing w:line="240" w:lineRule="auto"/>
        <w:ind w:firstLine="425"/>
        <w:jc w:val="center"/>
        <w:rPr>
          <w:rFonts w:ascii="Palatino Linotype" w:eastAsia="Palatino Linotype" w:hAnsi="Palatino Linotype" w:cs="Palatino Linotype"/>
          <w:sz w:val="20"/>
          <w:szCs w:val="20"/>
        </w:rPr>
      </w:pPr>
    </w:p>
    <w:p w14:paraId="689BC857" w14:textId="53C52A5E" w:rsidR="005B046F" w:rsidRPr="00E7703F" w:rsidDel="00526F52" w:rsidRDefault="005B046F" w:rsidP="005B046F">
      <w:pPr>
        <w:spacing w:before="60" w:after="60" w:line="240" w:lineRule="auto"/>
        <w:jc w:val="center"/>
        <w:rPr>
          <w:del w:id="3089" w:author="Yanfei Zhang" w:date="2022-04-05T20:09:00Z"/>
          <w:rFonts w:ascii="Palatino Linotype" w:eastAsia="Cambria Math" w:hAnsi="Palatino Linotype" w:cs="Cambria Math"/>
          <w:sz w:val="20"/>
          <w:szCs w:val="20"/>
        </w:rPr>
      </w:pPr>
      <w:r w:rsidRPr="00C84C3E">
        <w:rPr>
          <w:rFonts w:ascii="Palatino Linotype" w:eastAsia="Palatino Linotype" w:hAnsi="Palatino Linotype" w:cs="Palatino Linotype"/>
          <w:b/>
          <w:sz w:val="18"/>
          <w:szCs w:val="18"/>
        </w:rPr>
        <w:t>Figure S</w:t>
      </w:r>
      <w:ins w:id="3090" w:author="Yanfei Zhang" w:date="2022-04-05T20:21:00Z">
        <w:r w:rsidR="00395A08">
          <w:rPr>
            <w:rFonts w:ascii="Palatino Linotype" w:eastAsia="Palatino Linotype" w:hAnsi="Palatino Linotype" w:cs="Palatino Linotype"/>
            <w:b/>
            <w:sz w:val="18"/>
            <w:szCs w:val="18"/>
          </w:rPr>
          <w:t>3</w:t>
        </w:r>
      </w:ins>
      <w:del w:id="3091" w:author="Yanfei Zhang" w:date="2022-04-05T20:21:00Z">
        <w:r w:rsidRPr="00C84C3E" w:rsidDel="00395A08">
          <w:rPr>
            <w:rFonts w:ascii="Palatino Linotype" w:eastAsia="Palatino Linotype" w:hAnsi="Palatino Linotype" w:cs="Palatino Linotype"/>
            <w:b/>
            <w:sz w:val="18"/>
            <w:szCs w:val="18"/>
          </w:rPr>
          <w:delText>6</w:delText>
        </w:r>
      </w:del>
      <w:r w:rsidRPr="00C84C3E">
        <w:rPr>
          <w:rFonts w:ascii="Palatino Linotype" w:eastAsia="Palatino Linotype" w:hAnsi="Palatino Linotype" w:cs="Palatino Linotype"/>
          <w:b/>
          <w:sz w:val="18"/>
          <w:szCs w:val="18"/>
        </w:rPr>
        <w:t>.</w:t>
      </w:r>
      <w:r w:rsidRPr="00C84C3E">
        <w:rPr>
          <w:rFonts w:ascii="Palatino Linotype" w:eastAsia="Palatino Linotype" w:hAnsi="Palatino Linotype" w:cs="Palatino Linotype"/>
          <w:sz w:val="18"/>
          <w:szCs w:val="18"/>
        </w:rPr>
        <w:t xml:space="preserve"> </w:t>
      </w:r>
      <w:proofErr w:type="spellStart"/>
      <w:r w:rsidRPr="00C84C3E">
        <w:rPr>
          <w:rFonts w:ascii="Palatino Linotype" w:eastAsia="Palatino Linotype" w:hAnsi="Palatino Linotype" w:cs="Palatino Linotype"/>
          <w:sz w:val="18"/>
          <w:szCs w:val="18"/>
        </w:rPr>
        <w:t>Variomatic</w:t>
      </w:r>
      <w:proofErr w:type="spellEnd"/>
      <w:r w:rsidRPr="00C84C3E">
        <w:rPr>
          <w:rFonts w:ascii="Palatino Linotype" w:eastAsia="Palatino Linotype" w:hAnsi="Palatino Linotype" w:cs="Palatino Linotype"/>
          <w:sz w:val="18"/>
          <w:szCs w:val="18"/>
        </w:rPr>
        <w:t xml:space="preserve"> gear shifting. </w:t>
      </w:r>
      <w:r>
        <w:rPr>
          <w:rFonts w:ascii="Palatino Linotype" w:eastAsia="Palatino Linotype" w:hAnsi="Palatino Linotype" w:cs="Palatino Linotype"/>
          <w:sz w:val="18"/>
          <w:szCs w:val="18"/>
        </w:rPr>
        <w:t>(</w:t>
      </w:r>
      <w:r w:rsidRPr="00A13A4A">
        <w:rPr>
          <w:rFonts w:ascii="Palatino Linotype" w:eastAsia="Palatino Linotype" w:hAnsi="Palatino Linotype" w:cs="Palatino Linotype"/>
          <w:b/>
          <w:sz w:val="18"/>
          <w:szCs w:val="18"/>
        </w:rPr>
        <w:t>A</w:t>
      </w:r>
      <w:r>
        <w:rPr>
          <w:rFonts w:ascii="Palatino Linotype" w:eastAsia="Palatino Linotype" w:hAnsi="Palatino Linotype" w:cs="Palatino Linotype"/>
          <w:sz w:val="18"/>
          <w:szCs w:val="18"/>
        </w:rPr>
        <w:t xml:space="preserve">) </w:t>
      </w:r>
      <w:r w:rsidRPr="00C84C3E">
        <w:rPr>
          <w:rFonts w:ascii="Palatino Linotype" w:eastAsia="Palatino Linotype" w:hAnsi="Palatino Linotype" w:cs="Palatino Linotype"/>
          <w:sz w:val="18"/>
          <w:szCs w:val="18"/>
        </w:rPr>
        <w:t xml:space="preserve">Normalized ATP synthesis flux versus force ratio at four magnitudes of the phenomenological stoichiometry Z, as well as their sum total and </w:t>
      </w:r>
      <w:r>
        <w:rPr>
          <w:rFonts w:ascii="Palatino Linotype" w:eastAsia="Palatino Linotype" w:hAnsi="Palatino Linotype" w:cs="Palatino Linotype"/>
          <w:sz w:val="18"/>
          <w:szCs w:val="18"/>
        </w:rPr>
        <w:t xml:space="preserve">(dashed line) </w:t>
      </w:r>
      <w:r w:rsidRPr="00C84C3E">
        <w:rPr>
          <w:rFonts w:ascii="Palatino Linotype" w:eastAsia="Palatino Linotype" w:hAnsi="Palatino Linotype" w:cs="Palatino Linotype"/>
          <w:sz w:val="18"/>
          <w:szCs w:val="18"/>
        </w:rPr>
        <w:t>ATP synthesis for optimal ‘</w:t>
      </w:r>
      <w:proofErr w:type="spellStart"/>
      <w:r w:rsidRPr="00C84C3E">
        <w:rPr>
          <w:rFonts w:ascii="Palatino Linotype" w:eastAsia="Palatino Linotype" w:hAnsi="Palatino Linotype" w:cs="Palatino Linotype"/>
          <w:sz w:val="18"/>
          <w:szCs w:val="18"/>
        </w:rPr>
        <w:t>variomatic</w:t>
      </w:r>
      <w:proofErr w:type="spellEnd"/>
      <w:r w:rsidRPr="00C84C3E">
        <w:rPr>
          <w:rFonts w:ascii="Palatino Linotype" w:eastAsia="Palatino Linotype" w:hAnsi="Palatino Linotype" w:cs="Palatino Linotype"/>
          <w:sz w:val="18"/>
          <w:szCs w:val="18"/>
        </w:rPr>
        <w:t xml:space="preserve"> gear shifting’ and maximal ATP synthesis flux</w:t>
      </w:r>
      <w:r>
        <w:rPr>
          <w:rFonts w:ascii="Palatino Linotype" w:eastAsia="Palatino Linotype" w:hAnsi="Palatino Linotype" w:cs="Palatino Linotype"/>
          <w:sz w:val="18"/>
          <w:szCs w:val="18"/>
        </w:rPr>
        <w:t xml:space="preserve">. The equation </w:t>
      </w:r>
      <m:oMath>
        <m:f>
          <m:fPr>
            <m:ctrlPr>
              <w:rPr>
                <w:rFonts w:ascii="Cambria Math" w:eastAsia="Cambria Math" w:hAnsi="Cambria Math" w:cs="Cambria Math"/>
                <w:sz w:val="18"/>
                <w:szCs w:val="18"/>
              </w:rPr>
            </m:ctrlPr>
          </m:fPr>
          <m:num>
            <m:sSub>
              <m:sSubPr>
                <m:ctrlPr>
                  <w:rPr>
                    <w:rFonts w:ascii="Cambria Math" w:eastAsia="Cambria Math" w:hAnsi="Cambria Math" w:cs="Cambria Math"/>
                    <w:sz w:val="18"/>
                    <w:szCs w:val="18"/>
                  </w:rPr>
                </m:ctrlPr>
              </m:sSubPr>
              <m:e>
                <m:r>
                  <m:rPr>
                    <m:sty m:val="p"/>
                  </m:rPr>
                  <w:rPr>
                    <w:rFonts w:ascii="Cambria Math" w:eastAsia="Cambria Math" w:hAnsi="Cambria Math" w:cs="Cambria Math"/>
                    <w:sz w:val="18"/>
                    <w:szCs w:val="18"/>
                  </w:rPr>
                  <m:t>-</m:t>
                </m:r>
                <m:r>
                  <w:rPr>
                    <w:rFonts w:ascii="Cambria Math" w:eastAsia="Cambria Math" w:hAnsi="Cambria Math" w:cs="Cambria Math"/>
                    <w:sz w:val="18"/>
                    <w:szCs w:val="18"/>
                  </w:rPr>
                  <m:t>J</m:t>
                </m:r>
              </m:e>
              <m:sub>
                <m:r>
                  <w:rPr>
                    <w:rFonts w:ascii="Cambria Math" w:eastAsia="Cambria Math" w:hAnsi="Cambria Math" w:cs="Cambria Math"/>
                    <w:sz w:val="18"/>
                    <w:szCs w:val="18"/>
                  </w:rPr>
                  <m:t>p</m:t>
                </m:r>
              </m:sub>
            </m:sSub>
          </m:num>
          <m:den>
            <m:r>
              <w:rPr>
                <w:rFonts w:ascii="Cambria Math" w:eastAsia="Cambria Math" w:hAnsi="Cambria Math" w:cs="Cambria Math"/>
                <w:sz w:val="18"/>
                <w:szCs w:val="18"/>
              </w:rPr>
              <m:t>L</m:t>
            </m:r>
            <m:r>
              <m:rPr>
                <m:sty m:val="p"/>
              </m:rPr>
              <w:rPr>
                <w:rFonts w:ascii="Cambria Math" w:eastAsia="Cambria Math" w:hAnsi="Cambria Math" w:cs="Cambria Math"/>
                <w:sz w:val="18"/>
                <w:szCs w:val="18"/>
              </w:rPr>
              <m:t>∙</m:t>
            </m:r>
            <m:sSub>
              <m:sSubPr>
                <m:ctrlPr>
                  <w:rPr>
                    <w:rFonts w:ascii="Cambria Math" w:eastAsia="Cambria Math" w:hAnsi="Cambria Math" w:cs="Cambria Math"/>
                    <w:sz w:val="18"/>
                    <w:szCs w:val="18"/>
                  </w:rPr>
                </m:ctrlPr>
              </m:sSubPr>
              <m:e>
                <m:r>
                  <m:rPr>
                    <m:sty m:val="p"/>
                  </m:rPr>
                  <w:rPr>
                    <w:rFonts w:ascii="Cambria Math" w:eastAsia="Cambria Math" w:hAnsi="Cambria Math" w:cs="Cambria Math"/>
                    <w:sz w:val="18"/>
                    <w:szCs w:val="18"/>
                  </w:rPr>
                  <m:t>∆</m:t>
                </m:r>
                <m:r>
                  <w:rPr>
                    <w:rFonts w:ascii="Cambria Math" w:eastAsia="Cambria Math" w:hAnsi="Cambria Math" w:cs="Cambria Math"/>
                    <w:sz w:val="18"/>
                    <w:szCs w:val="18"/>
                  </w:rPr>
                  <m:t>G</m:t>
                </m:r>
              </m:e>
              <m:sub>
                <m:r>
                  <w:rPr>
                    <w:rFonts w:ascii="Cambria Math" w:eastAsia="Cambria Math" w:hAnsi="Cambria Math" w:cs="Cambria Math"/>
                    <w:sz w:val="18"/>
                    <w:szCs w:val="18"/>
                  </w:rPr>
                  <m:t>c</m:t>
                </m:r>
              </m:sub>
            </m:sSub>
          </m:den>
        </m:f>
        <m:r>
          <w:rPr>
            <w:rFonts w:ascii="Cambria Math" w:eastAsia="Cambria Math" w:hAnsi="Cambria Math" w:cs="Cambria Math"/>
            <w:sz w:val="18"/>
            <w:szCs w:val="18"/>
          </w:rPr>
          <m:t>=Z∙(q-z∙X)</m:t>
        </m:r>
      </m:oMath>
      <w:r>
        <w:rPr>
          <w:rFonts w:ascii="Palatino Linotype" w:eastAsia="Palatino Linotype" w:hAnsi="Palatino Linotype" w:cs="Palatino Linotype"/>
          <w:sz w:val="20"/>
          <w:szCs w:val="20"/>
        </w:rPr>
        <w:t xml:space="preserve">  was used for simulation of </w:t>
      </w:r>
      <m:oMath>
        <m:f>
          <m:fPr>
            <m:ctrlPr>
              <w:rPr>
                <w:rFonts w:ascii="Cambria Math" w:eastAsia="Cambria Math" w:hAnsi="Cambria Math" w:cs="Cambria Math"/>
                <w:i/>
                <w:sz w:val="18"/>
                <w:szCs w:val="18"/>
              </w:rPr>
            </m:ctrlPr>
          </m:fPr>
          <m:num>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-J</m:t>
                </m:r>
              </m:e>
              <m:sub>
                <m:r>
                  <w:rPr>
                    <w:rFonts w:ascii="Cambria Math" w:eastAsia="Cambria Math" w:hAnsi="Cambria Math" w:cs="Cambria Math"/>
                    <w:sz w:val="18"/>
                    <w:szCs w:val="18"/>
                  </w:rPr>
                  <m:t>p</m:t>
                </m:r>
              </m:sub>
            </m:sSub>
          </m:num>
          <m:den>
            <m:r>
              <w:rPr>
                <w:rFonts w:ascii="Cambria Math" w:eastAsia="Cambria Math" w:hAnsi="Cambria Math" w:cs="Cambria Math"/>
                <w:sz w:val="18"/>
                <w:szCs w:val="18"/>
              </w:rPr>
              <m:t>L∙</m:t>
            </m:r>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∆G</m:t>
                </m:r>
              </m:e>
              <m:sub>
                <m:r>
                  <w:rPr>
                    <w:rFonts w:ascii="Cambria Math" w:eastAsia="Cambria Math" w:hAnsi="Cambria Math" w:cs="Cambria Math"/>
                    <w:sz w:val="18"/>
                    <w:szCs w:val="18"/>
                  </w:rPr>
                  <m:t>c</m:t>
                </m:r>
              </m:sub>
            </m:sSub>
          </m:den>
        </m:f>
      </m:oMath>
      <w:r>
        <w:rPr>
          <w:rFonts w:ascii="Palatino Linotype" w:eastAsia="Palatino Linotype" w:hAnsi="Palatino Linotype" w:cs="Palatino Linotype"/>
          <w:color w:val="auto"/>
          <w:sz w:val="18"/>
          <w:szCs w:val="18"/>
        </w:rPr>
        <w:t xml:space="preserve"> </w:t>
      </w:r>
      <w:r>
        <w:rPr>
          <w:rFonts w:ascii="Palatino Linotype" w:eastAsia="Palatino Linotype" w:hAnsi="Palatino Linotype" w:cs="Palatino Linotype"/>
          <w:i/>
          <w:iCs/>
          <w:sz w:val="20"/>
          <w:szCs w:val="20"/>
        </w:rPr>
        <w:t xml:space="preserve"> </w:t>
      </w:r>
      <w:r>
        <w:rPr>
          <w:rFonts w:ascii="Palatino Linotype" w:eastAsia="Palatino Linotype" w:hAnsi="Palatino Linotype" w:cs="Palatino Linotype"/>
          <w:iCs/>
          <w:sz w:val="18"/>
          <w:szCs w:val="18"/>
        </w:rPr>
        <w:t>as function of force ratio X</w:t>
      </w:r>
      <w:r w:rsidRPr="00C84C3E">
        <w:rPr>
          <w:rFonts w:ascii="Palatino Linotype" w:eastAsia="Palatino Linotype" w:hAnsi="Palatino Linotype" w:cs="Palatino Linotype"/>
          <w:sz w:val="18"/>
          <w:szCs w:val="18"/>
        </w:rPr>
        <w:t>.</w:t>
      </w:r>
      <w:r>
        <w:rPr>
          <w:rFonts w:ascii="Palatino Linotype" w:eastAsia="Palatino Linotype" w:hAnsi="Palatino Linotype" w:cs="Palatino Linotype"/>
          <w:sz w:val="18"/>
          <w:szCs w:val="18"/>
        </w:rPr>
        <w:t xml:space="preserve"> </w:t>
      </w:r>
      <w:r>
        <w:rPr>
          <w:rFonts w:ascii="Palatino Linotype" w:eastAsia="Palatino Linotype" w:hAnsi="Palatino Linotype" w:cs="Palatino Linotype"/>
          <w:iCs/>
          <w:sz w:val="18"/>
          <w:szCs w:val="18"/>
        </w:rPr>
        <w:t xml:space="preserve">In these simulations, </w:t>
      </w:r>
      <w:r w:rsidRPr="00C84C3E">
        <w:rPr>
          <w:rFonts w:ascii="Palatino Linotype" w:eastAsia="Palatino Linotype" w:hAnsi="Palatino Linotype" w:cs="Palatino Linotype"/>
          <w:sz w:val="18"/>
          <w:szCs w:val="18"/>
        </w:rPr>
        <w:t>q=0.9</w:t>
      </w:r>
      <w:r>
        <w:rPr>
          <w:rFonts w:ascii="Palatino Linotype" w:eastAsia="Palatino Linotype" w:hAnsi="Palatino Linotype" w:cs="Palatino Linotype"/>
          <w:sz w:val="18"/>
          <w:szCs w:val="18"/>
        </w:rPr>
        <w:t xml:space="preserve"> and </w:t>
      </w:r>
      <w:r w:rsidRPr="00C84C3E">
        <w:rPr>
          <w:rFonts w:ascii="Palatino Linotype" w:eastAsia="Palatino Linotype" w:hAnsi="Palatino Linotype" w:cs="Palatino Linotype"/>
          <w:sz w:val="18"/>
          <w:szCs w:val="18"/>
        </w:rPr>
        <w:t>various</w:t>
      </w:r>
      <w:r>
        <w:rPr>
          <w:rFonts w:ascii="Palatino Linotype" w:eastAsia="Palatino Linotype" w:hAnsi="Palatino Linotype" w:cs="Palatino Linotype"/>
          <w:sz w:val="18"/>
          <w:szCs w:val="18"/>
        </w:rPr>
        <w:t xml:space="preserve"> values of Z (0.5, 1, 2, 4, and the optimal </w:t>
      </w:r>
      <w:proofErr w:type="spellStart"/>
      <w:r>
        <w:rPr>
          <w:rFonts w:ascii="Palatino Linotype" w:eastAsia="Palatino Linotype" w:hAnsi="Palatino Linotype" w:cs="Palatino Linotype"/>
          <w:sz w:val="18"/>
          <w:szCs w:val="18"/>
        </w:rPr>
        <w:t>variomatic</w:t>
      </w:r>
      <w:proofErr w:type="spellEnd"/>
      <w:r>
        <w:rPr>
          <w:rFonts w:ascii="Palatino Linotype" w:eastAsia="Palatino Linotype" w:hAnsi="Palatino Linotype" w:cs="Palatino Linotype"/>
          <w:sz w:val="18"/>
          <w:szCs w:val="18"/>
        </w:rPr>
        <w:t xml:space="preserve"> q</w:t>
      </w:r>
      <w:r w:rsidRPr="00A13A4A">
        <w:rPr>
          <w:rFonts w:ascii="Palatino Linotype" w:eastAsia="Palatino Linotype" w:hAnsi="Palatino Linotype" w:cs="Palatino Linotype"/>
          <w:sz w:val="18"/>
          <w:szCs w:val="18"/>
          <w:vertAlign w:val="superscript"/>
        </w:rPr>
        <w:t>2</w:t>
      </w:r>
      <w:r>
        <w:rPr>
          <w:rFonts w:ascii="Palatino Linotype" w:eastAsia="Palatino Linotype" w:hAnsi="Palatino Linotype" w:cs="Palatino Linotype"/>
          <w:sz w:val="18"/>
          <w:szCs w:val="18"/>
        </w:rPr>
        <w:t>/X) were used as indicated. ‘-</w:t>
      </w:r>
      <w:proofErr w:type="spellStart"/>
      <w:r>
        <w:rPr>
          <w:rFonts w:ascii="Palatino Linotype" w:eastAsia="Palatino Linotype" w:hAnsi="Palatino Linotype" w:cs="Palatino Linotype"/>
          <w:sz w:val="18"/>
          <w:szCs w:val="18"/>
        </w:rPr>
        <w:t>Jp</w:t>
      </w:r>
      <w:proofErr w:type="spellEnd"/>
      <w:r>
        <w:rPr>
          <w:rFonts w:ascii="Palatino Linotype" w:eastAsia="Palatino Linotype" w:hAnsi="Palatino Linotype" w:cs="Palatino Linotype"/>
          <w:sz w:val="18"/>
          <w:szCs w:val="18"/>
        </w:rPr>
        <w:t>/L</w:t>
      </w:r>
      <w:r>
        <w:rPr>
          <w:rFonts w:ascii="Palatino Linotype" w:eastAsia="Palatino Linotype" w:hAnsi="Palatino Linotype" w:cs="Palatino Linotype"/>
          <w:sz w:val="18"/>
          <w:szCs w:val="18"/>
        </w:rPr>
        <w:sym w:font="Symbol" w:char="F044"/>
      </w:r>
      <w:proofErr w:type="spellStart"/>
      <w:r>
        <w:rPr>
          <w:rFonts w:ascii="Palatino Linotype" w:eastAsia="Palatino Linotype" w:hAnsi="Palatino Linotype" w:cs="Palatino Linotype"/>
          <w:sz w:val="18"/>
          <w:szCs w:val="18"/>
        </w:rPr>
        <w:t>Gc</w:t>
      </w:r>
      <w:proofErr w:type="spellEnd"/>
      <w:r>
        <w:rPr>
          <w:rFonts w:ascii="Palatino Linotype" w:eastAsia="Palatino Linotype" w:hAnsi="Palatino Linotype" w:cs="Palatino Linotype"/>
          <w:sz w:val="18"/>
          <w:szCs w:val="18"/>
        </w:rPr>
        <w:t xml:space="preserve"> total was calculated as the sum of four.</w:t>
      </w:r>
      <w:del w:id="3092" w:author="Yanfei Zhang" w:date="2022-03-28T21:10:00Z">
        <w:r w:rsidDel="00587601">
          <w:rPr>
            <w:rFonts w:ascii="Palatino Linotype" w:eastAsia="Palatino Linotype" w:hAnsi="Palatino Linotype" w:cs="Palatino Linotype"/>
            <w:sz w:val="18"/>
            <w:szCs w:val="18"/>
          </w:rPr>
          <w:delText xml:space="preserve"> </w:delText>
        </w:r>
      </w:del>
      <w:r>
        <w:rPr>
          <w:rFonts w:ascii="Palatino Linotype" w:eastAsia="Palatino Linotype" w:hAnsi="Palatino Linotype" w:cs="Palatino Linotype"/>
          <w:sz w:val="18"/>
          <w:szCs w:val="18"/>
        </w:rPr>
        <w:t xml:space="preserve"> </w:t>
      </w:r>
      <w:r w:rsidRPr="000C4F4D">
        <w:rPr>
          <w:rFonts w:ascii="Palatino Linotype" w:eastAsia="Palatino Linotype" w:hAnsi="Palatino Linotype" w:cs="Palatino Linotype"/>
          <w:sz w:val="18"/>
          <w:szCs w:val="18"/>
        </w:rPr>
        <w:t>The file named “figures” under the folder of “</w:t>
      </w:r>
      <w:r>
        <w:rPr>
          <w:rFonts w:ascii="Palatino Linotype" w:eastAsia="Palatino Linotype" w:hAnsi="Palatino Linotype" w:cs="Palatino Linotype"/>
          <w:sz w:val="18"/>
          <w:szCs w:val="18"/>
        </w:rPr>
        <w:t>Codes</w:t>
      </w:r>
      <w:r w:rsidRPr="000C4F4D">
        <w:rPr>
          <w:rFonts w:ascii="Palatino Linotype" w:eastAsia="Palatino Linotype" w:hAnsi="Palatino Linotype" w:cs="Palatino Linotype"/>
          <w:sz w:val="18"/>
          <w:szCs w:val="18"/>
        </w:rPr>
        <w:t xml:space="preserve">” in the </w:t>
      </w:r>
      <w:proofErr w:type="spellStart"/>
      <w:r w:rsidRPr="000C4F4D">
        <w:rPr>
          <w:rFonts w:ascii="Palatino Linotype" w:eastAsia="Palatino Linotype" w:hAnsi="Palatino Linotype" w:cs="Palatino Linotype"/>
          <w:sz w:val="18"/>
          <w:szCs w:val="18"/>
        </w:rPr>
        <w:t>Github</w:t>
      </w:r>
      <w:proofErr w:type="spellEnd"/>
      <w:r w:rsidRPr="000C4F4D">
        <w:rPr>
          <w:rFonts w:ascii="Palatino Linotype" w:eastAsia="Palatino Linotype" w:hAnsi="Palatino Linotype" w:cs="Palatino Linotype"/>
          <w:sz w:val="18"/>
          <w:szCs w:val="18"/>
        </w:rPr>
        <w:t xml:space="preserve"> repository show</w:t>
      </w:r>
      <w:r>
        <w:rPr>
          <w:rFonts w:ascii="Palatino Linotype" w:eastAsia="Palatino Linotype" w:hAnsi="Palatino Linotype" w:cs="Palatino Linotype"/>
          <w:sz w:val="18"/>
          <w:szCs w:val="18"/>
        </w:rPr>
        <w:t>s</w:t>
      </w:r>
      <w:r w:rsidRPr="000C4F4D">
        <w:rPr>
          <w:rFonts w:ascii="Palatino Linotype" w:eastAsia="Palatino Linotype" w:hAnsi="Palatino Linotype" w:cs="Palatino Linotype"/>
          <w:sz w:val="18"/>
          <w:szCs w:val="18"/>
        </w:rPr>
        <w:t xml:space="preserve"> how this figure can be obtained.</w:t>
      </w:r>
      <w:r>
        <w:rPr>
          <w:rFonts w:ascii="Palatino Linotype" w:eastAsia="Palatino Linotype" w:hAnsi="Palatino Linotype" w:cs="Palatino Linotype"/>
          <w:sz w:val="18"/>
          <w:szCs w:val="18"/>
        </w:rPr>
        <w:t xml:space="preserve"> </w:t>
      </w:r>
      <w:del w:id="3093" w:author="Yanfei Zhang" w:date="2022-03-28T21:11:00Z">
        <w:r w:rsidDel="00587601">
          <w:rPr>
            <w:rFonts w:ascii="Palatino Linotype" w:eastAsia="Palatino Linotype" w:hAnsi="Palatino Linotype" w:cs="Palatino Linotype"/>
            <w:sz w:val="18"/>
            <w:szCs w:val="18"/>
          </w:rPr>
          <w:delText xml:space="preserve"> NOTE: INSTEAD OF ‘Z=’ IN THE LEGEND WRITE ‘for Z=’  AND FOR THE BOTTOM ONE WRITE ‘-Jp/L</w:delText>
        </w:r>
        <w:r w:rsidDel="00587601">
          <w:rPr>
            <w:rFonts w:ascii="Palatino Linotype" w:eastAsia="Palatino Linotype" w:hAnsi="Palatino Linotype" w:cs="Palatino Linotype"/>
            <w:sz w:val="18"/>
            <w:szCs w:val="18"/>
          </w:rPr>
          <w:sym w:font="Symbol" w:char="F044"/>
        </w:r>
        <w:r w:rsidDel="00587601">
          <w:rPr>
            <w:rFonts w:ascii="Palatino Linotype" w:eastAsia="Palatino Linotype" w:hAnsi="Palatino Linotype" w:cs="Palatino Linotype"/>
            <w:sz w:val="18"/>
            <w:szCs w:val="18"/>
          </w:rPr>
          <w:delText>Gc for optimal Z=q</w:delText>
        </w:r>
        <w:r w:rsidRPr="00A13A4A" w:rsidDel="00587601">
          <w:rPr>
            <w:rFonts w:ascii="Palatino Linotype" w:eastAsia="Palatino Linotype" w:hAnsi="Palatino Linotype" w:cs="Palatino Linotype"/>
            <w:sz w:val="18"/>
            <w:szCs w:val="18"/>
            <w:vertAlign w:val="superscript"/>
          </w:rPr>
          <w:delText>2</w:delText>
        </w:r>
        <w:r w:rsidDel="00587601">
          <w:rPr>
            <w:rFonts w:ascii="Palatino Linotype" w:eastAsia="Palatino Linotype" w:hAnsi="Palatino Linotype" w:cs="Palatino Linotype"/>
            <w:sz w:val="18"/>
            <w:szCs w:val="18"/>
          </w:rPr>
          <w:delText xml:space="preserve">/X’. </w:delText>
        </w:r>
      </w:del>
      <w:r>
        <w:rPr>
          <w:rFonts w:ascii="Palatino Linotype" w:eastAsia="Palatino Linotype" w:hAnsi="Palatino Linotype" w:cs="Palatino Linotype"/>
          <w:sz w:val="18"/>
          <w:szCs w:val="18"/>
        </w:rPr>
        <w:t>(B) Flux ratio stoichiometry as a function of the force ratio</w:t>
      </w:r>
      <w:ins w:id="3094" w:author="Yanfei Zhang" w:date="2022-03-28T21:11:00Z">
        <w:r w:rsidR="00587601" w:rsidRPr="006837EA">
          <w:rPr>
            <w:rFonts w:ascii="Palatino Linotype" w:eastAsia="Palatino Linotype" w:hAnsi="Palatino Linotype" w:cs="Palatino Linotype"/>
            <w:sz w:val="18"/>
            <w:szCs w:val="18"/>
          </w:rPr>
          <w:t>.</w:t>
        </w:r>
      </w:ins>
      <w:del w:id="3095" w:author="Yanfei Zhang" w:date="2022-03-28T21:11:00Z">
        <w:r w:rsidRPr="006837EA" w:rsidDel="00587601">
          <w:rPr>
            <w:rFonts w:ascii="Palatino Linotype" w:eastAsia="Palatino Linotype" w:hAnsi="Palatino Linotype" w:cs="Palatino Linotype"/>
            <w:sz w:val="18"/>
            <w:szCs w:val="18"/>
          </w:rPr>
          <w:delText xml:space="preserve">: </w:delText>
        </w:r>
        <w:r w:rsidRPr="00526F52" w:rsidDel="00587601">
          <w:rPr>
            <w:rFonts w:ascii="Palatino Linotype" w:eastAsia="Palatino Linotype" w:hAnsi="Palatino Linotype" w:cs="Palatino Linotype"/>
            <w:sz w:val="18"/>
            <w:szCs w:val="18"/>
            <w:rPrChange w:id="3096" w:author="Yanfei Zhang" w:date="2022-04-05T20:09:00Z">
              <w:rPr>
                <w:rFonts w:ascii="Palatino Linotype" w:eastAsia="Palatino Linotype" w:hAnsi="Palatino Linotype" w:cs="Palatino Linotype"/>
                <w:sz w:val="18"/>
                <w:szCs w:val="18"/>
                <w:highlight w:val="yellow"/>
              </w:rPr>
            </w:rPrChange>
          </w:rPr>
          <w:delText xml:space="preserve">PLEASE ADD THE PLOT OF n=-Jp/Jc as a function of the force ratio for ALL 6 CASES.  </w:delText>
        </w:r>
      </w:del>
      <w:ins w:id="3097" w:author="Yanfei Zhang" w:date="2022-03-28T21:12:00Z">
        <w:r w:rsidR="00587601" w:rsidRPr="00526F52">
          <w:rPr>
            <w:rFonts w:ascii="Palatino Linotype" w:eastAsia="Palatino Linotype" w:hAnsi="Palatino Linotype" w:cs="Palatino Linotype"/>
            <w:sz w:val="18"/>
            <w:szCs w:val="18"/>
            <w:rPrChange w:id="3098" w:author="Yanfei Zhang" w:date="2022-04-05T20:09:00Z">
              <w:rPr>
                <w:rFonts w:ascii="Palatino Linotype" w:eastAsia="Palatino Linotype" w:hAnsi="Palatino Linotype" w:cs="Palatino Linotype"/>
                <w:sz w:val="18"/>
                <w:szCs w:val="18"/>
                <w:highlight w:val="yellow"/>
              </w:rPr>
            </w:rPrChange>
          </w:rPr>
          <w:t xml:space="preserve"> The equation </w:t>
        </w:r>
      </w:ins>
      <m:oMath>
        <m:r>
          <w:del w:id="3099" w:author="Yanfei Zhang" w:date="2022-03-28T21:11:00Z">
            <m:rPr>
              <m:sty m:val="p"/>
            </m:rPr>
            <w:rPr>
              <w:rFonts w:ascii="Cambria Math" w:eastAsia="Cambria Math" w:hAnsi="Cambria Math" w:cs="Cambria Math"/>
              <w:sz w:val="20"/>
              <w:szCs w:val="20"/>
              <w:rPrChange w:id="3100" w:author="Yanfei Zhang" w:date="2022-04-05T20:09:00Z">
                <w:rPr>
                  <w:rFonts w:ascii="Cambria Math" w:eastAsia="Cambria Math" w:hAnsi="Cambria Math" w:cs="Cambria Math"/>
                  <w:sz w:val="20"/>
                  <w:szCs w:val="20"/>
                  <w:highlight w:val="yellow"/>
                </w:rPr>
              </w:rPrChange>
            </w:rPr>
            <w:br/>
          </w:del>
        </m:r>
        <m:r>
          <w:rPr>
            <w:rFonts w:ascii="Cambria Math" w:eastAsia="Cambria Math" w:hAnsi="Cambria Math" w:cs="Cambria Math"/>
            <w:sz w:val="20"/>
            <w:szCs w:val="20"/>
            <w:rPrChange w:id="3101" w:author="Yanfei Zhang" w:date="2022-04-05T20:09:00Z">
              <w:rPr>
                <w:rFonts w:ascii="Cambria Math" w:eastAsia="Cambria Math" w:hAnsi="Cambria Math" w:cs="Cambria Math"/>
                <w:sz w:val="20"/>
                <w:szCs w:val="20"/>
                <w:highlight w:val="yellow"/>
              </w:rPr>
            </w:rPrChange>
          </w:rPr>
          <m:t>n</m:t>
        </m:r>
        <m:d>
          <m:dPr>
            <m:ctrlPr>
              <w:rPr>
                <w:rFonts w:ascii="Cambria Math" w:eastAsia="Cambria Math" w:hAnsi="Cambria Math" w:cs="Cambria Math"/>
                <w:i/>
                <w:sz w:val="20"/>
                <w:szCs w:val="20"/>
                <w:rPrChange w:id="3102" w:author="Yanfei Zhang" w:date="2022-04-05T20:09:00Z">
                  <w:rPr>
                    <w:rFonts w:ascii="Cambria Math" w:eastAsia="Cambria Math" w:hAnsi="Cambria Math" w:cs="Cambria Math"/>
                    <w:i/>
                    <w:sz w:val="20"/>
                    <w:szCs w:val="20"/>
                    <w:highlight w:val="yellow"/>
                  </w:rPr>
                </w:rPrChange>
              </w:rPr>
            </m:ctrlPr>
          </m:dPr>
          <m:e>
            <m:r>
              <w:rPr>
                <w:rFonts w:ascii="Cambria Math" w:eastAsia="Cambria Math" w:hAnsi="Cambria Math" w:cs="Cambria Math"/>
                <w:sz w:val="20"/>
                <w:szCs w:val="20"/>
                <w:rPrChange w:id="3103" w:author="Yanfei Zhang" w:date="2022-04-05T20:09:00Z">
                  <w:rPr>
                    <w:rFonts w:ascii="Cambria Math" w:eastAsia="Cambria Math" w:hAnsi="Cambria Math" w:cs="Cambria Math"/>
                    <w:sz w:val="20"/>
                    <w:szCs w:val="20"/>
                    <w:highlight w:val="yellow"/>
                  </w:rPr>
                </w:rPrChange>
              </w:rPr>
              <m:t>X</m:t>
            </m:r>
          </m:e>
        </m:d>
        <m:r>
          <w:rPr>
            <w:rFonts w:ascii="Cambria Math" w:eastAsia="Cambria Math" w:hAnsi="Cambria Math" w:cs="Cambria Math"/>
            <w:sz w:val="20"/>
            <w:szCs w:val="20"/>
            <w:rPrChange w:id="3104" w:author="Yanfei Zhang" w:date="2022-04-05T20:09:00Z">
              <w:rPr>
                <w:rFonts w:ascii="Cambria Math" w:eastAsia="Cambria Math" w:hAnsi="Cambria Math" w:cs="Cambria Math"/>
                <w:sz w:val="20"/>
                <w:szCs w:val="20"/>
                <w:highlight w:val="yellow"/>
              </w:rPr>
            </w:rPrChange>
          </w:rPr>
          <m:t>≝</m:t>
        </m:r>
        <m:r>
          <m:rPr>
            <m:sty m:val="p"/>
          </m:rPr>
          <w:rPr>
            <w:rFonts w:ascii="Cambria Math" w:eastAsia="Cambria Math" w:hAnsi="Cambria Math" w:cs="Cambria Math"/>
            <w:sz w:val="20"/>
            <w:szCs w:val="20"/>
            <w:rPrChange w:id="3105" w:author="Yanfei Zhang" w:date="2022-04-05T20:09:00Z">
              <w:rPr>
                <w:rFonts w:ascii="Cambria Math" w:eastAsia="Cambria Math" w:hAnsi="Cambria Math" w:cs="Cambria Math"/>
                <w:sz w:val="20"/>
                <w:szCs w:val="20"/>
                <w:highlight w:val="yellow"/>
              </w:rPr>
            </w:rPrChange>
          </w:rPr>
          <m:t xml:space="preserve"> </m:t>
        </m:r>
        <m:f>
          <m:fPr>
            <m:ctrlPr>
              <w:rPr>
                <w:rFonts w:ascii="Cambria Math" w:eastAsia="Cambria Math" w:hAnsi="Cambria Math" w:cs="Cambria Math"/>
                <w:sz w:val="20"/>
                <w:szCs w:val="20"/>
                <w:rPrChange w:id="3106" w:author="Yanfei Zhang" w:date="2022-04-05T20:09:00Z">
                  <w:rPr>
                    <w:rFonts w:ascii="Cambria Math" w:eastAsia="Cambria Math" w:hAnsi="Cambria Math" w:cs="Cambria Math"/>
                    <w:sz w:val="20"/>
                    <w:szCs w:val="20"/>
                    <w:highlight w:val="yellow"/>
                  </w:rPr>
                </w:rPrChange>
              </w:rPr>
            </m:ctrlPr>
          </m:fPr>
          <m:num>
            <m:sSub>
              <m:sSubPr>
                <m:ctrlPr>
                  <w:rPr>
                    <w:rFonts w:ascii="Cambria Math" w:eastAsia="Cambria Math" w:hAnsi="Cambria Math" w:cs="Cambria Math"/>
                    <w:sz w:val="20"/>
                    <w:szCs w:val="20"/>
                    <w:rPrChange w:id="3107" w:author="Yanfei Zhang" w:date="2022-04-05T20:09:00Z">
                      <w:rPr>
                        <w:rFonts w:ascii="Cambria Math" w:eastAsia="Cambria Math" w:hAnsi="Cambria Math" w:cs="Cambria Math"/>
                        <w:sz w:val="20"/>
                        <w:szCs w:val="20"/>
                        <w:highlight w:val="yellow"/>
                      </w:rPr>
                    </w:rPrChange>
                  </w:rPr>
                </m:ctrlPr>
              </m:sSubPr>
              <m:e>
                <m:r>
                  <w:rPr>
                    <w:rFonts w:ascii="Cambria Math" w:eastAsia="Cambria Math" w:hAnsi="Cambria Math" w:cs="Cambria Math"/>
                    <w:sz w:val="20"/>
                    <w:szCs w:val="20"/>
                    <w:rPrChange w:id="3108" w:author="Yanfei Zhang" w:date="2022-04-05T20:09:00Z">
                      <w:rPr>
                        <w:rFonts w:ascii="Cambria Math" w:eastAsia="Cambria Math" w:hAnsi="Cambria Math" w:cs="Cambria Math"/>
                        <w:sz w:val="20"/>
                        <w:szCs w:val="20"/>
                        <w:highlight w:val="yellow"/>
                      </w:rPr>
                    </w:rPrChange>
                  </w:rPr>
                  <m:t>-J</m:t>
                </m:r>
              </m:e>
              <m:sub>
                <m:r>
                  <w:rPr>
                    <w:rFonts w:ascii="Cambria Math" w:eastAsia="Cambria Math" w:hAnsi="Cambria Math" w:cs="Cambria Math"/>
                    <w:sz w:val="20"/>
                    <w:szCs w:val="20"/>
                    <w:rPrChange w:id="3109" w:author="Yanfei Zhang" w:date="2022-04-05T20:09:00Z">
                      <w:rPr>
                        <w:rFonts w:ascii="Cambria Math" w:eastAsia="Cambria Math" w:hAnsi="Cambria Math" w:cs="Cambria Math"/>
                        <w:sz w:val="20"/>
                        <w:szCs w:val="20"/>
                        <w:highlight w:val="yellow"/>
                      </w:rPr>
                    </w:rPrChange>
                  </w:rPr>
                  <m:t>p</m:t>
                </m:r>
              </m:sub>
            </m:sSub>
          </m:num>
          <m:den>
            <m:sSub>
              <m:sSubPr>
                <m:ctrlPr>
                  <w:rPr>
                    <w:rFonts w:ascii="Cambria Math" w:eastAsia="Cambria Math" w:hAnsi="Cambria Math" w:cs="Cambria Math"/>
                    <w:sz w:val="20"/>
                    <w:szCs w:val="20"/>
                    <w:rPrChange w:id="3110" w:author="Yanfei Zhang" w:date="2022-04-05T20:09:00Z">
                      <w:rPr>
                        <w:rFonts w:ascii="Cambria Math" w:eastAsia="Cambria Math" w:hAnsi="Cambria Math" w:cs="Cambria Math"/>
                        <w:sz w:val="20"/>
                        <w:szCs w:val="20"/>
                        <w:highlight w:val="yellow"/>
                      </w:rPr>
                    </w:rPrChange>
                  </w:rPr>
                </m:ctrlPr>
              </m:sSubPr>
              <m:e>
                <m:r>
                  <w:rPr>
                    <w:rFonts w:ascii="Cambria Math" w:eastAsia="Cambria Math" w:hAnsi="Cambria Math" w:cs="Cambria Math"/>
                    <w:sz w:val="20"/>
                    <w:szCs w:val="20"/>
                    <w:rPrChange w:id="3111" w:author="Yanfei Zhang" w:date="2022-04-05T20:09:00Z">
                      <w:rPr>
                        <w:rFonts w:ascii="Cambria Math" w:eastAsia="Cambria Math" w:hAnsi="Cambria Math" w:cs="Cambria Math"/>
                        <w:sz w:val="20"/>
                        <w:szCs w:val="20"/>
                        <w:highlight w:val="yellow"/>
                      </w:rPr>
                    </w:rPrChange>
                  </w:rPr>
                  <m:t>J</m:t>
                </m:r>
              </m:e>
              <m:sub>
                <m:r>
                  <w:rPr>
                    <w:rFonts w:ascii="Cambria Math" w:eastAsia="Cambria Math" w:hAnsi="Cambria Math" w:cs="Cambria Math"/>
                    <w:sz w:val="20"/>
                    <w:szCs w:val="20"/>
                    <w:rPrChange w:id="3112" w:author="Yanfei Zhang" w:date="2022-04-05T20:09:00Z">
                      <w:rPr>
                        <w:rFonts w:ascii="Cambria Math" w:eastAsia="Cambria Math" w:hAnsi="Cambria Math" w:cs="Cambria Math"/>
                        <w:sz w:val="20"/>
                        <w:szCs w:val="20"/>
                        <w:highlight w:val="yellow"/>
                      </w:rPr>
                    </w:rPrChange>
                  </w:rPr>
                  <m:t>c</m:t>
                </m:r>
              </m:sub>
            </m:sSub>
          </m:den>
        </m:f>
        <m:r>
          <w:rPr>
            <w:rFonts w:ascii="Cambria Math" w:eastAsia="Cambria Math" w:hAnsi="Cambria Math" w:cs="Cambria Math"/>
            <w:sz w:val="20"/>
            <w:szCs w:val="20"/>
            <w:rPrChange w:id="3113" w:author="Yanfei Zhang" w:date="2022-04-05T20:09:00Z">
              <w:rPr>
                <w:rFonts w:ascii="Cambria Math" w:eastAsia="Cambria Math" w:hAnsi="Cambria Math" w:cs="Cambria Math"/>
                <w:sz w:val="20"/>
                <w:szCs w:val="20"/>
                <w:highlight w:val="yellow"/>
              </w:rPr>
            </w:rPrChange>
          </w:rPr>
          <m:t>=</m:t>
        </m:r>
        <m:f>
          <m:fPr>
            <m:ctrlPr>
              <w:rPr>
                <w:rFonts w:ascii="Cambria Math" w:eastAsia="Cambria Math" w:hAnsi="Cambria Math" w:cs="Cambria Math"/>
                <w:sz w:val="20"/>
                <w:szCs w:val="20"/>
                <w:rPrChange w:id="3114" w:author="Yanfei Zhang" w:date="2022-04-05T20:09:00Z">
                  <w:rPr>
                    <w:rFonts w:ascii="Cambria Math" w:eastAsia="Cambria Math" w:hAnsi="Cambria Math" w:cs="Cambria Math"/>
                    <w:sz w:val="20"/>
                    <w:szCs w:val="20"/>
                    <w:highlight w:val="yellow"/>
                  </w:rPr>
                </w:rPrChange>
              </w:rPr>
            </m:ctrlPr>
          </m:fPr>
          <m:num>
            <m:r>
              <w:rPr>
                <w:rFonts w:ascii="Cambria Math" w:eastAsia="Cambria Math" w:hAnsi="Cambria Math" w:cs="Cambria Math"/>
                <w:sz w:val="20"/>
                <w:szCs w:val="20"/>
                <w:rPrChange w:id="3115" w:author="Yanfei Zhang" w:date="2022-04-05T20:09:00Z">
                  <w:rPr>
                    <w:rFonts w:ascii="Cambria Math" w:eastAsia="Cambria Math" w:hAnsi="Cambria Math" w:cs="Cambria Math"/>
                    <w:sz w:val="20"/>
                    <w:szCs w:val="20"/>
                    <w:highlight w:val="yellow"/>
                  </w:rPr>
                </w:rPrChange>
              </w:rPr>
              <m:t>q∙Z∙</m:t>
            </m:r>
            <m:d>
              <m:dPr>
                <m:ctrlPr>
                  <w:rPr>
                    <w:rFonts w:ascii="Cambria Math" w:eastAsia="Cambria Math" w:hAnsi="Cambria Math" w:cs="Cambria Math"/>
                    <w:i/>
                    <w:sz w:val="20"/>
                    <w:szCs w:val="20"/>
                    <w:rPrChange w:id="3116" w:author="Yanfei Zhang" w:date="2022-04-05T20:09:00Z">
                      <w:rPr>
                        <w:rFonts w:ascii="Cambria Math" w:eastAsia="Cambria Math" w:hAnsi="Cambria Math" w:cs="Cambria Math"/>
                        <w:i/>
                        <w:sz w:val="20"/>
                        <w:szCs w:val="20"/>
                        <w:highlight w:val="yellow"/>
                      </w:rPr>
                    </w:rPrChange>
                  </w:rPr>
                </m:ctrlPr>
              </m:dPr>
              <m:e>
                <m:r>
                  <w:rPr>
                    <w:rFonts w:ascii="Cambria Math" w:eastAsia="Cambria Math" w:hAnsi="Cambria Math" w:cs="Cambria Math"/>
                    <w:sz w:val="20"/>
                    <w:szCs w:val="20"/>
                    <w:rPrChange w:id="3117" w:author="Yanfei Zhang" w:date="2022-04-05T20:09:00Z">
                      <w:rPr>
                        <w:rFonts w:ascii="Cambria Math" w:eastAsia="Cambria Math" w:hAnsi="Cambria Math" w:cs="Cambria Math"/>
                        <w:sz w:val="20"/>
                        <w:szCs w:val="20"/>
                        <w:highlight w:val="yellow"/>
                      </w:rPr>
                    </w:rPrChange>
                  </w:rPr>
                  <m:t>1-</m:t>
                </m:r>
                <m:f>
                  <m:fPr>
                    <m:ctrlPr>
                      <w:rPr>
                        <w:rFonts w:ascii="Cambria Math" w:eastAsia="Cambria Math" w:hAnsi="Cambria Math" w:cs="Cambria Math"/>
                        <w:i/>
                        <w:sz w:val="20"/>
                        <w:szCs w:val="20"/>
                        <w:rPrChange w:id="3118" w:author="Yanfei Zhang" w:date="2022-04-05T20:09:00Z">
                          <w:rPr>
                            <w:rFonts w:ascii="Cambria Math" w:eastAsia="Cambria Math" w:hAnsi="Cambria Math" w:cs="Cambria Math"/>
                            <w:i/>
                            <w:sz w:val="20"/>
                            <w:szCs w:val="20"/>
                            <w:highlight w:val="yellow"/>
                          </w:rPr>
                        </w:rPrChange>
                      </w:rPr>
                    </m:ctrlPr>
                  </m:fPr>
                  <m:num>
                    <m:r>
                      <w:rPr>
                        <w:rFonts w:ascii="Cambria Math" w:eastAsia="Cambria Math" w:hAnsi="Cambria Math" w:cs="Cambria Math"/>
                        <w:sz w:val="20"/>
                        <w:szCs w:val="20"/>
                        <w:rPrChange w:id="3119" w:author="Yanfei Zhang" w:date="2022-04-05T20:09:00Z">
                          <w:rPr>
                            <w:rFonts w:ascii="Cambria Math" w:eastAsia="Cambria Math" w:hAnsi="Cambria Math" w:cs="Cambria Math"/>
                            <w:sz w:val="20"/>
                            <w:szCs w:val="20"/>
                            <w:highlight w:val="yellow"/>
                          </w:rPr>
                        </w:rPrChange>
                      </w:rPr>
                      <m:t>Z</m:t>
                    </m:r>
                  </m:num>
                  <m:den>
                    <m:r>
                      <w:rPr>
                        <w:rFonts w:ascii="Cambria Math" w:eastAsia="Cambria Math" w:hAnsi="Cambria Math" w:cs="Cambria Math"/>
                        <w:sz w:val="20"/>
                        <w:szCs w:val="20"/>
                        <w:rPrChange w:id="3120" w:author="Yanfei Zhang" w:date="2022-04-05T20:09:00Z">
                          <w:rPr>
                            <w:rFonts w:ascii="Cambria Math" w:eastAsia="Cambria Math" w:hAnsi="Cambria Math" w:cs="Cambria Math"/>
                            <w:sz w:val="20"/>
                            <w:szCs w:val="20"/>
                            <w:highlight w:val="yellow"/>
                          </w:rPr>
                        </w:rPrChange>
                      </w:rPr>
                      <m:t>q</m:t>
                    </m:r>
                  </m:den>
                </m:f>
                <m:r>
                  <w:rPr>
                    <w:rFonts w:ascii="Cambria Math" w:eastAsia="Cambria Math" w:hAnsi="Cambria Math" w:cs="Cambria Math"/>
                    <w:sz w:val="20"/>
                    <w:szCs w:val="20"/>
                    <w:rPrChange w:id="3121" w:author="Yanfei Zhang" w:date="2022-04-05T20:09:00Z">
                      <w:rPr>
                        <w:rFonts w:ascii="Cambria Math" w:eastAsia="Cambria Math" w:hAnsi="Cambria Math" w:cs="Cambria Math"/>
                        <w:sz w:val="20"/>
                        <w:szCs w:val="20"/>
                        <w:highlight w:val="yellow"/>
                      </w:rPr>
                    </w:rPrChange>
                  </w:rPr>
                  <m:t>∙X</m:t>
                </m:r>
              </m:e>
            </m:d>
          </m:num>
          <m:den>
            <m:r>
              <w:rPr>
                <w:rFonts w:ascii="Cambria Math" w:eastAsia="Cambria Math" w:hAnsi="Cambria Math" w:cs="Cambria Math"/>
                <w:sz w:val="20"/>
                <w:szCs w:val="20"/>
                <w:rPrChange w:id="3122" w:author="Yanfei Zhang" w:date="2022-04-05T20:09:00Z">
                  <w:rPr>
                    <w:rFonts w:ascii="Cambria Math" w:eastAsia="Cambria Math" w:hAnsi="Cambria Math" w:cs="Cambria Math"/>
                    <w:sz w:val="20"/>
                    <w:szCs w:val="20"/>
                    <w:highlight w:val="yellow"/>
                  </w:rPr>
                </w:rPrChange>
              </w:rPr>
              <m:t>1-q∙Z∙X</m:t>
            </m:r>
          </m:den>
        </m:f>
        <m:r>
          <w:rPr>
            <w:rFonts w:ascii="Cambria Math" w:eastAsia="Cambria Math" w:hAnsi="Cambria Math" w:cs="Cambria Math"/>
            <w:sz w:val="20"/>
            <w:szCs w:val="20"/>
            <w:rPrChange w:id="3123" w:author="Yanfei Zhang" w:date="2022-04-05T20:09:00Z">
              <w:rPr>
                <w:rFonts w:ascii="Cambria Math" w:eastAsia="Cambria Math" w:hAnsi="Cambria Math" w:cs="Cambria Math"/>
                <w:sz w:val="20"/>
                <w:szCs w:val="20"/>
                <w:highlight w:val="yellow"/>
              </w:rPr>
            </w:rPrChange>
          </w:rPr>
          <m:t>=</m:t>
        </m:r>
        <m:f>
          <m:fPr>
            <m:ctrlPr>
              <w:rPr>
                <w:rFonts w:ascii="Cambria Math" w:eastAsia="Cambria Math" w:hAnsi="Cambria Math" w:cs="Cambria Math"/>
                <w:sz w:val="20"/>
                <w:szCs w:val="20"/>
                <w:rPrChange w:id="3124" w:author="Yanfei Zhang" w:date="2022-04-05T20:09:00Z">
                  <w:rPr>
                    <w:rFonts w:ascii="Cambria Math" w:eastAsia="Cambria Math" w:hAnsi="Cambria Math" w:cs="Cambria Math"/>
                    <w:sz w:val="20"/>
                    <w:szCs w:val="20"/>
                    <w:highlight w:val="yellow"/>
                  </w:rPr>
                </w:rPrChange>
              </w:rPr>
            </m:ctrlPr>
          </m:fPr>
          <m:num>
            <m:r>
              <w:rPr>
                <w:rFonts w:ascii="Cambria Math" w:eastAsia="Cambria Math" w:hAnsi="Cambria Math" w:cs="Cambria Math"/>
                <w:sz w:val="20"/>
                <w:szCs w:val="20"/>
                <w:rPrChange w:id="3125" w:author="Yanfei Zhang" w:date="2022-04-05T20:09:00Z">
                  <w:rPr>
                    <w:rFonts w:ascii="Cambria Math" w:eastAsia="Cambria Math" w:hAnsi="Cambria Math" w:cs="Cambria Math"/>
                    <w:sz w:val="20"/>
                    <w:szCs w:val="20"/>
                    <w:highlight w:val="yellow"/>
                  </w:rPr>
                </w:rPrChange>
              </w:rPr>
              <m:t>q∙Z-</m:t>
            </m:r>
            <m:sSup>
              <m:sSupPr>
                <m:ctrlPr>
                  <w:rPr>
                    <w:rFonts w:ascii="Cambria Math" w:eastAsia="Cambria Math" w:hAnsi="Cambria Math" w:cs="Cambria Math"/>
                    <w:i/>
                    <w:sz w:val="20"/>
                    <w:szCs w:val="20"/>
                    <w:rPrChange w:id="3126" w:author="Yanfei Zhang" w:date="2022-04-05T20:09:00Z">
                      <w:rPr>
                        <w:rFonts w:ascii="Cambria Math" w:eastAsia="Cambria Math" w:hAnsi="Cambria Math" w:cs="Cambria Math"/>
                        <w:i/>
                        <w:sz w:val="20"/>
                        <w:szCs w:val="20"/>
                        <w:highlight w:val="yellow"/>
                      </w:rPr>
                    </w:rPrChange>
                  </w:rPr>
                </m:ctrlPr>
              </m:sSupPr>
              <m:e>
                <m:r>
                  <w:rPr>
                    <w:rFonts w:ascii="Cambria Math" w:eastAsia="Cambria Math" w:hAnsi="Cambria Math" w:cs="Cambria Math"/>
                    <w:sz w:val="20"/>
                    <w:szCs w:val="20"/>
                    <w:rPrChange w:id="3127" w:author="Yanfei Zhang" w:date="2022-04-05T20:09:00Z">
                      <w:rPr>
                        <w:rFonts w:ascii="Cambria Math" w:eastAsia="Cambria Math" w:hAnsi="Cambria Math" w:cs="Cambria Math"/>
                        <w:sz w:val="20"/>
                        <w:szCs w:val="20"/>
                        <w:highlight w:val="yellow"/>
                      </w:rPr>
                    </w:rPrChange>
                  </w:rPr>
                  <m:t>Z</m:t>
                </m:r>
              </m:e>
              <m:sup>
                <m:r>
                  <w:rPr>
                    <w:rFonts w:ascii="Cambria Math" w:eastAsia="Cambria Math" w:hAnsi="Cambria Math" w:cs="Cambria Math"/>
                    <w:sz w:val="20"/>
                    <w:szCs w:val="20"/>
                    <w:rPrChange w:id="3128" w:author="Yanfei Zhang" w:date="2022-04-05T20:09:00Z">
                      <w:rPr>
                        <w:rFonts w:ascii="Cambria Math" w:eastAsia="Cambria Math" w:hAnsi="Cambria Math" w:cs="Cambria Math"/>
                        <w:sz w:val="20"/>
                        <w:szCs w:val="20"/>
                        <w:highlight w:val="yellow"/>
                      </w:rPr>
                    </w:rPrChange>
                  </w:rPr>
                  <m:t>2</m:t>
                </m:r>
              </m:sup>
            </m:sSup>
            <m:r>
              <w:rPr>
                <w:rFonts w:ascii="Cambria Math" w:eastAsia="Cambria Math" w:hAnsi="Cambria Math" w:cs="Cambria Math"/>
                <w:sz w:val="20"/>
                <w:szCs w:val="20"/>
                <w:rPrChange w:id="3129" w:author="Yanfei Zhang" w:date="2022-04-05T20:09:00Z">
                  <w:rPr>
                    <w:rFonts w:ascii="Cambria Math" w:eastAsia="Cambria Math" w:hAnsi="Cambria Math" w:cs="Cambria Math"/>
                    <w:sz w:val="20"/>
                    <w:szCs w:val="20"/>
                    <w:highlight w:val="yellow"/>
                  </w:rPr>
                </w:rPrChange>
              </w:rPr>
              <m:t>∙X)</m:t>
            </m:r>
          </m:num>
          <m:den>
            <m:r>
              <w:rPr>
                <w:rFonts w:ascii="Cambria Math" w:eastAsia="Cambria Math" w:hAnsi="Cambria Math" w:cs="Cambria Math"/>
                <w:sz w:val="20"/>
                <w:szCs w:val="20"/>
                <w:rPrChange w:id="3130" w:author="Yanfei Zhang" w:date="2022-04-05T20:09:00Z">
                  <w:rPr>
                    <w:rFonts w:ascii="Cambria Math" w:eastAsia="Cambria Math" w:hAnsi="Cambria Math" w:cs="Cambria Math"/>
                    <w:sz w:val="20"/>
                    <w:szCs w:val="20"/>
                    <w:highlight w:val="yellow"/>
                  </w:rPr>
                </w:rPrChange>
              </w:rPr>
              <m:t>1-q∙Z∙X</m:t>
            </m:r>
          </m:den>
        </m:f>
      </m:oMath>
      <w:ins w:id="3131" w:author="Yanfei Zhang" w:date="2022-03-28T21:12:00Z">
        <w:r w:rsidR="00587601" w:rsidRPr="00526F52">
          <w:rPr>
            <w:rFonts w:ascii="Palatino Linotype" w:eastAsia="Cambria Math" w:hAnsi="Palatino Linotype" w:cs="Cambria Math"/>
            <w:sz w:val="20"/>
            <w:szCs w:val="20"/>
            <w:rPrChange w:id="3132" w:author="Yanfei Zhang" w:date="2022-04-05T20:09:00Z">
              <w:rPr>
                <w:rFonts w:ascii="Palatino Linotype" w:eastAsia="Cambria Math" w:hAnsi="Palatino Linotype" w:cs="Cambria Math"/>
                <w:sz w:val="20"/>
                <w:szCs w:val="20"/>
                <w:highlight w:val="yellow"/>
              </w:rPr>
            </w:rPrChange>
          </w:rPr>
          <w:t xml:space="preserve"> was used for simulation of n</w:t>
        </w:r>
      </w:ins>
      <w:del w:id="3133" w:author="Yanfei Zhang" w:date="2022-04-05T20:09:00Z">
        <w:r w:rsidRPr="00A13A4A" w:rsidDel="00BF22AE">
          <w:rPr>
            <w:rFonts w:ascii="Palatino Linotype" w:eastAsia="Cambria Math" w:hAnsi="Palatino Linotype" w:cs="Cambria Math"/>
            <w:sz w:val="18"/>
            <w:szCs w:val="18"/>
            <w:highlight w:val="yellow"/>
          </w:rPr>
          <w:delText>.</w:delText>
        </w:r>
        <w:r w:rsidRPr="00A13A4A" w:rsidDel="00BF22AE">
          <w:rPr>
            <w:rFonts w:ascii="Palatino Linotype" w:eastAsia="Cambria Math" w:hAnsi="Palatino Linotype" w:cs="Cambria Math"/>
            <w:sz w:val="18"/>
            <w:szCs w:val="18"/>
          </w:rPr>
          <w:delText xml:space="preserve">  For the </w:delText>
        </w:r>
        <w:r w:rsidDel="00BF22AE">
          <w:rPr>
            <w:rFonts w:ascii="Palatino Linotype" w:eastAsia="Cambria Math" w:hAnsi="Palatino Linotype" w:cs="Cambria Math"/>
            <w:sz w:val="18"/>
            <w:szCs w:val="18"/>
          </w:rPr>
          <w:delText>‘</w:delText>
        </w:r>
        <w:r w:rsidRPr="00A13A4A" w:rsidDel="00BF22AE">
          <w:rPr>
            <w:rFonts w:ascii="Palatino Linotype" w:eastAsia="Cambria Math" w:hAnsi="Palatino Linotype" w:cs="Cambria Math"/>
            <w:sz w:val="18"/>
            <w:szCs w:val="18"/>
          </w:rPr>
          <w:delText>total case</w:delText>
        </w:r>
        <w:r w:rsidDel="00BF22AE">
          <w:rPr>
            <w:rFonts w:ascii="Palatino Linotype" w:eastAsia="Cambria Math" w:hAnsi="Palatino Linotype" w:cs="Cambria Math"/>
            <w:sz w:val="18"/>
            <w:szCs w:val="18"/>
          </w:rPr>
          <w:delText>’</w:delText>
        </w:r>
        <w:r w:rsidRPr="00A13A4A" w:rsidDel="00BF22AE">
          <w:rPr>
            <w:rFonts w:ascii="Palatino Linotype" w:eastAsia="Cambria Math" w:hAnsi="Palatino Linotype" w:cs="Cambria Math"/>
            <w:sz w:val="18"/>
            <w:szCs w:val="18"/>
          </w:rPr>
          <w:delText xml:space="preserve"> the four </w:delText>
        </w:r>
        <m:oMath>
          <m:r>
            <w:rPr>
              <w:rFonts w:ascii="Cambria Math" w:eastAsia="Cambria Math" w:hAnsi="Cambria Math" w:cs="Cambria Math"/>
              <w:sz w:val="18"/>
              <w:szCs w:val="18"/>
            </w:rPr>
            <m:t>q∙Z∙</m:t>
          </m:r>
          <m:d>
            <m:dPr>
              <m:ctrlPr>
                <w:rPr>
                  <w:rFonts w:ascii="Cambria Math" w:eastAsia="Cambria Math" w:hAnsi="Cambria Math" w:cs="Cambria Math"/>
                  <w:i/>
                  <w:sz w:val="18"/>
                  <w:szCs w:val="18"/>
                </w:rPr>
              </m:ctrlPr>
            </m:dPr>
            <m:e>
              <m:r>
                <w:rPr>
                  <w:rFonts w:ascii="Cambria Math" w:eastAsia="Cambria Math" w:hAnsi="Cambria Math" w:cs="Cambria Math"/>
                  <w:sz w:val="18"/>
                  <w:szCs w:val="18"/>
                </w:rPr>
                <m:t>1-</m:t>
              </m:r>
              <m:f>
                <m:fPr>
                  <m:ctrlPr>
                    <w:rPr>
                      <w:rFonts w:ascii="Cambria Math" w:eastAsia="Cambria Math" w:hAnsi="Cambria Math" w:cs="Cambria Math"/>
                      <w:i/>
                      <w:sz w:val="18"/>
                      <w:szCs w:val="18"/>
                    </w:rPr>
                  </m:ctrlPr>
                </m:fPr>
                <m:num>
                  <m:r>
                    <w:rPr>
                      <w:rFonts w:ascii="Cambria Math" w:eastAsia="Cambria Math" w:hAnsi="Cambria Math" w:cs="Cambria Math"/>
                      <w:sz w:val="18"/>
                      <w:szCs w:val="18"/>
                    </w:rPr>
                    <m:t>Z</m:t>
                  </m:r>
                </m:num>
                <m:den>
                  <m:r>
                    <w:rPr>
                      <w:rFonts w:ascii="Cambria Math" w:eastAsia="Cambria Math" w:hAnsi="Cambria Math" w:cs="Cambria Math"/>
                      <w:sz w:val="18"/>
                      <w:szCs w:val="18"/>
                    </w:rPr>
                    <m:t>q</m:t>
                  </m:r>
                </m:den>
              </m:f>
              <m:r>
                <w:rPr>
                  <w:rFonts w:ascii="Cambria Math" w:eastAsia="Cambria Math" w:hAnsi="Cambria Math" w:cs="Cambria Math"/>
                  <w:sz w:val="18"/>
                  <w:szCs w:val="18"/>
                </w:rPr>
                <m:t>∙X</m:t>
              </m:r>
            </m:e>
          </m:d>
        </m:oMath>
        <w:r w:rsidRPr="00A13A4A" w:rsidDel="00BF22AE">
          <w:rPr>
            <w:rFonts w:ascii="Palatino Linotype" w:eastAsia="Cambria Math" w:hAnsi="Palatino Linotype" w:cs="Cambria Math"/>
            <w:sz w:val="18"/>
            <w:szCs w:val="18"/>
          </w:rPr>
          <w:delText xml:space="preserve"> terms were added to obtain total ATP synthesis and were then divided by the sum of the four </w:delText>
        </w:r>
        <m:oMath>
          <m:r>
            <w:rPr>
              <w:rFonts w:ascii="Cambria Math" w:eastAsia="Cambria Math" w:hAnsi="Cambria Math" w:cs="Cambria Math"/>
              <w:sz w:val="18"/>
              <w:szCs w:val="18"/>
            </w:rPr>
            <m:t>1-q∙Z∙X</m:t>
          </m:r>
        </m:oMath>
        <w:r w:rsidRPr="00A13A4A" w:rsidDel="00BF22AE">
          <w:rPr>
            <w:rFonts w:ascii="Palatino Linotype" w:eastAsia="Cambria Math" w:hAnsi="Palatino Linotype" w:cs="Cambria Math"/>
            <w:sz w:val="18"/>
            <w:szCs w:val="18"/>
          </w:rPr>
          <w:delText xml:space="preserve">  terms representing total respiration</w:delText>
        </w:r>
      </w:del>
      <w:r w:rsidRPr="00A13A4A">
        <w:rPr>
          <w:rFonts w:ascii="Palatino Linotype" w:eastAsia="Cambria Math" w:hAnsi="Palatino Linotype" w:cs="Cambria Math"/>
          <w:sz w:val="18"/>
          <w:szCs w:val="18"/>
        </w:rPr>
        <w:t xml:space="preserve">.  </w:t>
      </w:r>
      <w:del w:id="3134" w:author="Yanfei Zhang" w:date="2022-03-28T21:13:00Z">
        <w:r w:rsidDel="00587601">
          <w:rPr>
            <w:rFonts w:ascii="Palatino Linotype" w:eastAsia="Cambria Math" w:hAnsi="Palatino Linotype" w:cs="Cambria Math"/>
            <w:sz w:val="18"/>
            <w:szCs w:val="18"/>
          </w:rPr>
          <w:delText xml:space="preserve">PLEASE ADD: </w:delText>
        </w:r>
      </w:del>
      <w:r>
        <w:rPr>
          <w:rFonts w:ascii="Palatino Linotype" w:eastAsia="Cambria Math" w:hAnsi="Palatino Linotype" w:cs="Cambria Math"/>
          <w:sz w:val="18"/>
          <w:szCs w:val="18"/>
        </w:rPr>
        <w:t>(</w:t>
      </w:r>
      <w:r w:rsidRPr="00A13A4A">
        <w:rPr>
          <w:rFonts w:ascii="Palatino Linotype" w:eastAsia="Cambria Math" w:hAnsi="Palatino Linotype" w:cs="Cambria Math"/>
          <w:b/>
          <w:sz w:val="18"/>
          <w:szCs w:val="18"/>
        </w:rPr>
        <w:t>C</w:t>
      </w:r>
      <w:r>
        <w:rPr>
          <w:rFonts w:ascii="Palatino Linotype" w:eastAsia="Cambria Math" w:hAnsi="Palatino Linotype" w:cs="Cambria Math"/>
          <w:sz w:val="18"/>
          <w:szCs w:val="18"/>
        </w:rPr>
        <w:t>) Flux ratio stoichiometry versus</w:t>
      </w:r>
      <w:del w:id="3135" w:author="Yanfei Zhang" w:date="2022-03-28T21:14:00Z">
        <w:r w:rsidDel="00587601">
          <w:rPr>
            <w:rFonts w:ascii="Palatino Linotype" w:eastAsia="Palatino Linotype" w:hAnsi="Palatino Linotype" w:cs="Palatino Linotype"/>
            <w:sz w:val="20"/>
            <w:szCs w:val="20"/>
            <w:highlight w:val="yellow"/>
          </w:rPr>
          <w:delText>–</w:delText>
        </w:r>
        <w:r w:rsidRPr="008C5429" w:rsidDel="00587601">
          <w:rPr>
            <w:rFonts w:ascii="Palatino Linotype" w:eastAsia="Palatino Linotype" w:hAnsi="Palatino Linotype" w:cs="Palatino Linotype"/>
            <w:sz w:val="20"/>
            <w:szCs w:val="20"/>
            <w:highlight w:val="yellow"/>
          </w:rPr>
          <w:delText>Jp</w:delText>
        </w:r>
        <w:r w:rsidDel="00587601">
          <w:rPr>
            <w:rFonts w:ascii="Palatino Linotype" w:eastAsia="Palatino Linotype" w:hAnsi="Palatino Linotype" w:cs="Palatino Linotype"/>
            <w:sz w:val="20"/>
            <w:szCs w:val="20"/>
          </w:rPr>
          <w:delText>/LccDGc</w:delText>
        </w:r>
      </w:del>
      <w:ins w:id="3136" w:author="Yanfei Zhang" w:date="2022-03-28T21:14:00Z">
        <w:r w:rsidR="00587601">
          <w:rPr>
            <w:rFonts w:ascii="Palatino Linotype" w:eastAsia="Palatino Linotype" w:hAnsi="Palatino Linotype" w:cs="Palatino Linotype"/>
            <w:sz w:val="20"/>
            <w:szCs w:val="20"/>
          </w:rPr>
          <w:t xml:space="preserve"> ATP synthesis</w:t>
        </w:r>
      </w:ins>
      <w:del w:id="3137" w:author="Yanfei Zhang" w:date="2022-03-28T21:14:00Z">
        <w:r w:rsidDel="00587601">
          <w:rPr>
            <w:rFonts w:ascii="Palatino Linotype" w:eastAsia="Palatino Linotype" w:hAnsi="Palatino Linotype" w:cs="Palatino Linotype"/>
            <w:sz w:val="20"/>
            <w:szCs w:val="20"/>
          </w:rPr>
          <w:delText>:</w:delText>
        </w:r>
      </w:del>
      <w:ins w:id="3138" w:author="Yanfei Zhang" w:date="2022-03-28T21:14:00Z">
        <w:r w:rsidR="00587601">
          <w:rPr>
            <w:rFonts w:ascii="Palatino Linotype" w:eastAsia="Palatino Linotype" w:hAnsi="Palatino Linotype" w:cs="Palatino Linotype"/>
            <w:sz w:val="20"/>
            <w:szCs w:val="20"/>
          </w:rPr>
          <w:t>.</w:t>
        </w:r>
      </w:ins>
      <w:r>
        <w:rPr>
          <w:rFonts w:ascii="Palatino Linotype" w:eastAsia="Palatino Linotype" w:hAnsi="Palatino Linotype" w:cs="Palatino Linotype"/>
          <w:sz w:val="20"/>
          <w:szCs w:val="20"/>
        </w:rPr>
        <w:t xml:space="preserve"> </w:t>
      </w:r>
      <m:oMath>
        <m:r>
          <w:del w:id="3139" w:author="Yanfei Zhang" w:date="2022-03-28T21:15:00Z">
            <m:rPr>
              <m:sty m:val="p"/>
            </m:rPr>
            <w:rPr>
              <w:rFonts w:ascii="Cambria Math" w:eastAsia="Cambria Math" w:hAnsi="Cambria Math" w:cs="Cambria Math"/>
              <w:sz w:val="20"/>
              <w:szCs w:val="20"/>
            </w:rPr>
            <w:br/>
          </w:del>
        </m:r>
      </m:oMath>
      <m:oMathPara>
        <m:oMath>
          <m:f>
            <m:fPr>
              <m:ctrlPr>
                <w:del w:id="3140" w:author="Yanfei Zhang" w:date="2022-03-28T21:15:00Z">
                  <w:rPr>
                    <w:rFonts w:ascii="Cambria Math" w:eastAsia="Cambria Math" w:hAnsi="Cambria Math" w:cs="Cambria Math"/>
                    <w:sz w:val="20"/>
                    <w:szCs w:val="20"/>
                  </w:rPr>
                </w:del>
              </m:ctrlPr>
            </m:fPr>
            <m:num>
              <m:sSub>
                <m:sSubPr>
                  <m:ctrlPr>
                    <w:del w:id="3141" w:author="Yanfei Zhang" w:date="2022-03-28T21:15:00Z">
                      <w:rPr>
                        <w:rFonts w:ascii="Cambria Math" w:eastAsia="Cambria Math" w:hAnsi="Cambria Math" w:cs="Cambria Math"/>
                        <w:sz w:val="20"/>
                        <w:szCs w:val="20"/>
                      </w:rPr>
                    </w:del>
                  </m:ctrlPr>
                </m:sSubPr>
                <m:e>
                  <m:r>
                    <w:del w:id="3142" w:author="Yanfei Zhang" w:date="2022-03-28T21:15:00Z">
                      <w:rPr>
                        <w:rFonts w:ascii="Cambria Math" w:eastAsia="Cambria Math" w:hAnsi="Cambria Math" w:cs="Cambria Math"/>
                        <w:sz w:val="20"/>
                        <w:szCs w:val="20"/>
                      </w:rPr>
                      <m:t>-J</m:t>
                    </w:del>
                  </m:r>
                </m:e>
                <m:sub>
                  <m:r>
                    <w:del w:id="3143" w:author="Yanfei Zhang" w:date="2022-03-28T21:15:00Z">
                      <w:rPr>
                        <w:rFonts w:ascii="Cambria Math" w:eastAsia="Cambria Math" w:hAnsi="Cambria Math" w:cs="Cambria Math"/>
                        <w:sz w:val="20"/>
                        <w:szCs w:val="20"/>
                      </w:rPr>
                      <m:t>p</m:t>
                    </w:del>
                  </m:r>
                </m:sub>
              </m:sSub>
            </m:num>
            <m:den>
              <m:r>
                <w:del w:id="3144" w:author="Yanfei Zhang" w:date="2022-03-28T21:15:00Z">
                  <w:rPr>
                    <w:rFonts w:ascii="Cambria Math" w:eastAsia="Cambria Math" w:hAnsi="Cambria Math" w:cs="Cambria Math"/>
                    <w:sz w:val="20"/>
                    <w:szCs w:val="20"/>
                  </w:rPr>
                  <m:t>L∙</m:t>
                </w:del>
              </m:r>
              <m:sSub>
                <m:sSubPr>
                  <m:ctrlPr>
                    <w:del w:id="3145" w:author="Yanfei Zhang" w:date="2022-03-28T21:15:00Z">
                      <w:rPr>
                        <w:rFonts w:ascii="Cambria Math" w:eastAsia="Cambria Math" w:hAnsi="Cambria Math" w:cs="Cambria Math"/>
                        <w:sz w:val="20"/>
                        <w:szCs w:val="20"/>
                      </w:rPr>
                    </w:del>
                  </m:ctrlPr>
                </m:sSubPr>
                <m:e>
                  <m:r>
                    <w:del w:id="3146" w:author="Yanfei Zhang" w:date="2022-03-28T21:15:00Z">
                      <w:rPr>
                        <w:rFonts w:ascii="Cambria Math" w:eastAsia="Cambria Math" w:hAnsi="Cambria Math" w:cs="Cambria Math"/>
                        <w:sz w:val="20"/>
                        <w:szCs w:val="20"/>
                      </w:rPr>
                      <m:t>∆G</m:t>
                    </w:del>
                  </m:r>
                </m:e>
                <m:sub>
                  <m:r>
                    <w:del w:id="3147" w:author="Yanfei Zhang" w:date="2022-03-28T21:15:00Z">
                      <w:rPr>
                        <w:rFonts w:ascii="Cambria Math" w:eastAsia="Cambria Math" w:hAnsi="Cambria Math" w:cs="Cambria Math"/>
                        <w:sz w:val="20"/>
                        <w:szCs w:val="20"/>
                      </w:rPr>
                      <m:t>c</m:t>
                    </w:del>
                  </m:r>
                </m:sub>
              </m:sSub>
            </m:den>
          </m:f>
          <m:r>
            <w:del w:id="3148" w:author="Yanfei Zhang" w:date="2022-03-28T21:15:00Z">
              <w:rPr>
                <w:rFonts w:ascii="Cambria Math" w:eastAsia="Cambria Math" w:hAnsi="Cambria Math" w:cs="Cambria Math"/>
                <w:sz w:val="20"/>
                <w:szCs w:val="20"/>
              </w:rPr>
              <m:t>=</m:t>
            </w:del>
          </m:r>
          <m:d>
            <m:dPr>
              <m:ctrlPr>
                <w:del w:id="3149" w:author="Yanfei Zhang" w:date="2022-03-28T21:15:00Z">
                  <w:rPr>
                    <w:rFonts w:ascii="Cambria Math" w:eastAsia="Cambria Math" w:hAnsi="Cambria Math" w:cs="Cambria Math"/>
                    <w:i/>
                    <w:sz w:val="20"/>
                    <w:szCs w:val="20"/>
                  </w:rPr>
                </w:del>
              </m:ctrlPr>
            </m:dPr>
            <m:e>
              <m:r>
                <w:del w:id="3150" w:author="Yanfei Zhang" w:date="2022-03-28T21:15:00Z">
                  <w:rPr>
                    <w:rFonts w:ascii="Cambria Math" w:eastAsia="Cambria Math" w:hAnsi="Cambria Math" w:cs="Cambria Math"/>
                    <w:sz w:val="20"/>
                    <w:szCs w:val="20"/>
                  </w:rPr>
                  <m:t>1-φ</m:t>
                </w:del>
              </m:r>
            </m:e>
          </m:d>
          <m:r>
            <w:del w:id="3151" w:author="Yanfei Zhang" w:date="2022-03-28T21:15:00Z">
              <w:rPr>
                <w:rFonts w:ascii="Cambria Math" w:eastAsia="Cambria Math" w:hAnsi="Cambria Math" w:cs="Cambria Math"/>
                <w:sz w:val="20"/>
                <w:szCs w:val="20"/>
              </w:rPr>
              <m:t>∙</m:t>
            </w:del>
          </m:r>
          <m:sSub>
            <m:sSubPr>
              <m:ctrlPr>
                <w:del w:id="3152" w:author="Yanfei Zhang" w:date="2022-03-28T21:15:00Z">
                  <w:rPr>
                    <w:rFonts w:ascii="Cambria Math" w:eastAsia="Cambria Math" w:hAnsi="Cambria Math" w:cs="Cambria Math"/>
                    <w:sz w:val="20"/>
                    <w:szCs w:val="20"/>
                  </w:rPr>
                </w:del>
              </m:ctrlPr>
            </m:sSubPr>
            <m:e>
              <m:r>
                <w:del w:id="3153" w:author="Yanfei Zhang" w:date="2022-03-28T21:15:00Z">
                  <w:rPr>
                    <w:rFonts w:ascii="Cambria Math" w:eastAsia="Cambria Math" w:hAnsi="Cambria Math" w:cs="Cambria Math"/>
                    <w:sz w:val="20"/>
                    <w:szCs w:val="20"/>
                  </w:rPr>
                  <m:t>n</m:t>
                </w:del>
              </m:r>
            </m:e>
            <m:sub>
              <m:r>
                <w:del w:id="3154" w:author="Yanfei Zhang" w:date="2022-03-28T21:15:00Z">
                  <w:rPr>
                    <w:rFonts w:ascii="Cambria Math" w:eastAsia="Cambria Math" w:hAnsi="Cambria Math" w:cs="Cambria Math"/>
                    <w:sz w:val="20"/>
                    <w:szCs w:val="20"/>
                  </w:rPr>
                  <m:t>1</m:t>
                </w:del>
              </m:r>
            </m:sub>
          </m:sSub>
          <m:r>
            <w:del w:id="3155" w:author="Yanfei Zhang" w:date="2022-03-28T21:15:00Z">
              <w:rPr>
                <w:rFonts w:ascii="Cambria Math" w:eastAsia="Cambria Math" w:hAnsi="Cambria Math" w:cs="Cambria Math"/>
                <w:sz w:val="20"/>
                <w:szCs w:val="20"/>
              </w:rPr>
              <m:t>∙</m:t>
            </w:del>
          </m:r>
          <m:d>
            <m:dPr>
              <m:ctrlPr>
                <w:del w:id="3156" w:author="Yanfei Zhang" w:date="2022-03-28T21:15:00Z">
                  <w:rPr>
                    <w:rFonts w:ascii="Cambria Math" w:eastAsia="Cambria Math" w:hAnsi="Cambria Math" w:cs="Cambria Math"/>
                    <w:sz w:val="20"/>
                    <w:szCs w:val="20"/>
                  </w:rPr>
                </w:del>
              </m:ctrlPr>
            </m:dPr>
            <m:e>
              <m:r>
                <w:del w:id="3157" w:author="Yanfei Zhang" w:date="2022-03-28T21:15:00Z">
                  <w:rPr>
                    <w:rFonts w:ascii="Cambria Math" w:eastAsia="Cambria Math" w:hAnsi="Cambria Math" w:cs="Cambria Math"/>
                    <w:sz w:val="20"/>
                    <w:szCs w:val="20"/>
                  </w:rPr>
                  <m:t>1-</m:t>
                </w:del>
              </m:r>
              <m:sSub>
                <m:sSubPr>
                  <m:ctrlPr>
                    <w:del w:id="3158" w:author="Yanfei Zhang" w:date="2022-03-28T21:15:00Z">
                      <w:rPr>
                        <w:rFonts w:ascii="Cambria Math" w:eastAsia="Cambria Math" w:hAnsi="Cambria Math" w:cs="Cambria Math"/>
                        <w:sz w:val="20"/>
                        <w:szCs w:val="20"/>
                      </w:rPr>
                    </w:del>
                  </m:ctrlPr>
                </m:sSubPr>
                <m:e>
                  <m:r>
                    <w:del w:id="3159" w:author="Yanfei Zhang" w:date="2022-03-28T21:15:00Z">
                      <w:rPr>
                        <w:rFonts w:ascii="Cambria Math" w:eastAsia="Cambria Math" w:hAnsi="Cambria Math" w:cs="Cambria Math"/>
                        <w:sz w:val="20"/>
                        <w:szCs w:val="20"/>
                      </w:rPr>
                      <m:t>n</m:t>
                    </w:del>
                  </m:r>
                </m:e>
                <m:sub>
                  <m:r>
                    <w:del w:id="3160" w:author="Yanfei Zhang" w:date="2022-03-28T21:15:00Z">
                      <w:rPr>
                        <w:rFonts w:ascii="Cambria Math" w:eastAsia="Cambria Math" w:hAnsi="Cambria Math" w:cs="Cambria Math"/>
                        <w:sz w:val="20"/>
                        <w:szCs w:val="20"/>
                      </w:rPr>
                      <m:t>1</m:t>
                    </w:del>
                  </m:r>
                </m:sub>
              </m:sSub>
              <m:r>
                <w:del w:id="3161" w:author="Yanfei Zhang" w:date="2022-03-28T21:15:00Z">
                  <w:rPr>
                    <w:rFonts w:ascii="Cambria Math" w:eastAsia="Cambria Math" w:hAnsi="Cambria Math" w:cs="Cambria Math"/>
                    <w:sz w:val="20"/>
                    <w:szCs w:val="20"/>
                  </w:rPr>
                  <m:t>∙X</m:t>
                </w:del>
              </m:r>
            </m:e>
          </m:d>
          <m:r>
            <w:del w:id="3162" w:author="Yanfei Zhang" w:date="2022-03-28T21:15:00Z">
              <w:rPr>
                <w:rFonts w:ascii="Cambria Math" w:eastAsia="Cambria Math" w:hAnsi="Cambria Math" w:cs="Cambria Math"/>
                <w:sz w:val="20"/>
                <w:szCs w:val="20"/>
              </w:rPr>
              <m:t>+</m:t>
            </w:del>
          </m:r>
          <m:sSub>
            <m:sSubPr>
              <m:ctrlPr>
                <w:del w:id="3163" w:author="Yanfei Zhang" w:date="2022-03-28T21:15:00Z">
                  <w:rPr>
                    <w:rFonts w:ascii="Cambria Math" w:eastAsia="Cambria Math" w:hAnsi="Cambria Math" w:cs="Cambria Math"/>
                    <w:sz w:val="20"/>
                    <w:szCs w:val="20"/>
                  </w:rPr>
                </w:del>
              </m:ctrlPr>
            </m:sSubPr>
            <m:e>
              <m:r>
                <w:del w:id="3164" w:author="Yanfei Zhang" w:date="2022-03-28T21:15:00Z">
                  <w:rPr>
                    <w:rFonts w:ascii="Cambria Math" w:eastAsia="Cambria Math" w:hAnsi="Cambria Math" w:cs="Cambria Math"/>
                    <w:sz w:val="20"/>
                    <w:szCs w:val="20"/>
                  </w:rPr>
                  <m:t>φ∙n</m:t>
                </w:del>
              </m:r>
            </m:e>
            <m:sub>
              <m:r>
                <w:del w:id="3165" w:author="Yanfei Zhang" w:date="2022-03-28T21:15:00Z">
                  <w:rPr>
                    <w:rFonts w:ascii="Cambria Math" w:eastAsia="Cambria Math" w:hAnsi="Cambria Math" w:cs="Cambria Math"/>
                    <w:sz w:val="20"/>
                    <w:szCs w:val="20"/>
                  </w:rPr>
                  <m:t>2</m:t>
                </w:del>
              </m:r>
            </m:sub>
          </m:sSub>
          <m:r>
            <w:del w:id="3166" w:author="Yanfei Zhang" w:date="2022-03-28T21:15:00Z">
              <w:rPr>
                <w:rFonts w:ascii="Cambria Math" w:eastAsia="Cambria Math" w:hAnsi="Cambria Math" w:cs="Cambria Math"/>
                <w:sz w:val="20"/>
                <w:szCs w:val="20"/>
              </w:rPr>
              <m:t>-φ∙</m:t>
            </w:del>
          </m:r>
          <m:sSup>
            <m:sSupPr>
              <m:ctrlPr>
                <w:del w:id="3167" w:author="Yanfei Zhang" w:date="2022-03-28T21:15:00Z">
                  <w:rPr>
                    <w:rFonts w:ascii="Cambria Math" w:eastAsia="Cambria Math" w:hAnsi="Cambria Math" w:cs="Cambria Math"/>
                    <w:sz w:val="20"/>
                    <w:szCs w:val="20"/>
                  </w:rPr>
                </w:del>
              </m:ctrlPr>
            </m:sSupPr>
            <m:e>
              <m:d>
                <m:dPr>
                  <m:ctrlPr>
                    <w:del w:id="3168" w:author="Yanfei Zhang" w:date="2022-03-28T21:15:00Z">
                      <w:rPr>
                        <w:rFonts w:ascii="Cambria Math" w:eastAsia="Cambria Math" w:hAnsi="Cambria Math" w:cs="Cambria Math"/>
                        <w:sz w:val="20"/>
                        <w:szCs w:val="20"/>
                      </w:rPr>
                    </w:del>
                  </m:ctrlPr>
                </m:dPr>
                <m:e>
                  <m:sSub>
                    <m:sSubPr>
                      <m:ctrlPr>
                        <w:del w:id="3169" w:author="Yanfei Zhang" w:date="2022-03-28T21:15:00Z">
                          <w:rPr>
                            <w:rFonts w:ascii="Cambria Math" w:eastAsia="Cambria Math" w:hAnsi="Cambria Math" w:cs="Cambria Math"/>
                            <w:sz w:val="20"/>
                            <w:szCs w:val="20"/>
                          </w:rPr>
                        </w:del>
                      </m:ctrlPr>
                    </m:sSubPr>
                    <m:e>
                      <m:r>
                        <w:del w:id="3170" w:author="Yanfei Zhang" w:date="2022-03-28T21:15:00Z">
                          <w:rPr>
                            <w:rFonts w:ascii="Cambria Math" w:eastAsia="Cambria Math" w:hAnsi="Cambria Math" w:cs="Cambria Math"/>
                            <w:sz w:val="20"/>
                            <w:szCs w:val="20"/>
                          </w:rPr>
                          <m:t>n</m:t>
                        </w:del>
                      </m:r>
                    </m:e>
                    <m:sub>
                      <m:r>
                        <w:del w:id="3171" w:author="Yanfei Zhang" w:date="2022-03-28T21:15:00Z">
                          <w:rPr>
                            <w:rFonts w:ascii="Cambria Math" w:eastAsia="Cambria Math" w:hAnsi="Cambria Math" w:cs="Cambria Math"/>
                            <w:sz w:val="20"/>
                            <w:szCs w:val="20"/>
                          </w:rPr>
                          <m:t>2</m:t>
                        </w:del>
                      </m:r>
                    </m:sub>
                  </m:sSub>
                </m:e>
              </m:d>
            </m:e>
            <m:sup>
              <m:r>
                <w:del w:id="3172" w:author="Yanfei Zhang" w:date="2022-03-28T21:15:00Z">
                  <w:rPr>
                    <w:rFonts w:ascii="Cambria Math" w:eastAsia="Cambria Math" w:hAnsi="Cambria Math" w:cs="Cambria Math"/>
                    <w:sz w:val="20"/>
                    <w:szCs w:val="20"/>
                  </w:rPr>
                  <m:t>2</m:t>
                </w:del>
              </m:r>
            </m:sup>
          </m:sSup>
          <m:r>
            <w:del w:id="3173" w:author="Yanfei Zhang" w:date="2022-03-28T21:15:00Z">
              <w:rPr>
                <w:rFonts w:ascii="Cambria Math" w:eastAsia="Cambria Math" w:hAnsi="Cambria Math" w:cs="Cambria Math"/>
                <w:sz w:val="20"/>
                <w:szCs w:val="20"/>
              </w:rPr>
              <m:t>∙X</m:t>
            </w:del>
          </m:r>
        </m:oMath>
      </m:oMathPara>
    </w:p>
    <w:p w14:paraId="3B61A1A0" w14:textId="77777777" w:rsidR="005B046F" w:rsidRDefault="005B046F" w:rsidP="00526F52">
      <w:pPr>
        <w:spacing w:before="60" w:after="60" w:line="240" w:lineRule="auto"/>
        <w:jc w:val="center"/>
        <w:rPr>
          <w:rFonts w:ascii="Palatino Linotype" w:eastAsia="Palatino Linotype" w:hAnsi="Palatino Linotype" w:cs="Palatino Linotype"/>
          <w:sz w:val="18"/>
          <w:szCs w:val="18"/>
        </w:rPr>
        <w:pPrChange w:id="3174" w:author="Yanfei Zhang" w:date="2022-04-05T20:09:00Z">
          <w:pPr>
            <w:pBdr>
              <w:top w:val="nil"/>
              <w:left w:val="nil"/>
              <w:bottom w:val="nil"/>
              <w:right w:val="nil"/>
              <w:between w:val="nil"/>
            </w:pBdr>
            <w:spacing w:line="240" w:lineRule="auto"/>
            <w:ind w:left="432" w:right="432"/>
          </w:pPr>
        </w:pPrChange>
      </w:pPr>
    </w:p>
    <w:p w14:paraId="2B823FCF" w14:textId="13F070DE" w:rsidR="005B046F" w:rsidRPr="00107C83" w:rsidRDefault="004C3BD4" w:rsidP="005B046F">
      <w:pPr>
        <w:pBdr>
          <w:top w:val="nil"/>
          <w:left w:val="nil"/>
          <w:bottom w:val="nil"/>
          <w:right w:val="nil"/>
          <w:between w:val="nil"/>
        </w:pBdr>
        <w:spacing w:before="120" w:after="120" w:line="240" w:lineRule="auto"/>
        <w:rPr>
          <w:rFonts w:ascii="Palatino Linotype" w:eastAsia="Palatino Linotype" w:hAnsi="Palatino Linotype" w:cs="Palatino Linotype"/>
          <w:i/>
          <w:sz w:val="20"/>
          <w:szCs w:val="20"/>
        </w:rPr>
      </w:pPr>
      <w:commentRangeStart w:id="3175"/>
      <w:del w:id="3176" w:author="Yanfei Zhang" w:date="2022-04-05T20:10:00Z">
        <w:r w:rsidRPr="00395A08" w:rsidDel="00526F52">
          <w:rPr>
            <w:rFonts w:ascii="Palatino Linotype" w:eastAsia="Palatino Linotype" w:hAnsi="Palatino Linotype" w:cs="Palatino Linotype"/>
            <w:i/>
            <w:sz w:val="20"/>
            <w:szCs w:val="20"/>
            <w:highlight w:val="yellow"/>
            <w:rPrChange w:id="3177" w:author="Yanfei Zhang" w:date="2022-04-05T20:21:00Z">
              <w:rPr>
                <w:rFonts w:ascii="Palatino Linotype" w:eastAsia="Palatino Linotype" w:hAnsi="Palatino Linotype" w:cs="Palatino Linotype"/>
                <w:i/>
                <w:sz w:val="20"/>
                <w:szCs w:val="20"/>
              </w:rPr>
            </w:rPrChange>
          </w:rPr>
          <w:delText>S3</w:delText>
        </w:r>
      </w:del>
      <w:ins w:id="3178" w:author="Yanfei Zhang" w:date="2022-04-05T20:10:00Z">
        <w:r w:rsidR="00526F52" w:rsidRPr="00395A08">
          <w:rPr>
            <w:rFonts w:ascii="Palatino Linotype" w:eastAsia="Palatino Linotype" w:hAnsi="Palatino Linotype" w:cs="Palatino Linotype"/>
            <w:i/>
            <w:sz w:val="20"/>
            <w:szCs w:val="20"/>
            <w:highlight w:val="yellow"/>
            <w:rPrChange w:id="3179" w:author="Yanfei Zhang" w:date="2022-04-05T20:21:00Z">
              <w:rPr>
                <w:rFonts w:ascii="Palatino Linotype" w:eastAsia="Palatino Linotype" w:hAnsi="Palatino Linotype" w:cs="Palatino Linotype"/>
                <w:i/>
                <w:sz w:val="20"/>
                <w:szCs w:val="20"/>
              </w:rPr>
            </w:rPrChange>
          </w:rPr>
          <w:t>S2</w:t>
        </w:r>
      </w:ins>
      <w:r w:rsidRPr="00395A08">
        <w:rPr>
          <w:rFonts w:ascii="Palatino Linotype" w:eastAsia="Palatino Linotype" w:hAnsi="Palatino Linotype" w:cs="Palatino Linotype"/>
          <w:i/>
          <w:sz w:val="20"/>
          <w:szCs w:val="20"/>
          <w:highlight w:val="yellow"/>
          <w:rPrChange w:id="3180" w:author="Yanfei Zhang" w:date="2022-04-05T20:21:00Z">
            <w:rPr>
              <w:rFonts w:ascii="Palatino Linotype" w:eastAsia="Palatino Linotype" w:hAnsi="Palatino Linotype" w:cs="Palatino Linotype"/>
              <w:i/>
              <w:sz w:val="20"/>
              <w:szCs w:val="20"/>
            </w:rPr>
          </w:rPrChange>
        </w:rPr>
        <w:t>.4</w:t>
      </w:r>
      <w:r w:rsidR="005B046F" w:rsidRPr="00395A08">
        <w:rPr>
          <w:rFonts w:ascii="Palatino Linotype" w:eastAsia="Palatino Linotype" w:hAnsi="Palatino Linotype" w:cs="Palatino Linotype"/>
          <w:i/>
          <w:sz w:val="20"/>
          <w:szCs w:val="20"/>
          <w:highlight w:val="yellow"/>
          <w:rPrChange w:id="3181" w:author="Yanfei Zhang" w:date="2022-04-05T20:21:00Z">
            <w:rPr>
              <w:rFonts w:ascii="Palatino Linotype" w:eastAsia="Palatino Linotype" w:hAnsi="Palatino Linotype" w:cs="Palatino Linotype"/>
              <w:i/>
              <w:sz w:val="20"/>
              <w:szCs w:val="20"/>
            </w:rPr>
          </w:rPrChange>
        </w:rPr>
        <w:t xml:space="preserve">. Gear shifting and varied </w:t>
      </w:r>
      <w:r w:rsidR="002129C5" w:rsidRPr="00395A08">
        <w:rPr>
          <w:rFonts w:ascii="Palatino Linotype" w:eastAsia="Palatino Linotype" w:hAnsi="Palatino Linotype" w:cs="Palatino Linotype"/>
          <w:i/>
          <w:sz w:val="20"/>
          <w:szCs w:val="20"/>
          <w:highlight w:val="yellow"/>
          <w:rPrChange w:id="3182" w:author="Yanfei Zhang" w:date="2022-04-05T20:21:00Z">
            <w:rPr>
              <w:rFonts w:ascii="Palatino Linotype" w:eastAsia="Palatino Linotype" w:hAnsi="Palatino Linotype" w:cs="Palatino Linotype"/>
              <w:i/>
              <w:sz w:val="20"/>
              <w:szCs w:val="20"/>
            </w:rPr>
          </w:rPrChange>
        </w:rPr>
        <w:t>relative pathway capacities</w:t>
      </w:r>
      <w:r w:rsidR="005B046F" w:rsidRPr="00395A08">
        <w:rPr>
          <w:rFonts w:ascii="Palatino Linotype" w:eastAsia="Palatino Linotype" w:hAnsi="Palatino Linotype" w:cs="Palatino Linotype"/>
          <w:i/>
          <w:sz w:val="20"/>
          <w:szCs w:val="20"/>
          <w:highlight w:val="yellow"/>
          <w:rPrChange w:id="3183" w:author="Yanfei Zhang" w:date="2022-04-05T20:21:00Z">
            <w:rPr>
              <w:rFonts w:ascii="Palatino Linotype" w:eastAsia="Palatino Linotype" w:hAnsi="Palatino Linotype" w:cs="Palatino Linotype"/>
              <w:i/>
              <w:sz w:val="20"/>
              <w:szCs w:val="20"/>
            </w:rPr>
          </w:rPrChange>
        </w:rPr>
        <w:t xml:space="preserve"> could improve ATP synthesis and growth</w:t>
      </w:r>
      <w:commentRangeEnd w:id="3175"/>
      <w:r w:rsidR="00A217E3" w:rsidRPr="00395A08">
        <w:rPr>
          <w:rStyle w:val="CommentReference"/>
          <w:highlight w:val="yellow"/>
          <w:rPrChange w:id="3184" w:author="Yanfei Zhang" w:date="2022-04-05T20:21:00Z">
            <w:rPr>
              <w:rStyle w:val="CommentReference"/>
            </w:rPr>
          </w:rPrChange>
        </w:rPr>
        <w:commentReference w:id="3175"/>
      </w:r>
    </w:p>
    <w:p w14:paraId="3ED6A305" w14:textId="2899CBD8" w:rsidR="005B046F" w:rsidRPr="006E6906" w:rsidRDefault="005B046F" w:rsidP="005B046F">
      <w:pPr>
        <w:pBdr>
          <w:top w:val="nil"/>
          <w:left w:val="nil"/>
          <w:bottom w:val="nil"/>
          <w:right w:val="nil"/>
          <w:between w:val="nil"/>
        </w:pBdr>
        <w:spacing w:after="60" w:line="240" w:lineRule="auto"/>
        <w:rPr>
          <w:rFonts w:ascii="Palatino Linotype" w:eastAsia="Palatino Linotype" w:hAnsi="Palatino Linotype" w:cs="Calibri"/>
          <w:sz w:val="20"/>
          <w:szCs w:val="20"/>
        </w:rPr>
      </w:pPr>
      <w:r w:rsidRPr="00107C83">
        <w:rPr>
          <w:rFonts w:ascii="Palatino Linotype" w:eastAsia="Palatino Linotype" w:hAnsi="Palatino Linotype" w:cs="Palatino Linotype"/>
          <w:sz w:val="20"/>
          <w:szCs w:val="20"/>
        </w:rPr>
        <w:t xml:space="preserve">In the above we considered situations of different </w:t>
      </w:r>
      <w:r w:rsidRPr="00587601">
        <w:rPr>
          <w:rFonts w:ascii="Palatino Linotype" w:eastAsia="Palatino Linotype" w:hAnsi="Palatino Linotype" w:cs="Palatino Linotype"/>
          <w:i/>
          <w:sz w:val="20"/>
          <w:szCs w:val="20"/>
        </w:rPr>
        <w:t>phenomenologica</w:t>
      </w:r>
      <w:r w:rsidRPr="00107C83">
        <w:rPr>
          <w:rFonts w:ascii="Palatino Linotype" w:eastAsia="Palatino Linotype" w:hAnsi="Palatino Linotype" w:cs="Palatino Linotype"/>
          <w:sz w:val="20"/>
          <w:szCs w:val="20"/>
        </w:rPr>
        <w:t xml:space="preserve">l </w:t>
      </w:r>
      <w:proofErr w:type="spellStart"/>
      <w:r w:rsidRPr="00107C83">
        <w:rPr>
          <w:rFonts w:ascii="Palatino Linotype" w:eastAsia="Palatino Linotype" w:hAnsi="Palatino Linotype" w:cs="Palatino Linotype"/>
          <w:sz w:val="20"/>
          <w:szCs w:val="20"/>
        </w:rPr>
        <w:t>stoichiometries</w:t>
      </w:r>
      <w:proofErr w:type="spellEnd"/>
      <w:r w:rsidRPr="00107C83">
        <w:rPr>
          <w:rFonts w:ascii="Palatino Linotype" w:eastAsia="Palatino Linotype" w:hAnsi="Palatino Linotype" w:cs="Palatino Linotype"/>
          <w:sz w:val="20"/>
          <w:szCs w:val="20"/>
        </w:rPr>
        <w:t xml:space="preserve"> at the same value of the coupling coefficient q. When gear shifting by changing the catalytic capacities of pathways with different </w:t>
      </w:r>
      <w:proofErr w:type="spellStart"/>
      <w:r w:rsidRPr="00107C83">
        <w:rPr>
          <w:rFonts w:ascii="Palatino Linotype" w:eastAsia="Palatino Linotype" w:hAnsi="Palatino Linotype" w:cs="Palatino Linotype"/>
          <w:sz w:val="20"/>
          <w:szCs w:val="20"/>
        </w:rPr>
        <w:t>stoichiometries</w:t>
      </w:r>
      <w:proofErr w:type="spellEnd"/>
      <w:r w:rsidRPr="00107C83">
        <w:rPr>
          <w:rFonts w:ascii="Palatino Linotype" w:eastAsia="Palatino Linotype" w:hAnsi="Palatino Linotype" w:cs="Palatino Linotype"/>
          <w:sz w:val="20"/>
          <w:szCs w:val="20"/>
        </w:rPr>
        <w:t xml:space="preserve">, </w:t>
      </w:r>
      <w:r w:rsidRPr="00A13A4A">
        <w:rPr>
          <w:rFonts w:ascii="Palatino Linotype" w:eastAsia="Palatino Linotype" w:hAnsi="Palatino Linotype" w:cs="Palatino Linotype"/>
          <w:i/>
          <w:sz w:val="20"/>
          <w:szCs w:val="20"/>
        </w:rPr>
        <w:t>i.e.</w:t>
      </w:r>
      <w:r w:rsidRPr="00107C83">
        <w:rPr>
          <w:rFonts w:ascii="Palatino Linotype" w:eastAsia="Palatino Linotype" w:hAnsi="Palatino Linotype" w:cs="Palatino Linotype"/>
          <w:sz w:val="20"/>
          <w:szCs w:val="20"/>
        </w:rPr>
        <w:t xml:space="preserve"> when gear shifting by changing the factor </w:t>
      </w:r>
      <w:r w:rsidRPr="00107C83">
        <w:rPr>
          <w:rFonts w:ascii="Palatino Linotype" w:eastAsia="Palatino Linotype" w:hAnsi="Palatino Linotype" w:cs="Calibri"/>
          <w:sz w:val="20"/>
          <w:szCs w:val="20"/>
        </w:rPr>
        <w:t>φ</w:t>
      </w:r>
      <w:r w:rsidRPr="00107C83">
        <w:rPr>
          <w:rFonts w:ascii="Palatino Linotype" w:eastAsia="Palatino Linotype" w:hAnsi="Palatino Linotype" w:cs="Palatino Linotype"/>
          <w:sz w:val="20"/>
          <w:szCs w:val="20"/>
        </w:rPr>
        <w:t xml:space="preserve">, one most often also changes the degree of coupling. </w:t>
      </w:r>
      <w:r>
        <w:rPr>
          <w:rFonts w:ascii="Palatino Linotype" w:eastAsia="Palatino Linotype" w:hAnsi="Palatino Linotype" w:cs="Palatino Linotype"/>
          <w:sz w:val="20"/>
          <w:szCs w:val="20"/>
        </w:rPr>
        <w:t>Figure</w:t>
      </w:r>
      <w:r w:rsidRPr="00107C83">
        <w:rPr>
          <w:rFonts w:ascii="Palatino Linotype" w:eastAsia="Palatino Linotype" w:hAnsi="Palatino Linotype" w:cs="Palatino Linotype"/>
          <w:sz w:val="20"/>
          <w:szCs w:val="20"/>
        </w:rPr>
        <w:t xml:space="preserve"> S7</w:t>
      </w:r>
      <w:r>
        <w:rPr>
          <w:rFonts w:ascii="Palatino Linotype" w:eastAsia="Palatino Linotype" w:hAnsi="Palatino Linotype" w:cs="Palatino Linotype"/>
          <w:sz w:val="20"/>
          <w:szCs w:val="20"/>
        </w:rPr>
        <w:t>A</w:t>
      </w:r>
      <w:r w:rsidRPr="00107C83">
        <w:rPr>
          <w:rFonts w:ascii="Palatino Linotype" w:eastAsia="Palatino Linotype" w:hAnsi="Palatino Linotype" w:cs="Palatino Linotype"/>
          <w:sz w:val="20"/>
          <w:szCs w:val="20"/>
        </w:rPr>
        <w:t xml:space="preserve"> plots the ATP synthesis flux versus the force ratio for various magnitudes of </w:t>
      </w:r>
      <w:r w:rsidRPr="00107C83">
        <w:rPr>
          <w:rFonts w:ascii="Palatino Linotype" w:eastAsia="Palatino Linotype" w:hAnsi="Palatino Linotype" w:cs="Calibri"/>
          <w:sz w:val="20"/>
          <w:szCs w:val="20"/>
        </w:rPr>
        <w:t xml:space="preserve">φ, at fixed magnitudes of the </w:t>
      </w:r>
      <w:r>
        <w:rPr>
          <w:rFonts w:ascii="Palatino Linotype" w:eastAsia="Palatino Linotype" w:hAnsi="Palatino Linotype" w:cs="Calibri"/>
          <w:sz w:val="20"/>
          <w:szCs w:val="20"/>
        </w:rPr>
        <w:t xml:space="preserve">ATP </w:t>
      </w:r>
      <w:proofErr w:type="spellStart"/>
      <w:r w:rsidRPr="00107C83">
        <w:rPr>
          <w:rFonts w:ascii="Palatino Linotype" w:eastAsia="Palatino Linotype" w:hAnsi="Palatino Linotype" w:cs="Calibri"/>
          <w:sz w:val="20"/>
          <w:szCs w:val="20"/>
        </w:rPr>
        <w:t>stoichiometries</w:t>
      </w:r>
      <w:proofErr w:type="spellEnd"/>
      <w:r>
        <w:rPr>
          <w:rFonts w:ascii="Palatino Linotype" w:eastAsia="Palatino Linotype" w:hAnsi="Palatino Linotype" w:cs="Calibri"/>
          <w:sz w:val="20"/>
          <w:szCs w:val="20"/>
        </w:rPr>
        <w:t xml:space="preserve"> </w:t>
      </w:r>
      <w:r w:rsidRPr="00107C83">
        <w:rPr>
          <w:rFonts w:ascii="Palatino Linotype" w:eastAsia="Palatino Linotype" w:hAnsi="Palatino Linotype" w:cs="Calibri"/>
          <w:sz w:val="20"/>
          <w:szCs w:val="20"/>
        </w:rPr>
        <w:t>n</w:t>
      </w:r>
      <w:r w:rsidRPr="0004481F">
        <w:rPr>
          <w:rFonts w:ascii="Palatino Linotype" w:eastAsia="Palatino Linotype" w:hAnsi="Palatino Linotype" w:cs="Calibri"/>
          <w:sz w:val="20"/>
          <w:szCs w:val="20"/>
          <w:vertAlign w:val="subscript"/>
        </w:rPr>
        <w:t>1</w:t>
      </w:r>
      <w:r w:rsidRPr="00107C83">
        <w:rPr>
          <w:rFonts w:ascii="Palatino Linotype" w:eastAsia="Palatino Linotype" w:hAnsi="Palatino Linotype" w:cs="Calibri"/>
          <w:sz w:val="20"/>
          <w:szCs w:val="20"/>
        </w:rPr>
        <w:t xml:space="preserve"> and n</w:t>
      </w:r>
      <w:r w:rsidRPr="0004481F">
        <w:rPr>
          <w:rFonts w:ascii="Palatino Linotype" w:eastAsia="Palatino Linotype" w:hAnsi="Palatino Linotype" w:cs="Calibri"/>
          <w:sz w:val="20"/>
          <w:szCs w:val="20"/>
          <w:vertAlign w:val="subscript"/>
        </w:rPr>
        <w:t>2</w:t>
      </w:r>
      <w:r w:rsidRPr="00107C83">
        <w:rPr>
          <w:rFonts w:ascii="Palatino Linotype" w:eastAsia="Palatino Linotype" w:hAnsi="Palatino Linotype" w:cs="Calibri"/>
          <w:sz w:val="20"/>
          <w:szCs w:val="20"/>
        </w:rPr>
        <w:t xml:space="preserve"> of t</w:t>
      </w:r>
      <w:r>
        <w:rPr>
          <w:rFonts w:ascii="Palatino Linotype" w:eastAsia="Palatino Linotype" w:hAnsi="Palatino Linotype" w:cs="Calibri"/>
          <w:sz w:val="20"/>
          <w:szCs w:val="20"/>
        </w:rPr>
        <w:t xml:space="preserve">he two pathways. </w:t>
      </w:r>
      <w:r w:rsidRPr="00107C83">
        <w:rPr>
          <w:rFonts w:ascii="Palatino Linotype" w:eastAsia="Palatino Linotype" w:hAnsi="Palatino Linotype" w:cs="Calibri"/>
          <w:sz w:val="20"/>
          <w:szCs w:val="20"/>
        </w:rPr>
        <w:t xml:space="preserve">Again, at low force ratios, the higher stoichiometry pathway produced more ATP synthesis than lower stoichiometry pathways, </w:t>
      </w:r>
      <w:r>
        <w:rPr>
          <w:rFonts w:ascii="Palatino Linotype" w:eastAsia="Palatino Linotype" w:hAnsi="Palatino Linotype" w:cs="Calibri"/>
          <w:sz w:val="20"/>
          <w:szCs w:val="20"/>
        </w:rPr>
        <w:t>and</w:t>
      </w:r>
      <w:r w:rsidRPr="00107C83">
        <w:rPr>
          <w:rFonts w:ascii="Palatino Linotype" w:eastAsia="Palatino Linotype" w:hAnsi="Palatino Linotype" w:cs="Calibri"/>
          <w:sz w:val="20"/>
          <w:szCs w:val="20"/>
        </w:rPr>
        <w:t xml:space="preserve"> at h</w:t>
      </w:r>
      <w:r>
        <w:rPr>
          <w:rFonts w:ascii="Palatino Linotype" w:eastAsia="Palatino Linotype" w:hAnsi="Palatino Linotype" w:cs="Calibri"/>
          <w:sz w:val="20"/>
          <w:szCs w:val="20"/>
        </w:rPr>
        <w:t>igh force ratios (X&gt;0.25) this inverted.</w:t>
      </w:r>
      <w:r w:rsidRPr="00107C83">
        <w:rPr>
          <w:rFonts w:ascii="Palatino Linotype" w:eastAsia="Palatino Linotype" w:hAnsi="Palatino Linotype" w:cs="Calibri"/>
          <w:sz w:val="20"/>
          <w:szCs w:val="20"/>
        </w:rPr>
        <w:t xml:space="preserve"> Now however, </w:t>
      </w:r>
      <w:r>
        <w:rPr>
          <w:rFonts w:ascii="Palatino Linotype" w:eastAsia="Palatino Linotype" w:hAnsi="Palatino Linotype" w:cs="Calibri"/>
          <w:sz w:val="20"/>
          <w:szCs w:val="20"/>
        </w:rPr>
        <w:t xml:space="preserve">as opposed to </w:t>
      </w:r>
      <w:del w:id="3185" w:author="Yanfei Zhang" w:date="2022-04-05T21:55:00Z">
        <w:r w:rsidDel="007B75FC">
          <w:rPr>
            <w:rFonts w:ascii="Palatino Linotype" w:eastAsia="Palatino Linotype" w:hAnsi="Palatino Linotype" w:cs="Calibri"/>
            <w:sz w:val="20"/>
            <w:szCs w:val="20"/>
          </w:rPr>
          <w:delText>Fig. S</w:delText>
        </w:r>
      </w:del>
      <w:ins w:id="3186" w:author="Yanfei Zhang" w:date="2022-04-05T21:55:00Z">
        <w:r w:rsidR="007B75FC">
          <w:rPr>
            <w:rFonts w:ascii="Palatino Linotype" w:eastAsia="Palatino Linotype" w:hAnsi="Palatino Linotype" w:cs="Calibri"/>
            <w:sz w:val="20"/>
            <w:szCs w:val="20"/>
          </w:rPr>
          <w:t>Figure S</w:t>
        </w:r>
      </w:ins>
      <w:r>
        <w:rPr>
          <w:rFonts w:ascii="Palatino Linotype" w:eastAsia="Palatino Linotype" w:hAnsi="Palatino Linotype" w:cs="Calibri"/>
          <w:sz w:val="20"/>
          <w:szCs w:val="20"/>
        </w:rPr>
        <w:t xml:space="preserve">6A in which the degree of coupling was held the same for the different values of Z, </w:t>
      </w:r>
      <w:r w:rsidRPr="00107C83">
        <w:rPr>
          <w:rFonts w:ascii="Palatino Linotype" w:eastAsia="Palatino Linotype" w:hAnsi="Palatino Linotype" w:cs="Calibri"/>
          <w:sz w:val="20"/>
          <w:szCs w:val="20"/>
        </w:rPr>
        <w:t>all the lines intersect at a single point, implying that</w:t>
      </w:r>
      <w:r>
        <w:rPr>
          <w:rFonts w:ascii="Palatino Linotype" w:eastAsia="Palatino Linotype" w:hAnsi="Palatino Linotype" w:cs="Calibri"/>
          <w:sz w:val="20"/>
          <w:szCs w:val="20"/>
        </w:rPr>
        <w:t>, if the degree of coupling were allowed to vary,</w:t>
      </w:r>
      <w:r w:rsidRPr="00107C83">
        <w:rPr>
          <w:rFonts w:ascii="Palatino Linotype" w:eastAsia="Palatino Linotype" w:hAnsi="Palatino Linotype" w:cs="Calibri"/>
          <w:sz w:val="20"/>
          <w:szCs w:val="20"/>
        </w:rPr>
        <w:t xml:space="preserve"> it would make no sense </w:t>
      </w:r>
      <w:r w:rsidRPr="00A13A4A">
        <w:rPr>
          <w:rFonts w:ascii="Palatino Linotype" w:eastAsia="Palatino Linotype" w:hAnsi="Palatino Linotype" w:cs="Calibri"/>
          <w:i/>
          <w:sz w:val="20"/>
          <w:szCs w:val="20"/>
        </w:rPr>
        <w:t>gradually</w:t>
      </w:r>
      <w:r w:rsidRPr="00107C83">
        <w:rPr>
          <w:rFonts w:ascii="Palatino Linotype" w:eastAsia="Palatino Linotype" w:hAnsi="Palatino Linotype" w:cs="Calibri"/>
          <w:sz w:val="20"/>
          <w:szCs w:val="20"/>
        </w:rPr>
        <w:t xml:space="preserve"> to shift to lower stoichiomet</w:t>
      </w:r>
      <w:r>
        <w:rPr>
          <w:rFonts w:ascii="Palatino Linotype" w:eastAsia="Palatino Linotype" w:hAnsi="Palatino Linotype" w:cs="Calibri"/>
          <w:sz w:val="20"/>
          <w:szCs w:val="20"/>
        </w:rPr>
        <w:t>ry with increasing force ratio.</w:t>
      </w:r>
      <w:r w:rsidRPr="00107C83">
        <w:rPr>
          <w:rFonts w:ascii="Palatino Linotype" w:eastAsia="Palatino Linotype" w:hAnsi="Palatino Linotype" w:cs="Calibri"/>
          <w:sz w:val="20"/>
          <w:szCs w:val="20"/>
        </w:rPr>
        <w:t xml:space="preserve"> At one critical force ratio it should be best to switch immediately from the highest to the lowest stoichiometry pathway (</w:t>
      </w:r>
      <w:r>
        <w:rPr>
          <w:rFonts w:ascii="Palatino Linotype" w:eastAsia="Palatino Linotype" w:hAnsi="Palatino Linotype" w:cs="Calibri"/>
          <w:sz w:val="20"/>
          <w:szCs w:val="20"/>
        </w:rPr>
        <w:t>Figure</w:t>
      </w:r>
      <w:r w:rsidRPr="00107C83">
        <w:rPr>
          <w:rFonts w:ascii="Palatino Linotype" w:eastAsia="Palatino Linotype" w:hAnsi="Palatino Linotype" w:cs="Calibri"/>
          <w:sz w:val="20"/>
          <w:szCs w:val="20"/>
        </w:rPr>
        <w:t xml:space="preserve"> S</w:t>
      </w:r>
      <w:r>
        <w:rPr>
          <w:rFonts w:ascii="Palatino Linotype" w:eastAsia="Palatino Linotype" w:hAnsi="Palatino Linotype" w:cs="Calibri"/>
          <w:sz w:val="20"/>
          <w:szCs w:val="20"/>
        </w:rPr>
        <w:t>7).</w:t>
      </w:r>
      <w:r w:rsidRPr="00107C83">
        <w:rPr>
          <w:rFonts w:ascii="Palatino Linotype" w:eastAsia="Palatino Linotype" w:hAnsi="Palatino Linotype" w:cs="Calibri"/>
          <w:sz w:val="20"/>
          <w:szCs w:val="20"/>
        </w:rPr>
        <w:t xml:space="preserve"> A corollary would be that there be no evolutionary advantage to having multiple pathways with multiple </w:t>
      </w:r>
      <w:proofErr w:type="spellStart"/>
      <w:r w:rsidRPr="00107C83">
        <w:rPr>
          <w:rFonts w:ascii="Palatino Linotype" w:eastAsia="Palatino Linotype" w:hAnsi="Palatino Linotype" w:cs="Calibri"/>
          <w:sz w:val="20"/>
          <w:szCs w:val="20"/>
        </w:rPr>
        <w:t>stoichiometries</w:t>
      </w:r>
      <w:proofErr w:type="spellEnd"/>
      <w:r w:rsidRPr="00107C83">
        <w:rPr>
          <w:rFonts w:ascii="Palatino Linotype" w:eastAsia="Palatino Linotype" w:hAnsi="Palatino Linotype" w:cs="Calibri"/>
          <w:sz w:val="20"/>
          <w:szCs w:val="20"/>
        </w:rPr>
        <w:t xml:space="preserve">, such as </w:t>
      </w:r>
      <w:r>
        <w:rPr>
          <w:rFonts w:ascii="Palatino Linotype" w:eastAsia="Palatino Linotype" w:hAnsi="Palatino Linotype" w:cs="Calibri"/>
          <w:sz w:val="20"/>
          <w:szCs w:val="20"/>
        </w:rPr>
        <w:t xml:space="preserve">one may find </w:t>
      </w:r>
      <w:r w:rsidRPr="00107C83">
        <w:rPr>
          <w:rFonts w:ascii="Palatino Linotype" w:eastAsia="Palatino Linotype" w:hAnsi="Palatino Linotype" w:cs="Calibri"/>
          <w:sz w:val="20"/>
          <w:szCs w:val="20"/>
        </w:rPr>
        <w:t xml:space="preserve">through analysis of the metabolic map of in </w:t>
      </w:r>
      <w:r w:rsidRPr="00107C83">
        <w:rPr>
          <w:rFonts w:ascii="Palatino Linotype" w:eastAsia="Palatino Linotype" w:hAnsi="Palatino Linotype" w:cs="Calibri"/>
          <w:i/>
          <w:sz w:val="20"/>
          <w:szCs w:val="20"/>
        </w:rPr>
        <w:t xml:space="preserve">S. </w:t>
      </w:r>
      <w:proofErr w:type="spellStart"/>
      <w:r w:rsidRPr="00107C83">
        <w:rPr>
          <w:rFonts w:ascii="Palatino Linotype" w:eastAsia="Palatino Linotype" w:hAnsi="Palatino Linotype" w:cs="Calibri"/>
          <w:i/>
          <w:sz w:val="20"/>
          <w:szCs w:val="20"/>
        </w:rPr>
        <w:t>solfataricus</w:t>
      </w:r>
      <w:proofErr w:type="spellEnd"/>
      <w:r w:rsidRPr="00107C83">
        <w:rPr>
          <w:rFonts w:ascii="Palatino Linotype" w:eastAsia="Palatino Linotype" w:hAnsi="Palatino Linotype" w:cs="Calibri"/>
          <w:sz w:val="20"/>
          <w:szCs w:val="20"/>
        </w:rPr>
        <w:t>.</w:t>
      </w:r>
      <w:r>
        <w:rPr>
          <w:rFonts w:ascii="Palatino Linotype" w:eastAsia="Palatino Linotype" w:hAnsi="Palatino Linotype" w:cs="Calibri"/>
          <w:sz w:val="20"/>
          <w:szCs w:val="20"/>
        </w:rPr>
        <w:t xml:space="preserve"> Then two different </w:t>
      </w:r>
      <w:proofErr w:type="spellStart"/>
      <w:r>
        <w:rPr>
          <w:rFonts w:ascii="Palatino Linotype" w:eastAsia="Palatino Linotype" w:hAnsi="Palatino Linotype" w:cs="Calibri"/>
          <w:sz w:val="20"/>
          <w:szCs w:val="20"/>
        </w:rPr>
        <w:t>stoichiometries</w:t>
      </w:r>
      <w:proofErr w:type="spellEnd"/>
      <w:r>
        <w:rPr>
          <w:rFonts w:ascii="Palatino Linotype" w:eastAsia="Palatino Linotype" w:hAnsi="Palatino Linotype" w:cs="Calibri"/>
          <w:sz w:val="20"/>
          <w:szCs w:val="20"/>
        </w:rPr>
        <w:t xml:space="preserve"> should suffice to enable optimal adaptation of the ATP synthesis flux to the force ratio.</w:t>
      </w:r>
    </w:p>
    <w:p w14:paraId="4B38C0D8" w14:textId="6D1329A3" w:rsidR="005B046F" w:rsidRDefault="005B046F" w:rsidP="005B046F">
      <w:pPr>
        <w:pBdr>
          <w:top w:val="nil"/>
          <w:left w:val="nil"/>
          <w:bottom w:val="nil"/>
          <w:right w:val="nil"/>
          <w:between w:val="nil"/>
        </w:pBdr>
        <w:spacing w:line="240" w:lineRule="auto"/>
        <w:ind w:firstLine="425"/>
        <w:jc w:val="center"/>
        <w:rPr>
          <w:ins w:id="3187" w:author="Yanfei Zhang" w:date="2022-03-28T21:16:00Z"/>
          <w:rFonts w:ascii="Palatino Linotype" w:eastAsia="Palatino Linotype" w:hAnsi="Palatino Linotype" w:cs="Palatino Linotype"/>
          <w:sz w:val="20"/>
          <w:szCs w:val="20"/>
        </w:rPr>
      </w:pPr>
      <w:del w:id="3188" w:author="Yanfei Zhang" w:date="2022-03-28T21:15:00Z">
        <w:r w:rsidDel="00CB4F52">
          <w:rPr>
            <w:rFonts w:ascii="Palatino Linotype" w:eastAsia="Palatino Linotype" w:hAnsi="Palatino Linotype" w:cs="Palatino Linotype"/>
            <w:noProof/>
            <w:sz w:val="20"/>
            <w:szCs w:val="20"/>
            <w:lang w:eastAsia="zh-CN"/>
          </w:rPr>
          <w:lastRenderedPageBreak/>
          <w:drawing>
            <wp:inline distT="0" distB="0" distL="0" distR="0" wp14:anchorId="300E73F6" wp14:editId="483BD51F">
              <wp:extent cx="3255264" cy="2441447"/>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e S7.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71122" cy="2453340"/>
                      </a:xfrm>
                      <a:prstGeom prst="rect">
                        <a:avLst/>
                      </a:prstGeom>
                    </pic:spPr>
                  </pic:pic>
                </a:graphicData>
              </a:graphic>
            </wp:inline>
          </w:drawing>
        </w:r>
      </w:del>
    </w:p>
    <w:p w14:paraId="13314AA1" w14:textId="37319357" w:rsidR="00CB4F52" w:rsidRPr="00107C83" w:rsidRDefault="00526F52" w:rsidP="005B046F">
      <w:pPr>
        <w:pBdr>
          <w:top w:val="nil"/>
          <w:left w:val="nil"/>
          <w:bottom w:val="nil"/>
          <w:right w:val="nil"/>
          <w:between w:val="nil"/>
        </w:pBdr>
        <w:spacing w:line="240" w:lineRule="auto"/>
        <w:ind w:firstLine="425"/>
        <w:jc w:val="center"/>
        <w:rPr>
          <w:rFonts w:ascii="Palatino Linotype" w:eastAsia="Palatino Linotype" w:hAnsi="Palatino Linotype" w:cs="Palatino Linotype"/>
          <w:sz w:val="20"/>
          <w:szCs w:val="20"/>
        </w:rPr>
      </w:pPr>
      <w:ins w:id="3189" w:author="Yanfei Zhang" w:date="2022-04-05T20:11:00Z">
        <w:r>
          <w:rPr>
            <w:rFonts w:ascii="Palatino Linotype" w:eastAsia="Palatino Linotype" w:hAnsi="Palatino Linotype" w:cs="Palatino Linotype"/>
            <w:noProof/>
            <w:sz w:val="20"/>
            <w:szCs w:val="20"/>
            <w:lang w:eastAsia="zh-CN"/>
          </w:rPr>
          <w:drawing>
            <wp:inline distT="0" distB="0" distL="0" distR="0" wp14:anchorId="58D21765" wp14:editId="2DD22802">
              <wp:extent cx="4484218" cy="3523387"/>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e S7.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85519" cy="3524409"/>
                      </a:xfrm>
                      <a:prstGeom prst="rect">
                        <a:avLst/>
                      </a:prstGeom>
                    </pic:spPr>
                  </pic:pic>
                </a:graphicData>
              </a:graphic>
            </wp:inline>
          </w:drawing>
        </w:r>
      </w:ins>
    </w:p>
    <w:p w14:paraId="5B4B09FD" w14:textId="77528E06" w:rsidR="005B046F" w:rsidRPr="00E7703F" w:rsidDel="00526F52" w:rsidRDefault="005B046F" w:rsidP="005B046F">
      <w:pPr>
        <w:spacing w:before="60" w:after="60" w:line="240" w:lineRule="auto"/>
        <w:jc w:val="center"/>
        <w:rPr>
          <w:del w:id="3190" w:author="Yanfei Zhang" w:date="2022-04-05T20:10:00Z"/>
          <w:rFonts w:ascii="Palatino Linotype" w:eastAsia="Cambria Math" w:hAnsi="Palatino Linotype" w:cs="Cambria Math"/>
          <w:sz w:val="20"/>
          <w:szCs w:val="20"/>
        </w:rPr>
      </w:pPr>
      <w:r w:rsidRPr="00C84C3E">
        <w:rPr>
          <w:rFonts w:ascii="Palatino Linotype" w:eastAsia="Palatino Linotype" w:hAnsi="Palatino Linotype" w:cs="Palatino Linotype"/>
          <w:b/>
          <w:sz w:val="18"/>
          <w:szCs w:val="18"/>
        </w:rPr>
        <w:t>Figure S7.</w:t>
      </w:r>
      <w:r w:rsidRPr="00C84C3E">
        <w:rPr>
          <w:rFonts w:ascii="Palatino Linotype" w:eastAsia="Palatino Linotype" w:hAnsi="Palatino Linotype" w:cs="Palatino Linotype"/>
          <w:sz w:val="18"/>
          <w:szCs w:val="18"/>
        </w:rPr>
        <w:t xml:space="preserve"> </w:t>
      </w:r>
      <w:r>
        <w:rPr>
          <w:rFonts w:ascii="Palatino Linotype" w:eastAsia="Palatino Linotype" w:hAnsi="Palatino Linotype" w:cs="Palatino Linotype"/>
          <w:sz w:val="18"/>
          <w:szCs w:val="18"/>
        </w:rPr>
        <w:t>(</w:t>
      </w:r>
      <w:r w:rsidRPr="00A13A4A">
        <w:rPr>
          <w:rFonts w:ascii="Palatino Linotype" w:eastAsia="Palatino Linotype" w:hAnsi="Palatino Linotype" w:cs="Palatino Linotype"/>
          <w:b/>
          <w:sz w:val="18"/>
          <w:szCs w:val="18"/>
        </w:rPr>
        <w:t>A</w:t>
      </w:r>
      <w:r>
        <w:rPr>
          <w:rFonts w:ascii="Palatino Linotype" w:eastAsia="Palatino Linotype" w:hAnsi="Palatino Linotype" w:cs="Palatino Linotype"/>
          <w:sz w:val="18"/>
          <w:szCs w:val="18"/>
        </w:rPr>
        <w:t xml:space="preserve">) Simulated ATP synthesis </w:t>
      </w:r>
      <w:r w:rsidRPr="00C84C3E">
        <w:rPr>
          <w:rFonts w:ascii="Palatino Linotype" w:eastAsia="Palatino Linotype" w:hAnsi="Palatino Linotype" w:cs="Palatino Linotype"/>
          <w:sz w:val="18"/>
          <w:szCs w:val="18"/>
        </w:rPr>
        <w:t>fl</w:t>
      </w:r>
      <w:r>
        <w:rPr>
          <w:rFonts w:ascii="Palatino Linotype" w:eastAsia="Palatino Linotype" w:hAnsi="Palatino Linotype" w:cs="Palatino Linotype"/>
          <w:sz w:val="18"/>
          <w:szCs w:val="18"/>
        </w:rPr>
        <w:t>ux</w:t>
      </w:r>
      <w:r w:rsidRPr="00C84C3E">
        <w:rPr>
          <w:rFonts w:ascii="Palatino Linotype" w:eastAsia="Palatino Linotype" w:hAnsi="Palatino Linotype" w:cs="Palatino Linotype"/>
          <w:sz w:val="18"/>
          <w:szCs w:val="18"/>
        </w:rPr>
        <w:t xml:space="preserve"> </w:t>
      </w:r>
      <w:r>
        <w:rPr>
          <w:rFonts w:ascii="Palatino Linotype" w:eastAsia="Palatino Linotype" w:hAnsi="Palatino Linotype" w:cs="Palatino Linotype"/>
          <w:sz w:val="18"/>
          <w:szCs w:val="18"/>
        </w:rPr>
        <w:t xml:space="preserve">through a dual pathway (pathways 1 and 2 with two different ATP </w:t>
      </w:r>
      <w:proofErr w:type="spellStart"/>
      <w:r>
        <w:rPr>
          <w:rFonts w:ascii="Palatino Linotype" w:eastAsia="Palatino Linotype" w:hAnsi="Palatino Linotype" w:cs="Palatino Linotype"/>
          <w:sz w:val="18"/>
          <w:szCs w:val="18"/>
        </w:rPr>
        <w:t>stoichiometries</w:t>
      </w:r>
      <w:proofErr w:type="spellEnd"/>
      <w:r>
        <w:rPr>
          <w:rFonts w:ascii="Palatino Linotype" w:eastAsia="Palatino Linotype" w:hAnsi="Palatino Linotype" w:cs="Palatino Linotype"/>
          <w:sz w:val="18"/>
          <w:szCs w:val="18"/>
        </w:rPr>
        <w:t xml:space="preserve">) </w:t>
      </w:r>
      <w:r w:rsidRPr="00C84C3E">
        <w:rPr>
          <w:rFonts w:ascii="Palatino Linotype" w:eastAsia="Palatino Linotype" w:hAnsi="Palatino Linotype" w:cs="Palatino Linotype"/>
          <w:sz w:val="18"/>
          <w:szCs w:val="18"/>
        </w:rPr>
        <w:t xml:space="preserve">as function of force ratio at various relative pathway capacities. In these simulations </w:t>
      </w:r>
      <w:r w:rsidRPr="00C84C3E">
        <w:rPr>
          <w:rFonts w:ascii="Palatino Linotype" w:eastAsia="Palatino Linotype" w:hAnsi="Palatino Linotype" w:cs="Palatino Linotype"/>
          <w:color w:val="auto"/>
          <w:sz w:val="18"/>
          <w:szCs w:val="18"/>
        </w:rPr>
        <w:t>both Z and q varied as a function of φ</w:t>
      </w:r>
      <w:r>
        <w:rPr>
          <w:rFonts w:ascii="Palatino Linotype" w:eastAsia="Palatino Linotype" w:hAnsi="Palatino Linotype" w:cs="Palatino Linotype"/>
          <w:color w:val="auto"/>
          <w:sz w:val="18"/>
          <w:szCs w:val="18"/>
        </w:rPr>
        <w:t>, which was kept constant at any of four values, while</w:t>
      </w:r>
      <w:r w:rsidRPr="00C84C3E">
        <w:rPr>
          <w:rFonts w:ascii="Palatino Linotype" w:eastAsia="Palatino Linotype" w:hAnsi="Palatino Linotype" w:cs="Palatino Linotype"/>
          <w:color w:val="auto"/>
          <w:sz w:val="18"/>
          <w:szCs w:val="18"/>
        </w:rPr>
        <w:t xml:space="preserve"> X was varied.</w:t>
      </w:r>
      <w:r>
        <w:rPr>
          <w:rFonts w:ascii="Palatino Linotype" w:eastAsia="Palatino Linotype" w:hAnsi="Palatino Linotype" w:cs="Palatino Linotype"/>
          <w:color w:val="auto"/>
          <w:sz w:val="18"/>
          <w:szCs w:val="18"/>
        </w:rPr>
        <w:t xml:space="preserve"> The equation</w:t>
      </w:r>
      <w:r>
        <w:rPr>
          <w:rFonts w:ascii="Palatino Linotype" w:eastAsia="Palatino Linotype" w:hAnsi="Palatino Linotype" w:cs="Palatino Linotype"/>
          <w:i/>
          <w:iCs/>
        </w:rPr>
        <w:t xml:space="preserve"> </w:t>
      </w:r>
      <m:oMath>
        <m:f>
          <m:fPr>
            <m:ctrlPr>
              <w:rPr>
                <w:rFonts w:ascii="Cambria Math" w:eastAsia="Cambria Math" w:hAnsi="Cambria Math" w:cs="Cambria Math"/>
                <w:sz w:val="18"/>
                <w:szCs w:val="18"/>
              </w:rPr>
            </m:ctrlPr>
          </m:fPr>
          <m:num>
            <m:sSub>
              <m:sSubPr>
                <m:ctrlPr>
                  <w:rPr>
                    <w:rFonts w:ascii="Cambria Math" w:eastAsia="Cambria Math" w:hAnsi="Cambria Math" w:cs="Cambria Math"/>
                    <w:sz w:val="18"/>
                    <w:szCs w:val="18"/>
                  </w:rPr>
                </m:ctrlPr>
              </m:sSubPr>
              <m:e>
                <m:r>
                  <m:rPr>
                    <m:sty m:val="p"/>
                  </m:rPr>
                  <w:rPr>
                    <w:rFonts w:ascii="Cambria Math" w:eastAsia="Cambria Math" w:hAnsi="Cambria Math" w:cs="Cambria Math"/>
                    <w:sz w:val="18"/>
                    <w:szCs w:val="18"/>
                  </w:rPr>
                  <m:t>-</m:t>
                </m:r>
                <m:r>
                  <w:rPr>
                    <w:rFonts w:ascii="Cambria Math" w:eastAsia="Cambria Math" w:hAnsi="Cambria Math" w:cs="Cambria Math"/>
                    <w:sz w:val="18"/>
                    <w:szCs w:val="18"/>
                  </w:rPr>
                  <m:t>J</m:t>
                </m:r>
              </m:e>
              <m:sub>
                <m:r>
                  <w:rPr>
                    <w:rFonts w:ascii="Cambria Math" w:eastAsia="Cambria Math" w:hAnsi="Cambria Math" w:cs="Cambria Math"/>
                    <w:sz w:val="18"/>
                    <w:szCs w:val="18"/>
                  </w:rPr>
                  <m:t>p</m:t>
                </m:r>
              </m:sub>
            </m:sSub>
          </m:num>
          <m:den>
            <m:r>
              <w:rPr>
                <w:rFonts w:ascii="Cambria Math" w:eastAsia="Cambria Math" w:hAnsi="Cambria Math" w:cs="Cambria Math"/>
                <w:sz w:val="18"/>
                <w:szCs w:val="18"/>
              </w:rPr>
              <m:t>L</m:t>
            </m:r>
            <m:r>
              <m:rPr>
                <m:sty m:val="p"/>
              </m:rPr>
              <w:rPr>
                <w:rFonts w:ascii="Cambria Math" w:eastAsia="Cambria Math" w:hAnsi="Cambria Math" w:cs="Cambria Math"/>
                <w:sz w:val="18"/>
                <w:szCs w:val="18"/>
              </w:rPr>
              <m:t>∙</m:t>
            </m:r>
            <m:sSub>
              <m:sSubPr>
                <m:ctrlPr>
                  <w:rPr>
                    <w:rFonts w:ascii="Cambria Math" w:eastAsia="Cambria Math" w:hAnsi="Cambria Math" w:cs="Cambria Math"/>
                    <w:sz w:val="18"/>
                    <w:szCs w:val="18"/>
                  </w:rPr>
                </m:ctrlPr>
              </m:sSubPr>
              <m:e>
                <m:r>
                  <m:rPr>
                    <m:sty m:val="p"/>
                  </m:rPr>
                  <w:rPr>
                    <w:rFonts w:ascii="Cambria Math" w:eastAsia="Cambria Math" w:hAnsi="Cambria Math" w:cs="Cambria Math"/>
                    <w:sz w:val="18"/>
                    <w:szCs w:val="18"/>
                  </w:rPr>
                  <m:t>∆</m:t>
                </m:r>
                <m:r>
                  <w:rPr>
                    <w:rFonts w:ascii="Cambria Math" w:eastAsia="Cambria Math" w:hAnsi="Cambria Math" w:cs="Cambria Math"/>
                    <w:sz w:val="18"/>
                    <w:szCs w:val="18"/>
                  </w:rPr>
                  <m:t>G</m:t>
                </m:r>
              </m:e>
              <m:sub>
                <m:r>
                  <w:rPr>
                    <w:rFonts w:ascii="Cambria Math" w:eastAsia="Cambria Math" w:hAnsi="Cambria Math" w:cs="Cambria Math"/>
                    <w:sz w:val="18"/>
                    <w:szCs w:val="18"/>
                  </w:rPr>
                  <m:t>c</m:t>
                </m:r>
              </m:sub>
            </m:sSub>
          </m:den>
        </m:f>
        <m:r>
          <m:rPr>
            <m:sty m:val="p"/>
          </m:rPr>
          <w:rPr>
            <w:rFonts w:ascii="Cambria Math" w:eastAsia="Cambria Math" w:hAnsi="Cambria Math" w:cs="Cambria Math"/>
            <w:sz w:val="18"/>
            <w:szCs w:val="18"/>
          </w:rPr>
          <m:t>=</m:t>
        </m:r>
        <m:d>
          <m:dPr>
            <m:ctrlPr>
              <w:rPr>
                <w:rFonts w:ascii="Cambria Math" w:eastAsia="Cambria Math" w:hAnsi="Cambria Math" w:cs="Cambria Math"/>
                <w:sz w:val="18"/>
                <w:szCs w:val="18"/>
              </w:rPr>
            </m:ctrlPr>
          </m:dPr>
          <m:e>
            <m:r>
              <m:rPr>
                <m:sty m:val="p"/>
              </m:rPr>
              <w:rPr>
                <w:rFonts w:ascii="Cambria Math" w:eastAsia="Cambria Math" w:hAnsi="Cambria Math" w:cs="Cambria Math"/>
                <w:sz w:val="18"/>
                <w:szCs w:val="18"/>
              </w:rPr>
              <m:t>1-</m:t>
            </m:r>
            <m:r>
              <w:rPr>
                <w:rFonts w:ascii="Cambria Math" w:eastAsia="Cambria Math" w:hAnsi="Cambria Math" w:cs="Cambria Math"/>
                <w:sz w:val="18"/>
                <w:szCs w:val="18"/>
              </w:rPr>
              <m:t>φ</m:t>
            </m:r>
          </m:e>
        </m:d>
        <m:r>
          <m:rPr>
            <m:sty m:val="p"/>
          </m:rPr>
          <w:rPr>
            <w:rFonts w:ascii="Cambria Math" w:eastAsia="Cambria Math" w:hAnsi="Cambria Math" w:cs="Cambria Math"/>
            <w:sz w:val="18"/>
            <w:szCs w:val="18"/>
          </w:rPr>
          <m:t>∙</m:t>
        </m:r>
        <m:sSub>
          <m:sSubPr>
            <m:ctrlPr>
              <w:rPr>
                <w:rFonts w:ascii="Cambria Math" w:eastAsia="Cambria Math" w:hAnsi="Cambria Math" w:cs="Cambria Math"/>
                <w:sz w:val="18"/>
                <w:szCs w:val="18"/>
              </w:rPr>
            </m:ctrlPr>
          </m:sSubPr>
          <m:e>
            <m:r>
              <w:rPr>
                <w:rFonts w:ascii="Cambria Math" w:eastAsia="Cambria Math" w:hAnsi="Cambria Math" w:cs="Cambria Math"/>
                <w:sz w:val="18"/>
                <w:szCs w:val="18"/>
              </w:rPr>
              <m:t>n</m:t>
            </m:r>
          </m:e>
          <m:sub>
            <m:r>
              <m:rPr>
                <m:sty m:val="p"/>
              </m:rPr>
              <w:rPr>
                <w:rFonts w:ascii="Cambria Math" w:eastAsia="Cambria Math" w:hAnsi="Cambria Math" w:cs="Cambria Math"/>
                <w:sz w:val="18"/>
                <w:szCs w:val="18"/>
              </w:rPr>
              <m:t>1</m:t>
            </m:r>
          </m:sub>
        </m:sSub>
        <m:r>
          <m:rPr>
            <m:sty m:val="p"/>
          </m:rPr>
          <w:rPr>
            <w:rFonts w:ascii="Cambria Math" w:eastAsia="Cambria Math" w:hAnsi="Cambria Math" w:cs="Cambria Math"/>
            <w:sz w:val="18"/>
            <w:szCs w:val="18"/>
          </w:rPr>
          <m:t>∙</m:t>
        </m:r>
        <m:d>
          <m:dPr>
            <m:ctrlPr>
              <w:rPr>
                <w:rFonts w:ascii="Cambria Math" w:eastAsia="Cambria Math" w:hAnsi="Cambria Math" w:cs="Cambria Math"/>
                <w:sz w:val="18"/>
                <w:szCs w:val="18"/>
              </w:rPr>
            </m:ctrlPr>
          </m:dPr>
          <m:e>
            <m:r>
              <m:rPr>
                <m:sty m:val="p"/>
              </m:rPr>
              <w:rPr>
                <w:rFonts w:ascii="Cambria Math" w:eastAsia="Cambria Math" w:hAnsi="Cambria Math" w:cs="Cambria Math"/>
                <w:sz w:val="18"/>
                <w:szCs w:val="18"/>
              </w:rPr>
              <m:t>1-</m:t>
            </m:r>
            <m:sSub>
              <m:sSubPr>
                <m:ctrlPr>
                  <w:rPr>
                    <w:rFonts w:ascii="Cambria Math" w:eastAsia="Cambria Math" w:hAnsi="Cambria Math" w:cs="Cambria Math"/>
                    <w:sz w:val="18"/>
                    <w:szCs w:val="18"/>
                  </w:rPr>
                </m:ctrlPr>
              </m:sSubPr>
              <m:e>
                <m:r>
                  <w:rPr>
                    <w:rFonts w:ascii="Cambria Math" w:eastAsia="Cambria Math" w:hAnsi="Cambria Math" w:cs="Cambria Math"/>
                    <w:sz w:val="18"/>
                    <w:szCs w:val="18"/>
                  </w:rPr>
                  <m:t>n</m:t>
                </m:r>
              </m:e>
              <m:sub>
                <m:r>
                  <m:rPr>
                    <m:sty m:val="p"/>
                  </m:rPr>
                  <w:rPr>
                    <w:rFonts w:ascii="Cambria Math" w:eastAsia="Cambria Math" w:hAnsi="Cambria Math" w:cs="Cambria Math"/>
                    <w:sz w:val="18"/>
                    <w:szCs w:val="18"/>
                  </w:rPr>
                  <m:t>1</m:t>
                </m:r>
              </m:sub>
            </m:sSub>
            <m:r>
              <m:rPr>
                <m:sty m:val="p"/>
              </m:rPr>
              <w:rPr>
                <w:rFonts w:ascii="Cambria Math" w:eastAsia="Cambria Math" w:hAnsi="Cambria Math" w:cs="Cambria Math"/>
                <w:sz w:val="18"/>
                <w:szCs w:val="18"/>
              </w:rPr>
              <m:t>∙</m:t>
            </m:r>
            <m:r>
              <w:rPr>
                <w:rFonts w:ascii="Cambria Math" w:eastAsia="Cambria Math" w:hAnsi="Cambria Math" w:cs="Cambria Math"/>
                <w:sz w:val="18"/>
                <w:szCs w:val="18"/>
              </w:rPr>
              <m:t>X</m:t>
            </m:r>
          </m:e>
        </m:d>
        <m:r>
          <m:rPr>
            <m:sty m:val="p"/>
          </m:rPr>
          <w:rPr>
            <w:rFonts w:ascii="Cambria Math" w:eastAsia="Cambria Math" w:hAnsi="Cambria Math" w:cs="Cambria Math"/>
            <w:sz w:val="18"/>
            <w:szCs w:val="18"/>
          </w:rPr>
          <m:t>+</m:t>
        </m:r>
        <m:sSub>
          <m:sSubPr>
            <m:ctrlPr>
              <w:rPr>
                <w:rFonts w:ascii="Cambria Math" w:eastAsia="Cambria Math" w:hAnsi="Cambria Math" w:cs="Cambria Math"/>
                <w:sz w:val="18"/>
                <w:szCs w:val="18"/>
              </w:rPr>
            </m:ctrlPr>
          </m:sSubPr>
          <m:e>
            <m:r>
              <w:rPr>
                <w:rFonts w:ascii="Cambria Math" w:eastAsia="Cambria Math" w:hAnsi="Cambria Math" w:cs="Cambria Math"/>
                <w:sz w:val="18"/>
                <w:szCs w:val="18"/>
              </w:rPr>
              <m:t>φ</m:t>
            </m:r>
            <m:r>
              <m:rPr>
                <m:sty m:val="p"/>
              </m:rPr>
              <w:rPr>
                <w:rFonts w:ascii="Cambria Math" w:eastAsia="Cambria Math" w:hAnsi="Cambria Math" w:cs="Cambria Math"/>
                <w:sz w:val="18"/>
                <w:szCs w:val="18"/>
              </w:rPr>
              <m:t>∙</m:t>
            </m:r>
            <m:r>
              <w:rPr>
                <w:rFonts w:ascii="Cambria Math" w:eastAsia="Cambria Math" w:hAnsi="Cambria Math" w:cs="Cambria Math"/>
                <w:sz w:val="18"/>
                <w:szCs w:val="18"/>
              </w:rPr>
              <m:t>n</m:t>
            </m:r>
          </m:e>
          <m:sub>
            <m:r>
              <m:rPr>
                <m:sty m:val="p"/>
              </m:rPr>
              <w:rPr>
                <w:rFonts w:ascii="Cambria Math" w:eastAsia="Cambria Math" w:hAnsi="Cambria Math" w:cs="Cambria Math"/>
                <w:sz w:val="18"/>
                <w:szCs w:val="18"/>
              </w:rPr>
              <m:t>2</m:t>
            </m:r>
          </m:sub>
        </m:sSub>
        <m:r>
          <m:rPr>
            <m:sty m:val="p"/>
          </m:rPr>
          <w:rPr>
            <w:rFonts w:ascii="Cambria Math" w:eastAsia="Cambria Math" w:hAnsi="Cambria Math" w:cs="Cambria Math"/>
            <w:sz w:val="18"/>
            <w:szCs w:val="18"/>
          </w:rPr>
          <m:t>-</m:t>
        </m:r>
        <m:r>
          <w:rPr>
            <w:rFonts w:ascii="Cambria Math" w:eastAsia="Cambria Math" w:hAnsi="Cambria Math" w:cs="Cambria Math"/>
            <w:sz w:val="18"/>
            <w:szCs w:val="18"/>
          </w:rPr>
          <m:t>φ</m:t>
        </m:r>
        <m:r>
          <m:rPr>
            <m:sty m:val="p"/>
          </m:rPr>
          <w:rPr>
            <w:rFonts w:ascii="Cambria Math" w:eastAsia="Cambria Math" w:hAnsi="Cambria Math" w:cs="Cambria Math"/>
            <w:sz w:val="18"/>
            <w:szCs w:val="18"/>
          </w:rPr>
          <m:t>∙</m:t>
        </m:r>
        <m:sSup>
          <m:sSupPr>
            <m:ctrlPr>
              <w:rPr>
                <w:rFonts w:ascii="Cambria Math" w:eastAsia="Cambria Math" w:hAnsi="Cambria Math" w:cs="Cambria Math"/>
                <w:sz w:val="18"/>
                <w:szCs w:val="18"/>
              </w:rPr>
            </m:ctrlPr>
          </m:sSupPr>
          <m:e>
            <m:d>
              <m:dPr>
                <m:ctrlPr>
                  <w:rPr>
                    <w:rFonts w:ascii="Cambria Math" w:eastAsia="Cambria Math" w:hAnsi="Cambria Math" w:cs="Cambria Math"/>
                    <w:sz w:val="18"/>
                    <w:szCs w:val="18"/>
                  </w:rPr>
                </m:ctrlPr>
              </m:dPr>
              <m:e>
                <m:sSub>
                  <m:sSubPr>
                    <m:ctrlPr>
                      <w:rPr>
                        <w:rFonts w:ascii="Cambria Math" w:eastAsia="Cambria Math" w:hAnsi="Cambria Math" w:cs="Cambria Math"/>
                        <w:sz w:val="18"/>
                        <w:szCs w:val="18"/>
                      </w:rPr>
                    </m:ctrlPr>
                  </m:sSubPr>
                  <m:e>
                    <m:r>
                      <w:rPr>
                        <w:rFonts w:ascii="Cambria Math" w:eastAsia="Cambria Math" w:hAnsi="Cambria Math" w:cs="Cambria Math"/>
                        <w:sz w:val="18"/>
                        <w:szCs w:val="18"/>
                      </w:rPr>
                      <m:t>n</m:t>
                    </m:r>
                  </m:e>
                  <m:sub>
                    <m:r>
                      <m:rPr>
                        <m:sty m:val="p"/>
                      </m:rPr>
                      <w:rPr>
                        <w:rFonts w:ascii="Cambria Math" w:eastAsia="Cambria Math" w:hAnsi="Cambria Math" w:cs="Cambria Math"/>
                        <w:sz w:val="18"/>
                        <w:szCs w:val="18"/>
                      </w:rPr>
                      <m:t>2</m:t>
                    </m:r>
                  </m:sub>
                </m:sSub>
              </m:e>
            </m:d>
          </m:e>
          <m:sup>
            <m:r>
              <m:rPr>
                <m:sty m:val="p"/>
              </m:rPr>
              <w:rPr>
                <w:rFonts w:ascii="Cambria Math" w:eastAsia="Cambria Math" w:hAnsi="Cambria Math" w:cs="Cambria Math"/>
                <w:sz w:val="18"/>
                <w:szCs w:val="18"/>
              </w:rPr>
              <m:t>2</m:t>
            </m:r>
          </m:sup>
        </m:sSup>
        <m:r>
          <m:rPr>
            <m:sty m:val="p"/>
          </m:rPr>
          <w:rPr>
            <w:rFonts w:ascii="Cambria Math" w:eastAsia="Cambria Math" w:hAnsi="Cambria Math" w:cs="Cambria Math"/>
            <w:sz w:val="18"/>
            <w:szCs w:val="18"/>
          </w:rPr>
          <m:t>∙</m:t>
        </m:r>
        <m:r>
          <w:rPr>
            <w:rFonts w:ascii="Cambria Math" w:eastAsia="Cambria Math" w:hAnsi="Cambria Math" w:cs="Cambria Math"/>
            <w:sz w:val="18"/>
            <w:szCs w:val="18"/>
          </w:rPr>
          <m:t xml:space="preserve">X </m:t>
        </m:r>
      </m:oMath>
      <w:r>
        <w:rPr>
          <w:rFonts w:ascii="Palatino Linotype" w:eastAsia="Palatino Linotype" w:hAnsi="Palatino Linotype" w:cs="Palatino Linotype"/>
          <w:color w:val="auto"/>
          <w:sz w:val="18"/>
          <w:szCs w:val="18"/>
        </w:rPr>
        <w:t xml:space="preserve">was used for simulation of </w:t>
      </w:r>
      <m:oMath>
        <m:f>
          <m:fPr>
            <m:ctrlPr>
              <w:rPr>
                <w:rFonts w:ascii="Cambria Math" w:eastAsia="Cambria Math" w:hAnsi="Cambria Math" w:cs="Cambria Math"/>
                <w:sz w:val="18"/>
                <w:szCs w:val="18"/>
              </w:rPr>
            </m:ctrlPr>
          </m:fPr>
          <m:num>
            <m:sSub>
              <m:sSubPr>
                <m:ctrlPr>
                  <w:rPr>
                    <w:rFonts w:ascii="Cambria Math" w:eastAsia="Cambria Math" w:hAnsi="Cambria Math" w:cs="Cambria Math"/>
                    <w:sz w:val="18"/>
                    <w:szCs w:val="18"/>
                  </w:rPr>
                </m:ctrlPr>
              </m:sSubPr>
              <m:e>
                <m:r>
                  <m:rPr>
                    <m:sty m:val="p"/>
                  </m:rPr>
                  <w:rPr>
                    <w:rFonts w:ascii="Cambria Math" w:eastAsia="Cambria Math" w:hAnsi="Cambria Math" w:cs="Cambria Math"/>
                    <w:sz w:val="18"/>
                    <w:szCs w:val="18"/>
                  </w:rPr>
                  <m:t>-</m:t>
                </m:r>
                <m:r>
                  <w:rPr>
                    <w:rFonts w:ascii="Cambria Math" w:eastAsia="Cambria Math" w:hAnsi="Cambria Math" w:cs="Cambria Math"/>
                    <w:sz w:val="18"/>
                    <w:szCs w:val="18"/>
                  </w:rPr>
                  <m:t>J</m:t>
                </m:r>
              </m:e>
              <m:sub>
                <m:r>
                  <w:rPr>
                    <w:rFonts w:ascii="Cambria Math" w:eastAsia="Cambria Math" w:hAnsi="Cambria Math" w:cs="Cambria Math"/>
                    <w:sz w:val="18"/>
                    <w:szCs w:val="18"/>
                  </w:rPr>
                  <m:t>p</m:t>
                </m:r>
              </m:sub>
            </m:sSub>
          </m:num>
          <m:den>
            <m:r>
              <w:rPr>
                <w:rFonts w:ascii="Cambria Math" w:eastAsia="Cambria Math" w:hAnsi="Cambria Math" w:cs="Cambria Math"/>
                <w:sz w:val="18"/>
                <w:szCs w:val="18"/>
              </w:rPr>
              <m:t>L</m:t>
            </m:r>
            <m:r>
              <m:rPr>
                <m:sty m:val="p"/>
              </m:rPr>
              <w:rPr>
                <w:rFonts w:ascii="Cambria Math" w:eastAsia="Cambria Math" w:hAnsi="Cambria Math" w:cs="Cambria Math"/>
                <w:sz w:val="18"/>
                <w:szCs w:val="18"/>
              </w:rPr>
              <m:t>∙</m:t>
            </m:r>
            <m:sSub>
              <m:sSubPr>
                <m:ctrlPr>
                  <w:rPr>
                    <w:rFonts w:ascii="Cambria Math" w:eastAsia="Cambria Math" w:hAnsi="Cambria Math" w:cs="Cambria Math"/>
                    <w:sz w:val="18"/>
                    <w:szCs w:val="18"/>
                  </w:rPr>
                </m:ctrlPr>
              </m:sSubPr>
              <m:e>
                <m:r>
                  <m:rPr>
                    <m:sty m:val="p"/>
                  </m:rPr>
                  <w:rPr>
                    <w:rFonts w:ascii="Cambria Math" w:eastAsia="Cambria Math" w:hAnsi="Cambria Math" w:cs="Cambria Math"/>
                    <w:sz w:val="18"/>
                    <w:szCs w:val="18"/>
                  </w:rPr>
                  <m:t>∆</m:t>
                </m:r>
                <m:r>
                  <w:rPr>
                    <w:rFonts w:ascii="Cambria Math" w:eastAsia="Cambria Math" w:hAnsi="Cambria Math" w:cs="Cambria Math"/>
                    <w:sz w:val="18"/>
                    <w:szCs w:val="18"/>
                  </w:rPr>
                  <m:t>G</m:t>
                </m:r>
              </m:e>
              <m:sub>
                <m:r>
                  <w:rPr>
                    <w:rFonts w:ascii="Cambria Math" w:eastAsia="Cambria Math" w:hAnsi="Cambria Math" w:cs="Cambria Math"/>
                    <w:sz w:val="18"/>
                    <w:szCs w:val="18"/>
                  </w:rPr>
                  <m:t>c</m:t>
                </m:r>
              </m:sub>
            </m:sSub>
          </m:den>
        </m:f>
      </m:oMath>
      <w:r>
        <w:rPr>
          <w:rFonts w:ascii="Palatino Linotype" w:eastAsia="Palatino Linotype" w:hAnsi="Palatino Linotype" w:cs="Palatino Linotype"/>
          <w:color w:val="auto"/>
          <w:sz w:val="18"/>
          <w:szCs w:val="18"/>
        </w:rPr>
        <w:t xml:space="preserve"> </w:t>
      </w:r>
      <w:r>
        <w:rPr>
          <w:rFonts w:ascii="Palatino Linotype" w:eastAsia="Palatino Linotype" w:hAnsi="Palatino Linotype" w:cs="Palatino Linotype"/>
          <w:i/>
          <w:iCs/>
          <w:sz w:val="20"/>
          <w:szCs w:val="20"/>
        </w:rPr>
        <w:t xml:space="preserve"> </w:t>
      </w:r>
      <w:r>
        <w:rPr>
          <w:rFonts w:ascii="Palatino Linotype" w:eastAsia="Palatino Linotype" w:hAnsi="Palatino Linotype" w:cs="Palatino Linotype"/>
          <w:iCs/>
          <w:sz w:val="18"/>
          <w:szCs w:val="18"/>
        </w:rPr>
        <w:t>as function of force ratio X.</w:t>
      </w:r>
      <w:moveFromRangeStart w:id="3191" w:author="Yanfei Zhang" w:date="2022-03-28T21:20:00Z" w:name="move99394833"/>
      <w:moveFrom w:id="3192" w:author="Yanfei Zhang" w:date="2022-03-28T21:20:00Z">
        <w:r w:rsidDel="00E86234">
          <w:rPr>
            <w:rFonts w:ascii="Palatino Linotype" w:eastAsia="Palatino Linotype" w:hAnsi="Palatino Linotype" w:cs="Palatino Linotype"/>
            <w:iCs/>
            <w:sz w:val="18"/>
            <w:szCs w:val="18"/>
          </w:rPr>
          <w:t xml:space="preserve"> In these simulations, </w:t>
        </w:r>
        <w:r w:rsidRPr="00C84C3E" w:rsidDel="00E86234">
          <w:rPr>
            <w:rFonts w:ascii="Palatino Linotype" w:eastAsia="Palatino Linotype" w:hAnsi="Palatino Linotype" w:cs="Palatino Linotype"/>
            <w:sz w:val="18"/>
            <w:szCs w:val="18"/>
          </w:rPr>
          <w:t>n</w:t>
        </w:r>
        <w:r w:rsidRPr="00C84C3E" w:rsidDel="00E86234">
          <w:rPr>
            <w:rFonts w:ascii="Palatino Linotype" w:eastAsia="Palatino Linotype" w:hAnsi="Palatino Linotype" w:cs="Palatino Linotype"/>
            <w:sz w:val="18"/>
            <w:szCs w:val="18"/>
            <w:vertAlign w:val="subscript"/>
          </w:rPr>
          <w:t>1</w:t>
        </w:r>
        <w:r w:rsidRPr="00C84C3E" w:rsidDel="00E86234">
          <w:rPr>
            <w:rFonts w:ascii="Palatino Linotype" w:eastAsia="Palatino Linotype" w:hAnsi="Palatino Linotype" w:cs="Palatino Linotype"/>
            <w:sz w:val="18"/>
            <w:szCs w:val="18"/>
          </w:rPr>
          <w:t>=1 and n</w:t>
        </w:r>
        <w:r w:rsidRPr="00C84C3E" w:rsidDel="00E86234">
          <w:rPr>
            <w:rFonts w:ascii="Palatino Linotype" w:eastAsia="Palatino Linotype" w:hAnsi="Palatino Linotype" w:cs="Palatino Linotype"/>
            <w:sz w:val="18"/>
            <w:szCs w:val="18"/>
            <w:vertAlign w:val="subscript"/>
          </w:rPr>
          <w:t>2</w:t>
        </w:r>
        <w:r w:rsidRPr="00C84C3E" w:rsidDel="00E86234">
          <w:rPr>
            <w:rFonts w:ascii="Palatino Linotype" w:eastAsia="Palatino Linotype" w:hAnsi="Palatino Linotype" w:cs="Palatino Linotype"/>
            <w:sz w:val="18"/>
            <w:szCs w:val="18"/>
          </w:rPr>
          <w:t>=3</w:t>
        </w:r>
        <w:r w:rsidDel="00E86234">
          <w:rPr>
            <w:rFonts w:ascii="Palatino Linotype" w:eastAsia="Palatino Linotype" w:hAnsi="Palatino Linotype" w:cs="Palatino Linotype"/>
            <w:sz w:val="18"/>
            <w:szCs w:val="18"/>
          </w:rPr>
          <w:t xml:space="preserve"> whilst various values of </w:t>
        </w:r>
        <w:r w:rsidRPr="00C84C3E" w:rsidDel="00E86234">
          <w:rPr>
            <w:rFonts w:ascii="Palatino Linotype" w:eastAsia="Palatino Linotype" w:hAnsi="Palatino Linotype" w:cs="Palatino Linotype"/>
            <w:sz w:val="18"/>
            <w:szCs w:val="18"/>
          </w:rPr>
          <w:t>φ</w:t>
        </w:r>
        <w:r w:rsidDel="00E86234">
          <w:rPr>
            <w:rFonts w:ascii="Palatino Linotype" w:eastAsia="Palatino Linotype" w:hAnsi="Palatino Linotype" w:cs="Palatino Linotype"/>
            <w:sz w:val="18"/>
            <w:szCs w:val="18"/>
          </w:rPr>
          <w:t xml:space="preserve"> (1, 0.375, 0.25 and 0) were used.</w:t>
        </w:r>
      </w:moveFrom>
      <w:moveFromRangeEnd w:id="3191"/>
      <w:del w:id="3193" w:author="Yanfei Zhang" w:date="2022-03-28T21:17:00Z">
        <w:r w:rsidDel="00CB4F52">
          <w:rPr>
            <w:rFonts w:ascii="Palatino Linotype" w:eastAsia="Palatino Linotype" w:hAnsi="Palatino Linotype" w:cs="Palatino Linotype"/>
            <w:sz w:val="18"/>
            <w:szCs w:val="18"/>
          </w:rPr>
          <w:delText xml:space="preserve"> </w:delText>
        </w:r>
      </w:del>
      <w:r>
        <w:rPr>
          <w:rFonts w:ascii="Palatino Linotype" w:eastAsia="Palatino Linotype" w:hAnsi="Palatino Linotype" w:cs="Palatino Linotype"/>
          <w:sz w:val="18"/>
          <w:szCs w:val="18"/>
        </w:rPr>
        <w:t xml:space="preserve"> </w:t>
      </w:r>
      <w:r w:rsidRPr="00CB4F52">
        <w:rPr>
          <w:rFonts w:ascii="Palatino Linotype" w:eastAsia="Palatino Linotype" w:hAnsi="Palatino Linotype" w:cs="Palatino Linotype"/>
          <w:sz w:val="18"/>
          <w:szCs w:val="18"/>
        </w:rPr>
        <w:t>(</w:t>
      </w:r>
      <w:r w:rsidRPr="00CB4F52">
        <w:rPr>
          <w:rFonts w:ascii="Palatino Linotype" w:eastAsia="Palatino Linotype" w:hAnsi="Palatino Linotype" w:cs="Palatino Linotype"/>
          <w:b/>
          <w:sz w:val="18"/>
          <w:szCs w:val="18"/>
        </w:rPr>
        <w:t>B</w:t>
      </w:r>
      <w:r w:rsidRPr="00CB4F52">
        <w:rPr>
          <w:rFonts w:ascii="Palatino Linotype" w:eastAsia="Palatino Linotype" w:hAnsi="Palatino Linotype" w:cs="Palatino Linotype"/>
          <w:sz w:val="18"/>
          <w:szCs w:val="18"/>
        </w:rPr>
        <w:t xml:space="preserve">) </w:t>
      </w:r>
      <w:del w:id="3194" w:author="Yanfei Zhang" w:date="2022-03-28T21:16:00Z">
        <w:r w:rsidRPr="00A13A4A" w:rsidDel="00CB4F52">
          <w:rPr>
            <w:rFonts w:ascii="Palatino Linotype" w:eastAsia="Palatino Linotype" w:hAnsi="Palatino Linotype" w:cs="Palatino Linotype"/>
            <w:sz w:val="18"/>
            <w:szCs w:val="18"/>
            <w:highlight w:val="yellow"/>
          </w:rPr>
          <w:delText>TO BE ADDED</w:delText>
        </w:r>
        <w:r w:rsidDel="00CB4F52">
          <w:rPr>
            <w:rFonts w:ascii="Palatino Linotype" w:eastAsia="Palatino Linotype" w:hAnsi="Palatino Linotype" w:cs="Palatino Linotype"/>
            <w:sz w:val="18"/>
            <w:szCs w:val="18"/>
          </w:rPr>
          <w:delText xml:space="preserve">: </w:delText>
        </w:r>
      </w:del>
      <w:r>
        <w:rPr>
          <w:rFonts w:ascii="Palatino Linotype" w:eastAsia="Palatino Linotype" w:hAnsi="Palatino Linotype" w:cs="Palatino Linotype"/>
          <w:sz w:val="18"/>
          <w:szCs w:val="18"/>
        </w:rPr>
        <w:t xml:space="preserve">Simulated flux-ratio </w:t>
      </w:r>
      <w:proofErr w:type="spellStart"/>
      <w:r>
        <w:rPr>
          <w:rFonts w:ascii="Palatino Linotype" w:eastAsia="Palatino Linotype" w:hAnsi="Palatino Linotype" w:cs="Palatino Linotype"/>
          <w:sz w:val="18"/>
          <w:szCs w:val="18"/>
        </w:rPr>
        <w:t>stoichiometries</w:t>
      </w:r>
      <w:proofErr w:type="spellEnd"/>
      <w:r>
        <w:rPr>
          <w:rFonts w:ascii="Palatino Linotype" w:eastAsia="Palatino Linotype" w:hAnsi="Palatino Linotype" w:cs="Palatino Linotype"/>
          <w:sz w:val="18"/>
          <w:szCs w:val="18"/>
        </w:rPr>
        <w:t xml:space="preserve"> as function of the force ratio.</w:t>
      </w:r>
      <w:ins w:id="3195" w:author="Yanfei Zhang" w:date="2022-03-28T21:17:00Z">
        <w:r w:rsidR="00CB4F52">
          <w:rPr>
            <w:rFonts w:ascii="Palatino Linotype" w:eastAsia="Palatino Linotype" w:hAnsi="Palatino Linotype" w:cs="Palatino Linotype"/>
            <w:sz w:val="18"/>
            <w:szCs w:val="18"/>
          </w:rPr>
          <w:t xml:space="preserve"> The </w:t>
        </w:r>
        <w:r w:rsidR="00E86234">
          <w:rPr>
            <w:rFonts w:ascii="Palatino Linotype" w:eastAsia="Palatino Linotype" w:hAnsi="Palatino Linotype" w:cs="Palatino Linotype"/>
            <w:sz w:val="18"/>
            <w:szCs w:val="18"/>
          </w:rPr>
          <w:t xml:space="preserve">equation </w:t>
        </w:r>
      </w:ins>
      <w:r>
        <w:rPr>
          <w:rFonts w:ascii="Palatino Linotype" w:eastAsia="Palatino Linotype" w:hAnsi="Palatino Linotype" w:cs="Palatino Linotype"/>
          <w:sz w:val="18"/>
          <w:szCs w:val="18"/>
        </w:rPr>
        <w:t xml:space="preserve"> </w:t>
      </w:r>
      <m:oMath>
        <m:r>
          <m:rPr>
            <m:sty m:val="p"/>
          </m:rPr>
          <w:rPr>
            <w:rFonts w:ascii="Cambria Math" w:eastAsia="Cambria Math" w:hAnsi="Cambria Math" w:cs="Cambria Math"/>
            <w:sz w:val="20"/>
            <w:szCs w:val="20"/>
          </w:rPr>
          <w:br/>
        </m:r>
        <m:r>
          <w:rPr>
            <w:rFonts w:ascii="Cambria Math" w:eastAsia="Cambria Math" w:hAnsi="Cambria Math" w:cs="Cambria Math"/>
            <w:sz w:val="20"/>
            <w:szCs w:val="20"/>
          </w:rPr>
          <m:t>n</m:t>
        </m:r>
        <m:d>
          <m:dPr>
            <m:ctrlPr>
              <w:rPr>
                <w:rFonts w:ascii="Cambria Math" w:eastAsia="Cambria Math" w:hAnsi="Cambria Math" w:cs="Cambria Math"/>
                <w:i/>
                <w:sz w:val="20"/>
                <w:szCs w:val="20"/>
              </w:rPr>
            </m:ctrlPr>
          </m:dPr>
          <m:e>
            <m:r>
              <w:rPr>
                <w:rFonts w:ascii="Cambria Math" w:eastAsia="Cambria Math" w:hAnsi="Cambria Math" w:cs="Cambria Math"/>
                <w:sz w:val="20"/>
                <w:szCs w:val="20"/>
              </w:rPr>
              <m:t>X</m:t>
            </m:r>
          </m:e>
        </m:d>
        <m:r>
          <w:rPr>
            <w:rFonts w:ascii="Cambria Math" w:eastAsia="Cambria Math" w:hAnsi="Cambria Math" w:cs="Cambria Math"/>
            <w:sz w:val="20"/>
            <w:szCs w:val="20"/>
          </w:rPr>
          <m:t>=</m:t>
        </m:r>
        <m:f>
          <m:fPr>
            <m:ctrlPr>
              <w:rPr>
                <w:rFonts w:ascii="Cambria Math" w:eastAsia="Cambria Math" w:hAnsi="Cambria Math" w:cs="Cambria Math"/>
                <w:i/>
                <w:sz w:val="20"/>
                <w:szCs w:val="20"/>
              </w:rPr>
            </m:ctrlPr>
          </m:fPr>
          <m:num>
            <m:r>
              <w:rPr>
                <w:rFonts w:ascii="Cambria Math" w:eastAsia="Cambria Math" w:hAnsi="Cambria Math" w:cs="Cambria Math"/>
                <w:sz w:val="20"/>
                <w:szCs w:val="20"/>
              </w:rPr>
              <m:t>(1-φ)∙</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1</m:t>
                </m:r>
              </m:sub>
            </m:sSub>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r>
                  <w:rPr>
                    <w:rFonts w:ascii="Cambria Math" w:eastAsia="Cambria Math" w:hAnsi="Cambria Math" w:cs="Cambria Math"/>
                    <w:sz w:val="20"/>
                    <w:szCs w:val="20"/>
                  </w:rPr>
                  <m:t>1-</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1</m:t>
                    </m:r>
                  </m:sub>
                </m:sSub>
                <m:r>
                  <w:rPr>
                    <w:rFonts w:ascii="Cambria Math" w:eastAsia="Cambria Math" w:hAnsi="Cambria Math" w:cs="Cambria Math"/>
                    <w:sz w:val="20"/>
                    <w:szCs w:val="20"/>
                  </w:rPr>
                  <m:t>∙X</m:t>
                </m:r>
              </m:e>
            </m:d>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φ∙n</m:t>
                </m:r>
              </m:e>
              <m:sub>
                <m:r>
                  <w:rPr>
                    <w:rFonts w:ascii="Cambria Math" w:eastAsia="Cambria Math" w:hAnsi="Cambria Math" w:cs="Cambria Math"/>
                    <w:sz w:val="20"/>
                    <w:szCs w:val="20"/>
                  </w:rPr>
                  <m:t>2</m:t>
                </m:r>
              </m:sub>
            </m:sSub>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r>
                  <w:rPr>
                    <w:rFonts w:ascii="Cambria Math" w:eastAsia="Cambria Math" w:hAnsi="Cambria Math" w:cs="Cambria Math"/>
                    <w:sz w:val="20"/>
                    <w:szCs w:val="20"/>
                  </w:rPr>
                  <m:t>1-</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2</m:t>
                    </m:r>
                  </m:sub>
                </m:sSub>
                <m:r>
                  <w:rPr>
                    <w:rFonts w:ascii="Cambria Math" w:eastAsia="Cambria Math" w:hAnsi="Cambria Math" w:cs="Cambria Math"/>
                    <w:sz w:val="20"/>
                    <w:szCs w:val="20"/>
                  </w:rPr>
                  <m:t>∙X</m:t>
                </m:r>
              </m:e>
            </m:d>
          </m:num>
          <m:den>
            <m:r>
              <w:rPr>
                <w:rFonts w:ascii="Cambria Math" w:eastAsia="Cambria Math" w:hAnsi="Cambria Math" w:cs="Cambria Math"/>
                <w:sz w:val="20"/>
                <w:szCs w:val="20"/>
              </w:rPr>
              <m:t>(1-φ)∙</m:t>
            </m:r>
            <m:d>
              <m:dPr>
                <m:ctrlPr>
                  <w:rPr>
                    <w:rFonts w:ascii="Cambria Math" w:eastAsia="Cambria Math" w:hAnsi="Cambria Math" w:cs="Cambria Math"/>
                    <w:sz w:val="20"/>
                    <w:szCs w:val="20"/>
                  </w:rPr>
                </m:ctrlPr>
              </m:dPr>
              <m:e>
                <m:r>
                  <w:rPr>
                    <w:rFonts w:ascii="Cambria Math" w:eastAsia="Cambria Math" w:hAnsi="Cambria Math" w:cs="Cambria Math"/>
                    <w:sz w:val="20"/>
                    <w:szCs w:val="20"/>
                  </w:rPr>
                  <m:t>1-</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1</m:t>
                    </m:r>
                  </m:sub>
                </m:sSub>
                <m:r>
                  <w:rPr>
                    <w:rFonts w:ascii="Cambria Math" w:eastAsia="Cambria Math" w:hAnsi="Cambria Math" w:cs="Cambria Math"/>
                    <w:sz w:val="20"/>
                    <w:szCs w:val="20"/>
                  </w:rPr>
                  <m:t>∙X</m:t>
                </m:r>
              </m:e>
            </m:d>
            <m:r>
              <w:rPr>
                <w:rFonts w:ascii="Cambria Math" w:eastAsia="Cambria Math" w:hAnsi="Cambria Math" w:cs="Cambria Math"/>
                <w:sz w:val="20"/>
                <w:szCs w:val="20"/>
              </w:rPr>
              <m:t>+φ∙</m:t>
            </m:r>
            <m:d>
              <m:dPr>
                <m:ctrlPr>
                  <w:rPr>
                    <w:rFonts w:ascii="Cambria Math" w:eastAsia="Cambria Math" w:hAnsi="Cambria Math" w:cs="Cambria Math"/>
                    <w:sz w:val="20"/>
                    <w:szCs w:val="20"/>
                  </w:rPr>
                </m:ctrlPr>
              </m:dPr>
              <m:e>
                <m:r>
                  <w:rPr>
                    <w:rFonts w:ascii="Cambria Math" w:eastAsia="Cambria Math" w:hAnsi="Cambria Math" w:cs="Cambria Math"/>
                    <w:sz w:val="20"/>
                    <w:szCs w:val="20"/>
                  </w:rPr>
                  <m:t>1-</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2</m:t>
                    </m:r>
                  </m:sub>
                </m:sSub>
                <m:r>
                  <w:rPr>
                    <w:rFonts w:ascii="Cambria Math" w:eastAsia="Cambria Math" w:hAnsi="Cambria Math" w:cs="Cambria Math"/>
                    <w:sz w:val="20"/>
                    <w:szCs w:val="20"/>
                  </w:rPr>
                  <m:t>∙X</m:t>
                </m:r>
              </m:e>
            </m:d>
          </m:den>
        </m:f>
      </m:oMath>
      <w:r>
        <w:rPr>
          <w:rFonts w:ascii="Palatino Linotype" w:eastAsia="Palatino Linotype" w:hAnsi="Palatino Linotype" w:cs="Palatino Linotype"/>
          <w:sz w:val="20"/>
          <w:szCs w:val="20"/>
        </w:rPr>
        <w:t xml:space="preserve">  </w:t>
      </w:r>
      <w:ins w:id="3196" w:author="Yanfei Zhang" w:date="2022-03-28T21:18:00Z">
        <w:r w:rsidR="00E86234">
          <w:rPr>
            <w:rFonts w:ascii="Palatino Linotype" w:eastAsia="Palatino Linotype" w:hAnsi="Palatino Linotype" w:cs="Palatino Linotype"/>
            <w:sz w:val="20"/>
            <w:szCs w:val="20"/>
          </w:rPr>
          <w:t xml:space="preserve">was used for </w:t>
        </w:r>
      </w:ins>
      <w:ins w:id="3197" w:author="Yanfei Zhang" w:date="2022-03-28T21:19:00Z">
        <w:r w:rsidR="00E86234">
          <w:rPr>
            <w:rFonts w:ascii="Palatino Linotype" w:eastAsia="Palatino Linotype" w:hAnsi="Palatino Linotype" w:cs="Palatino Linotype"/>
            <w:sz w:val="20"/>
            <w:szCs w:val="20"/>
          </w:rPr>
          <w:t xml:space="preserve">the simulation of n as function of force ratio. </w:t>
        </w:r>
      </w:ins>
      <w:r>
        <w:rPr>
          <w:rFonts w:ascii="Palatino Linotype" w:eastAsia="Palatino Linotype" w:hAnsi="Palatino Linotype" w:cs="Palatino Linotype"/>
          <w:sz w:val="20"/>
          <w:szCs w:val="20"/>
        </w:rPr>
        <w:t>(</w:t>
      </w:r>
      <w:r w:rsidRPr="00A13A4A">
        <w:rPr>
          <w:rFonts w:ascii="Palatino Linotype" w:eastAsia="Palatino Linotype" w:hAnsi="Palatino Linotype" w:cs="Palatino Linotype"/>
          <w:b/>
          <w:sz w:val="20"/>
          <w:szCs w:val="20"/>
        </w:rPr>
        <w:t>C</w:t>
      </w:r>
      <w:r>
        <w:rPr>
          <w:rFonts w:ascii="Palatino Linotype" w:eastAsia="Palatino Linotype" w:hAnsi="Palatino Linotype" w:cs="Palatino Linotype"/>
          <w:sz w:val="20"/>
          <w:szCs w:val="20"/>
        </w:rPr>
        <w:t xml:space="preserve">) </w:t>
      </w:r>
      <w:del w:id="3198" w:author="Yanfei Zhang" w:date="2022-03-28T21:22:00Z">
        <w:r w:rsidRPr="00A13A4A" w:rsidDel="00E86234">
          <w:rPr>
            <w:rFonts w:ascii="Palatino Linotype" w:eastAsia="Palatino Linotype" w:hAnsi="Palatino Linotype" w:cs="Palatino Linotype"/>
            <w:sz w:val="20"/>
            <w:szCs w:val="20"/>
            <w:highlight w:val="yellow"/>
          </w:rPr>
          <w:delText xml:space="preserve">TO BE ADDED: n(X) versus </w:delText>
        </w:r>
        <w:r w:rsidDel="00E86234">
          <w:rPr>
            <w:rFonts w:ascii="Palatino Linotype" w:eastAsia="Palatino Linotype" w:hAnsi="Palatino Linotype" w:cs="Palatino Linotype"/>
            <w:sz w:val="20"/>
            <w:szCs w:val="20"/>
            <w:highlight w:val="yellow"/>
          </w:rPr>
          <w:delText>–</w:delText>
        </w:r>
        <w:r w:rsidRPr="00A13A4A" w:rsidDel="00E86234">
          <w:rPr>
            <w:rFonts w:ascii="Palatino Linotype" w:eastAsia="Palatino Linotype" w:hAnsi="Palatino Linotype" w:cs="Palatino Linotype"/>
            <w:sz w:val="20"/>
            <w:szCs w:val="20"/>
            <w:highlight w:val="yellow"/>
          </w:rPr>
          <w:delText>Jp</w:delText>
        </w:r>
        <w:r w:rsidDel="00E86234">
          <w:rPr>
            <w:rFonts w:ascii="Palatino Linotype" w:eastAsia="Palatino Linotype" w:hAnsi="Palatino Linotype" w:cs="Palatino Linotype"/>
            <w:sz w:val="20"/>
            <w:szCs w:val="20"/>
          </w:rPr>
          <w:delText xml:space="preserve">/LccDGc: </w:delText>
        </w:r>
      </w:del>
      <w:ins w:id="3199" w:author="Yanfei Zhang" w:date="2022-03-28T21:22:00Z">
        <w:r w:rsidR="00E86234">
          <w:rPr>
            <w:rFonts w:ascii="Palatino Linotype" w:eastAsia="Palatino Linotype" w:hAnsi="Palatino Linotype" w:cs="Palatino Linotype"/>
            <w:sz w:val="18"/>
            <w:szCs w:val="18"/>
          </w:rPr>
          <w:t xml:space="preserve">Simulated flux-ratio </w:t>
        </w:r>
        <w:proofErr w:type="spellStart"/>
        <w:r w:rsidR="00E86234">
          <w:rPr>
            <w:rFonts w:ascii="Palatino Linotype" w:eastAsia="Palatino Linotype" w:hAnsi="Palatino Linotype" w:cs="Palatino Linotype"/>
            <w:sz w:val="18"/>
            <w:szCs w:val="18"/>
          </w:rPr>
          <w:t>stoichiometries</w:t>
        </w:r>
        <w:proofErr w:type="spellEnd"/>
        <w:r w:rsidR="00E86234">
          <w:rPr>
            <w:rFonts w:ascii="Palatino Linotype" w:eastAsia="Palatino Linotype" w:hAnsi="Palatino Linotype" w:cs="Palatino Linotype"/>
            <w:sz w:val="18"/>
            <w:szCs w:val="18"/>
          </w:rPr>
          <w:t xml:space="preserve"> as function of ATP synthesis flux. </w:t>
        </w:r>
      </w:ins>
      <m:oMath>
        <m:r>
          <w:del w:id="3200" w:author="Yanfei Zhang" w:date="2022-03-28T21:23:00Z">
            <m:rPr>
              <m:sty m:val="p"/>
            </m:rPr>
            <w:rPr>
              <w:rFonts w:ascii="Cambria Math" w:eastAsia="Cambria Math" w:hAnsi="Cambria Math" w:cs="Cambria Math"/>
              <w:sz w:val="20"/>
              <w:szCs w:val="20"/>
            </w:rPr>
            <w:br/>
          </w:del>
        </m:r>
      </m:oMath>
      <m:oMathPara>
        <m:oMath>
          <m:f>
            <m:fPr>
              <m:ctrlPr>
                <w:del w:id="3201" w:author="Yanfei Zhang" w:date="2022-03-28T21:23:00Z">
                  <w:rPr>
                    <w:rFonts w:ascii="Cambria Math" w:eastAsia="Cambria Math" w:hAnsi="Cambria Math" w:cs="Cambria Math"/>
                    <w:sz w:val="20"/>
                    <w:szCs w:val="20"/>
                  </w:rPr>
                </w:del>
              </m:ctrlPr>
            </m:fPr>
            <m:num>
              <m:sSub>
                <m:sSubPr>
                  <m:ctrlPr>
                    <w:del w:id="3202" w:author="Yanfei Zhang" w:date="2022-03-28T21:23:00Z">
                      <w:rPr>
                        <w:rFonts w:ascii="Cambria Math" w:eastAsia="Cambria Math" w:hAnsi="Cambria Math" w:cs="Cambria Math"/>
                        <w:sz w:val="20"/>
                        <w:szCs w:val="20"/>
                      </w:rPr>
                    </w:del>
                  </m:ctrlPr>
                </m:sSubPr>
                <m:e>
                  <m:r>
                    <w:del w:id="3203" w:author="Yanfei Zhang" w:date="2022-03-28T21:23:00Z">
                      <w:rPr>
                        <w:rFonts w:ascii="Cambria Math" w:eastAsia="Cambria Math" w:hAnsi="Cambria Math" w:cs="Cambria Math"/>
                        <w:sz w:val="20"/>
                        <w:szCs w:val="20"/>
                      </w:rPr>
                      <m:t>-J</m:t>
                    </w:del>
                  </m:r>
                </m:e>
                <m:sub>
                  <m:r>
                    <w:del w:id="3204" w:author="Yanfei Zhang" w:date="2022-03-28T21:23:00Z">
                      <w:rPr>
                        <w:rFonts w:ascii="Cambria Math" w:eastAsia="Cambria Math" w:hAnsi="Cambria Math" w:cs="Cambria Math"/>
                        <w:sz w:val="20"/>
                        <w:szCs w:val="20"/>
                      </w:rPr>
                      <m:t>p</m:t>
                    </w:del>
                  </m:r>
                </m:sub>
              </m:sSub>
            </m:num>
            <m:den>
              <m:r>
                <w:del w:id="3205" w:author="Yanfei Zhang" w:date="2022-03-28T21:23:00Z">
                  <w:rPr>
                    <w:rFonts w:ascii="Cambria Math" w:eastAsia="Cambria Math" w:hAnsi="Cambria Math" w:cs="Cambria Math"/>
                    <w:sz w:val="20"/>
                    <w:szCs w:val="20"/>
                  </w:rPr>
                  <m:t>L∙</m:t>
                </w:del>
              </m:r>
              <m:sSub>
                <m:sSubPr>
                  <m:ctrlPr>
                    <w:del w:id="3206" w:author="Yanfei Zhang" w:date="2022-03-28T21:23:00Z">
                      <w:rPr>
                        <w:rFonts w:ascii="Cambria Math" w:eastAsia="Cambria Math" w:hAnsi="Cambria Math" w:cs="Cambria Math"/>
                        <w:sz w:val="20"/>
                        <w:szCs w:val="20"/>
                      </w:rPr>
                    </w:del>
                  </m:ctrlPr>
                </m:sSubPr>
                <m:e>
                  <m:r>
                    <w:del w:id="3207" w:author="Yanfei Zhang" w:date="2022-03-28T21:23:00Z">
                      <w:rPr>
                        <w:rFonts w:ascii="Cambria Math" w:eastAsia="Cambria Math" w:hAnsi="Cambria Math" w:cs="Cambria Math"/>
                        <w:sz w:val="20"/>
                        <w:szCs w:val="20"/>
                      </w:rPr>
                      <m:t>∆G</m:t>
                    </w:del>
                  </m:r>
                </m:e>
                <m:sub>
                  <m:r>
                    <w:del w:id="3208" w:author="Yanfei Zhang" w:date="2022-03-28T21:23:00Z">
                      <w:rPr>
                        <w:rFonts w:ascii="Cambria Math" w:eastAsia="Cambria Math" w:hAnsi="Cambria Math" w:cs="Cambria Math"/>
                        <w:sz w:val="20"/>
                        <w:szCs w:val="20"/>
                      </w:rPr>
                      <m:t>c</m:t>
                    </w:del>
                  </m:r>
                </m:sub>
              </m:sSub>
            </m:den>
          </m:f>
          <m:r>
            <w:del w:id="3209" w:author="Yanfei Zhang" w:date="2022-03-28T21:23:00Z">
              <w:rPr>
                <w:rFonts w:ascii="Cambria Math" w:eastAsia="Cambria Math" w:hAnsi="Cambria Math" w:cs="Cambria Math"/>
                <w:sz w:val="20"/>
                <w:szCs w:val="20"/>
              </w:rPr>
              <m:t>=</m:t>
            </w:del>
          </m:r>
          <m:d>
            <m:dPr>
              <m:ctrlPr>
                <w:del w:id="3210" w:author="Yanfei Zhang" w:date="2022-03-28T21:23:00Z">
                  <w:rPr>
                    <w:rFonts w:ascii="Cambria Math" w:eastAsia="Cambria Math" w:hAnsi="Cambria Math" w:cs="Cambria Math"/>
                    <w:i/>
                    <w:sz w:val="20"/>
                    <w:szCs w:val="20"/>
                  </w:rPr>
                </w:del>
              </m:ctrlPr>
            </m:dPr>
            <m:e>
              <m:r>
                <w:del w:id="3211" w:author="Yanfei Zhang" w:date="2022-03-28T21:23:00Z">
                  <w:rPr>
                    <w:rFonts w:ascii="Cambria Math" w:eastAsia="Cambria Math" w:hAnsi="Cambria Math" w:cs="Cambria Math"/>
                    <w:sz w:val="20"/>
                    <w:szCs w:val="20"/>
                  </w:rPr>
                  <m:t>1-φ</m:t>
                </w:del>
              </m:r>
            </m:e>
          </m:d>
          <m:r>
            <w:del w:id="3212" w:author="Yanfei Zhang" w:date="2022-03-28T21:23:00Z">
              <w:rPr>
                <w:rFonts w:ascii="Cambria Math" w:eastAsia="Cambria Math" w:hAnsi="Cambria Math" w:cs="Cambria Math"/>
                <w:sz w:val="20"/>
                <w:szCs w:val="20"/>
              </w:rPr>
              <m:t>∙</m:t>
            </w:del>
          </m:r>
          <m:sSub>
            <m:sSubPr>
              <m:ctrlPr>
                <w:del w:id="3213" w:author="Yanfei Zhang" w:date="2022-03-28T21:23:00Z">
                  <w:rPr>
                    <w:rFonts w:ascii="Cambria Math" w:eastAsia="Cambria Math" w:hAnsi="Cambria Math" w:cs="Cambria Math"/>
                    <w:sz w:val="20"/>
                    <w:szCs w:val="20"/>
                  </w:rPr>
                </w:del>
              </m:ctrlPr>
            </m:sSubPr>
            <m:e>
              <m:r>
                <w:del w:id="3214" w:author="Yanfei Zhang" w:date="2022-03-28T21:23:00Z">
                  <w:rPr>
                    <w:rFonts w:ascii="Cambria Math" w:eastAsia="Cambria Math" w:hAnsi="Cambria Math" w:cs="Cambria Math"/>
                    <w:sz w:val="20"/>
                    <w:szCs w:val="20"/>
                  </w:rPr>
                  <m:t>n</m:t>
                </w:del>
              </m:r>
            </m:e>
            <m:sub>
              <m:r>
                <w:del w:id="3215" w:author="Yanfei Zhang" w:date="2022-03-28T21:23:00Z">
                  <w:rPr>
                    <w:rFonts w:ascii="Cambria Math" w:eastAsia="Cambria Math" w:hAnsi="Cambria Math" w:cs="Cambria Math"/>
                    <w:sz w:val="20"/>
                    <w:szCs w:val="20"/>
                  </w:rPr>
                  <m:t>1</m:t>
                </w:del>
              </m:r>
            </m:sub>
          </m:sSub>
          <m:r>
            <w:del w:id="3216" w:author="Yanfei Zhang" w:date="2022-03-28T21:23:00Z">
              <w:rPr>
                <w:rFonts w:ascii="Cambria Math" w:eastAsia="Cambria Math" w:hAnsi="Cambria Math" w:cs="Cambria Math"/>
                <w:sz w:val="20"/>
                <w:szCs w:val="20"/>
              </w:rPr>
              <m:t>∙</m:t>
            </w:del>
          </m:r>
          <m:d>
            <m:dPr>
              <m:ctrlPr>
                <w:del w:id="3217" w:author="Yanfei Zhang" w:date="2022-03-28T21:23:00Z">
                  <w:rPr>
                    <w:rFonts w:ascii="Cambria Math" w:eastAsia="Cambria Math" w:hAnsi="Cambria Math" w:cs="Cambria Math"/>
                    <w:sz w:val="20"/>
                    <w:szCs w:val="20"/>
                  </w:rPr>
                </w:del>
              </m:ctrlPr>
            </m:dPr>
            <m:e>
              <m:r>
                <w:del w:id="3218" w:author="Yanfei Zhang" w:date="2022-03-28T21:23:00Z">
                  <w:rPr>
                    <w:rFonts w:ascii="Cambria Math" w:eastAsia="Cambria Math" w:hAnsi="Cambria Math" w:cs="Cambria Math"/>
                    <w:sz w:val="20"/>
                    <w:szCs w:val="20"/>
                  </w:rPr>
                  <m:t>1-</m:t>
                </w:del>
              </m:r>
              <m:sSub>
                <m:sSubPr>
                  <m:ctrlPr>
                    <w:del w:id="3219" w:author="Yanfei Zhang" w:date="2022-03-28T21:23:00Z">
                      <w:rPr>
                        <w:rFonts w:ascii="Cambria Math" w:eastAsia="Cambria Math" w:hAnsi="Cambria Math" w:cs="Cambria Math"/>
                        <w:sz w:val="20"/>
                        <w:szCs w:val="20"/>
                      </w:rPr>
                    </w:del>
                  </m:ctrlPr>
                </m:sSubPr>
                <m:e>
                  <m:r>
                    <w:del w:id="3220" w:author="Yanfei Zhang" w:date="2022-03-28T21:23:00Z">
                      <w:rPr>
                        <w:rFonts w:ascii="Cambria Math" w:eastAsia="Cambria Math" w:hAnsi="Cambria Math" w:cs="Cambria Math"/>
                        <w:sz w:val="20"/>
                        <w:szCs w:val="20"/>
                      </w:rPr>
                      <m:t>n</m:t>
                    </w:del>
                  </m:r>
                </m:e>
                <m:sub>
                  <m:r>
                    <w:del w:id="3221" w:author="Yanfei Zhang" w:date="2022-03-28T21:23:00Z">
                      <w:rPr>
                        <w:rFonts w:ascii="Cambria Math" w:eastAsia="Cambria Math" w:hAnsi="Cambria Math" w:cs="Cambria Math"/>
                        <w:sz w:val="20"/>
                        <w:szCs w:val="20"/>
                      </w:rPr>
                      <m:t>1</m:t>
                    </w:del>
                  </m:r>
                </m:sub>
              </m:sSub>
              <m:r>
                <w:del w:id="3222" w:author="Yanfei Zhang" w:date="2022-03-28T21:23:00Z">
                  <w:rPr>
                    <w:rFonts w:ascii="Cambria Math" w:eastAsia="Cambria Math" w:hAnsi="Cambria Math" w:cs="Cambria Math"/>
                    <w:sz w:val="20"/>
                    <w:szCs w:val="20"/>
                  </w:rPr>
                  <m:t>∙X</m:t>
                </w:del>
              </m:r>
            </m:e>
          </m:d>
          <m:r>
            <w:del w:id="3223" w:author="Yanfei Zhang" w:date="2022-03-28T21:23:00Z">
              <w:rPr>
                <w:rFonts w:ascii="Cambria Math" w:eastAsia="Cambria Math" w:hAnsi="Cambria Math" w:cs="Cambria Math"/>
                <w:sz w:val="20"/>
                <w:szCs w:val="20"/>
              </w:rPr>
              <m:t>+</m:t>
            </w:del>
          </m:r>
          <m:sSub>
            <m:sSubPr>
              <m:ctrlPr>
                <w:del w:id="3224" w:author="Yanfei Zhang" w:date="2022-03-28T21:23:00Z">
                  <w:rPr>
                    <w:rFonts w:ascii="Cambria Math" w:eastAsia="Cambria Math" w:hAnsi="Cambria Math" w:cs="Cambria Math"/>
                    <w:sz w:val="20"/>
                    <w:szCs w:val="20"/>
                  </w:rPr>
                </w:del>
              </m:ctrlPr>
            </m:sSubPr>
            <m:e>
              <m:r>
                <w:del w:id="3225" w:author="Yanfei Zhang" w:date="2022-03-28T21:23:00Z">
                  <w:rPr>
                    <w:rFonts w:ascii="Cambria Math" w:eastAsia="Cambria Math" w:hAnsi="Cambria Math" w:cs="Cambria Math"/>
                    <w:sz w:val="20"/>
                    <w:szCs w:val="20"/>
                  </w:rPr>
                  <m:t>φ∙n</m:t>
                </w:del>
              </m:r>
            </m:e>
            <m:sub>
              <m:r>
                <w:del w:id="3226" w:author="Yanfei Zhang" w:date="2022-03-28T21:23:00Z">
                  <w:rPr>
                    <w:rFonts w:ascii="Cambria Math" w:eastAsia="Cambria Math" w:hAnsi="Cambria Math" w:cs="Cambria Math"/>
                    <w:sz w:val="20"/>
                    <w:szCs w:val="20"/>
                  </w:rPr>
                  <m:t>2</m:t>
                </w:del>
              </m:r>
            </m:sub>
          </m:sSub>
          <m:r>
            <w:del w:id="3227" w:author="Yanfei Zhang" w:date="2022-03-28T21:23:00Z">
              <w:rPr>
                <w:rFonts w:ascii="Cambria Math" w:eastAsia="Cambria Math" w:hAnsi="Cambria Math" w:cs="Cambria Math"/>
                <w:sz w:val="20"/>
                <w:szCs w:val="20"/>
              </w:rPr>
              <m:t>-φ∙</m:t>
            </w:del>
          </m:r>
          <m:sSup>
            <m:sSupPr>
              <m:ctrlPr>
                <w:del w:id="3228" w:author="Yanfei Zhang" w:date="2022-03-28T21:23:00Z">
                  <w:rPr>
                    <w:rFonts w:ascii="Cambria Math" w:eastAsia="Cambria Math" w:hAnsi="Cambria Math" w:cs="Cambria Math"/>
                    <w:sz w:val="20"/>
                    <w:szCs w:val="20"/>
                  </w:rPr>
                </w:del>
              </m:ctrlPr>
            </m:sSupPr>
            <m:e>
              <m:d>
                <m:dPr>
                  <m:ctrlPr>
                    <w:del w:id="3229" w:author="Yanfei Zhang" w:date="2022-03-28T21:23:00Z">
                      <w:rPr>
                        <w:rFonts w:ascii="Cambria Math" w:eastAsia="Cambria Math" w:hAnsi="Cambria Math" w:cs="Cambria Math"/>
                        <w:sz w:val="20"/>
                        <w:szCs w:val="20"/>
                      </w:rPr>
                    </w:del>
                  </m:ctrlPr>
                </m:dPr>
                <m:e>
                  <m:sSub>
                    <m:sSubPr>
                      <m:ctrlPr>
                        <w:del w:id="3230" w:author="Yanfei Zhang" w:date="2022-03-28T21:23:00Z">
                          <w:rPr>
                            <w:rFonts w:ascii="Cambria Math" w:eastAsia="Cambria Math" w:hAnsi="Cambria Math" w:cs="Cambria Math"/>
                            <w:sz w:val="20"/>
                            <w:szCs w:val="20"/>
                          </w:rPr>
                        </w:del>
                      </m:ctrlPr>
                    </m:sSubPr>
                    <m:e>
                      <m:r>
                        <w:del w:id="3231" w:author="Yanfei Zhang" w:date="2022-03-28T21:23:00Z">
                          <w:rPr>
                            <w:rFonts w:ascii="Cambria Math" w:eastAsia="Cambria Math" w:hAnsi="Cambria Math" w:cs="Cambria Math"/>
                            <w:sz w:val="20"/>
                            <w:szCs w:val="20"/>
                          </w:rPr>
                          <m:t>n</m:t>
                        </w:del>
                      </m:r>
                    </m:e>
                    <m:sub>
                      <m:r>
                        <w:del w:id="3232" w:author="Yanfei Zhang" w:date="2022-03-28T21:23:00Z">
                          <w:rPr>
                            <w:rFonts w:ascii="Cambria Math" w:eastAsia="Cambria Math" w:hAnsi="Cambria Math" w:cs="Cambria Math"/>
                            <w:sz w:val="20"/>
                            <w:szCs w:val="20"/>
                          </w:rPr>
                          <m:t>2</m:t>
                        </w:del>
                      </m:r>
                    </m:sub>
                  </m:sSub>
                </m:e>
              </m:d>
            </m:e>
            <m:sup>
              <m:r>
                <w:del w:id="3233" w:author="Yanfei Zhang" w:date="2022-03-28T21:23:00Z">
                  <w:rPr>
                    <w:rFonts w:ascii="Cambria Math" w:eastAsia="Cambria Math" w:hAnsi="Cambria Math" w:cs="Cambria Math"/>
                    <w:sz w:val="20"/>
                    <w:szCs w:val="20"/>
                  </w:rPr>
                  <m:t>2</m:t>
                </w:del>
              </m:r>
            </m:sup>
          </m:sSup>
          <m:r>
            <w:del w:id="3234" w:author="Yanfei Zhang" w:date="2022-03-28T21:23:00Z">
              <w:rPr>
                <w:rFonts w:ascii="Cambria Math" w:eastAsia="Cambria Math" w:hAnsi="Cambria Math" w:cs="Cambria Math"/>
                <w:sz w:val="20"/>
                <w:szCs w:val="20"/>
              </w:rPr>
              <m:t>∙X</m:t>
            </w:del>
          </m:r>
        </m:oMath>
      </m:oMathPara>
    </w:p>
    <w:p w14:paraId="68CB21D9" w14:textId="76648CB1" w:rsidR="005B046F" w:rsidDel="00E86234" w:rsidRDefault="00E86234" w:rsidP="00526F52">
      <w:pPr>
        <w:spacing w:before="60" w:after="60" w:line="240" w:lineRule="auto"/>
        <w:jc w:val="center"/>
        <w:rPr>
          <w:del w:id="3235" w:author="Yanfei Zhang" w:date="2022-03-28T21:21:00Z"/>
          <w:rFonts w:ascii="Palatino Linotype" w:eastAsia="Palatino Linotype" w:hAnsi="Palatino Linotype" w:cs="Palatino Linotype"/>
          <w:sz w:val="20"/>
          <w:szCs w:val="20"/>
        </w:rPr>
        <w:pPrChange w:id="3236" w:author="Yanfei Zhang" w:date="2022-04-05T20:10:00Z">
          <w:pPr>
            <w:pBdr>
              <w:top w:val="nil"/>
              <w:left w:val="nil"/>
              <w:bottom w:val="nil"/>
              <w:right w:val="nil"/>
              <w:between w:val="nil"/>
            </w:pBdr>
            <w:spacing w:line="240" w:lineRule="auto"/>
            <w:ind w:left="432" w:right="432"/>
          </w:pPr>
        </w:pPrChange>
      </w:pPr>
      <w:moveToRangeStart w:id="3237" w:author="Yanfei Zhang" w:date="2022-03-28T21:20:00Z" w:name="move99394833"/>
      <w:moveTo w:id="3238" w:author="Yanfei Zhang" w:date="2022-03-28T21:20:00Z">
        <w:r>
          <w:rPr>
            <w:rFonts w:ascii="Palatino Linotype" w:eastAsia="Palatino Linotype" w:hAnsi="Palatino Linotype" w:cs="Palatino Linotype"/>
            <w:iCs/>
            <w:sz w:val="18"/>
            <w:szCs w:val="18"/>
          </w:rPr>
          <w:t xml:space="preserve">In these simulations, </w:t>
        </w:r>
        <w:r w:rsidRPr="00C84C3E">
          <w:rPr>
            <w:rFonts w:ascii="Palatino Linotype" w:eastAsia="Palatino Linotype" w:hAnsi="Palatino Linotype" w:cs="Palatino Linotype"/>
            <w:sz w:val="18"/>
            <w:szCs w:val="18"/>
          </w:rPr>
          <w:t>n</w:t>
        </w:r>
        <w:r w:rsidRPr="00C84C3E">
          <w:rPr>
            <w:rFonts w:ascii="Palatino Linotype" w:eastAsia="Palatino Linotype" w:hAnsi="Palatino Linotype" w:cs="Palatino Linotype"/>
            <w:sz w:val="18"/>
            <w:szCs w:val="18"/>
            <w:vertAlign w:val="subscript"/>
          </w:rPr>
          <w:t>1</w:t>
        </w:r>
        <w:r w:rsidRPr="00C84C3E">
          <w:rPr>
            <w:rFonts w:ascii="Palatino Linotype" w:eastAsia="Palatino Linotype" w:hAnsi="Palatino Linotype" w:cs="Palatino Linotype"/>
            <w:sz w:val="18"/>
            <w:szCs w:val="18"/>
          </w:rPr>
          <w:t>=1 and n</w:t>
        </w:r>
        <w:r w:rsidRPr="00C84C3E">
          <w:rPr>
            <w:rFonts w:ascii="Palatino Linotype" w:eastAsia="Palatino Linotype" w:hAnsi="Palatino Linotype" w:cs="Palatino Linotype"/>
            <w:sz w:val="18"/>
            <w:szCs w:val="18"/>
            <w:vertAlign w:val="subscript"/>
          </w:rPr>
          <w:t>2</w:t>
        </w:r>
        <w:r w:rsidRPr="00C84C3E">
          <w:rPr>
            <w:rFonts w:ascii="Palatino Linotype" w:eastAsia="Palatino Linotype" w:hAnsi="Palatino Linotype" w:cs="Palatino Linotype"/>
            <w:sz w:val="18"/>
            <w:szCs w:val="18"/>
          </w:rPr>
          <w:t>=3</w:t>
        </w:r>
      </w:moveTo>
      <w:ins w:id="3239" w:author="Yanfei Zhang" w:date="2022-03-28T21:21:00Z">
        <w:r>
          <w:rPr>
            <w:rFonts w:ascii="Palatino Linotype" w:eastAsia="Palatino Linotype" w:hAnsi="Palatino Linotype" w:cs="Palatino Linotype"/>
            <w:sz w:val="18"/>
            <w:szCs w:val="18"/>
          </w:rPr>
          <w:t>,</w:t>
        </w:r>
      </w:ins>
      <w:moveTo w:id="3240" w:author="Yanfei Zhang" w:date="2022-03-28T21:20:00Z">
        <w:r>
          <w:rPr>
            <w:rFonts w:ascii="Palatino Linotype" w:eastAsia="Palatino Linotype" w:hAnsi="Palatino Linotype" w:cs="Palatino Linotype"/>
            <w:sz w:val="18"/>
            <w:szCs w:val="18"/>
          </w:rPr>
          <w:t xml:space="preserve"> </w:t>
        </w:r>
      </w:moveTo>
      <w:ins w:id="3241" w:author="Yanfei Zhang" w:date="2022-03-28T21:21:00Z">
        <w:r w:rsidRPr="007B44EF">
          <w:rPr>
            <w:rFonts w:ascii="Palatino Linotype" w:eastAsia="Palatino Linotype" w:hAnsi="Palatino Linotype" w:cs="Palatino Linotype"/>
            <w:i/>
            <w:sz w:val="18"/>
            <w:szCs w:val="18"/>
          </w:rPr>
          <w:t>L</w:t>
        </w:r>
        <w:r w:rsidRPr="007B44EF">
          <w:rPr>
            <w:rFonts w:ascii="Palatino Linotype" w:eastAsia="Palatino Linotype" w:hAnsi="Palatino Linotype" w:cs="Palatino Linotype"/>
            <w:sz w:val="18"/>
            <w:szCs w:val="18"/>
          </w:rPr>
          <w:t xml:space="preserve">= 1, </w:t>
        </w:r>
        <w:r w:rsidRPr="007B44EF">
          <w:rPr>
            <w:rFonts w:ascii="Palatino Linotype" w:eastAsia="Palatino Linotype" w:hAnsi="Palatino Linotype" w:cs="Palatino Linotype"/>
            <w:i/>
            <w:sz w:val="18"/>
            <w:szCs w:val="18"/>
          </w:rPr>
          <w:t>∆</w:t>
        </w:r>
        <w:proofErr w:type="spellStart"/>
        <w:r w:rsidRPr="007B44EF">
          <w:rPr>
            <w:rFonts w:ascii="Palatino Linotype" w:eastAsia="Palatino Linotype" w:hAnsi="Palatino Linotype" w:cs="Palatino Linotype"/>
            <w:i/>
            <w:sz w:val="18"/>
            <w:szCs w:val="18"/>
          </w:rPr>
          <w:t>Gc</w:t>
        </w:r>
        <w:proofErr w:type="spellEnd"/>
        <w:r w:rsidRPr="007B44EF">
          <w:rPr>
            <w:rFonts w:ascii="Palatino Linotype" w:eastAsia="Palatino Linotype" w:hAnsi="Palatino Linotype" w:cs="Palatino Linotype"/>
            <w:sz w:val="18"/>
            <w:szCs w:val="18"/>
          </w:rPr>
          <w:t xml:space="preserve"> = 1</w:t>
        </w:r>
        <w:r>
          <w:rPr>
            <w:rFonts w:ascii="Palatino Linotype" w:eastAsia="Palatino Linotype" w:hAnsi="Palatino Linotype" w:cs="Palatino Linotype"/>
            <w:sz w:val="18"/>
            <w:szCs w:val="18"/>
          </w:rPr>
          <w:t xml:space="preserve"> </w:t>
        </w:r>
      </w:ins>
      <w:moveTo w:id="3242" w:author="Yanfei Zhang" w:date="2022-03-28T21:20:00Z">
        <w:r>
          <w:rPr>
            <w:rFonts w:ascii="Palatino Linotype" w:eastAsia="Palatino Linotype" w:hAnsi="Palatino Linotype" w:cs="Palatino Linotype"/>
            <w:sz w:val="18"/>
            <w:szCs w:val="18"/>
          </w:rPr>
          <w:t xml:space="preserve">whilst various values of </w:t>
        </w:r>
        <w:r w:rsidRPr="00C84C3E">
          <w:rPr>
            <w:rFonts w:ascii="Palatino Linotype" w:eastAsia="Palatino Linotype" w:hAnsi="Palatino Linotype" w:cs="Palatino Linotype"/>
            <w:sz w:val="18"/>
            <w:szCs w:val="18"/>
          </w:rPr>
          <w:t>φ</w:t>
        </w:r>
        <w:r>
          <w:rPr>
            <w:rFonts w:ascii="Palatino Linotype" w:eastAsia="Palatino Linotype" w:hAnsi="Palatino Linotype" w:cs="Palatino Linotype"/>
            <w:sz w:val="18"/>
            <w:szCs w:val="18"/>
          </w:rPr>
          <w:t xml:space="preserve"> (1, 0.375, 0.25 and 0) were </w:t>
        </w:r>
        <w:proofErr w:type="spellStart"/>
        <w:r>
          <w:rPr>
            <w:rFonts w:ascii="Palatino Linotype" w:eastAsia="Palatino Linotype" w:hAnsi="Palatino Linotype" w:cs="Palatino Linotype"/>
            <w:sz w:val="18"/>
            <w:szCs w:val="18"/>
          </w:rPr>
          <w:t>used.</w:t>
        </w:r>
      </w:moveTo>
      <w:moveToRangeEnd w:id="3237"/>
    </w:p>
    <w:p w14:paraId="53DE7419" w14:textId="43FBC87E" w:rsidR="005B046F" w:rsidRPr="000A3031" w:rsidRDefault="005B046F" w:rsidP="005B046F">
      <w:pPr>
        <w:pBdr>
          <w:top w:val="nil"/>
          <w:left w:val="nil"/>
          <w:bottom w:val="nil"/>
          <w:right w:val="nil"/>
          <w:between w:val="nil"/>
        </w:pBdr>
        <w:spacing w:line="240" w:lineRule="auto"/>
        <w:ind w:left="432" w:right="432"/>
        <w:rPr>
          <w:rFonts w:ascii="Palatino Linotype" w:eastAsia="Palatino Linotype" w:hAnsi="Palatino Linotype" w:cs="Palatino Linotype"/>
          <w:i/>
          <w:color w:val="auto"/>
          <w:sz w:val="18"/>
          <w:szCs w:val="18"/>
        </w:rPr>
      </w:pPr>
      <w:r w:rsidRPr="000C4F4D">
        <w:rPr>
          <w:rFonts w:ascii="Palatino Linotype" w:eastAsia="Palatino Linotype" w:hAnsi="Palatino Linotype" w:cs="Palatino Linotype"/>
          <w:sz w:val="18"/>
          <w:szCs w:val="18"/>
        </w:rPr>
        <w:t>The</w:t>
      </w:r>
      <w:proofErr w:type="spellEnd"/>
      <w:r w:rsidRPr="000C4F4D">
        <w:rPr>
          <w:rFonts w:ascii="Palatino Linotype" w:eastAsia="Palatino Linotype" w:hAnsi="Palatino Linotype" w:cs="Palatino Linotype"/>
          <w:sz w:val="18"/>
          <w:szCs w:val="18"/>
        </w:rPr>
        <w:t xml:space="preserve"> file named “figures” under the folder of “</w:t>
      </w:r>
      <w:r>
        <w:rPr>
          <w:rFonts w:ascii="Palatino Linotype" w:eastAsia="Palatino Linotype" w:hAnsi="Palatino Linotype" w:cs="Palatino Linotype"/>
          <w:sz w:val="18"/>
          <w:szCs w:val="18"/>
        </w:rPr>
        <w:t>Codes</w:t>
      </w:r>
      <w:r w:rsidRPr="000C4F4D">
        <w:rPr>
          <w:rFonts w:ascii="Palatino Linotype" w:eastAsia="Palatino Linotype" w:hAnsi="Palatino Linotype" w:cs="Palatino Linotype"/>
          <w:sz w:val="18"/>
          <w:szCs w:val="18"/>
        </w:rPr>
        <w:t>” in the Github repository show</w:t>
      </w:r>
      <w:r>
        <w:rPr>
          <w:rFonts w:ascii="Palatino Linotype" w:eastAsia="Palatino Linotype" w:hAnsi="Palatino Linotype" w:cs="Palatino Linotype"/>
          <w:sz w:val="18"/>
          <w:szCs w:val="18"/>
        </w:rPr>
        <w:t>s</w:t>
      </w:r>
      <w:r w:rsidRPr="000C4F4D">
        <w:rPr>
          <w:rFonts w:ascii="Palatino Linotype" w:eastAsia="Palatino Linotype" w:hAnsi="Palatino Linotype" w:cs="Palatino Linotype"/>
          <w:sz w:val="18"/>
          <w:szCs w:val="18"/>
        </w:rPr>
        <w:t xml:space="preserve"> how this figure can be obtained.</w:t>
      </w:r>
    </w:p>
    <w:p w14:paraId="1818BD00" w14:textId="77777777" w:rsidR="005B046F" w:rsidRDefault="005B046F" w:rsidP="005B046F">
      <w:pPr>
        <w:pBdr>
          <w:top w:val="nil"/>
          <w:left w:val="nil"/>
          <w:bottom w:val="nil"/>
          <w:right w:val="nil"/>
          <w:between w:val="nil"/>
        </w:pBdr>
        <w:spacing w:before="120" w:after="120" w:line="240" w:lineRule="auto"/>
        <w:ind w:firstLine="432"/>
        <w:rPr>
          <w:rFonts w:ascii="Palatino Linotype" w:eastAsia="Palatino Linotype" w:hAnsi="Palatino Linotype" w:cs="Palatino Linotype"/>
          <w:sz w:val="20"/>
          <w:szCs w:val="20"/>
        </w:rPr>
      </w:pPr>
      <w:r w:rsidRPr="00107C83">
        <w:rPr>
          <w:rFonts w:ascii="Palatino Linotype" w:eastAsia="Palatino Linotype" w:hAnsi="Palatino Linotype" w:cs="Palatino Linotype"/>
          <w:sz w:val="20"/>
          <w:szCs w:val="20"/>
        </w:rPr>
        <w:t>Above we showed that if two pathway</w:t>
      </w:r>
      <w:r>
        <w:rPr>
          <w:rFonts w:ascii="Palatino Linotype" w:eastAsia="Palatino Linotype" w:hAnsi="Palatino Linotype" w:cs="Palatino Linotype"/>
          <w:sz w:val="20"/>
          <w:szCs w:val="20"/>
        </w:rPr>
        <w:t>s</w:t>
      </w:r>
      <w:r w:rsidRPr="00107C83">
        <w:rPr>
          <w:rFonts w:ascii="Palatino Linotype" w:eastAsia="Palatino Linotype" w:hAnsi="Palatino Linotype" w:cs="Palatino Linotype"/>
          <w:sz w:val="20"/>
          <w:szCs w:val="20"/>
        </w:rPr>
        <w:t xml:space="preserve"> take over the role of a single pathway, this has the effect of introducing</w:t>
      </w:r>
      <w:r>
        <w:rPr>
          <w:rFonts w:ascii="Palatino Linotype" w:eastAsia="Palatino Linotype" w:hAnsi="Palatino Linotype" w:cs="Palatino Linotype"/>
          <w:sz w:val="20"/>
          <w:szCs w:val="20"/>
        </w:rPr>
        <w:t xml:space="preserve"> a variable stoichiometry n(X).</w:t>
      </w:r>
      <w:r w:rsidRPr="00107C83">
        <w:rPr>
          <w:rFonts w:ascii="Palatino Linotype" w:eastAsia="Palatino Linotype" w:hAnsi="Palatino Linotype" w:cs="Palatino Linotype"/>
          <w:sz w:val="20"/>
          <w:szCs w:val="20"/>
        </w:rPr>
        <w:t xml:space="preserve"> From this we infer that having multiple pathways should enable an organism effectively to regul</w:t>
      </w:r>
      <w:r>
        <w:rPr>
          <w:rFonts w:ascii="Palatino Linotype" w:eastAsia="Palatino Linotype" w:hAnsi="Palatino Linotype" w:cs="Palatino Linotype"/>
          <w:sz w:val="20"/>
          <w:szCs w:val="20"/>
        </w:rPr>
        <w:t>ate its pathway stoichiometry. Figure</w:t>
      </w:r>
      <w:r w:rsidRPr="00107C83">
        <w:rPr>
          <w:rFonts w:ascii="Palatino Linotype" w:eastAsia="Palatino Linotype" w:hAnsi="Palatino Linotype" w:cs="Palatino Linotype"/>
          <w:sz w:val="20"/>
          <w:szCs w:val="20"/>
        </w:rPr>
        <w:t xml:space="preserve"> S8 therefore shows the variation of the flux of ATP synthesis with the force ratio for four</w:t>
      </w:r>
      <w:r>
        <w:rPr>
          <w:rFonts w:ascii="Palatino Linotype" w:eastAsia="Palatino Linotype" w:hAnsi="Palatino Linotype" w:cs="Palatino Linotype"/>
          <w:sz w:val="20"/>
          <w:szCs w:val="20"/>
        </w:rPr>
        <w:t xml:space="preserve"> values of the stoichiometry n.</w:t>
      </w:r>
      <w:r w:rsidRPr="00107C83">
        <w:rPr>
          <w:rFonts w:ascii="Palatino Linotype" w:eastAsia="Palatino Linotype" w:hAnsi="Palatino Linotype" w:cs="Palatino Linotype"/>
          <w:sz w:val="20"/>
          <w:szCs w:val="20"/>
        </w:rPr>
        <w:t xml:space="preserve"> Again the ATP synthesis flux is best for high stoichiometry at low X and fo</w:t>
      </w:r>
      <w:r>
        <w:rPr>
          <w:rFonts w:ascii="Palatino Linotype" w:eastAsia="Palatino Linotype" w:hAnsi="Palatino Linotype" w:cs="Palatino Linotype"/>
          <w:sz w:val="20"/>
          <w:szCs w:val="20"/>
        </w:rPr>
        <w:t xml:space="preserve">r low stoichiometry at high X. </w:t>
      </w:r>
      <w:r w:rsidRPr="00107C83">
        <w:rPr>
          <w:rFonts w:ascii="Palatino Linotype" w:eastAsia="Palatino Linotype" w:hAnsi="Palatino Linotype" w:cs="Palatino Linotype"/>
          <w:sz w:val="20"/>
          <w:szCs w:val="20"/>
        </w:rPr>
        <w:t>As when we varied the phenomenological stoichiometry</w:t>
      </w:r>
      <w:r>
        <w:rPr>
          <w:rFonts w:ascii="Palatino Linotype" w:eastAsia="Palatino Linotype" w:hAnsi="Palatino Linotype" w:cs="Palatino Linotype"/>
          <w:sz w:val="20"/>
          <w:szCs w:val="20"/>
        </w:rPr>
        <w:t xml:space="preserve"> at constant degree of coupling</w:t>
      </w:r>
      <w:r w:rsidRPr="00107C83">
        <w:rPr>
          <w:rFonts w:ascii="Palatino Linotype" w:eastAsia="Palatino Linotype" w:hAnsi="Palatino Linotype" w:cs="Palatino Linotype"/>
          <w:sz w:val="20"/>
          <w:szCs w:val="20"/>
        </w:rPr>
        <w:t>, the lines</w:t>
      </w:r>
      <w:r>
        <w:rPr>
          <w:rFonts w:ascii="Palatino Linotype" w:eastAsia="Palatino Linotype" w:hAnsi="Palatino Linotype" w:cs="Palatino Linotype"/>
          <w:sz w:val="20"/>
          <w:szCs w:val="20"/>
        </w:rPr>
        <w:t xml:space="preserve"> </w:t>
      </w:r>
      <w:r w:rsidRPr="00107C83">
        <w:rPr>
          <w:rFonts w:ascii="Palatino Linotype" w:eastAsia="Palatino Linotype" w:hAnsi="Palatino Linotype" w:cs="Palatino Linotype"/>
          <w:sz w:val="20"/>
          <w:szCs w:val="20"/>
        </w:rPr>
        <w:t>do not al</w:t>
      </w:r>
      <w:r>
        <w:rPr>
          <w:rFonts w:ascii="Palatino Linotype" w:eastAsia="Palatino Linotype" w:hAnsi="Palatino Linotype" w:cs="Palatino Linotype"/>
          <w:sz w:val="20"/>
          <w:szCs w:val="20"/>
        </w:rPr>
        <w:t xml:space="preserve">l intersect at a single point. </w:t>
      </w:r>
      <w:r w:rsidRPr="00107C83">
        <w:rPr>
          <w:rFonts w:ascii="Palatino Linotype" w:eastAsia="Palatino Linotype" w:hAnsi="Palatino Linotype" w:cs="Palatino Linotype"/>
          <w:sz w:val="20"/>
          <w:szCs w:val="20"/>
        </w:rPr>
        <w:t>The implication is that it should make sense for the cells to shift their stoichiometri</w:t>
      </w:r>
      <w:r>
        <w:rPr>
          <w:rFonts w:ascii="Palatino Linotype" w:eastAsia="Palatino Linotype" w:hAnsi="Palatino Linotype" w:cs="Palatino Linotype"/>
          <w:sz w:val="20"/>
          <w:szCs w:val="20"/>
        </w:rPr>
        <w:t xml:space="preserve">es from 4 to 3, to 2 and then </w:t>
      </w:r>
      <w:r w:rsidRPr="00107C83">
        <w:rPr>
          <w:rFonts w:ascii="Palatino Linotype" w:eastAsia="Palatino Linotype" w:hAnsi="Palatino Linotype" w:cs="Palatino Linotype"/>
          <w:sz w:val="20"/>
          <w:szCs w:val="20"/>
        </w:rPr>
        <w:t>1 as indicated by the line</w:t>
      </w:r>
      <w:r>
        <w:rPr>
          <w:rFonts w:ascii="Palatino Linotype" w:eastAsia="Palatino Linotype" w:hAnsi="Palatino Linotype" w:cs="Palatino Linotype"/>
          <w:sz w:val="20"/>
          <w:szCs w:val="20"/>
        </w:rPr>
        <w:t xml:space="preserve"> labelled ‘gear’ in the figure.</w:t>
      </w:r>
      <w:r w:rsidRPr="00107C83">
        <w:rPr>
          <w:rFonts w:ascii="Palatino Linotype" w:eastAsia="Palatino Linotype" w:hAnsi="Palatino Linotype" w:cs="Palatino Linotype"/>
          <w:sz w:val="20"/>
          <w:szCs w:val="20"/>
        </w:rPr>
        <w:t xml:space="preserve"> The organism should do this by activating one pathway and suppressing all the others, again to prevent futile cycling.</w:t>
      </w:r>
      <w:r>
        <w:rPr>
          <w:rFonts w:ascii="Palatino Linotype" w:eastAsia="Palatino Linotype" w:hAnsi="Palatino Linotype" w:cs="Palatino Linotype"/>
          <w:sz w:val="20"/>
          <w:szCs w:val="20"/>
        </w:rPr>
        <w:t xml:space="preserve"> The strategy corresponds to ‘automatic discontinuous gear shifting’ between integer gears settings, which differs from the ‘variomatic’ strategy, which is continuous. </w:t>
      </w:r>
    </w:p>
    <w:p w14:paraId="08175B48" w14:textId="1DB75AEC" w:rsidR="005B046F" w:rsidRPr="00107C83" w:rsidRDefault="005B046F" w:rsidP="005B046F">
      <w:pPr>
        <w:pBdr>
          <w:top w:val="nil"/>
          <w:left w:val="nil"/>
          <w:bottom w:val="nil"/>
          <w:right w:val="nil"/>
          <w:between w:val="nil"/>
        </w:pBdr>
        <w:spacing w:line="240" w:lineRule="auto"/>
        <w:ind w:right="432"/>
        <w:jc w:val="center"/>
        <w:rPr>
          <w:rFonts w:ascii="Palatino Linotype" w:eastAsia="Palatino Linotype" w:hAnsi="Palatino Linotype" w:cs="Palatino Linotype"/>
          <w:sz w:val="20"/>
          <w:szCs w:val="20"/>
        </w:rPr>
      </w:pPr>
      <w:r>
        <w:rPr>
          <w:rFonts w:ascii="Palatino Linotype" w:eastAsia="Palatino Linotype" w:hAnsi="Palatino Linotype" w:cs="Palatino Linotype"/>
          <w:noProof/>
          <w:sz w:val="20"/>
          <w:szCs w:val="20"/>
          <w:lang w:eastAsia="zh-CN"/>
        </w:rPr>
        <w:lastRenderedPageBreak/>
        <w:drawing>
          <wp:inline distT="0" distB="0" distL="0" distR="0" wp14:anchorId="0C745822" wp14:editId="6665CB65">
            <wp:extent cx="3379243" cy="242133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ure S8.png"/>
                    <pic:cNvPicPr/>
                  </pic:nvPicPr>
                  <pic:blipFill>
                    <a:blip r:embed="rId35">
                      <a:extLst>
                        <a:ext uri="{28A0092B-C50C-407E-A947-70E740481C1C}">
                          <a14:useLocalDpi xmlns:a14="http://schemas.microsoft.com/office/drawing/2010/main" val="0"/>
                        </a:ext>
                      </a:extLst>
                    </a:blip>
                    <a:stretch>
                      <a:fillRect/>
                    </a:stretch>
                  </pic:blipFill>
                  <pic:spPr>
                    <a:xfrm>
                      <a:off x="0" y="0"/>
                      <a:ext cx="3387671" cy="2427370"/>
                    </a:xfrm>
                    <a:prstGeom prst="rect">
                      <a:avLst/>
                    </a:prstGeom>
                  </pic:spPr>
                </pic:pic>
              </a:graphicData>
            </a:graphic>
          </wp:inline>
        </w:drawing>
      </w:r>
    </w:p>
    <w:p w14:paraId="7F9A307F" w14:textId="77777777" w:rsidR="00395A08" w:rsidRDefault="005B046F" w:rsidP="00395A08">
      <w:pPr>
        <w:pBdr>
          <w:top w:val="nil"/>
          <w:left w:val="nil"/>
          <w:bottom w:val="nil"/>
          <w:right w:val="nil"/>
          <w:between w:val="nil"/>
        </w:pBdr>
        <w:snapToGrid w:val="0"/>
        <w:spacing w:before="60" w:line="240" w:lineRule="auto"/>
        <w:ind w:left="432" w:right="432"/>
        <w:rPr>
          <w:ins w:id="3243" w:author="Yanfei Zhang" w:date="2022-04-05T20:24:00Z"/>
        </w:rPr>
        <w:pPrChange w:id="3244" w:author="Yanfei Zhang" w:date="2022-04-05T20:24:00Z">
          <w:pPr>
            <w:pBdr>
              <w:top w:val="nil"/>
              <w:left w:val="nil"/>
              <w:bottom w:val="nil"/>
              <w:right w:val="nil"/>
              <w:between w:val="nil"/>
            </w:pBdr>
            <w:spacing w:before="240" w:after="120" w:line="240" w:lineRule="auto"/>
            <w:jc w:val="left"/>
          </w:pPr>
        </w:pPrChange>
      </w:pPr>
      <w:r w:rsidRPr="007B44EF">
        <w:rPr>
          <w:rFonts w:ascii="Palatino Linotype" w:eastAsia="Palatino Linotype" w:hAnsi="Palatino Linotype" w:cs="Palatino Linotype"/>
          <w:b/>
          <w:sz w:val="18"/>
          <w:szCs w:val="18"/>
        </w:rPr>
        <w:t>Figure S8.</w:t>
      </w:r>
      <w:r w:rsidRPr="007B44EF">
        <w:rPr>
          <w:rFonts w:ascii="Palatino Linotype" w:eastAsia="Palatino Linotype" w:hAnsi="Palatino Linotype" w:cs="Palatino Linotype"/>
          <w:sz w:val="18"/>
          <w:szCs w:val="18"/>
        </w:rPr>
        <w:t xml:space="preserve"> </w:t>
      </w:r>
      <w:r>
        <w:rPr>
          <w:rFonts w:ascii="Palatino Linotype" w:eastAsia="Palatino Linotype" w:hAnsi="Palatino Linotype" w:cs="Palatino Linotype"/>
          <w:sz w:val="18"/>
          <w:szCs w:val="18"/>
        </w:rPr>
        <w:t>D</w:t>
      </w:r>
      <w:r w:rsidRPr="007B44EF">
        <w:rPr>
          <w:rFonts w:ascii="Palatino Linotype" w:eastAsia="Palatino Linotype" w:hAnsi="Palatino Linotype" w:cs="Palatino Linotype"/>
          <w:sz w:val="18"/>
          <w:szCs w:val="18"/>
        </w:rPr>
        <w:t xml:space="preserve">iscontinuous </w:t>
      </w:r>
      <w:r>
        <w:rPr>
          <w:rFonts w:ascii="Palatino Linotype" w:eastAsia="Palatino Linotype" w:hAnsi="Palatino Linotype" w:cs="Palatino Linotype"/>
          <w:sz w:val="18"/>
          <w:szCs w:val="18"/>
        </w:rPr>
        <w:t xml:space="preserve">optimal </w:t>
      </w:r>
      <w:r w:rsidRPr="007B44EF">
        <w:rPr>
          <w:rFonts w:ascii="Palatino Linotype" w:eastAsia="Palatino Linotype" w:hAnsi="Palatino Linotype" w:cs="Palatino Linotype"/>
          <w:sz w:val="18"/>
          <w:szCs w:val="18"/>
        </w:rPr>
        <w:t xml:space="preserve">gear shifting. ATP synthesis as function of counteracting force ratio for 4 different stoichiometries, all together, as well as the optimal gear shifting case with the corresponding gear settings. </w:t>
      </w:r>
      <w:r w:rsidRPr="007B44EF">
        <w:rPr>
          <w:rFonts w:ascii="Palatino Linotype" w:eastAsia="Palatino Linotype" w:hAnsi="Palatino Linotype" w:cs="Palatino Linotype"/>
          <w:color w:val="auto"/>
          <w:sz w:val="18"/>
          <w:szCs w:val="18"/>
        </w:rPr>
        <w:t>The equation</w:t>
      </w:r>
      <w:r>
        <w:rPr>
          <w:rFonts w:ascii="Palatino Linotype" w:eastAsia="Palatino Linotype" w:hAnsi="Palatino Linotype" w:cs="Palatino Linotype"/>
          <w:color w:val="auto"/>
          <w:sz w:val="18"/>
          <w:szCs w:val="18"/>
        </w:rPr>
        <w:t xml:space="preserve"> </w:t>
      </w:r>
      <w:r w:rsidRPr="007B44EF">
        <w:rPr>
          <w:rFonts w:ascii="Palatino Linotype" w:eastAsia="Palatino Linotype" w:hAnsi="Palatino Linotype" w:cs="Palatino Linotype"/>
          <w:i/>
          <w:iCs/>
          <w:sz w:val="18"/>
          <w:szCs w:val="18"/>
        </w:rPr>
        <w:t xml:space="preserve"> </w:t>
      </w:r>
      <m:oMath>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-J</m:t>
            </m:r>
          </m:e>
          <m:sub>
            <m:r>
              <w:rPr>
                <w:rFonts w:ascii="Cambria Math" w:eastAsia="Cambria Math" w:hAnsi="Cambria Math" w:cs="Cambria Math"/>
                <w:sz w:val="18"/>
                <w:szCs w:val="18"/>
              </w:rPr>
              <m:t>p</m:t>
            </m:r>
          </m:sub>
        </m:sSub>
        <m:r>
          <w:rPr>
            <w:rFonts w:ascii="Cambria Math" w:eastAsia="Cambria Math" w:hAnsi="Cambria Math" w:cs="Cambria Math"/>
            <w:sz w:val="18"/>
            <w:szCs w:val="18"/>
          </w:rPr>
          <m:t>=</m:t>
        </m:r>
        <m:d>
          <m:dPr>
            <m:ctrlPr>
              <w:rPr>
                <w:rFonts w:ascii="Cambria Math" w:eastAsia="Cambria Math" w:hAnsi="Cambria Math" w:cs="Cambria Math"/>
                <w:i/>
                <w:sz w:val="18"/>
                <w:szCs w:val="18"/>
              </w:rPr>
            </m:ctrlPr>
          </m:dPr>
          <m:e>
            <m:r>
              <w:rPr>
                <w:rFonts w:ascii="Cambria Math" w:eastAsia="Cambria Math" w:hAnsi="Cambria Math" w:cs="Cambria Math"/>
                <w:sz w:val="18"/>
                <w:szCs w:val="18"/>
              </w:rPr>
              <m:t>1-φ</m:t>
            </m:r>
          </m:e>
        </m:d>
        <m:r>
          <w:rPr>
            <w:rFonts w:ascii="Cambria Math" w:eastAsia="Cambria Math" w:hAnsi="Cambria Math" w:cs="Cambria Math"/>
            <w:sz w:val="18"/>
            <w:szCs w:val="18"/>
          </w:rPr>
          <m:t>∙n∙L∙∆</m:t>
        </m:r>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G</m:t>
            </m:r>
          </m:e>
          <m:sub>
            <m:r>
              <w:rPr>
                <w:rFonts w:ascii="Cambria Math" w:eastAsia="Cambria Math" w:hAnsi="Cambria Math" w:cs="Cambria Math"/>
                <w:sz w:val="18"/>
                <w:szCs w:val="18"/>
              </w:rPr>
              <m:t>c</m:t>
            </m:r>
          </m:sub>
        </m:sSub>
        <m:r>
          <w:rPr>
            <w:rFonts w:ascii="Cambria Math" w:eastAsia="Cambria Math" w:hAnsi="Cambria Math" w:cs="Cambria Math"/>
            <w:sz w:val="18"/>
            <w:szCs w:val="18"/>
          </w:rPr>
          <m:t>∙</m:t>
        </m:r>
        <m:d>
          <m:dPr>
            <m:ctrlPr>
              <w:rPr>
                <w:rFonts w:ascii="Cambria Math" w:eastAsia="Cambria Math" w:hAnsi="Cambria Math" w:cs="Cambria Math"/>
                <w:i/>
                <w:sz w:val="18"/>
                <w:szCs w:val="18"/>
              </w:rPr>
            </m:ctrlPr>
          </m:dPr>
          <m:e>
            <m:r>
              <w:rPr>
                <w:rFonts w:ascii="Cambria Math" w:eastAsia="Cambria Math" w:hAnsi="Cambria Math" w:cs="Cambria Math"/>
                <w:sz w:val="18"/>
                <w:szCs w:val="18"/>
              </w:rPr>
              <m:t>1-n∙X</m:t>
            </m:r>
          </m:e>
        </m:d>
        <m:r>
          <w:rPr>
            <w:rFonts w:ascii="Cambria Math" w:eastAsia="Cambria Math" w:hAnsi="Cambria Math" w:cs="Cambria Math"/>
            <w:sz w:val="18"/>
            <w:szCs w:val="18"/>
          </w:rPr>
          <m:t xml:space="preserve"> </m:t>
        </m:r>
      </m:oMath>
      <w:r w:rsidRPr="007B44EF">
        <w:rPr>
          <w:rFonts w:ascii="Palatino Linotype" w:eastAsia="Palatino Linotype" w:hAnsi="Palatino Linotype" w:cs="Palatino Linotype"/>
          <w:color w:val="auto"/>
          <w:sz w:val="18"/>
          <w:szCs w:val="18"/>
        </w:rPr>
        <w:t xml:space="preserve">was used for simulation of </w:t>
      </w:r>
      <m:oMath>
        <m:sSub>
          <m:sSubPr>
            <m:ctrlPr>
              <w:rPr>
                <w:rFonts w:ascii="Cambria Math" w:eastAsia="Cambria Math" w:hAnsi="Cambria Math" w:cs="Cambria Math"/>
                <w:sz w:val="18"/>
                <w:szCs w:val="18"/>
              </w:rPr>
            </m:ctrlPr>
          </m:sSubPr>
          <m:e>
            <m:r>
              <m:rPr>
                <m:sty m:val="p"/>
              </m:rPr>
              <w:rPr>
                <w:rFonts w:ascii="Cambria Math" w:eastAsia="Cambria Math" w:hAnsi="Cambria Math" w:cs="Cambria Math"/>
                <w:sz w:val="18"/>
                <w:szCs w:val="18"/>
              </w:rPr>
              <m:t>-</m:t>
            </m:r>
            <m:r>
              <w:rPr>
                <w:rFonts w:ascii="Cambria Math" w:eastAsia="Cambria Math" w:hAnsi="Cambria Math" w:cs="Cambria Math"/>
                <w:sz w:val="18"/>
                <w:szCs w:val="18"/>
              </w:rPr>
              <m:t>J</m:t>
            </m:r>
          </m:e>
          <m:sub>
            <m:r>
              <w:rPr>
                <w:rFonts w:ascii="Cambria Math" w:eastAsia="Cambria Math" w:hAnsi="Cambria Math" w:cs="Cambria Math"/>
                <w:sz w:val="18"/>
                <w:szCs w:val="18"/>
              </w:rPr>
              <m:t>p</m:t>
            </m:r>
          </m:sub>
        </m:sSub>
      </m:oMath>
      <w:r w:rsidRPr="007B44EF">
        <w:rPr>
          <w:rFonts w:ascii="Palatino Linotype" w:eastAsia="Palatino Linotype" w:hAnsi="Palatino Linotype" w:cs="Palatino Linotype"/>
          <w:color w:val="auto"/>
          <w:sz w:val="18"/>
          <w:szCs w:val="18"/>
        </w:rPr>
        <w:t xml:space="preserve"> </w:t>
      </w:r>
      <w:r w:rsidRPr="007B44EF">
        <w:rPr>
          <w:rFonts w:ascii="Palatino Linotype" w:eastAsia="Palatino Linotype" w:hAnsi="Palatino Linotype" w:cs="Palatino Linotype"/>
          <w:i/>
          <w:iCs/>
          <w:sz w:val="18"/>
          <w:szCs w:val="18"/>
        </w:rPr>
        <w:t xml:space="preserve"> </w:t>
      </w:r>
      <w:r w:rsidRPr="007B44EF">
        <w:rPr>
          <w:rFonts w:ascii="Palatino Linotype" w:eastAsia="Palatino Linotype" w:hAnsi="Palatino Linotype" w:cs="Palatino Linotype"/>
          <w:iCs/>
          <w:sz w:val="18"/>
          <w:szCs w:val="18"/>
        </w:rPr>
        <w:t>as function of force ratio X</w:t>
      </w:r>
      <w:r>
        <w:rPr>
          <w:rFonts w:ascii="Palatino Linotype" w:eastAsia="Palatino Linotype" w:hAnsi="Palatino Linotype" w:cs="Palatino Linotype"/>
          <w:iCs/>
          <w:sz w:val="18"/>
          <w:szCs w:val="18"/>
        </w:rPr>
        <w:t xml:space="preserve"> at four fixed values of n</w:t>
      </w:r>
      <w:r w:rsidRPr="007B44EF">
        <w:rPr>
          <w:rFonts w:ascii="Palatino Linotype" w:eastAsia="Palatino Linotype" w:hAnsi="Palatino Linotype" w:cs="Palatino Linotype"/>
          <w:iCs/>
          <w:sz w:val="18"/>
          <w:szCs w:val="18"/>
        </w:rPr>
        <w:t xml:space="preserve">. In these simulations, </w:t>
      </w:r>
      <w:r w:rsidRPr="007B44EF">
        <w:rPr>
          <w:rFonts w:ascii="Palatino Linotype" w:eastAsia="Palatino Linotype" w:hAnsi="Palatino Linotype" w:cs="Palatino Linotype"/>
          <w:sz w:val="18"/>
          <w:szCs w:val="18"/>
        </w:rPr>
        <w:t>n</w:t>
      </w:r>
      <w:r w:rsidRPr="00A13A4A">
        <w:rPr>
          <w:rFonts w:ascii="Palatino Linotype" w:eastAsia="Palatino Linotype" w:hAnsi="Palatino Linotype" w:cs="Palatino Linotype"/>
          <w:sz w:val="18"/>
          <w:szCs w:val="18"/>
          <w:vertAlign w:val="subscript"/>
        </w:rPr>
        <w:t>1</w:t>
      </w:r>
      <w:r w:rsidRPr="007B44EF">
        <w:rPr>
          <w:rFonts w:ascii="Palatino Linotype" w:eastAsia="Palatino Linotype" w:hAnsi="Palatino Linotype" w:cs="Palatino Linotype"/>
          <w:sz w:val="18"/>
          <w:szCs w:val="18"/>
        </w:rPr>
        <w:t>, n</w:t>
      </w:r>
      <w:r w:rsidRPr="00A13A4A">
        <w:rPr>
          <w:rFonts w:ascii="Palatino Linotype" w:eastAsia="Palatino Linotype" w:hAnsi="Palatino Linotype" w:cs="Palatino Linotype"/>
          <w:sz w:val="18"/>
          <w:szCs w:val="18"/>
          <w:vertAlign w:val="subscript"/>
        </w:rPr>
        <w:t>2</w:t>
      </w:r>
      <w:r w:rsidRPr="007B44EF">
        <w:rPr>
          <w:rFonts w:ascii="Palatino Linotype" w:eastAsia="Palatino Linotype" w:hAnsi="Palatino Linotype" w:cs="Palatino Linotype"/>
          <w:sz w:val="18"/>
          <w:szCs w:val="18"/>
        </w:rPr>
        <w:t>, n</w:t>
      </w:r>
      <w:r w:rsidRPr="00A13A4A">
        <w:rPr>
          <w:rFonts w:ascii="Palatino Linotype" w:eastAsia="Palatino Linotype" w:hAnsi="Palatino Linotype" w:cs="Palatino Linotype"/>
          <w:sz w:val="18"/>
          <w:szCs w:val="18"/>
          <w:vertAlign w:val="subscript"/>
        </w:rPr>
        <w:t>3</w:t>
      </w:r>
      <w:r w:rsidRPr="007B44EF">
        <w:rPr>
          <w:rFonts w:ascii="Palatino Linotype" w:eastAsia="Palatino Linotype" w:hAnsi="Palatino Linotype" w:cs="Palatino Linotype"/>
          <w:sz w:val="18"/>
          <w:szCs w:val="18"/>
        </w:rPr>
        <w:t xml:space="preserve"> and n</w:t>
      </w:r>
      <w:r w:rsidRPr="00A13A4A">
        <w:rPr>
          <w:rFonts w:ascii="Palatino Linotype" w:eastAsia="Palatino Linotype" w:hAnsi="Palatino Linotype" w:cs="Palatino Linotype"/>
          <w:sz w:val="18"/>
          <w:szCs w:val="18"/>
          <w:vertAlign w:val="subscript"/>
        </w:rPr>
        <w:t>4</w:t>
      </w:r>
      <w:r w:rsidRPr="007B44EF">
        <w:rPr>
          <w:rFonts w:ascii="Palatino Linotype" w:eastAsia="Palatino Linotype" w:hAnsi="Palatino Linotype" w:cs="Palatino Linotype"/>
          <w:sz w:val="18"/>
          <w:szCs w:val="18"/>
        </w:rPr>
        <w:t xml:space="preserve"> were taken equal to 1, 2, 3 and 4, </w:t>
      </w:r>
      <m:oMath>
        <m:r>
          <w:rPr>
            <w:rFonts w:ascii="Cambria Math" w:eastAsia="Cambria Math" w:hAnsi="Cambria Math" w:cs="Cambria Math"/>
            <w:sz w:val="18"/>
            <w:szCs w:val="18"/>
          </w:rPr>
          <m:t>φ</m:t>
        </m:r>
      </m:oMath>
      <w:r w:rsidRPr="007B44EF">
        <w:rPr>
          <w:rFonts w:ascii="Palatino Linotype" w:eastAsia="Palatino Linotype" w:hAnsi="Palatino Linotype" w:cs="Palatino Linotype"/>
          <w:sz w:val="18"/>
          <w:szCs w:val="18"/>
        </w:rPr>
        <w:t xml:space="preserve"> = 0, </w:t>
      </w:r>
      <w:r w:rsidRPr="007B44EF">
        <w:rPr>
          <w:rFonts w:ascii="Palatino Linotype" w:eastAsia="Palatino Linotype" w:hAnsi="Palatino Linotype" w:cs="Palatino Linotype"/>
          <w:i/>
          <w:sz w:val="18"/>
          <w:szCs w:val="18"/>
        </w:rPr>
        <w:t>L</w:t>
      </w:r>
      <w:r w:rsidRPr="007B44EF">
        <w:rPr>
          <w:rFonts w:ascii="Palatino Linotype" w:eastAsia="Palatino Linotype" w:hAnsi="Palatino Linotype" w:cs="Palatino Linotype"/>
          <w:sz w:val="18"/>
          <w:szCs w:val="18"/>
        </w:rPr>
        <w:t xml:space="preserve">= 1, </w:t>
      </w:r>
      <w:r w:rsidRPr="007B44EF">
        <w:rPr>
          <w:rFonts w:ascii="Palatino Linotype" w:eastAsia="Palatino Linotype" w:hAnsi="Palatino Linotype" w:cs="Palatino Linotype"/>
          <w:i/>
          <w:sz w:val="18"/>
          <w:szCs w:val="18"/>
        </w:rPr>
        <w:t>∆Gc</w:t>
      </w:r>
      <w:r w:rsidRPr="007B44EF">
        <w:rPr>
          <w:rFonts w:ascii="Palatino Linotype" w:eastAsia="Palatino Linotype" w:hAnsi="Palatino Linotype" w:cs="Palatino Linotype"/>
          <w:sz w:val="18"/>
          <w:szCs w:val="18"/>
        </w:rPr>
        <w:t xml:space="preserve"> = 1. J</w:t>
      </w:r>
      <w:r w:rsidRPr="007B44EF">
        <w:rPr>
          <w:rFonts w:ascii="Palatino Linotype" w:eastAsia="Palatino Linotype" w:hAnsi="Palatino Linotype" w:cs="Palatino Linotype"/>
          <w:sz w:val="18"/>
          <w:szCs w:val="18"/>
          <w:vertAlign w:val="subscript"/>
        </w:rPr>
        <w:t>p total</w:t>
      </w:r>
      <w:r w:rsidRPr="007B44EF">
        <w:rPr>
          <w:rFonts w:ascii="Palatino Linotype" w:eastAsia="Palatino Linotype" w:hAnsi="Palatino Linotype" w:cs="Palatino Linotype"/>
          <w:sz w:val="18"/>
          <w:szCs w:val="18"/>
        </w:rPr>
        <w:t xml:space="preserve"> is the sum of the four J</w:t>
      </w:r>
      <w:r w:rsidRPr="007B44EF">
        <w:rPr>
          <w:rFonts w:ascii="Palatino Linotype" w:eastAsia="Palatino Linotype" w:hAnsi="Palatino Linotype" w:cs="Palatino Linotype"/>
          <w:sz w:val="18"/>
          <w:szCs w:val="18"/>
          <w:vertAlign w:val="subscript"/>
        </w:rPr>
        <w:t>p</w:t>
      </w:r>
      <w:r w:rsidRPr="007B44EF">
        <w:rPr>
          <w:rFonts w:ascii="Palatino Linotype" w:eastAsia="Palatino Linotype" w:hAnsi="Palatino Linotype" w:cs="Palatino Linotype"/>
          <w:sz w:val="18"/>
          <w:szCs w:val="18"/>
        </w:rPr>
        <w:t xml:space="preserve">’s. The </w:t>
      </w:r>
      <w:r>
        <w:rPr>
          <w:rFonts w:ascii="Palatino Linotype" w:eastAsia="Palatino Linotype" w:hAnsi="Palatino Linotype" w:cs="Palatino Linotype"/>
          <w:sz w:val="18"/>
          <w:szCs w:val="18"/>
        </w:rPr>
        <w:t>yellow</w:t>
      </w:r>
      <w:r w:rsidRPr="007B44EF">
        <w:rPr>
          <w:rFonts w:ascii="Palatino Linotype" w:eastAsia="Palatino Linotype" w:hAnsi="Palatino Linotype" w:cs="Palatino Linotype"/>
          <w:sz w:val="18"/>
          <w:szCs w:val="18"/>
        </w:rPr>
        <w:t xml:space="preserve"> line (consisting of four smaller straight lines at angles with each other) represents the effect of operating always (i.e. at any force ratio X) only a single one of the four gears, i.e. the one with the highest flux of ATP synthesis. The difference of the optimal gear setting with that of Figure S6 is that the shifting is not continuous but only between integer values of Z as shown by the </w:t>
      </w:r>
      <w:r>
        <w:rPr>
          <w:rFonts w:ascii="Palatino Linotype" w:eastAsia="Palatino Linotype" w:hAnsi="Palatino Linotype" w:cs="Palatino Linotype"/>
          <w:sz w:val="18"/>
          <w:szCs w:val="18"/>
        </w:rPr>
        <w:t xml:space="preserve">purple </w:t>
      </w:r>
      <w:r w:rsidRPr="007B44EF">
        <w:rPr>
          <w:rFonts w:ascii="Palatino Linotype" w:eastAsia="Palatino Linotype" w:hAnsi="Palatino Linotype" w:cs="Palatino Linotype"/>
          <w:sz w:val="18"/>
          <w:szCs w:val="18"/>
        </w:rPr>
        <w:t>line labelled ‘gear’.</w:t>
      </w:r>
      <w:r>
        <w:rPr>
          <w:rFonts w:ascii="Palatino Linotype" w:eastAsia="Palatino Linotype" w:hAnsi="Palatino Linotype" w:cs="Palatino Linotype"/>
          <w:sz w:val="18"/>
          <w:szCs w:val="18"/>
        </w:rPr>
        <w:t xml:space="preserve"> </w:t>
      </w:r>
      <w:r w:rsidRPr="000C4F4D">
        <w:rPr>
          <w:rFonts w:ascii="Palatino Linotype" w:eastAsia="Palatino Linotype" w:hAnsi="Palatino Linotype" w:cs="Palatino Linotype"/>
          <w:sz w:val="18"/>
          <w:szCs w:val="18"/>
        </w:rPr>
        <w:t>The file named “figures” under the folder of “</w:t>
      </w:r>
      <w:r>
        <w:rPr>
          <w:rFonts w:ascii="Palatino Linotype" w:eastAsia="Palatino Linotype" w:hAnsi="Palatino Linotype" w:cs="Palatino Linotype"/>
          <w:sz w:val="18"/>
          <w:szCs w:val="18"/>
        </w:rPr>
        <w:t>Codes</w:t>
      </w:r>
      <w:r w:rsidRPr="000C4F4D">
        <w:rPr>
          <w:rFonts w:ascii="Palatino Linotype" w:eastAsia="Palatino Linotype" w:hAnsi="Palatino Linotype" w:cs="Palatino Linotype"/>
          <w:sz w:val="18"/>
          <w:szCs w:val="18"/>
        </w:rPr>
        <w:t>” in the Github repository show</w:t>
      </w:r>
      <w:r>
        <w:rPr>
          <w:rFonts w:ascii="Palatino Linotype" w:eastAsia="Palatino Linotype" w:hAnsi="Palatino Linotype" w:cs="Palatino Linotype"/>
          <w:sz w:val="18"/>
          <w:szCs w:val="18"/>
        </w:rPr>
        <w:t>s</w:t>
      </w:r>
      <w:r w:rsidRPr="000C4F4D">
        <w:rPr>
          <w:rFonts w:ascii="Palatino Linotype" w:eastAsia="Palatino Linotype" w:hAnsi="Palatino Linotype" w:cs="Palatino Linotype"/>
          <w:sz w:val="18"/>
          <w:szCs w:val="18"/>
        </w:rPr>
        <w:t xml:space="preserve"> how this figure can be </w:t>
      </w:r>
      <w:proofErr w:type="spellStart"/>
      <w:r w:rsidRPr="000C4F4D">
        <w:rPr>
          <w:rFonts w:ascii="Palatino Linotype" w:eastAsia="Palatino Linotype" w:hAnsi="Palatino Linotype" w:cs="Palatino Linotype"/>
          <w:sz w:val="18"/>
          <w:szCs w:val="18"/>
        </w:rPr>
        <w:t>obtaine</w:t>
      </w:r>
      <w:proofErr w:type="spellEnd"/>
    </w:p>
    <w:p w14:paraId="03158811" w14:textId="01CF0FB4" w:rsidR="005B046F" w:rsidRPr="007B44EF" w:rsidDel="00395A08" w:rsidRDefault="005B046F" w:rsidP="00395A08">
      <w:pPr>
        <w:pBdr>
          <w:top w:val="nil"/>
          <w:left w:val="nil"/>
          <w:bottom w:val="nil"/>
          <w:right w:val="nil"/>
          <w:between w:val="nil"/>
        </w:pBdr>
        <w:snapToGrid w:val="0"/>
        <w:spacing w:before="120" w:line="240" w:lineRule="auto"/>
        <w:ind w:right="432"/>
        <w:rPr>
          <w:del w:id="3245" w:author="Yanfei Zhang" w:date="2022-04-05T20:24:00Z"/>
          <w:rFonts w:ascii="Palatino Linotype" w:eastAsia="Palatino Linotype" w:hAnsi="Palatino Linotype" w:cs="Palatino Linotype"/>
          <w:sz w:val="18"/>
          <w:szCs w:val="18"/>
        </w:rPr>
        <w:pPrChange w:id="3246" w:author="Yanfei Zhang" w:date="2022-04-05T20:25:00Z">
          <w:pPr>
            <w:pBdr>
              <w:top w:val="nil"/>
              <w:left w:val="nil"/>
              <w:bottom w:val="nil"/>
              <w:right w:val="nil"/>
              <w:between w:val="nil"/>
            </w:pBdr>
            <w:snapToGrid w:val="0"/>
            <w:spacing w:before="60" w:line="240" w:lineRule="auto"/>
            <w:ind w:left="432" w:right="432"/>
          </w:pPr>
        </w:pPrChange>
      </w:pPr>
      <w:del w:id="3247" w:author="Yanfei Zhang" w:date="2022-04-05T20:24:00Z">
        <w:r w:rsidRPr="000C4F4D" w:rsidDel="00395A08">
          <w:rPr>
            <w:rFonts w:ascii="Palatino Linotype" w:eastAsia="Palatino Linotype" w:hAnsi="Palatino Linotype" w:cs="Palatino Linotype"/>
            <w:sz w:val="18"/>
            <w:szCs w:val="18"/>
          </w:rPr>
          <w:delText>d</w:delText>
        </w:r>
        <w:r w:rsidDel="00395A08">
          <w:rPr>
            <w:rFonts w:ascii="Palatino Linotype" w:eastAsia="Palatino Linotype" w:hAnsi="Palatino Linotype" w:cs="Palatino Linotype"/>
            <w:sz w:val="18"/>
            <w:szCs w:val="18"/>
          </w:rPr>
          <w:delText>.</w:delText>
        </w:r>
      </w:del>
    </w:p>
    <w:p w14:paraId="0B815AF0" w14:textId="77777777" w:rsidR="005B046F" w:rsidDel="00395A08" w:rsidRDefault="005B046F" w:rsidP="00395A08">
      <w:pPr>
        <w:pBdr>
          <w:top w:val="nil"/>
          <w:left w:val="nil"/>
          <w:bottom w:val="nil"/>
          <w:right w:val="nil"/>
          <w:between w:val="nil"/>
        </w:pBdr>
        <w:spacing w:before="120" w:after="240" w:line="240" w:lineRule="auto"/>
        <w:ind w:hanging="425"/>
        <w:rPr>
          <w:del w:id="3248" w:author="Yanfei Zhang" w:date="2022-04-05T20:24:00Z"/>
          <w:rFonts w:ascii="Palatino Linotype" w:eastAsia="Palatino Linotype" w:hAnsi="Palatino Linotype" w:cs="Palatino Linotype"/>
          <w:sz w:val="18"/>
          <w:szCs w:val="18"/>
        </w:rPr>
        <w:pPrChange w:id="3249" w:author="Yanfei Zhang" w:date="2022-04-05T20:25:00Z">
          <w:pPr>
            <w:pBdr>
              <w:top w:val="nil"/>
              <w:left w:val="nil"/>
              <w:bottom w:val="nil"/>
              <w:right w:val="nil"/>
              <w:between w:val="nil"/>
            </w:pBdr>
            <w:spacing w:after="240" w:line="240" w:lineRule="auto"/>
            <w:ind w:left="425" w:hanging="425"/>
          </w:pPr>
        </w:pPrChange>
      </w:pPr>
    </w:p>
    <w:p w14:paraId="249EB11F" w14:textId="7004343B" w:rsidR="00000B86" w:rsidRPr="00000B86" w:rsidRDefault="00F771FC" w:rsidP="00395A08">
      <w:pPr>
        <w:pBdr>
          <w:top w:val="nil"/>
          <w:left w:val="nil"/>
          <w:bottom w:val="nil"/>
          <w:right w:val="nil"/>
          <w:between w:val="nil"/>
        </w:pBdr>
        <w:snapToGrid w:val="0"/>
        <w:spacing w:before="120" w:line="240" w:lineRule="auto"/>
        <w:ind w:right="432"/>
        <w:rPr>
          <w:ins w:id="3250" w:author="Yanfei Zhang" w:date="2022-04-05T21:46:00Z"/>
          <w:rFonts w:ascii="Palatino Linotype" w:eastAsia="Palatino Linotype" w:hAnsi="Palatino Linotype" w:cs="Palatino Linotype"/>
          <w:sz w:val="20"/>
          <w:szCs w:val="20"/>
          <w:rPrChange w:id="3251" w:author="Yanfei Zhang" w:date="2022-04-05T21:47:00Z">
            <w:rPr>
              <w:ins w:id="3252" w:author="Yanfei Zhang" w:date="2022-04-05T21:46:00Z"/>
              <w:rFonts w:ascii="Palatino Linotype" w:eastAsia="Palatino Linotype" w:hAnsi="Palatino Linotype" w:cs="Palatino Linotype"/>
              <w:i/>
              <w:sz w:val="20"/>
              <w:szCs w:val="20"/>
            </w:rPr>
          </w:rPrChange>
        </w:rPr>
        <w:pPrChange w:id="3253" w:author="Yanfei Zhang" w:date="2022-04-05T20:25:00Z">
          <w:pPr>
            <w:pBdr>
              <w:top w:val="nil"/>
              <w:left w:val="nil"/>
              <w:bottom w:val="nil"/>
              <w:right w:val="nil"/>
              <w:between w:val="nil"/>
            </w:pBdr>
            <w:spacing w:before="240" w:after="120" w:line="240" w:lineRule="auto"/>
            <w:jc w:val="left"/>
          </w:pPr>
        </w:pPrChange>
      </w:pPr>
      <w:del w:id="3254" w:author="Yanfei Zhang" w:date="2022-04-05T20:24:00Z">
        <w:r w:rsidDel="00395A08">
          <w:br w:type="page"/>
        </w:r>
      </w:del>
      <w:ins w:id="3255" w:author="Yanfei Zhang" w:date="2022-04-05T20:24:00Z">
        <w:r w:rsidR="00395A08">
          <w:rPr>
            <w:rFonts w:ascii="Palatino Linotype" w:eastAsia="Palatino Linotype" w:hAnsi="Palatino Linotype" w:cs="Palatino Linotype"/>
            <w:i/>
            <w:sz w:val="20"/>
            <w:szCs w:val="20"/>
          </w:rPr>
          <w:t>S</w:t>
        </w:r>
      </w:ins>
      <w:ins w:id="3256" w:author="Yanfei Zhang" w:date="2022-04-05T20:25:00Z">
        <w:r w:rsidR="00395A08">
          <w:rPr>
            <w:rFonts w:ascii="Palatino Linotype" w:eastAsia="Palatino Linotype" w:hAnsi="Palatino Linotype" w:cs="Palatino Linotype"/>
            <w:i/>
            <w:sz w:val="20"/>
            <w:szCs w:val="20"/>
          </w:rPr>
          <w:t>3</w:t>
        </w:r>
      </w:ins>
      <w:ins w:id="3257" w:author="Yanfei Zhang" w:date="2022-04-05T21:47:00Z">
        <w:r w:rsidR="00000B86">
          <w:rPr>
            <w:rFonts w:ascii="Palatino Linotype" w:eastAsia="Palatino Linotype" w:hAnsi="Palatino Linotype" w:cs="Palatino Linotype"/>
            <w:i/>
            <w:sz w:val="20"/>
            <w:szCs w:val="20"/>
          </w:rPr>
          <w:t xml:space="preserve"> Fermentation in S. </w:t>
        </w:r>
        <w:proofErr w:type="spellStart"/>
        <w:r w:rsidR="00000B86">
          <w:rPr>
            <w:rFonts w:ascii="Palatino Linotype" w:eastAsia="Palatino Linotype" w:hAnsi="Palatino Linotype" w:cs="Palatino Linotype"/>
            <w:i/>
            <w:sz w:val="20"/>
            <w:szCs w:val="20"/>
          </w:rPr>
          <w:t>solfataricus</w:t>
        </w:r>
        <w:proofErr w:type="spellEnd"/>
        <w:r w:rsidR="00000B86">
          <w:rPr>
            <w:rFonts w:ascii="Palatino Linotype" w:eastAsia="Palatino Linotype" w:hAnsi="Palatino Linotype" w:cs="Palatino Linotype"/>
            <w:i/>
            <w:sz w:val="20"/>
            <w:szCs w:val="20"/>
          </w:rPr>
          <w:t>?</w:t>
        </w:r>
      </w:ins>
    </w:p>
    <w:p w14:paraId="45FC44AD" w14:textId="55D22DED" w:rsidR="00395A08" w:rsidRDefault="00395A08" w:rsidP="00395A08">
      <w:pPr>
        <w:pBdr>
          <w:top w:val="nil"/>
          <w:left w:val="nil"/>
          <w:bottom w:val="nil"/>
          <w:right w:val="nil"/>
          <w:between w:val="nil"/>
        </w:pBdr>
        <w:snapToGrid w:val="0"/>
        <w:spacing w:before="120" w:line="240" w:lineRule="auto"/>
        <w:ind w:right="432"/>
        <w:rPr>
          <w:ins w:id="3258" w:author="Yanfei Zhang" w:date="2022-04-05T20:24:00Z"/>
          <w:rFonts w:ascii="Palatino Linotype" w:eastAsia="Palatino Linotype" w:hAnsi="Palatino Linotype" w:cs="Palatino Linotype"/>
          <w:i/>
          <w:sz w:val="20"/>
          <w:szCs w:val="20"/>
        </w:rPr>
        <w:pPrChange w:id="3259" w:author="Yanfei Zhang" w:date="2022-04-05T20:25:00Z">
          <w:pPr>
            <w:pBdr>
              <w:top w:val="nil"/>
              <w:left w:val="nil"/>
              <w:bottom w:val="nil"/>
              <w:right w:val="nil"/>
              <w:between w:val="nil"/>
            </w:pBdr>
            <w:spacing w:before="240" w:after="120" w:line="240" w:lineRule="auto"/>
            <w:jc w:val="left"/>
          </w:pPr>
        </w:pPrChange>
      </w:pPr>
      <w:ins w:id="3260" w:author="Yanfei Zhang" w:date="2022-04-05T20:24:00Z">
        <w:r>
          <w:rPr>
            <w:rFonts w:ascii="Palatino Linotype" w:eastAsia="Palatino Linotype" w:hAnsi="Palatino Linotype" w:cs="Palatino Linotype"/>
            <w:i/>
            <w:sz w:val="20"/>
            <w:szCs w:val="20"/>
          </w:rPr>
          <w:t xml:space="preserve"> </w:t>
        </w:r>
      </w:ins>
      <w:ins w:id="3261" w:author="Yanfei Zhang" w:date="2022-04-05T21:46:00Z">
        <w:r w:rsidR="00000B86">
          <w:rPr>
            <w:rFonts w:ascii="Palatino Linotype" w:eastAsia="Palatino Linotype" w:hAnsi="Palatino Linotype" w:cs="Palatino Linotype"/>
            <w:i/>
            <w:sz w:val="20"/>
            <w:szCs w:val="20"/>
          </w:rPr>
          <w:t xml:space="preserve">S3.1 </w:t>
        </w:r>
      </w:ins>
      <w:ins w:id="3262" w:author="Yanfei Zhang" w:date="2022-04-05T20:24:00Z">
        <w:r>
          <w:rPr>
            <w:rFonts w:ascii="Palatino Linotype" w:eastAsia="Palatino Linotype" w:hAnsi="Palatino Linotype" w:cs="Palatino Linotype"/>
            <w:i/>
            <w:sz w:val="20"/>
            <w:szCs w:val="20"/>
          </w:rPr>
          <w:t xml:space="preserve">Why there is no shift from respiration to lactate fermentation in S. </w:t>
        </w:r>
        <w:proofErr w:type="spellStart"/>
        <w:r>
          <w:rPr>
            <w:rFonts w:ascii="Palatino Linotype" w:eastAsia="Palatino Linotype" w:hAnsi="Palatino Linotype" w:cs="Palatino Linotype"/>
            <w:i/>
            <w:sz w:val="20"/>
            <w:szCs w:val="20"/>
          </w:rPr>
          <w:t>solfataricus</w:t>
        </w:r>
        <w:proofErr w:type="spellEnd"/>
        <w:r>
          <w:rPr>
            <w:rFonts w:ascii="Palatino Linotype" w:eastAsia="Palatino Linotype" w:hAnsi="Palatino Linotype" w:cs="Palatino Linotype"/>
            <w:i/>
            <w:sz w:val="20"/>
            <w:szCs w:val="20"/>
          </w:rPr>
          <w:t xml:space="preserve">  </w:t>
        </w:r>
      </w:ins>
    </w:p>
    <w:p w14:paraId="79E37DC1" w14:textId="1EC180D9" w:rsidR="00395A08" w:rsidRDefault="00395A08" w:rsidP="00395A08">
      <w:pPr>
        <w:pBdr>
          <w:top w:val="nil"/>
          <w:left w:val="nil"/>
          <w:bottom w:val="nil"/>
          <w:right w:val="nil"/>
          <w:between w:val="nil"/>
        </w:pBdr>
        <w:spacing w:before="120" w:line="240" w:lineRule="auto"/>
        <w:jc w:val="left"/>
        <w:rPr>
          <w:ins w:id="3263" w:author="Yanfei Zhang" w:date="2022-04-05T20:24:00Z"/>
          <w:rFonts w:ascii="Palatino Linotype" w:eastAsia="Palatino Linotype" w:hAnsi="Palatino Linotype" w:cs="Palatino Linotype"/>
          <w:sz w:val="20"/>
          <w:szCs w:val="20"/>
        </w:rPr>
        <w:pPrChange w:id="3264" w:author="Yanfei Zhang" w:date="2022-04-05T20:26:00Z">
          <w:pPr>
            <w:pBdr>
              <w:top w:val="nil"/>
              <w:left w:val="nil"/>
              <w:bottom w:val="nil"/>
              <w:right w:val="nil"/>
              <w:between w:val="nil"/>
            </w:pBdr>
            <w:spacing w:before="240" w:after="120" w:line="240" w:lineRule="auto"/>
            <w:jc w:val="left"/>
          </w:pPr>
        </w:pPrChange>
      </w:pPr>
      <w:ins w:id="3265" w:author="Yanfei Zhang" w:date="2022-04-05T20:24:00Z">
        <w:r>
          <w:rPr>
            <w:rFonts w:ascii="Palatino Linotype" w:eastAsia="Palatino Linotype" w:hAnsi="Palatino Linotype" w:cs="Palatino Linotype"/>
            <w:sz w:val="20"/>
            <w:szCs w:val="20"/>
          </w:rPr>
          <w:t xml:space="preserve">Many microorganisms can shift from fermentation to respiration. In </w:t>
        </w:r>
        <w:r>
          <w:rPr>
            <w:rFonts w:ascii="Palatino Linotype" w:eastAsia="Palatino Linotype" w:hAnsi="Palatino Linotype" w:cs="Palatino Linotype"/>
            <w:i/>
            <w:sz w:val="20"/>
            <w:szCs w:val="20"/>
          </w:rPr>
          <w:t>S. cerevisiae</w:t>
        </w:r>
        <w:r>
          <w:rPr>
            <w:rFonts w:ascii="Palatino Linotype" w:eastAsia="Palatino Linotype" w:hAnsi="Palatino Linotype" w:cs="Palatino Linotype"/>
            <w:sz w:val="20"/>
            <w:szCs w:val="20"/>
          </w:rPr>
          <w:t xml:space="preserve"> (baker’s yeast) growing on ample glucose, for instance, fermentation to ethanol plus CO</w:t>
        </w:r>
        <w:r w:rsidRPr="00342852">
          <w:rPr>
            <w:rFonts w:ascii="Palatino Linotype" w:eastAsia="Palatino Linotype" w:hAnsi="Palatino Linotype" w:cs="Palatino Linotype"/>
            <w:sz w:val="20"/>
            <w:szCs w:val="20"/>
            <w:vertAlign w:val="subscript"/>
          </w:rPr>
          <w:t>2</w:t>
        </w:r>
        <w:r>
          <w:rPr>
            <w:rFonts w:ascii="Palatino Linotype" w:eastAsia="Palatino Linotype" w:hAnsi="Palatino Linotype" w:cs="Palatino Linotype"/>
            <w:sz w:val="20"/>
            <w:szCs w:val="20"/>
          </w:rPr>
          <w:t xml:space="preserve"> is the major pathway for Gibbs energy harvest, even under aerobic conditions. However, when glucose becomes limiting, a shift from fermentation to respiration occurs </w:t>
        </w:r>
      </w:ins>
      <w:ins w:id="3266" w:author="Yanfei Zhang" w:date="2022-04-06T11:34:00Z">
        <w:r w:rsidR="00C43E08" w:rsidRPr="000D35F2">
          <w:rPr>
            <w:rFonts w:ascii="Palatino Linotype" w:eastAsia="Palatino Linotype" w:hAnsi="Palatino Linotype" w:cs="Palatino Linotype"/>
            <w:sz w:val="18"/>
            <w:szCs w:val="18"/>
            <w:lang w:val="nl-NL"/>
          </w:rPr>
          <w:t>Verduyn</w:t>
        </w:r>
        <w:r w:rsidR="00C43E08">
          <w:rPr>
            <w:rFonts w:ascii="Palatino Linotype" w:eastAsia="Palatino Linotype" w:hAnsi="Palatino Linotype" w:cs="Palatino Linotype"/>
            <w:sz w:val="20"/>
            <w:szCs w:val="20"/>
          </w:rPr>
          <w:t xml:space="preserve"> </w:t>
        </w:r>
      </w:ins>
      <w:ins w:id="3267" w:author="Yanfei Zhang" w:date="2022-04-05T20:24:00Z">
        <w:r>
          <w:rPr>
            <w:rFonts w:ascii="Palatino Linotype" w:eastAsia="Palatino Linotype" w:hAnsi="Palatino Linotype" w:cs="Palatino Linotype"/>
            <w:sz w:val="20"/>
            <w:szCs w:val="20"/>
          </w:rPr>
          <w:t xml:space="preserve">et al., 1984; </w:t>
        </w:r>
        <w:proofErr w:type="spellStart"/>
        <w:r>
          <w:rPr>
            <w:rFonts w:ascii="Palatino Linotype" w:eastAsia="Palatino Linotype" w:hAnsi="Palatino Linotype" w:cs="Palatino Linotype"/>
            <w:sz w:val="20"/>
            <w:szCs w:val="20"/>
          </w:rPr>
          <w:t>Gasmi</w:t>
        </w:r>
        <w:proofErr w:type="spellEnd"/>
        <w:r>
          <w:rPr>
            <w:rFonts w:ascii="Palatino Linotype" w:eastAsia="Palatino Linotype" w:hAnsi="Palatino Linotype" w:cs="Palatino Linotype"/>
            <w:sz w:val="20"/>
            <w:szCs w:val="20"/>
          </w:rPr>
          <w:t xml:space="preserve"> et al., 2014).  The organism shifts from low to high ‘gear’ (i.e. from low to high ATP/glucose stoichiometry).  </w:t>
        </w:r>
        <w:r w:rsidRPr="00342852">
          <w:rPr>
            <w:rFonts w:ascii="Palatino Linotype" w:eastAsia="Palatino Linotype" w:hAnsi="Palatino Linotype" w:cs="Palatino Linotype"/>
            <w:i/>
            <w:sz w:val="20"/>
            <w:szCs w:val="20"/>
          </w:rPr>
          <w:t xml:space="preserve">L. </w:t>
        </w:r>
        <w:proofErr w:type="spellStart"/>
        <w:r w:rsidRPr="00342852">
          <w:rPr>
            <w:rFonts w:ascii="Palatino Linotype" w:eastAsia="Palatino Linotype" w:hAnsi="Palatino Linotype" w:cs="Palatino Linotype"/>
            <w:i/>
            <w:sz w:val="20"/>
            <w:szCs w:val="20"/>
          </w:rPr>
          <w:t>lactis</w:t>
        </w:r>
        <w:proofErr w:type="spellEnd"/>
        <w:r>
          <w:rPr>
            <w:rFonts w:ascii="Palatino Linotype" w:eastAsia="Palatino Linotype" w:hAnsi="Palatino Linotype" w:cs="Palatino Linotype"/>
            <w:sz w:val="20"/>
            <w:szCs w:val="20"/>
          </w:rPr>
          <w:t xml:space="preserve"> lacks the possibility to change from fermentation to respiration when oxygen is present, but has alternatives to its main fermentation route to lactate. These alternatives run towards acetoin, acetate, </w:t>
        </w:r>
        <w:proofErr w:type="spellStart"/>
        <w:r>
          <w:rPr>
            <w:rFonts w:ascii="Palatino Linotype" w:eastAsia="Palatino Linotype" w:hAnsi="Palatino Linotype" w:cs="Palatino Linotype"/>
            <w:sz w:val="20"/>
            <w:szCs w:val="20"/>
          </w:rPr>
          <w:t>diacetyl</w:t>
        </w:r>
        <w:proofErr w:type="spellEnd"/>
        <w:r>
          <w:rPr>
            <w:rFonts w:ascii="Palatino Linotype" w:eastAsia="Palatino Linotype" w:hAnsi="Palatino Linotype" w:cs="Palatino Linotype"/>
            <w:sz w:val="20"/>
            <w:szCs w:val="20"/>
          </w:rPr>
          <w:t xml:space="preserve"> or butane diol and have different ATP yields </w:t>
        </w:r>
        <w:r>
          <w:rPr>
            <w:rFonts w:ascii="Palatino Linotype" w:eastAsia="Palatino Linotype" w:hAnsi="Palatino Linotype" w:cs="Palatino Linotype"/>
            <w:sz w:val="20"/>
            <w:szCs w:val="20"/>
          </w:rPr>
          <w:fldChar w:fldCharType="begin" w:fldLock="1"/>
        </w:r>
        <w:r>
          <w:rPr>
            <w:rFonts w:ascii="Palatino Linotype" w:eastAsia="Palatino Linotype" w:hAnsi="Palatino Linotype" w:cs="Palatino Linotype"/>
            <w:sz w:val="20"/>
            <w:szCs w:val="20"/>
          </w:rPr>
          <w:instrText>ADDIN CSL_CITATION {"citationItems":[{"id":"ITEM-1","itemData":{"author":[{"dropping-particle":"","family":"Hoefnagel","given":"Marcel H N","non-dropping-particle":"","parse-names":false,"suffix":""},{"dropping-particle":"","family":"Starrenburg","given":"Marjo J C","non-dropping-particle":"","parse-names":false,"suffix":""},{"dropping-particle":"","family":"Martens","given":"Dirk E","non-dropping-particle":"","parse-names":false,"suffix":""},{"dropping-particle":"","family":"Hugenholtz","given":"Jeroen","non-dropping-particle":"","parse-names":false,"suffix":""},{"dropping-particle":"","family":"Kleerebezem","given":"Michiel","non-dropping-particle":"","parse-names":false,"suffix":""},{"dropping-particle":"Van","family":"Swam","given":"Iris I","non-dropping-particle":"","parse-names":false,"suffix":""},{"dropping-particle":"","family":"Bongers","given":"Roger","non-dropping-particle":"","parse-names":false,"suffix":""},{"dropping-particle":"V","family":"Westerhoff","given":"Hans","non-dropping-particle":"","parse-names":false,"suffix":""},{"dropping-particle":"","family":"Snoep","given":"Jacky L","non-dropping-particle":"","parse-names":false,"suffix":""},{"dropping-particle":"V","family":"Wageningen","given":"E","non-dropping-particle":"","parse-names":false,"suffix":""}],"id":"ITEM-1","issued":{"date-parts":[["2002"]]},"page":"1003-1013","title":"Metabolic engineering of lactic acid bacteria , the combined approach : kinetic modelling , metabolic control and experimental analysis","type":"article-journal"},"uris":["http://www.mendeley.com/documents/?uuid=2dfc623f-1912-4eea-a9d9-f1be1b8fe17e"]}],"mendeley":{"formattedCitation":"(Hoefnagel et al., 2002)","plainTextFormattedCitation":"(Hoefnagel et al., 2002)","previouslyFormattedCitation":"(Hoefnagel et al., 2002)"},"properties":{"noteIndex":0},"schema":"https://github.com/citation-style-language/schema/raw/master/csl-citation.json"}</w:instrText>
        </w:r>
        <w:r>
          <w:rPr>
            <w:rFonts w:ascii="Palatino Linotype" w:eastAsia="Palatino Linotype" w:hAnsi="Palatino Linotype" w:cs="Palatino Linotype"/>
            <w:sz w:val="20"/>
            <w:szCs w:val="20"/>
          </w:rPr>
          <w:fldChar w:fldCharType="separate"/>
        </w:r>
        <w:r w:rsidRPr="00393F92">
          <w:rPr>
            <w:rFonts w:ascii="Palatino Linotype" w:eastAsia="Palatino Linotype" w:hAnsi="Palatino Linotype" w:cs="Palatino Linotype"/>
            <w:noProof/>
            <w:sz w:val="20"/>
            <w:szCs w:val="20"/>
          </w:rPr>
          <w:t>(Hoefnagel et al., 2002)</w:t>
        </w:r>
        <w:r>
          <w:rPr>
            <w:rFonts w:ascii="Palatino Linotype" w:eastAsia="Palatino Linotype" w:hAnsi="Palatino Linotype" w:cs="Palatino Linotype"/>
            <w:sz w:val="20"/>
            <w:szCs w:val="20"/>
          </w:rPr>
          <w:fldChar w:fldCharType="end"/>
        </w:r>
        <w:r>
          <w:rPr>
            <w:rFonts w:ascii="Palatino Linotype" w:eastAsia="Palatino Linotype" w:hAnsi="Palatino Linotype" w:cs="Palatino Linotype"/>
            <w:sz w:val="20"/>
            <w:szCs w:val="20"/>
          </w:rPr>
          <w:t xml:space="preserve">, i.e. correspond to different gear settings. </w:t>
        </w:r>
      </w:ins>
    </w:p>
    <w:p w14:paraId="275C5E4F" w14:textId="77777777" w:rsidR="00395A08" w:rsidRDefault="00395A08" w:rsidP="00395A08">
      <w:pPr>
        <w:pBdr>
          <w:top w:val="nil"/>
          <w:left w:val="nil"/>
          <w:bottom w:val="nil"/>
          <w:right w:val="nil"/>
          <w:between w:val="nil"/>
        </w:pBdr>
        <w:spacing w:line="240" w:lineRule="auto"/>
        <w:ind w:firstLine="432"/>
        <w:rPr>
          <w:ins w:id="3268" w:author="Yanfei Zhang" w:date="2022-04-05T20:24:00Z"/>
          <w:rFonts w:ascii="Palatino Linotype" w:eastAsia="Palatino Linotype" w:hAnsi="Palatino Linotype" w:cs="Palatino Linotype"/>
          <w:sz w:val="20"/>
          <w:szCs w:val="20"/>
        </w:rPr>
      </w:pPr>
      <w:ins w:id="3269" w:author="Yanfei Zhang" w:date="2022-04-05T20:24:00Z">
        <w:r>
          <w:rPr>
            <w:rFonts w:ascii="Palatino Linotype" w:eastAsia="Palatino Linotype" w:hAnsi="Palatino Linotype" w:cs="Palatino Linotype"/>
            <w:i/>
            <w:sz w:val="20"/>
            <w:szCs w:val="20"/>
          </w:rPr>
          <w:t xml:space="preserve">S. </w:t>
        </w:r>
        <w:proofErr w:type="spellStart"/>
        <w:r>
          <w:rPr>
            <w:rFonts w:ascii="Palatino Linotype" w:eastAsia="Palatino Linotype" w:hAnsi="Palatino Linotype" w:cs="Palatino Linotype"/>
            <w:i/>
            <w:sz w:val="20"/>
            <w:szCs w:val="20"/>
          </w:rPr>
          <w:t>solfataricus</w:t>
        </w:r>
        <w:proofErr w:type="spellEnd"/>
        <w:r>
          <w:rPr>
            <w:rFonts w:ascii="Palatino Linotype" w:eastAsia="Palatino Linotype" w:hAnsi="Palatino Linotype" w:cs="Palatino Linotype"/>
            <w:sz w:val="20"/>
            <w:szCs w:val="20"/>
          </w:rPr>
          <w:t xml:space="preserve"> has been found to be an obligate aerobe Simon et al (2009) and </w:t>
        </w:r>
        <w:r>
          <w:rPr>
            <w:rFonts w:ascii="Palatino Linotype" w:eastAsia="Palatino Linotype" w:hAnsi="Palatino Linotype" w:cs="Palatino Linotype"/>
            <w:sz w:val="20"/>
            <w:szCs w:val="20"/>
          </w:rPr>
          <w:fldChar w:fldCharType="begin" w:fldLock="1"/>
        </w:r>
        <w:r>
          <w:rPr>
            <w:rFonts w:ascii="Palatino Linotype" w:eastAsia="Palatino Linotype" w:hAnsi="Palatino Linotype" w:cs="Palatino Linotype"/>
            <w:sz w:val="20"/>
            <w:szCs w:val="20"/>
          </w:rPr>
          <w:instrText>ADDIN CSL_CITATION {"citationItems":[{"id":"ITEM-1","itemData":{"DOI":"10.1371/journal.pone.0043401","ISSN":"19326203","abstract":"We describe the reconstruction of a genome-scale metabolic model of the crenarchaeon Sulfolobus solfataricus, a hyperthermoacidophilic microorganism. It grows in terrestrial volcanic hot springs with growth occurring at pH 2-4 (optimum 3.5) and a temperature of 75-80°C (optimum 80°C). The genome of Sulfolobus solfataricus P2 contains 2,992,245 bp on a single circular chromosome and encodes 2,977 proteins and a number of RNAs. The network comprises 718 metabolic and 58 transport/exchange reactions and 705 unique metabolites, based on the annotated genome and available biochemical data. Using the model in conjunction with constraint-based methods, we simulated the metabolic fluxes induced by different environmental and genetic conditions. The predictions were compared to experimental measurements and phenotypes of S. solfataricus. Furthermore, the performance of the network for 35 different carbon sources known for S. solfataricus from the literature was simulated. Comparing the growth on different carbon sources revealed that glycerol is the carbon source with the highest biomass flux per imported carbon atom (75% higher than glucose). Experimental data was also used to fit the model to phenotypic observations. In addition to the commonly known heterotrophic growth of S. solfataricus, the crenarchaeon is also able to grow autotrophically using the hydroxypropionate-hydroxybutyrate cycle for bicarbonate fixation. We integrated this pathway into our model and compared bicarbonate fixation with growth on glucose as sole carbon source. Finally, we tested the robustness of the metabolism with respect to gene deletions using the method of Minimization of Metabolic Adjustment (MOMA), which predicted that 18% of all possible single gene deletions would be lethal for the organism.","author":[{"dropping-particle":"","family":"Ulas","given":"Thomas","non-dropping-particle":"","parse-names":false,"suffix":""},{"dropping-particle":"","family":"Riemer","given":"S. Alexander","non-dropping-particle":"","parse-names":false,"suffix":""},{"dropping-particle":"","family":"Zaparty","given":"Melanie","non-dropping-particle":"","parse-names":false,"suffix":""},{"dropping-particle":"","family":"Siebers","given":"Bettina","non-dropping-particle":"","parse-names":false,"suffix":""},{"dropping-particle":"","family":"Schomburg","given":"Dietmar","non-dropping-particle":"","parse-names":false,"suffix":""}],"container-title":"PLoS ONE","id":"ITEM-1","issue":"8","issued":{"date-parts":[["2012"]]},"title":"Genome-Scale Reconstruction and Analysis of the Metabolic Network in the Hyperthermophilic Archaeon Sulfolobus Solfataricus","type":"article-journal","volume":"7"},"uris":["http://www.mendeley.com/documents/?uuid=c193c050-18b5-49f2-9b93-63694d77198a"]}],"mendeley":{"formattedCitation":"(Ulas et al., 2012)","plainTextFormattedCitation":"(Ulas et al., 2012)","previouslyFormattedCitation":"(Ulas et al., 2012)"},"properties":{"noteIndex":0},"schema":"https://github.com/citation-style-language/schema/raw/master/csl-citation.json"}</w:instrText>
        </w:r>
        <w:r>
          <w:rPr>
            <w:rFonts w:ascii="Palatino Linotype" w:eastAsia="Palatino Linotype" w:hAnsi="Palatino Linotype" w:cs="Palatino Linotype"/>
            <w:sz w:val="20"/>
            <w:szCs w:val="20"/>
          </w:rPr>
          <w:fldChar w:fldCharType="separate"/>
        </w:r>
        <w:r w:rsidRPr="003F6597">
          <w:rPr>
            <w:rFonts w:ascii="Palatino Linotype" w:eastAsia="Palatino Linotype" w:hAnsi="Palatino Linotype" w:cs="Palatino Linotype"/>
            <w:noProof/>
            <w:sz w:val="20"/>
            <w:szCs w:val="20"/>
          </w:rPr>
          <w:t xml:space="preserve">Ulas et al </w:t>
        </w:r>
        <w:r>
          <w:rPr>
            <w:rFonts w:ascii="Palatino Linotype" w:eastAsia="Palatino Linotype" w:hAnsi="Palatino Linotype" w:cs="Palatino Linotype"/>
            <w:noProof/>
            <w:sz w:val="20"/>
            <w:szCs w:val="20"/>
          </w:rPr>
          <w:t>(</w:t>
        </w:r>
        <w:r w:rsidRPr="003F6597">
          <w:rPr>
            <w:rFonts w:ascii="Palatino Linotype" w:eastAsia="Palatino Linotype" w:hAnsi="Palatino Linotype" w:cs="Palatino Linotype"/>
            <w:noProof/>
            <w:sz w:val="20"/>
            <w:szCs w:val="20"/>
          </w:rPr>
          <w:t>2012)</w:t>
        </w:r>
        <w:r>
          <w:rPr>
            <w:rFonts w:ascii="Palatino Linotype" w:eastAsia="Palatino Linotype" w:hAnsi="Palatino Linotype" w:cs="Palatino Linotype"/>
            <w:sz w:val="20"/>
            <w:szCs w:val="20"/>
          </w:rPr>
          <w:fldChar w:fldCharType="end"/>
        </w:r>
        <w:r>
          <w:rPr>
            <w:rFonts w:ascii="Palatino Linotype" w:eastAsia="Palatino Linotype" w:hAnsi="Palatino Linotype" w:cs="Palatino Linotype"/>
            <w:sz w:val="20"/>
            <w:szCs w:val="20"/>
          </w:rPr>
          <w:t xml:space="preserve"> suggest that it is unable to engage in any of these shifts. This could be because its genome does not encode enzymes that catalyze the corresponding flux (e.g. from pyruvate to lactate). In order to examine this possibility, it is not sufficient to show that the organism lacks lactate dehydrogenase, as there could be complex alternative metabolic routes enabling fermentation to lactate.  We therefore used the genome-wide DNA-based metabolic map and asked for growth (i.e. we made the biomass production reaction the objective of a flux balance analysis). We found that the complete metabolic map with oxygen available to it could produce flux to biomass (Number 1 in Table S1), but that it could not grow when we blocked the reaction for importing oxygen (Number 1 in TableS1).  </w:t>
        </w:r>
      </w:ins>
    </w:p>
    <w:p w14:paraId="1D9AC6A8" w14:textId="77B574AD" w:rsidR="00395A08" w:rsidRPr="00C84C3E" w:rsidRDefault="00395A08" w:rsidP="00395A08">
      <w:pPr>
        <w:pBdr>
          <w:top w:val="nil"/>
          <w:left w:val="nil"/>
          <w:bottom w:val="nil"/>
          <w:right w:val="nil"/>
          <w:between w:val="nil"/>
        </w:pBdr>
        <w:spacing w:before="120" w:after="120" w:line="240" w:lineRule="auto"/>
        <w:ind w:left="432" w:right="432"/>
        <w:rPr>
          <w:ins w:id="3270" w:author="Yanfei Zhang" w:date="2022-04-05T20:24:00Z"/>
          <w:rFonts w:ascii="Palatino Linotype" w:eastAsia="Palatino Linotype" w:hAnsi="Palatino Linotype" w:cs="Palatino Linotype"/>
          <w:sz w:val="18"/>
          <w:szCs w:val="18"/>
        </w:rPr>
      </w:pPr>
      <w:ins w:id="3271" w:author="Yanfei Zhang" w:date="2022-04-05T20:24:00Z">
        <w:r>
          <w:rPr>
            <w:rFonts w:ascii="Palatino Linotype" w:eastAsia="Palatino Linotype" w:hAnsi="Palatino Linotype" w:cs="Palatino Linotype"/>
            <w:b/>
            <w:sz w:val="18"/>
            <w:szCs w:val="18"/>
          </w:rPr>
          <w:t>Table S1</w:t>
        </w:r>
        <w:r>
          <w:rPr>
            <w:rFonts w:ascii="Palatino Linotype" w:eastAsia="Palatino Linotype" w:hAnsi="Palatino Linotype" w:cs="Palatino Linotype"/>
            <w:sz w:val="18"/>
            <w:szCs w:val="18"/>
          </w:rPr>
          <w:t xml:space="preserve"> The fluxes computed for the genome wide metabolic network through the indicated reaction as objective function and with the changes indicated in the “Action” column to the reactions shown in the “</w:t>
        </w:r>
        <w:proofErr w:type="spellStart"/>
        <w:r>
          <w:rPr>
            <w:rFonts w:ascii="Palatino Linotype" w:eastAsia="Palatino Linotype" w:hAnsi="Palatino Linotype" w:cs="Palatino Linotype"/>
            <w:sz w:val="18"/>
            <w:szCs w:val="18"/>
          </w:rPr>
          <w:t>Reaction_id</w:t>
        </w:r>
        <w:proofErr w:type="spellEnd"/>
        <w:r>
          <w:rPr>
            <w:rFonts w:ascii="Palatino Linotype" w:eastAsia="Palatino Linotype" w:hAnsi="Palatino Linotype" w:cs="Palatino Linotype"/>
            <w:sz w:val="18"/>
            <w:szCs w:val="18"/>
          </w:rPr>
          <w:t xml:space="preserve">” column. </w:t>
        </w:r>
        <w:r w:rsidRPr="0006476D">
          <w:rPr>
            <w:rFonts w:ascii="Palatino Linotype" w:eastAsia="Palatino Linotype" w:hAnsi="Palatino Linotype" w:cs="Palatino Linotype"/>
            <w:sz w:val="18"/>
            <w:szCs w:val="18"/>
          </w:rPr>
          <w:t xml:space="preserve">The </w:t>
        </w:r>
        <w:r>
          <w:rPr>
            <w:rFonts w:ascii="Palatino Linotype" w:eastAsia="Palatino Linotype" w:hAnsi="Palatino Linotype" w:cs="Palatino Linotype"/>
            <w:sz w:val="18"/>
            <w:szCs w:val="18"/>
          </w:rPr>
          <w:t>(</w:t>
        </w:r>
        <w:r w:rsidRPr="0006476D">
          <w:rPr>
            <w:rFonts w:ascii="Palatino Linotype" w:eastAsia="Palatino Linotype" w:hAnsi="Palatino Linotype" w:cs="Palatino Linotype"/>
            <w:sz w:val="18"/>
            <w:szCs w:val="18"/>
          </w:rPr>
          <w:t>flux</w:t>
        </w:r>
        <w:r>
          <w:rPr>
            <w:rFonts w:ascii="Palatino Linotype" w:eastAsia="Palatino Linotype" w:hAnsi="Palatino Linotype" w:cs="Palatino Linotype"/>
            <w:sz w:val="18"/>
            <w:szCs w:val="18"/>
          </w:rPr>
          <w:t>) yield</w:t>
        </w:r>
        <w:r w:rsidRPr="0006476D">
          <w:rPr>
            <w:rFonts w:ascii="Palatino Linotype" w:eastAsia="Palatino Linotype" w:hAnsi="Palatino Linotype" w:cs="Palatino Linotype"/>
            <w:sz w:val="18"/>
            <w:szCs w:val="18"/>
          </w:rPr>
          <w:t xml:space="preserve">s are given in </w:t>
        </w:r>
        <w:proofErr w:type="spellStart"/>
        <w:r w:rsidRPr="0006476D">
          <w:rPr>
            <w:rFonts w:ascii="Palatino Linotype" w:eastAsia="Palatino Linotype" w:hAnsi="Palatino Linotype" w:cs="Palatino Linotype"/>
            <w:sz w:val="18"/>
            <w:szCs w:val="18"/>
          </w:rPr>
          <w:t>mol</w:t>
        </w:r>
        <w:proofErr w:type="spellEnd"/>
        <w:r w:rsidRPr="0006476D">
          <w:rPr>
            <w:rFonts w:ascii="Palatino Linotype" w:eastAsia="Palatino Linotype" w:hAnsi="Palatino Linotype" w:cs="Palatino Linotype"/>
            <w:sz w:val="18"/>
            <w:szCs w:val="18"/>
          </w:rPr>
          <w:t xml:space="preserve"> per </w:t>
        </w:r>
        <w:proofErr w:type="spellStart"/>
        <w:r>
          <w:rPr>
            <w:rFonts w:ascii="Palatino Linotype" w:eastAsia="Palatino Linotype" w:hAnsi="Palatino Linotype" w:cs="Palatino Linotype"/>
            <w:sz w:val="18"/>
            <w:szCs w:val="18"/>
          </w:rPr>
          <w:t>mol</w:t>
        </w:r>
        <w:proofErr w:type="spellEnd"/>
        <w:r>
          <w:rPr>
            <w:rFonts w:ascii="Palatino Linotype" w:eastAsia="Palatino Linotype" w:hAnsi="Palatino Linotype" w:cs="Palatino Linotype"/>
            <w:sz w:val="18"/>
            <w:szCs w:val="18"/>
          </w:rPr>
          <w:t xml:space="preserve"> glucose consumed</w:t>
        </w:r>
        <w:r w:rsidRPr="0006476D">
          <w:rPr>
            <w:rFonts w:ascii="Palatino Linotype" w:eastAsia="Palatino Linotype" w:hAnsi="Palatino Linotype" w:cs="Palatino Linotype"/>
            <w:sz w:val="18"/>
            <w:szCs w:val="18"/>
          </w:rPr>
          <w:t xml:space="preserve">, except for biomass, which is </w:t>
        </w:r>
        <w:r>
          <w:rPr>
            <w:rFonts w:ascii="Palatino Linotype" w:eastAsia="Palatino Linotype" w:hAnsi="Palatino Linotype" w:cs="Palatino Linotype"/>
            <w:sz w:val="18"/>
            <w:szCs w:val="18"/>
          </w:rPr>
          <w:t xml:space="preserve">in </w:t>
        </w:r>
        <w:proofErr w:type="gramStart"/>
        <w:r>
          <w:rPr>
            <w:rFonts w:ascii="Palatino Linotype" w:eastAsia="Palatino Linotype" w:hAnsi="Palatino Linotype" w:cs="Palatino Linotype"/>
            <w:sz w:val="18"/>
            <w:szCs w:val="18"/>
          </w:rPr>
          <w:t>units</w:t>
        </w:r>
        <w:proofErr w:type="gramEnd"/>
        <w:r>
          <w:rPr>
            <w:rFonts w:ascii="Palatino Linotype" w:eastAsia="Palatino Linotype" w:hAnsi="Palatino Linotype" w:cs="Palatino Linotype"/>
            <w:sz w:val="18"/>
            <w:szCs w:val="18"/>
          </w:rPr>
          <w:t xml:space="preserve"> gram dry weight </w:t>
        </w:r>
        <w:r w:rsidRPr="0006476D">
          <w:rPr>
            <w:rFonts w:ascii="Palatino Linotype" w:eastAsia="Palatino Linotype" w:hAnsi="Palatino Linotype" w:cs="Palatino Linotype"/>
            <w:sz w:val="18"/>
            <w:szCs w:val="18"/>
          </w:rPr>
          <w:t xml:space="preserve">per </w:t>
        </w:r>
        <w:r>
          <w:rPr>
            <w:rFonts w:ascii="Palatino Linotype" w:eastAsia="Palatino Linotype" w:hAnsi="Palatino Linotype" w:cs="Palatino Linotype"/>
            <w:sz w:val="18"/>
            <w:szCs w:val="18"/>
          </w:rPr>
          <w:t>hour</w:t>
        </w:r>
        <w:r w:rsidRPr="0006476D">
          <w:rPr>
            <w:rFonts w:ascii="Palatino Linotype" w:eastAsia="Palatino Linotype" w:hAnsi="Palatino Linotype" w:cs="Palatino Linotype"/>
            <w:sz w:val="18"/>
            <w:szCs w:val="18"/>
          </w:rPr>
          <w:t>.</w:t>
        </w:r>
        <w:r>
          <w:rPr>
            <w:rFonts w:ascii="Palatino Linotype" w:eastAsia="Palatino Linotype" w:hAnsi="Palatino Linotype" w:cs="Palatino Linotype"/>
            <w:sz w:val="18"/>
            <w:szCs w:val="18"/>
          </w:rPr>
          <w:t xml:space="preserve"> </w:t>
        </w:r>
        <w:r w:rsidRPr="00E30CFC">
          <w:rPr>
            <w:rFonts w:ascii="Palatino Linotype" w:eastAsia="Palatino Linotype" w:hAnsi="Palatino Linotype" w:cs="Palatino Linotype"/>
            <w:sz w:val="18"/>
            <w:szCs w:val="18"/>
            <w:rPrChange w:id="3272" w:author="Yanfei Zhang" w:date="2022-04-05T20:30:00Z">
              <w:rPr>
                <w:rFonts w:ascii="Palatino Linotype" w:eastAsia="Palatino Linotype" w:hAnsi="Palatino Linotype" w:cs="Palatino Linotype"/>
                <w:sz w:val="18"/>
                <w:szCs w:val="18"/>
                <w:highlight w:val="yellow"/>
              </w:rPr>
            </w:rPrChange>
          </w:rPr>
          <w:t>The file named “</w:t>
        </w:r>
      </w:ins>
      <w:ins w:id="3273" w:author="Yanfei Zhang" w:date="2022-04-05T20:30:00Z">
        <w:r w:rsidR="00E30CFC" w:rsidRPr="00E30CFC">
          <w:rPr>
            <w:rFonts w:ascii="Palatino Linotype" w:eastAsia="Palatino Linotype" w:hAnsi="Palatino Linotype" w:cs="Palatino Linotype"/>
            <w:sz w:val="18"/>
            <w:szCs w:val="18"/>
          </w:rPr>
          <w:t xml:space="preserve">Simulation there is no shift from respiration to lactate </w:t>
        </w:r>
        <w:r w:rsidR="00E30CFC">
          <w:rPr>
            <w:rFonts w:ascii="Palatino Linotype" w:eastAsia="Palatino Linotype" w:hAnsi="Palatino Linotype" w:cs="Palatino Linotype"/>
            <w:sz w:val="18"/>
            <w:szCs w:val="18"/>
          </w:rPr>
          <w:t xml:space="preserve">fermentation in S. </w:t>
        </w:r>
        <w:proofErr w:type="spellStart"/>
        <w:r w:rsidR="00E30CFC">
          <w:rPr>
            <w:rFonts w:ascii="Palatino Linotype" w:eastAsia="Palatino Linotype" w:hAnsi="Palatino Linotype" w:cs="Palatino Linotype"/>
            <w:sz w:val="18"/>
            <w:szCs w:val="18"/>
          </w:rPr>
          <w:t>solfataricus</w:t>
        </w:r>
      </w:ins>
      <w:proofErr w:type="spellEnd"/>
      <w:ins w:id="3274" w:author="Yanfei Zhang" w:date="2022-04-05T20:24:00Z">
        <w:r w:rsidRPr="00E30CFC">
          <w:rPr>
            <w:rFonts w:ascii="Palatino Linotype" w:eastAsia="Palatino Linotype" w:hAnsi="Palatino Linotype" w:cs="Palatino Linotype"/>
            <w:sz w:val="18"/>
            <w:szCs w:val="18"/>
            <w:rPrChange w:id="3275" w:author="Yanfei Zhang" w:date="2022-04-05T20:30:00Z">
              <w:rPr>
                <w:rFonts w:ascii="Palatino Linotype" w:eastAsia="Palatino Linotype" w:hAnsi="Palatino Linotype" w:cs="Palatino Linotype"/>
                <w:sz w:val="18"/>
                <w:szCs w:val="18"/>
                <w:highlight w:val="yellow"/>
              </w:rPr>
            </w:rPrChange>
          </w:rPr>
          <w:t>”</w:t>
        </w:r>
        <w:r w:rsidRPr="00C84C3E">
          <w:rPr>
            <w:rFonts w:ascii="Palatino Linotype" w:eastAsia="Palatino Linotype" w:hAnsi="Palatino Linotype" w:cs="Palatino Linotype"/>
            <w:sz w:val="18"/>
            <w:szCs w:val="18"/>
          </w:rPr>
          <w:t xml:space="preserve"> found in the </w:t>
        </w:r>
        <w:proofErr w:type="spellStart"/>
        <w:r w:rsidRPr="00C84C3E">
          <w:rPr>
            <w:rFonts w:ascii="Palatino Linotype" w:eastAsia="Palatino Linotype" w:hAnsi="Palatino Linotype" w:cs="Palatino Linotype"/>
            <w:sz w:val="18"/>
            <w:szCs w:val="18"/>
          </w:rPr>
          <w:t>Github</w:t>
        </w:r>
        <w:proofErr w:type="spellEnd"/>
        <w:r w:rsidRPr="00C84C3E">
          <w:rPr>
            <w:rFonts w:ascii="Palatino Linotype" w:eastAsia="Palatino Linotype" w:hAnsi="Palatino Linotype" w:cs="Palatino Linotype"/>
            <w:sz w:val="18"/>
            <w:szCs w:val="18"/>
          </w:rPr>
          <w:t xml:space="preserve"> repository under the folder name “codes” </w:t>
        </w:r>
        <w:r>
          <w:rPr>
            <w:rFonts w:ascii="Palatino Linotype" w:eastAsia="Palatino Linotype" w:hAnsi="Palatino Linotype" w:cs="Palatino Linotype"/>
            <w:sz w:val="18"/>
            <w:szCs w:val="18"/>
          </w:rPr>
          <w:t>reproduces</w:t>
        </w:r>
        <w:r w:rsidRPr="00C84C3E">
          <w:rPr>
            <w:rFonts w:ascii="Palatino Linotype" w:eastAsia="Palatino Linotype" w:hAnsi="Palatino Linotype" w:cs="Palatino Linotype"/>
            <w:sz w:val="18"/>
            <w:szCs w:val="18"/>
          </w:rPr>
          <w:t xml:space="preserve"> all the simulations.</w:t>
        </w:r>
      </w:ins>
    </w:p>
    <w:tbl>
      <w:tblPr>
        <w:tblStyle w:val="6"/>
        <w:tblW w:w="80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985"/>
        <w:gridCol w:w="3240"/>
        <w:gridCol w:w="1080"/>
        <w:gridCol w:w="2070"/>
        <w:gridCol w:w="630"/>
      </w:tblGrid>
      <w:tr w:rsidR="00395A08" w:rsidRPr="006E1C40" w14:paraId="5EC7DAD9" w14:textId="77777777" w:rsidTr="00395A08">
        <w:trPr>
          <w:cnfStyle w:val="100000000000" w:firstRow="1" w:lastRow="0" w:firstColumn="0" w:lastColumn="0" w:oddVBand="0" w:evenVBand="0" w:oddHBand="0" w:evenHBand="0" w:firstRowFirstColumn="0" w:firstRowLastColumn="0" w:lastRowFirstColumn="0" w:lastRowLastColumn="0"/>
          <w:trHeight w:val="20"/>
          <w:jc w:val="center"/>
          <w:ins w:id="3276" w:author="Yanfei Zhang" w:date="2022-04-05T20:24:00Z"/>
        </w:trPr>
        <w:tc>
          <w:tcPr>
            <w:tcW w:w="985" w:type="dxa"/>
            <w:tcBorders>
              <w:top w:val="single" w:sz="4" w:space="0" w:color="000000"/>
              <w:left w:val="single" w:sz="4" w:space="0" w:color="000000"/>
              <w:right w:val="single" w:sz="4" w:space="0" w:color="000000"/>
            </w:tcBorders>
          </w:tcPr>
          <w:p w14:paraId="55C3D939" w14:textId="77777777" w:rsidR="00395A08" w:rsidRPr="006E1C40" w:rsidRDefault="00395A08" w:rsidP="00395A08">
            <w:pPr>
              <w:rPr>
                <w:ins w:id="3277" w:author="Yanfei Zhang" w:date="2022-04-05T20:24:00Z"/>
                <w:rFonts w:ascii="Palatino Linotype" w:hAnsi="Palatino Linotype"/>
                <w:sz w:val="16"/>
                <w:szCs w:val="16"/>
              </w:rPr>
            </w:pPr>
            <w:ins w:id="3278" w:author="Yanfei Zhang" w:date="2022-04-05T20:24:00Z">
              <w:r w:rsidRPr="006E1C40">
                <w:rPr>
                  <w:rFonts w:ascii="Palatino Linotype" w:hAnsi="Palatino Linotype"/>
                  <w:sz w:val="16"/>
                  <w:szCs w:val="16"/>
                </w:rPr>
                <w:lastRenderedPageBreak/>
                <w:t>Number</w:t>
              </w:r>
            </w:ins>
          </w:p>
        </w:tc>
        <w:tc>
          <w:tcPr>
            <w:tcW w:w="3240" w:type="dxa"/>
            <w:tcBorders>
              <w:top w:val="single" w:sz="4" w:space="0" w:color="000000"/>
              <w:left w:val="single" w:sz="4" w:space="0" w:color="000000"/>
              <w:right w:val="single" w:sz="4" w:space="0" w:color="000000"/>
            </w:tcBorders>
            <w:vAlign w:val="top"/>
          </w:tcPr>
          <w:p w14:paraId="55713067" w14:textId="77777777" w:rsidR="00395A08" w:rsidRPr="006E1C40" w:rsidRDefault="00395A08" w:rsidP="00395A08">
            <w:pPr>
              <w:rPr>
                <w:ins w:id="3279" w:author="Yanfei Zhang" w:date="2022-04-05T20:24:00Z"/>
                <w:rFonts w:ascii="Palatino Linotype" w:hAnsi="Palatino Linotype"/>
                <w:sz w:val="16"/>
                <w:szCs w:val="16"/>
              </w:rPr>
            </w:pPr>
            <w:ins w:id="3280" w:author="Yanfei Zhang" w:date="2022-04-05T20:24:00Z">
              <w:r w:rsidRPr="006E1C40">
                <w:rPr>
                  <w:rFonts w:ascii="Palatino Linotype" w:hAnsi="Palatino Linotype"/>
                  <w:sz w:val="16"/>
                  <w:szCs w:val="16"/>
                </w:rPr>
                <w:t>Reaction id</w:t>
              </w:r>
            </w:ins>
          </w:p>
        </w:tc>
        <w:tc>
          <w:tcPr>
            <w:tcW w:w="1080" w:type="dxa"/>
            <w:tcBorders>
              <w:top w:val="single" w:sz="4" w:space="0" w:color="000000"/>
              <w:left w:val="single" w:sz="4" w:space="0" w:color="000000"/>
              <w:right w:val="single" w:sz="4" w:space="0" w:color="000000"/>
            </w:tcBorders>
          </w:tcPr>
          <w:p w14:paraId="725AD14E" w14:textId="77777777" w:rsidR="00395A08" w:rsidRPr="006E1C40" w:rsidRDefault="00395A08" w:rsidP="00395A08">
            <w:pPr>
              <w:rPr>
                <w:ins w:id="3281" w:author="Yanfei Zhang" w:date="2022-04-05T20:24:00Z"/>
                <w:rFonts w:ascii="Palatino Linotype" w:hAnsi="Palatino Linotype"/>
                <w:sz w:val="16"/>
                <w:szCs w:val="16"/>
              </w:rPr>
            </w:pPr>
            <w:ins w:id="3282" w:author="Yanfei Zhang" w:date="2022-04-05T20:24:00Z">
              <w:r w:rsidRPr="006E1C40">
                <w:rPr>
                  <w:rFonts w:ascii="Palatino Linotype" w:hAnsi="Palatino Linotype"/>
                  <w:sz w:val="16"/>
                  <w:szCs w:val="16"/>
                </w:rPr>
                <w:t>Action</w:t>
              </w:r>
            </w:ins>
          </w:p>
        </w:tc>
        <w:tc>
          <w:tcPr>
            <w:tcW w:w="2070" w:type="dxa"/>
            <w:tcBorders>
              <w:top w:val="single" w:sz="4" w:space="0" w:color="000000"/>
              <w:left w:val="single" w:sz="4" w:space="0" w:color="000000"/>
              <w:right w:val="single" w:sz="4" w:space="0" w:color="000000"/>
            </w:tcBorders>
            <w:vAlign w:val="top"/>
          </w:tcPr>
          <w:p w14:paraId="211CA123" w14:textId="77777777" w:rsidR="00395A08" w:rsidRPr="006E1C40" w:rsidRDefault="00395A08" w:rsidP="00395A08">
            <w:pPr>
              <w:rPr>
                <w:ins w:id="3283" w:author="Yanfei Zhang" w:date="2022-04-05T20:24:00Z"/>
                <w:rFonts w:ascii="Palatino Linotype" w:hAnsi="Palatino Linotype"/>
                <w:sz w:val="16"/>
                <w:szCs w:val="16"/>
              </w:rPr>
            </w:pPr>
            <w:ins w:id="3284" w:author="Yanfei Zhang" w:date="2022-04-05T20:24:00Z">
              <w:r w:rsidRPr="006E1C40">
                <w:rPr>
                  <w:rFonts w:ascii="Palatino Linotype" w:hAnsi="Palatino Linotype"/>
                  <w:sz w:val="16"/>
                  <w:szCs w:val="16"/>
                </w:rPr>
                <w:t>Objective reaction</w:t>
              </w:r>
            </w:ins>
          </w:p>
        </w:tc>
        <w:tc>
          <w:tcPr>
            <w:tcW w:w="630" w:type="dxa"/>
            <w:tcBorders>
              <w:top w:val="single" w:sz="4" w:space="0" w:color="000000"/>
              <w:left w:val="single" w:sz="4" w:space="0" w:color="000000"/>
              <w:right w:val="single" w:sz="4" w:space="0" w:color="000000"/>
            </w:tcBorders>
          </w:tcPr>
          <w:p w14:paraId="625E82AC" w14:textId="77777777" w:rsidR="00395A08" w:rsidRPr="006E1C40" w:rsidRDefault="00395A08" w:rsidP="00395A08">
            <w:pPr>
              <w:jc w:val="both"/>
              <w:rPr>
                <w:ins w:id="3285" w:author="Yanfei Zhang" w:date="2022-04-05T20:24:00Z"/>
                <w:rFonts w:ascii="Palatino Linotype" w:hAnsi="Palatino Linotype"/>
                <w:sz w:val="16"/>
                <w:szCs w:val="16"/>
              </w:rPr>
            </w:pPr>
            <w:ins w:id="3286" w:author="Yanfei Zhang" w:date="2022-04-05T20:24:00Z">
              <w:r w:rsidRPr="006E1C40">
                <w:rPr>
                  <w:rFonts w:ascii="Palatino Linotype" w:hAnsi="Palatino Linotype"/>
                  <w:sz w:val="16"/>
                  <w:szCs w:val="16"/>
                </w:rPr>
                <w:t>Flux</w:t>
              </w:r>
              <w:r>
                <w:rPr>
                  <w:rFonts w:ascii="Palatino Linotype" w:hAnsi="Palatino Linotype"/>
                  <w:sz w:val="16"/>
                  <w:szCs w:val="16"/>
                </w:rPr>
                <w:t xml:space="preserve"> yield</w:t>
              </w:r>
            </w:ins>
          </w:p>
        </w:tc>
      </w:tr>
      <w:tr w:rsidR="00395A08" w:rsidRPr="006E1C40" w14:paraId="3D6B0B6F" w14:textId="77777777" w:rsidTr="00395A08">
        <w:trPr>
          <w:trHeight w:val="20"/>
          <w:jc w:val="center"/>
          <w:ins w:id="3287" w:author="Yanfei Zhang" w:date="2022-04-05T20:24:00Z"/>
        </w:trPr>
        <w:tc>
          <w:tcPr>
            <w:tcW w:w="985" w:type="dxa"/>
          </w:tcPr>
          <w:p w14:paraId="342392EC" w14:textId="77777777" w:rsidR="00395A08" w:rsidRPr="002F330F" w:rsidRDefault="00395A08" w:rsidP="00395A08">
            <w:pPr>
              <w:rPr>
                <w:ins w:id="3288" w:author="Yanfei Zhang" w:date="2022-04-05T20:24:00Z"/>
                <w:sz w:val="16"/>
                <w:szCs w:val="16"/>
              </w:rPr>
            </w:pPr>
            <w:ins w:id="3289" w:author="Yanfei Zhang" w:date="2022-04-05T20:24:00Z">
              <w:r w:rsidRPr="002F330F">
                <w:rPr>
                  <w:sz w:val="16"/>
                  <w:szCs w:val="16"/>
                </w:rPr>
                <w:t>1</w:t>
              </w:r>
            </w:ins>
          </w:p>
        </w:tc>
        <w:tc>
          <w:tcPr>
            <w:tcW w:w="3240" w:type="dxa"/>
            <w:vAlign w:val="top"/>
          </w:tcPr>
          <w:p w14:paraId="53C82447" w14:textId="77777777" w:rsidR="00395A08" w:rsidRPr="002F330F" w:rsidRDefault="00395A08" w:rsidP="00395A08">
            <w:pPr>
              <w:rPr>
                <w:ins w:id="3290" w:author="Yanfei Zhang" w:date="2022-04-05T20:24:00Z"/>
                <w:sz w:val="16"/>
                <w:szCs w:val="16"/>
              </w:rPr>
            </w:pPr>
            <w:ins w:id="3291" w:author="Yanfei Zhang" w:date="2022-04-05T20:24:00Z">
              <w:r>
                <w:rPr>
                  <w:sz w:val="16"/>
                  <w:szCs w:val="16"/>
                </w:rPr>
                <w:t>---</w:t>
              </w:r>
            </w:ins>
          </w:p>
        </w:tc>
        <w:tc>
          <w:tcPr>
            <w:tcW w:w="1080" w:type="dxa"/>
          </w:tcPr>
          <w:p w14:paraId="402488A4" w14:textId="77777777" w:rsidR="00395A08" w:rsidRPr="002F330F" w:rsidRDefault="00395A08" w:rsidP="00395A08">
            <w:pPr>
              <w:jc w:val="both"/>
              <w:rPr>
                <w:ins w:id="3292" w:author="Yanfei Zhang" w:date="2022-04-05T20:24:00Z"/>
                <w:sz w:val="16"/>
                <w:szCs w:val="16"/>
              </w:rPr>
            </w:pPr>
            <w:ins w:id="3293" w:author="Yanfei Zhang" w:date="2022-04-05T20:24:00Z">
              <w:r>
                <w:rPr>
                  <w:sz w:val="16"/>
                  <w:szCs w:val="16"/>
                </w:rPr>
                <w:t xml:space="preserve">        ---</w:t>
              </w:r>
            </w:ins>
          </w:p>
        </w:tc>
        <w:tc>
          <w:tcPr>
            <w:tcW w:w="2070" w:type="dxa"/>
            <w:vAlign w:val="top"/>
          </w:tcPr>
          <w:p w14:paraId="549AD50B" w14:textId="77777777" w:rsidR="00395A08" w:rsidRPr="002F330F" w:rsidRDefault="00395A08" w:rsidP="00395A08">
            <w:pPr>
              <w:rPr>
                <w:ins w:id="3294" w:author="Yanfei Zhang" w:date="2022-04-05T20:24:00Z"/>
                <w:sz w:val="16"/>
                <w:szCs w:val="16"/>
              </w:rPr>
            </w:pPr>
            <w:ins w:id="3295" w:author="Yanfei Zhang" w:date="2022-04-05T20:24:00Z">
              <w:r w:rsidRPr="002F330F">
                <w:rPr>
                  <w:sz w:val="16"/>
                  <w:szCs w:val="16"/>
                </w:rPr>
                <w:t>Biomass</w:t>
              </w:r>
            </w:ins>
          </w:p>
        </w:tc>
        <w:tc>
          <w:tcPr>
            <w:tcW w:w="630" w:type="dxa"/>
          </w:tcPr>
          <w:p w14:paraId="52EBDC30" w14:textId="77777777" w:rsidR="00395A08" w:rsidRPr="002F330F" w:rsidRDefault="00395A08" w:rsidP="00395A08">
            <w:pPr>
              <w:rPr>
                <w:ins w:id="3296" w:author="Yanfei Zhang" w:date="2022-04-05T20:24:00Z"/>
                <w:sz w:val="16"/>
                <w:szCs w:val="16"/>
              </w:rPr>
            </w:pPr>
            <w:ins w:id="3297" w:author="Yanfei Zhang" w:date="2022-04-05T20:24:00Z">
              <w:r>
                <w:rPr>
                  <w:sz w:val="16"/>
                  <w:szCs w:val="16"/>
                </w:rPr>
                <w:t>63</w:t>
              </w:r>
            </w:ins>
          </w:p>
        </w:tc>
      </w:tr>
      <w:tr w:rsidR="00395A08" w:rsidRPr="006E1C40" w14:paraId="74DFC7CD" w14:textId="77777777" w:rsidTr="00395A08">
        <w:trPr>
          <w:trHeight w:val="20"/>
          <w:jc w:val="center"/>
          <w:ins w:id="3298" w:author="Yanfei Zhang" w:date="2022-04-05T20:24:00Z"/>
        </w:trPr>
        <w:tc>
          <w:tcPr>
            <w:tcW w:w="985" w:type="dxa"/>
          </w:tcPr>
          <w:p w14:paraId="4EA26DAD" w14:textId="77777777" w:rsidR="00395A08" w:rsidRPr="006E1C40" w:rsidRDefault="00395A08" w:rsidP="00395A08">
            <w:pPr>
              <w:rPr>
                <w:ins w:id="3299" w:author="Yanfei Zhang" w:date="2022-04-05T20:24:00Z"/>
                <w:rFonts w:cs="Times New Roman"/>
                <w:sz w:val="16"/>
                <w:szCs w:val="16"/>
              </w:rPr>
            </w:pPr>
            <w:ins w:id="3300" w:author="Yanfei Zhang" w:date="2022-04-05T20:24:00Z">
              <w:r w:rsidRPr="006E1C40">
                <w:rPr>
                  <w:rFonts w:cs="Times New Roman"/>
                  <w:sz w:val="16"/>
                  <w:szCs w:val="16"/>
                </w:rPr>
                <w:t>2</w:t>
              </w:r>
            </w:ins>
          </w:p>
        </w:tc>
        <w:tc>
          <w:tcPr>
            <w:tcW w:w="3240" w:type="dxa"/>
            <w:vAlign w:val="top"/>
          </w:tcPr>
          <w:p w14:paraId="48566335" w14:textId="77777777" w:rsidR="00395A08" w:rsidRPr="006E1C40" w:rsidRDefault="00395A08" w:rsidP="00395A08">
            <w:pPr>
              <w:rPr>
                <w:ins w:id="3301" w:author="Yanfei Zhang" w:date="2022-04-05T20:24:00Z"/>
                <w:rFonts w:cs="Times New Roman"/>
                <w:sz w:val="16"/>
                <w:szCs w:val="16"/>
              </w:rPr>
            </w:pPr>
            <w:proofErr w:type="spellStart"/>
            <w:ins w:id="3302" w:author="Yanfei Zhang" w:date="2022-04-05T20:24:00Z">
              <w:r w:rsidRPr="006E1C40">
                <w:rPr>
                  <w:rFonts w:cs="Times New Roman"/>
                  <w:sz w:val="16"/>
                  <w:szCs w:val="16"/>
                </w:rPr>
                <w:t>T_flux_oxygen</w:t>
              </w:r>
              <w:proofErr w:type="spellEnd"/>
            </w:ins>
          </w:p>
        </w:tc>
        <w:tc>
          <w:tcPr>
            <w:tcW w:w="1080" w:type="dxa"/>
          </w:tcPr>
          <w:p w14:paraId="3528CE88" w14:textId="77777777" w:rsidR="00395A08" w:rsidRPr="006E1C40" w:rsidRDefault="00395A08" w:rsidP="00395A08">
            <w:pPr>
              <w:rPr>
                <w:ins w:id="3303" w:author="Yanfei Zhang" w:date="2022-04-05T20:24:00Z"/>
                <w:rFonts w:cs="Times New Roman"/>
                <w:sz w:val="16"/>
                <w:szCs w:val="16"/>
              </w:rPr>
            </w:pPr>
            <w:ins w:id="3304" w:author="Yanfei Zhang" w:date="2022-04-05T20:24:00Z">
              <w:r w:rsidRPr="006E1C40">
                <w:rPr>
                  <w:rFonts w:cs="Times New Roman"/>
                  <w:sz w:val="16"/>
                  <w:szCs w:val="16"/>
                </w:rPr>
                <w:t>Blocked</w:t>
              </w:r>
            </w:ins>
          </w:p>
        </w:tc>
        <w:tc>
          <w:tcPr>
            <w:tcW w:w="2070" w:type="dxa"/>
            <w:vAlign w:val="top"/>
          </w:tcPr>
          <w:p w14:paraId="79880EEB" w14:textId="77777777" w:rsidR="00395A08" w:rsidRPr="006E1C40" w:rsidRDefault="00395A08" w:rsidP="00395A08">
            <w:pPr>
              <w:rPr>
                <w:ins w:id="3305" w:author="Yanfei Zhang" w:date="2022-04-05T20:24:00Z"/>
                <w:rFonts w:cs="Times New Roman"/>
                <w:sz w:val="16"/>
                <w:szCs w:val="16"/>
              </w:rPr>
            </w:pPr>
            <w:ins w:id="3306" w:author="Yanfei Zhang" w:date="2022-04-05T20:24:00Z">
              <w:r w:rsidRPr="006E1C40">
                <w:rPr>
                  <w:rFonts w:cs="Times New Roman"/>
                  <w:sz w:val="16"/>
                  <w:szCs w:val="16"/>
                </w:rPr>
                <w:t xml:space="preserve">Biomass </w:t>
              </w:r>
            </w:ins>
          </w:p>
        </w:tc>
        <w:tc>
          <w:tcPr>
            <w:tcW w:w="630" w:type="dxa"/>
          </w:tcPr>
          <w:p w14:paraId="73B15391" w14:textId="77777777" w:rsidR="00395A08" w:rsidRPr="006E1C40" w:rsidRDefault="00395A08" w:rsidP="00395A08">
            <w:pPr>
              <w:rPr>
                <w:ins w:id="3307" w:author="Yanfei Zhang" w:date="2022-04-05T20:24:00Z"/>
                <w:rFonts w:cs="Times New Roman"/>
                <w:sz w:val="16"/>
                <w:szCs w:val="16"/>
              </w:rPr>
            </w:pPr>
            <w:ins w:id="3308" w:author="Yanfei Zhang" w:date="2022-04-05T20:24:00Z">
              <w:r w:rsidRPr="006E1C40">
                <w:rPr>
                  <w:rFonts w:cs="Times New Roman"/>
                  <w:sz w:val="16"/>
                  <w:szCs w:val="16"/>
                </w:rPr>
                <w:t>0</w:t>
              </w:r>
            </w:ins>
          </w:p>
        </w:tc>
      </w:tr>
      <w:tr w:rsidR="00395A08" w:rsidRPr="006E1C40" w14:paraId="21EDCBBF" w14:textId="77777777" w:rsidTr="00395A08">
        <w:trPr>
          <w:trHeight w:val="20"/>
          <w:jc w:val="center"/>
          <w:ins w:id="3309" w:author="Yanfei Zhang" w:date="2022-04-05T20:24:00Z"/>
        </w:trPr>
        <w:tc>
          <w:tcPr>
            <w:tcW w:w="985" w:type="dxa"/>
          </w:tcPr>
          <w:p w14:paraId="4800F37E" w14:textId="77777777" w:rsidR="00395A08" w:rsidRPr="006E1C40" w:rsidRDefault="00395A08" w:rsidP="00395A08">
            <w:pPr>
              <w:rPr>
                <w:ins w:id="3310" w:author="Yanfei Zhang" w:date="2022-04-05T20:24:00Z"/>
                <w:rFonts w:cs="Times New Roman"/>
                <w:sz w:val="16"/>
                <w:szCs w:val="16"/>
              </w:rPr>
            </w:pPr>
            <w:ins w:id="3311" w:author="Yanfei Zhang" w:date="2022-04-05T20:24:00Z">
              <w:r w:rsidRPr="006E1C40">
                <w:rPr>
                  <w:rFonts w:cs="Times New Roman"/>
                  <w:sz w:val="16"/>
                  <w:szCs w:val="16"/>
                </w:rPr>
                <w:t>3</w:t>
              </w:r>
            </w:ins>
          </w:p>
        </w:tc>
        <w:tc>
          <w:tcPr>
            <w:tcW w:w="3240" w:type="dxa"/>
            <w:vAlign w:val="top"/>
          </w:tcPr>
          <w:p w14:paraId="6789F187" w14:textId="77777777" w:rsidR="00395A08" w:rsidRPr="006E1C40" w:rsidRDefault="00395A08" w:rsidP="00395A08">
            <w:pPr>
              <w:rPr>
                <w:ins w:id="3312" w:author="Yanfei Zhang" w:date="2022-04-05T20:24:00Z"/>
                <w:rFonts w:cs="Times New Roman"/>
                <w:sz w:val="16"/>
                <w:szCs w:val="16"/>
              </w:rPr>
            </w:pPr>
            <w:proofErr w:type="spellStart"/>
            <w:ins w:id="3313" w:author="Yanfei Zhang" w:date="2022-04-05T20:24:00Z">
              <w:r w:rsidRPr="006E1C40">
                <w:rPr>
                  <w:rFonts w:cs="Times New Roman"/>
                  <w:sz w:val="16"/>
                  <w:szCs w:val="16"/>
                </w:rPr>
                <w:t>T_flux_oxygen</w:t>
              </w:r>
              <w:proofErr w:type="spellEnd"/>
            </w:ins>
          </w:p>
        </w:tc>
        <w:tc>
          <w:tcPr>
            <w:tcW w:w="1080" w:type="dxa"/>
          </w:tcPr>
          <w:p w14:paraId="3203B032" w14:textId="77777777" w:rsidR="00395A08" w:rsidRPr="006E1C40" w:rsidRDefault="00395A08" w:rsidP="00395A08">
            <w:pPr>
              <w:rPr>
                <w:ins w:id="3314" w:author="Yanfei Zhang" w:date="2022-04-05T20:24:00Z"/>
                <w:rFonts w:cs="Times New Roman"/>
                <w:sz w:val="16"/>
                <w:szCs w:val="16"/>
              </w:rPr>
            </w:pPr>
            <w:ins w:id="3315" w:author="Yanfei Zhang" w:date="2022-04-05T20:24:00Z">
              <w:r w:rsidRPr="006E1C40">
                <w:rPr>
                  <w:rFonts w:cs="Times New Roman"/>
                  <w:sz w:val="16"/>
                  <w:szCs w:val="16"/>
                </w:rPr>
                <w:t>Blocked</w:t>
              </w:r>
            </w:ins>
          </w:p>
        </w:tc>
        <w:tc>
          <w:tcPr>
            <w:tcW w:w="2070" w:type="dxa"/>
            <w:vAlign w:val="top"/>
          </w:tcPr>
          <w:p w14:paraId="528B3412" w14:textId="77777777" w:rsidR="00395A08" w:rsidRPr="006E1C40" w:rsidRDefault="00395A08" w:rsidP="00395A08">
            <w:pPr>
              <w:rPr>
                <w:ins w:id="3316" w:author="Yanfei Zhang" w:date="2022-04-05T20:24:00Z"/>
                <w:rFonts w:cs="Times New Roman"/>
                <w:sz w:val="16"/>
                <w:szCs w:val="16"/>
              </w:rPr>
            </w:pPr>
            <w:proofErr w:type="spellStart"/>
            <w:ins w:id="3317" w:author="Yanfei Zhang" w:date="2022-04-05T20:24:00Z">
              <w:r w:rsidRPr="00C52C31">
                <w:rPr>
                  <w:rFonts w:cs="Times New Roman"/>
                  <w:sz w:val="16"/>
                  <w:szCs w:val="16"/>
                </w:rPr>
                <w:t>T_flux</w:t>
              </w:r>
              <w:proofErr w:type="spellEnd"/>
              <w:r w:rsidRPr="00C52C31">
                <w:rPr>
                  <w:rFonts w:cs="Times New Roman"/>
                  <w:sz w:val="16"/>
                  <w:szCs w:val="16"/>
                </w:rPr>
                <w:t>_(S)__</w:t>
              </w:r>
              <w:proofErr w:type="spellStart"/>
              <w:r w:rsidRPr="00C52C31">
                <w:rPr>
                  <w:rFonts w:cs="Times New Roman"/>
                  <w:sz w:val="16"/>
                  <w:szCs w:val="16"/>
                </w:rPr>
                <w:t>lactic_acid</w:t>
              </w:r>
              <w:proofErr w:type="spellEnd"/>
            </w:ins>
          </w:p>
        </w:tc>
        <w:tc>
          <w:tcPr>
            <w:tcW w:w="630" w:type="dxa"/>
          </w:tcPr>
          <w:p w14:paraId="41598270" w14:textId="77777777" w:rsidR="00395A08" w:rsidRPr="006E1C40" w:rsidRDefault="00395A08" w:rsidP="00395A08">
            <w:pPr>
              <w:rPr>
                <w:ins w:id="3318" w:author="Yanfei Zhang" w:date="2022-04-05T20:24:00Z"/>
                <w:rFonts w:cs="Times New Roman"/>
                <w:sz w:val="16"/>
                <w:szCs w:val="16"/>
              </w:rPr>
            </w:pPr>
            <w:ins w:id="3319" w:author="Yanfei Zhang" w:date="2022-04-05T20:24:00Z">
              <w:r w:rsidRPr="006E1C40">
                <w:rPr>
                  <w:rFonts w:cs="Times New Roman"/>
                  <w:sz w:val="16"/>
                  <w:szCs w:val="16"/>
                </w:rPr>
                <w:t>0</w:t>
              </w:r>
            </w:ins>
          </w:p>
        </w:tc>
      </w:tr>
      <w:tr w:rsidR="00395A08" w:rsidRPr="006E1C40" w14:paraId="33361ED5" w14:textId="77777777" w:rsidTr="00395A08">
        <w:trPr>
          <w:trHeight w:val="20"/>
          <w:jc w:val="center"/>
          <w:ins w:id="3320" w:author="Yanfei Zhang" w:date="2022-04-05T20:24:00Z"/>
        </w:trPr>
        <w:tc>
          <w:tcPr>
            <w:tcW w:w="985" w:type="dxa"/>
          </w:tcPr>
          <w:p w14:paraId="3AAE15AF" w14:textId="77777777" w:rsidR="00395A08" w:rsidRPr="006E1C40" w:rsidRDefault="00395A08" w:rsidP="00395A08">
            <w:pPr>
              <w:rPr>
                <w:ins w:id="3321" w:author="Yanfei Zhang" w:date="2022-04-05T20:24:00Z"/>
                <w:rFonts w:cs="Times New Roman"/>
                <w:sz w:val="16"/>
                <w:szCs w:val="16"/>
              </w:rPr>
            </w:pPr>
            <w:ins w:id="3322" w:author="Yanfei Zhang" w:date="2022-04-05T20:24:00Z">
              <w:r w:rsidRPr="006E1C40">
                <w:rPr>
                  <w:rFonts w:cs="Times New Roman"/>
                  <w:sz w:val="16"/>
                  <w:szCs w:val="16"/>
                </w:rPr>
                <w:t>4</w:t>
              </w:r>
            </w:ins>
          </w:p>
        </w:tc>
        <w:tc>
          <w:tcPr>
            <w:tcW w:w="3240" w:type="dxa"/>
            <w:vAlign w:val="top"/>
          </w:tcPr>
          <w:p w14:paraId="4382B65D" w14:textId="77777777" w:rsidR="00395A08" w:rsidRPr="006E1C40" w:rsidRDefault="00395A08" w:rsidP="00395A08">
            <w:pPr>
              <w:rPr>
                <w:ins w:id="3323" w:author="Yanfei Zhang" w:date="2022-04-05T20:24:00Z"/>
                <w:rFonts w:cs="Times New Roman"/>
                <w:sz w:val="16"/>
                <w:szCs w:val="16"/>
              </w:rPr>
            </w:pPr>
            <w:proofErr w:type="spellStart"/>
            <w:ins w:id="3324" w:author="Yanfei Zhang" w:date="2022-04-05T20:24:00Z">
              <w:r w:rsidRPr="006E1C40">
                <w:rPr>
                  <w:rFonts w:cs="Times New Roman"/>
                  <w:sz w:val="16"/>
                  <w:szCs w:val="16"/>
                </w:rPr>
                <w:t>T_flux_oxygen</w:t>
              </w:r>
              <w:proofErr w:type="spellEnd"/>
            </w:ins>
          </w:p>
        </w:tc>
        <w:tc>
          <w:tcPr>
            <w:tcW w:w="1080" w:type="dxa"/>
          </w:tcPr>
          <w:p w14:paraId="089AD4D2" w14:textId="77777777" w:rsidR="00395A08" w:rsidRPr="006E1C40" w:rsidRDefault="00395A08" w:rsidP="00395A08">
            <w:pPr>
              <w:rPr>
                <w:ins w:id="3325" w:author="Yanfei Zhang" w:date="2022-04-05T20:24:00Z"/>
                <w:rFonts w:cs="Times New Roman"/>
                <w:sz w:val="16"/>
                <w:szCs w:val="16"/>
              </w:rPr>
            </w:pPr>
            <w:ins w:id="3326" w:author="Yanfei Zhang" w:date="2022-04-05T20:24:00Z">
              <w:r w:rsidRPr="006E1C40">
                <w:rPr>
                  <w:rFonts w:cs="Times New Roman"/>
                  <w:sz w:val="16"/>
                  <w:szCs w:val="16"/>
                </w:rPr>
                <w:t>Blocked</w:t>
              </w:r>
            </w:ins>
          </w:p>
        </w:tc>
        <w:tc>
          <w:tcPr>
            <w:tcW w:w="2070" w:type="dxa"/>
            <w:vAlign w:val="top"/>
          </w:tcPr>
          <w:p w14:paraId="36E33742" w14:textId="77777777" w:rsidR="00395A08" w:rsidRPr="006E1C40" w:rsidRDefault="00395A08" w:rsidP="00395A08">
            <w:pPr>
              <w:rPr>
                <w:ins w:id="3327" w:author="Yanfei Zhang" w:date="2022-04-05T20:24:00Z"/>
                <w:rFonts w:cs="Times New Roman"/>
                <w:sz w:val="16"/>
                <w:szCs w:val="16"/>
              </w:rPr>
            </w:pPr>
            <w:proofErr w:type="spellStart"/>
            <w:ins w:id="3328" w:author="Yanfei Zhang" w:date="2022-04-05T20:24:00Z">
              <w:r w:rsidRPr="00C52C31">
                <w:rPr>
                  <w:rFonts w:cs="Times New Roman"/>
                  <w:sz w:val="16"/>
                  <w:szCs w:val="16"/>
                </w:rPr>
                <w:t>T_flux_ethanol</w:t>
              </w:r>
              <w:proofErr w:type="spellEnd"/>
            </w:ins>
          </w:p>
        </w:tc>
        <w:tc>
          <w:tcPr>
            <w:tcW w:w="630" w:type="dxa"/>
          </w:tcPr>
          <w:p w14:paraId="45CBB6F1" w14:textId="77777777" w:rsidR="00395A08" w:rsidRPr="006E1C40" w:rsidRDefault="00395A08" w:rsidP="00395A08">
            <w:pPr>
              <w:rPr>
                <w:ins w:id="3329" w:author="Yanfei Zhang" w:date="2022-04-05T20:24:00Z"/>
                <w:rFonts w:cs="Times New Roman"/>
                <w:sz w:val="16"/>
                <w:szCs w:val="16"/>
              </w:rPr>
            </w:pPr>
            <w:ins w:id="3330" w:author="Yanfei Zhang" w:date="2022-04-05T20:24:00Z">
              <w:r w:rsidRPr="006E1C40">
                <w:rPr>
                  <w:rFonts w:cs="Times New Roman"/>
                  <w:sz w:val="16"/>
                  <w:szCs w:val="16"/>
                </w:rPr>
                <w:t>0</w:t>
              </w:r>
            </w:ins>
          </w:p>
        </w:tc>
      </w:tr>
      <w:tr w:rsidR="00395A08" w:rsidRPr="006E1C40" w14:paraId="7EA6F278" w14:textId="77777777" w:rsidTr="00395A08">
        <w:trPr>
          <w:trHeight w:val="20"/>
          <w:jc w:val="center"/>
          <w:ins w:id="3331" w:author="Yanfei Zhang" w:date="2022-04-05T20:24:00Z"/>
        </w:trPr>
        <w:tc>
          <w:tcPr>
            <w:tcW w:w="985" w:type="dxa"/>
            <w:vMerge w:val="restart"/>
          </w:tcPr>
          <w:p w14:paraId="3E499EB5" w14:textId="77777777" w:rsidR="00395A08" w:rsidRPr="006E1C40" w:rsidRDefault="00395A08" w:rsidP="00395A08">
            <w:pPr>
              <w:rPr>
                <w:ins w:id="3332" w:author="Yanfei Zhang" w:date="2022-04-05T20:24:00Z"/>
                <w:rFonts w:cs="Times New Roman"/>
                <w:sz w:val="16"/>
                <w:szCs w:val="16"/>
              </w:rPr>
            </w:pPr>
            <w:ins w:id="3333" w:author="Yanfei Zhang" w:date="2022-04-05T20:24:00Z">
              <w:r w:rsidRPr="006E1C40">
                <w:rPr>
                  <w:rFonts w:cs="Times New Roman"/>
                  <w:sz w:val="16"/>
                  <w:szCs w:val="16"/>
                </w:rPr>
                <w:t>5</w:t>
              </w:r>
            </w:ins>
          </w:p>
        </w:tc>
        <w:tc>
          <w:tcPr>
            <w:tcW w:w="3240" w:type="dxa"/>
            <w:vAlign w:val="top"/>
          </w:tcPr>
          <w:p w14:paraId="295A4A9D" w14:textId="77777777" w:rsidR="00395A08" w:rsidRPr="006E1C40" w:rsidRDefault="00395A08" w:rsidP="00395A08">
            <w:pPr>
              <w:rPr>
                <w:ins w:id="3334" w:author="Yanfei Zhang" w:date="2022-04-05T20:24:00Z"/>
                <w:rFonts w:cs="Times New Roman"/>
                <w:sz w:val="16"/>
                <w:szCs w:val="16"/>
              </w:rPr>
            </w:pPr>
            <w:proofErr w:type="spellStart"/>
            <w:ins w:id="3335" w:author="Yanfei Zhang" w:date="2022-04-05T20:24:00Z">
              <w:r w:rsidRPr="006E1C40">
                <w:rPr>
                  <w:rFonts w:cs="Times New Roman"/>
                  <w:sz w:val="16"/>
                  <w:szCs w:val="16"/>
                </w:rPr>
                <w:t>T_flux_oxygen</w:t>
              </w:r>
              <w:proofErr w:type="spellEnd"/>
            </w:ins>
          </w:p>
        </w:tc>
        <w:tc>
          <w:tcPr>
            <w:tcW w:w="1080" w:type="dxa"/>
          </w:tcPr>
          <w:p w14:paraId="07ED401B" w14:textId="77777777" w:rsidR="00395A08" w:rsidRPr="006E1C40" w:rsidRDefault="00395A08" w:rsidP="00395A08">
            <w:pPr>
              <w:rPr>
                <w:ins w:id="3336" w:author="Yanfei Zhang" w:date="2022-04-05T20:24:00Z"/>
                <w:rFonts w:cs="Times New Roman"/>
                <w:sz w:val="16"/>
                <w:szCs w:val="16"/>
              </w:rPr>
            </w:pPr>
            <w:ins w:id="3337" w:author="Yanfei Zhang" w:date="2022-04-05T20:24:00Z">
              <w:r w:rsidRPr="006E1C40">
                <w:rPr>
                  <w:rFonts w:cs="Times New Roman"/>
                  <w:sz w:val="16"/>
                  <w:szCs w:val="16"/>
                </w:rPr>
                <w:t>Blocked</w:t>
              </w:r>
            </w:ins>
          </w:p>
        </w:tc>
        <w:tc>
          <w:tcPr>
            <w:tcW w:w="2070" w:type="dxa"/>
            <w:vMerge w:val="restart"/>
            <w:vAlign w:val="top"/>
          </w:tcPr>
          <w:p w14:paraId="33C101D5" w14:textId="77777777" w:rsidR="00395A08" w:rsidRPr="006E1C40" w:rsidRDefault="00395A08" w:rsidP="00395A08">
            <w:pPr>
              <w:rPr>
                <w:ins w:id="3338" w:author="Yanfei Zhang" w:date="2022-04-05T20:24:00Z"/>
                <w:rFonts w:cs="Times New Roman"/>
                <w:sz w:val="16"/>
                <w:szCs w:val="16"/>
              </w:rPr>
            </w:pPr>
            <w:proofErr w:type="spellStart"/>
            <w:ins w:id="3339" w:author="Yanfei Zhang" w:date="2022-04-05T20:24:00Z">
              <w:r w:rsidRPr="00C52C31">
                <w:rPr>
                  <w:rFonts w:cs="Times New Roman"/>
                  <w:sz w:val="16"/>
                  <w:szCs w:val="16"/>
                </w:rPr>
                <w:t>T_flux_ethanol</w:t>
              </w:r>
              <w:proofErr w:type="spellEnd"/>
            </w:ins>
          </w:p>
        </w:tc>
        <w:tc>
          <w:tcPr>
            <w:tcW w:w="630" w:type="dxa"/>
            <w:vMerge w:val="restart"/>
          </w:tcPr>
          <w:p w14:paraId="0E7020CC" w14:textId="77777777" w:rsidR="00395A08" w:rsidRPr="006E1C40" w:rsidRDefault="00395A08" w:rsidP="00395A08">
            <w:pPr>
              <w:rPr>
                <w:ins w:id="3340" w:author="Yanfei Zhang" w:date="2022-04-05T20:24:00Z"/>
                <w:rFonts w:cs="Times New Roman"/>
                <w:sz w:val="16"/>
                <w:szCs w:val="16"/>
              </w:rPr>
            </w:pPr>
            <w:ins w:id="3341" w:author="Yanfei Zhang" w:date="2022-04-05T20:24:00Z">
              <w:r w:rsidRPr="006E1C40">
                <w:rPr>
                  <w:rFonts w:cs="Times New Roman"/>
                  <w:sz w:val="16"/>
                  <w:szCs w:val="16"/>
                </w:rPr>
                <w:t>0</w:t>
              </w:r>
            </w:ins>
          </w:p>
        </w:tc>
      </w:tr>
      <w:tr w:rsidR="00395A08" w:rsidRPr="006E1C40" w14:paraId="32CA1D33" w14:textId="77777777" w:rsidTr="00395A08">
        <w:trPr>
          <w:trHeight w:val="20"/>
          <w:jc w:val="center"/>
          <w:ins w:id="3342" w:author="Yanfei Zhang" w:date="2022-04-05T20:24:00Z"/>
        </w:trPr>
        <w:tc>
          <w:tcPr>
            <w:tcW w:w="985" w:type="dxa"/>
            <w:vMerge/>
          </w:tcPr>
          <w:p w14:paraId="65B0E6EB" w14:textId="77777777" w:rsidR="00395A08" w:rsidRPr="006E1C40" w:rsidRDefault="00395A08" w:rsidP="00395A08">
            <w:pPr>
              <w:widowControl w:val="0"/>
              <w:pBdr>
                <w:top w:val="nil"/>
                <w:left w:val="nil"/>
                <w:bottom w:val="nil"/>
                <w:right w:val="nil"/>
                <w:between w:val="nil"/>
              </w:pBdr>
              <w:spacing w:line="276" w:lineRule="auto"/>
              <w:jc w:val="left"/>
              <w:rPr>
                <w:ins w:id="3343" w:author="Yanfei Zhang" w:date="2022-04-05T20:24:00Z"/>
                <w:rFonts w:cs="Times New Roman"/>
                <w:sz w:val="16"/>
                <w:szCs w:val="16"/>
              </w:rPr>
            </w:pPr>
          </w:p>
        </w:tc>
        <w:tc>
          <w:tcPr>
            <w:tcW w:w="3240" w:type="dxa"/>
            <w:vAlign w:val="top"/>
          </w:tcPr>
          <w:p w14:paraId="4E97B2FE" w14:textId="77777777" w:rsidR="00395A08" w:rsidRPr="006E1C40" w:rsidRDefault="00395A08" w:rsidP="00395A08">
            <w:pPr>
              <w:rPr>
                <w:ins w:id="3344" w:author="Yanfei Zhang" w:date="2022-04-05T20:24:00Z"/>
                <w:rFonts w:cs="Times New Roman"/>
                <w:sz w:val="16"/>
                <w:szCs w:val="16"/>
              </w:rPr>
            </w:pPr>
            <w:proofErr w:type="spellStart"/>
            <w:ins w:id="3345" w:author="Yanfei Zhang" w:date="2022-04-05T20:24:00Z">
              <w:r w:rsidRPr="006E1C40">
                <w:rPr>
                  <w:rFonts w:cs="Times New Roman"/>
                  <w:sz w:val="16"/>
                  <w:szCs w:val="16"/>
                </w:rPr>
                <w:t>pyruvate_decarboxylase</w:t>
              </w:r>
              <w:r>
                <w:rPr>
                  <w:rFonts w:cs="Times New Roman"/>
                  <w:sz w:val="16"/>
                  <w:szCs w:val="16"/>
                </w:rPr>
                <w:t>_</w:t>
              </w:r>
              <w:r w:rsidRPr="00397080">
                <w:rPr>
                  <w:sz w:val="16"/>
                  <w:szCs w:val="16"/>
                </w:rPr>
                <w:t>to</w:t>
              </w:r>
              <w:r>
                <w:rPr>
                  <w:sz w:val="16"/>
                  <w:szCs w:val="16"/>
                </w:rPr>
                <w:t>_</w:t>
              </w:r>
              <w:r w:rsidRPr="00397080">
                <w:rPr>
                  <w:sz w:val="16"/>
                  <w:szCs w:val="16"/>
                </w:rPr>
                <w:t>acetaldehyde</w:t>
              </w:r>
              <w:proofErr w:type="spellEnd"/>
            </w:ins>
          </w:p>
        </w:tc>
        <w:tc>
          <w:tcPr>
            <w:tcW w:w="1080" w:type="dxa"/>
          </w:tcPr>
          <w:p w14:paraId="2CBA8A26" w14:textId="77777777" w:rsidR="00395A08" w:rsidRPr="006E1C40" w:rsidRDefault="00395A08" w:rsidP="00395A08">
            <w:pPr>
              <w:rPr>
                <w:ins w:id="3346" w:author="Yanfei Zhang" w:date="2022-04-05T20:24:00Z"/>
                <w:rFonts w:cs="Times New Roman"/>
                <w:sz w:val="16"/>
                <w:szCs w:val="16"/>
              </w:rPr>
            </w:pPr>
            <w:ins w:id="3347" w:author="Yanfei Zhang" w:date="2022-04-05T20:24:00Z">
              <w:r w:rsidRPr="006E1C40">
                <w:rPr>
                  <w:rFonts w:cs="Times New Roman"/>
                  <w:sz w:val="16"/>
                  <w:szCs w:val="16"/>
                </w:rPr>
                <w:t>Added</w:t>
              </w:r>
            </w:ins>
          </w:p>
        </w:tc>
        <w:tc>
          <w:tcPr>
            <w:tcW w:w="2070" w:type="dxa"/>
            <w:vMerge/>
            <w:vAlign w:val="top"/>
          </w:tcPr>
          <w:p w14:paraId="0B529F69" w14:textId="77777777" w:rsidR="00395A08" w:rsidRPr="006E1C40" w:rsidRDefault="00395A08" w:rsidP="00395A08">
            <w:pPr>
              <w:widowControl w:val="0"/>
              <w:pBdr>
                <w:top w:val="nil"/>
                <w:left w:val="nil"/>
                <w:bottom w:val="nil"/>
                <w:right w:val="nil"/>
                <w:between w:val="nil"/>
              </w:pBdr>
              <w:spacing w:line="276" w:lineRule="auto"/>
              <w:jc w:val="left"/>
              <w:rPr>
                <w:ins w:id="3348" w:author="Yanfei Zhang" w:date="2022-04-05T20:24:00Z"/>
                <w:rFonts w:cs="Times New Roman"/>
                <w:sz w:val="16"/>
                <w:szCs w:val="16"/>
              </w:rPr>
            </w:pPr>
          </w:p>
        </w:tc>
        <w:tc>
          <w:tcPr>
            <w:tcW w:w="630" w:type="dxa"/>
            <w:vMerge/>
          </w:tcPr>
          <w:p w14:paraId="7BBA3D2F" w14:textId="77777777" w:rsidR="00395A08" w:rsidRPr="006E1C40" w:rsidRDefault="00395A08" w:rsidP="00395A08">
            <w:pPr>
              <w:widowControl w:val="0"/>
              <w:pBdr>
                <w:top w:val="nil"/>
                <w:left w:val="nil"/>
                <w:bottom w:val="nil"/>
                <w:right w:val="nil"/>
                <w:between w:val="nil"/>
              </w:pBdr>
              <w:spacing w:line="276" w:lineRule="auto"/>
              <w:jc w:val="left"/>
              <w:rPr>
                <w:ins w:id="3349" w:author="Yanfei Zhang" w:date="2022-04-05T20:24:00Z"/>
                <w:rFonts w:cs="Times New Roman"/>
                <w:sz w:val="16"/>
                <w:szCs w:val="16"/>
              </w:rPr>
            </w:pPr>
          </w:p>
        </w:tc>
      </w:tr>
      <w:tr w:rsidR="00395A08" w:rsidRPr="006E1C40" w14:paraId="5C5DE683" w14:textId="77777777" w:rsidTr="00395A08">
        <w:trPr>
          <w:trHeight w:val="20"/>
          <w:jc w:val="center"/>
          <w:ins w:id="3350" w:author="Yanfei Zhang" w:date="2022-04-05T20:24:00Z"/>
        </w:trPr>
        <w:tc>
          <w:tcPr>
            <w:tcW w:w="985" w:type="dxa"/>
            <w:vMerge w:val="restart"/>
          </w:tcPr>
          <w:p w14:paraId="0ECF0160" w14:textId="77777777" w:rsidR="00395A08" w:rsidRPr="006E1C40" w:rsidRDefault="00395A08" w:rsidP="00395A08">
            <w:pPr>
              <w:widowControl w:val="0"/>
              <w:pBdr>
                <w:top w:val="nil"/>
                <w:left w:val="nil"/>
                <w:bottom w:val="nil"/>
                <w:right w:val="nil"/>
                <w:between w:val="nil"/>
              </w:pBdr>
              <w:spacing w:line="276" w:lineRule="auto"/>
              <w:rPr>
                <w:ins w:id="3351" w:author="Yanfei Zhang" w:date="2022-04-05T20:24:00Z"/>
                <w:rFonts w:cs="Times New Roman"/>
                <w:sz w:val="16"/>
                <w:szCs w:val="16"/>
              </w:rPr>
            </w:pPr>
            <w:ins w:id="3352" w:author="Yanfei Zhang" w:date="2022-04-05T20:24:00Z">
              <w:r w:rsidRPr="006E1C40">
                <w:rPr>
                  <w:rFonts w:cs="Times New Roman"/>
                  <w:sz w:val="16"/>
                  <w:szCs w:val="16"/>
                </w:rPr>
                <w:t>6</w:t>
              </w:r>
            </w:ins>
          </w:p>
        </w:tc>
        <w:tc>
          <w:tcPr>
            <w:tcW w:w="3240" w:type="dxa"/>
            <w:vAlign w:val="top"/>
          </w:tcPr>
          <w:p w14:paraId="36747D2B" w14:textId="77777777" w:rsidR="00395A08" w:rsidRPr="006E1C40" w:rsidRDefault="00395A08" w:rsidP="00395A08">
            <w:pPr>
              <w:rPr>
                <w:ins w:id="3353" w:author="Yanfei Zhang" w:date="2022-04-05T20:24:00Z"/>
                <w:rFonts w:cs="Times New Roman"/>
                <w:sz w:val="16"/>
                <w:szCs w:val="16"/>
              </w:rPr>
            </w:pPr>
            <w:proofErr w:type="spellStart"/>
            <w:ins w:id="3354" w:author="Yanfei Zhang" w:date="2022-04-05T20:24:00Z">
              <w:r w:rsidRPr="006E1C40">
                <w:rPr>
                  <w:rFonts w:cs="Times New Roman"/>
                  <w:sz w:val="16"/>
                  <w:szCs w:val="16"/>
                </w:rPr>
                <w:t>T_flux_oxygen</w:t>
              </w:r>
              <w:proofErr w:type="spellEnd"/>
            </w:ins>
          </w:p>
        </w:tc>
        <w:tc>
          <w:tcPr>
            <w:tcW w:w="1080" w:type="dxa"/>
          </w:tcPr>
          <w:p w14:paraId="2DF2A46D" w14:textId="77777777" w:rsidR="00395A08" w:rsidRPr="006E1C40" w:rsidRDefault="00395A08" w:rsidP="00395A08">
            <w:pPr>
              <w:rPr>
                <w:ins w:id="3355" w:author="Yanfei Zhang" w:date="2022-04-05T20:24:00Z"/>
                <w:rFonts w:cs="Times New Roman"/>
                <w:sz w:val="16"/>
                <w:szCs w:val="16"/>
              </w:rPr>
            </w:pPr>
            <w:ins w:id="3356" w:author="Yanfei Zhang" w:date="2022-04-05T20:24:00Z">
              <w:r w:rsidRPr="006E1C40">
                <w:rPr>
                  <w:rFonts w:cs="Times New Roman"/>
                  <w:sz w:val="16"/>
                  <w:szCs w:val="16"/>
                </w:rPr>
                <w:t>Blocked</w:t>
              </w:r>
            </w:ins>
          </w:p>
        </w:tc>
        <w:tc>
          <w:tcPr>
            <w:tcW w:w="2070" w:type="dxa"/>
            <w:vMerge w:val="restart"/>
            <w:vAlign w:val="top"/>
          </w:tcPr>
          <w:p w14:paraId="509AC037" w14:textId="77777777" w:rsidR="00395A08" w:rsidRPr="006E1C40" w:rsidRDefault="00395A08" w:rsidP="00395A08">
            <w:pPr>
              <w:widowControl w:val="0"/>
              <w:pBdr>
                <w:top w:val="nil"/>
                <w:left w:val="nil"/>
                <w:bottom w:val="nil"/>
                <w:right w:val="nil"/>
                <w:between w:val="nil"/>
              </w:pBdr>
              <w:spacing w:line="276" w:lineRule="auto"/>
              <w:rPr>
                <w:ins w:id="3357" w:author="Yanfei Zhang" w:date="2022-04-05T20:24:00Z"/>
                <w:rFonts w:cs="Times New Roman"/>
                <w:sz w:val="16"/>
                <w:szCs w:val="16"/>
              </w:rPr>
            </w:pPr>
            <w:proofErr w:type="spellStart"/>
            <w:ins w:id="3358" w:author="Yanfei Zhang" w:date="2022-04-05T20:24:00Z">
              <w:r w:rsidRPr="00C52C31">
                <w:rPr>
                  <w:rFonts w:cs="Times New Roman"/>
                  <w:sz w:val="16"/>
                  <w:szCs w:val="16"/>
                </w:rPr>
                <w:t>T_flux</w:t>
              </w:r>
              <w:proofErr w:type="spellEnd"/>
              <w:r w:rsidRPr="00C52C31">
                <w:rPr>
                  <w:rFonts w:cs="Times New Roman"/>
                  <w:sz w:val="16"/>
                  <w:szCs w:val="16"/>
                </w:rPr>
                <w:t>_(S)__</w:t>
              </w:r>
              <w:proofErr w:type="spellStart"/>
              <w:r w:rsidRPr="00C52C31">
                <w:rPr>
                  <w:rFonts w:cs="Times New Roman"/>
                  <w:sz w:val="16"/>
                  <w:szCs w:val="16"/>
                </w:rPr>
                <w:t>lactic_acid</w:t>
              </w:r>
              <w:proofErr w:type="spellEnd"/>
            </w:ins>
          </w:p>
        </w:tc>
        <w:tc>
          <w:tcPr>
            <w:tcW w:w="630" w:type="dxa"/>
            <w:vMerge w:val="restart"/>
          </w:tcPr>
          <w:p w14:paraId="5BCCD6EB" w14:textId="77777777" w:rsidR="00395A08" w:rsidRPr="006E1C40" w:rsidRDefault="00395A08" w:rsidP="00395A08">
            <w:pPr>
              <w:widowControl w:val="0"/>
              <w:pBdr>
                <w:top w:val="nil"/>
                <w:left w:val="nil"/>
                <w:bottom w:val="nil"/>
                <w:right w:val="nil"/>
                <w:between w:val="nil"/>
              </w:pBdr>
              <w:spacing w:line="276" w:lineRule="auto"/>
              <w:rPr>
                <w:ins w:id="3359" w:author="Yanfei Zhang" w:date="2022-04-05T20:24:00Z"/>
                <w:rFonts w:cs="Times New Roman"/>
                <w:sz w:val="16"/>
                <w:szCs w:val="16"/>
              </w:rPr>
            </w:pPr>
            <w:ins w:id="3360" w:author="Yanfei Zhang" w:date="2022-04-05T20:24:00Z">
              <w:r w:rsidRPr="006E1C40">
                <w:rPr>
                  <w:rFonts w:cs="Times New Roman"/>
                  <w:sz w:val="16"/>
                  <w:szCs w:val="16"/>
                </w:rPr>
                <w:t>2</w:t>
              </w:r>
            </w:ins>
          </w:p>
        </w:tc>
      </w:tr>
      <w:tr w:rsidR="00395A08" w:rsidRPr="006E1C40" w14:paraId="1E9B948F" w14:textId="77777777" w:rsidTr="00395A08">
        <w:trPr>
          <w:trHeight w:val="20"/>
          <w:jc w:val="center"/>
          <w:ins w:id="3361" w:author="Yanfei Zhang" w:date="2022-04-05T20:24:00Z"/>
        </w:trPr>
        <w:tc>
          <w:tcPr>
            <w:tcW w:w="985" w:type="dxa"/>
            <w:vMerge/>
          </w:tcPr>
          <w:p w14:paraId="19611412" w14:textId="77777777" w:rsidR="00395A08" w:rsidRPr="006E1C40" w:rsidRDefault="00395A08" w:rsidP="00395A08">
            <w:pPr>
              <w:widowControl w:val="0"/>
              <w:pBdr>
                <w:top w:val="nil"/>
                <w:left w:val="nil"/>
                <w:bottom w:val="nil"/>
                <w:right w:val="nil"/>
                <w:between w:val="nil"/>
              </w:pBdr>
              <w:spacing w:line="276" w:lineRule="auto"/>
              <w:jc w:val="left"/>
              <w:rPr>
                <w:ins w:id="3362" w:author="Yanfei Zhang" w:date="2022-04-05T20:24:00Z"/>
                <w:rFonts w:cs="Times New Roman"/>
                <w:sz w:val="16"/>
                <w:szCs w:val="16"/>
              </w:rPr>
            </w:pPr>
          </w:p>
        </w:tc>
        <w:tc>
          <w:tcPr>
            <w:tcW w:w="3240" w:type="dxa"/>
            <w:vAlign w:val="top"/>
          </w:tcPr>
          <w:p w14:paraId="3C4BC045" w14:textId="77777777" w:rsidR="00395A08" w:rsidRPr="006E1C40" w:rsidRDefault="00395A08" w:rsidP="00395A08">
            <w:pPr>
              <w:rPr>
                <w:ins w:id="3363" w:author="Yanfei Zhang" w:date="2022-04-05T20:24:00Z"/>
                <w:rFonts w:cs="Times New Roman"/>
                <w:sz w:val="16"/>
                <w:szCs w:val="16"/>
              </w:rPr>
            </w:pPr>
            <w:ins w:id="3364" w:author="Yanfei Zhang" w:date="2022-04-05T20:24:00Z">
              <w:r w:rsidRPr="006E1C40">
                <w:rPr>
                  <w:rFonts w:cs="Times New Roman"/>
                  <w:sz w:val="16"/>
                  <w:szCs w:val="16"/>
                </w:rPr>
                <w:t>prot_</w:t>
              </w:r>
              <w:proofErr w:type="spellStart"/>
              <w:r w:rsidRPr="006E1C40">
                <w:rPr>
                  <w:rFonts w:cs="Times New Roman"/>
                  <w:sz w:val="16"/>
                  <w:szCs w:val="16"/>
                </w:rPr>
                <w:t>prot</w:t>
              </w:r>
              <w:proofErr w:type="spellEnd"/>
              <w:r w:rsidRPr="006E1C40">
                <w:rPr>
                  <w:rFonts w:cs="Times New Roman"/>
                  <w:sz w:val="16"/>
                  <w:szCs w:val="16"/>
                </w:rPr>
                <w:t>__lactate</w:t>
              </w:r>
              <w:r>
                <w:rPr>
                  <w:rFonts w:cs="Times New Roman"/>
                  <w:sz w:val="16"/>
                  <w:szCs w:val="16"/>
                </w:rPr>
                <w:t xml:space="preserve"> (protonation reaction of lactate to lactic acid)</w:t>
              </w:r>
            </w:ins>
          </w:p>
        </w:tc>
        <w:tc>
          <w:tcPr>
            <w:tcW w:w="1080" w:type="dxa"/>
          </w:tcPr>
          <w:p w14:paraId="411BE6B7" w14:textId="77777777" w:rsidR="00395A08" w:rsidRPr="006E1C40" w:rsidRDefault="00395A08" w:rsidP="00395A08">
            <w:pPr>
              <w:rPr>
                <w:ins w:id="3365" w:author="Yanfei Zhang" w:date="2022-04-05T20:24:00Z"/>
                <w:rFonts w:cs="Times New Roman"/>
                <w:sz w:val="16"/>
                <w:szCs w:val="16"/>
              </w:rPr>
            </w:pPr>
            <w:ins w:id="3366" w:author="Yanfei Zhang" w:date="2022-04-05T20:24:00Z">
              <w:r w:rsidRPr="006E1C40">
                <w:rPr>
                  <w:rFonts w:cs="Times New Roman"/>
                  <w:sz w:val="16"/>
                  <w:szCs w:val="16"/>
                </w:rPr>
                <w:t>Changed to reversible</w:t>
              </w:r>
            </w:ins>
          </w:p>
        </w:tc>
        <w:tc>
          <w:tcPr>
            <w:tcW w:w="2070" w:type="dxa"/>
            <w:vMerge/>
            <w:vAlign w:val="top"/>
          </w:tcPr>
          <w:p w14:paraId="666ED78A" w14:textId="77777777" w:rsidR="00395A08" w:rsidRPr="006E1C40" w:rsidRDefault="00395A08" w:rsidP="00395A08">
            <w:pPr>
              <w:widowControl w:val="0"/>
              <w:pBdr>
                <w:top w:val="nil"/>
                <w:left w:val="nil"/>
                <w:bottom w:val="nil"/>
                <w:right w:val="nil"/>
                <w:between w:val="nil"/>
              </w:pBdr>
              <w:spacing w:line="276" w:lineRule="auto"/>
              <w:jc w:val="left"/>
              <w:rPr>
                <w:ins w:id="3367" w:author="Yanfei Zhang" w:date="2022-04-05T20:24:00Z"/>
                <w:rFonts w:cs="Times New Roman"/>
                <w:sz w:val="16"/>
                <w:szCs w:val="16"/>
              </w:rPr>
            </w:pPr>
          </w:p>
        </w:tc>
        <w:tc>
          <w:tcPr>
            <w:tcW w:w="630" w:type="dxa"/>
            <w:vMerge/>
          </w:tcPr>
          <w:p w14:paraId="454FB9E6" w14:textId="77777777" w:rsidR="00395A08" w:rsidRPr="006E1C40" w:rsidRDefault="00395A08" w:rsidP="00395A08">
            <w:pPr>
              <w:widowControl w:val="0"/>
              <w:pBdr>
                <w:top w:val="nil"/>
                <w:left w:val="nil"/>
                <w:bottom w:val="nil"/>
                <w:right w:val="nil"/>
                <w:between w:val="nil"/>
              </w:pBdr>
              <w:spacing w:line="276" w:lineRule="auto"/>
              <w:jc w:val="left"/>
              <w:rPr>
                <w:ins w:id="3368" w:author="Yanfei Zhang" w:date="2022-04-05T20:24:00Z"/>
                <w:rFonts w:cs="Times New Roman"/>
                <w:sz w:val="16"/>
                <w:szCs w:val="16"/>
              </w:rPr>
            </w:pPr>
          </w:p>
        </w:tc>
      </w:tr>
      <w:tr w:rsidR="00395A08" w:rsidRPr="006E1C40" w14:paraId="3300154D" w14:textId="77777777" w:rsidTr="00395A08">
        <w:trPr>
          <w:trHeight w:val="20"/>
          <w:jc w:val="center"/>
          <w:ins w:id="3369" w:author="Yanfei Zhang" w:date="2022-04-05T20:24:00Z"/>
        </w:trPr>
        <w:tc>
          <w:tcPr>
            <w:tcW w:w="985" w:type="dxa"/>
            <w:vMerge w:val="restart"/>
          </w:tcPr>
          <w:p w14:paraId="519EE9EB" w14:textId="77777777" w:rsidR="00395A08" w:rsidRPr="006E1C40" w:rsidRDefault="00395A08" w:rsidP="00395A08">
            <w:pPr>
              <w:widowControl w:val="0"/>
              <w:pBdr>
                <w:top w:val="nil"/>
                <w:left w:val="nil"/>
                <w:bottom w:val="nil"/>
                <w:right w:val="nil"/>
                <w:between w:val="nil"/>
              </w:pBdr>
              <w:spacing w:line="276" w:lineRule="auto"/>
              <w:rPr>
                <w:ins w:id="3370" w:author="Yanfei Zhang" w:date="2022-04-05T20:24:00Z"/>
                <w:sz w:val="16"/>
                <w:szCs w:val="16"/>
              </w:rPr>
            </w:pPr>
            <w:ins w:id="3371" w:author="Yanfei Zhang" w:date="2022-04-05T20:24:00Z">
              <w:r>
                <w:rPr>
                  <w:sz w:val="16"/>
                  <w:szCs w:val="16"/>
                </w:rPr>
                <w:t>7</w:t>
              </w:r>
            </w:ins>
          </w:p>
        </w:tc>
        <w:tc>
          <w:tcPr>
            <w:tcW w:w="3240" w:type="dxa"/>
            <w:vAlign w:val="top"/>
          </w:tcPr>
          <w:p w14:paraId="5880D082" w14:textId="77777777" w:rsidR="00395A08" w:rsidRPr="006E1C40" w:rsidRDefault="00395A08" w:rsidP="00395A08">
            <w:pPr>
              <w:rPr>
                <w:ins w:id="3372" w:author="Yanfei Zhang" w:date="2022-04-05T20:24:00Z"/>
                <w:sz w:val="16"/>
                <w:szCs w:val="16"/>
              </w:rPr>
            </w:pPr>
            <w:proofErr w:type="spellStart"/>
            <w:ins w:id="3373" w:author="Yanfei Zhang" w:date="2022-04-05T20:24:00Z">
              <w:r w:rsidRPr="006E1C40">
                <w:rPr>
                  <w:rFonts w:cs="Times New Roman"/>
                  <w:sz w:val="16"/>
                  <w:szCs w:val="16"/>
                </w:rPr>
                <w:t>T_flux_oxygen</w:t>
              </w:r>
              <w:proofErr w:type="spellEnd"/>
            </w:ins>
          </w:p>
        </w:tc>
        <w:tc>
          <w:tcPr>
            <w:tcW w:w="1080" w:type="dxa"/>
          </w:tcPr>
          <w:p w14:paraId="60CBF9E5" w14:textId="77777777" w:rsidR="00395A08" w:rsidRPr="006E1C40" w:rsidRDefault="00395A08" w:rsidP="00395A08">
            <w:pPr>
              <w:rPr>
                <w:ins w:id="3374" w:author="Yanfei Zhang" w:date="2022-04-05T20:24:00Z"/>
                <w:sz w:val="16"/>
                <w:szCs w:val="16"/>
              </w:rPr>
            </w:pPr>
            <w:ins w:id="3375" w:author="Yanfei Zhang" w:date="2022-04-05T20:24:00Z">
              <w:r w:rsidRPr="006E1C40">
                <w:rPr>
                  <w:rFonts w:cs="Times New Roman"/>
                  <w:sz w:val="16"/>
                  <w:szCs w:val="16"/>
                </w:rPr>
                <w:t>Blocked</w:t>
              </w:r>
            </w:ins>
          </w:p>
        </w:tc>
        <w:tc>
          <w:tcPr>
            <w:tcW w:w="2070" w:type="dxa"/>
            <w:vMerge w:val="restart"/>
            <w:vAlign w:val="top"/>
          </w:tcPr>
          <w:p w14:paraId="0C3EAAE6" w14:textId="77777777" w:rsidR="00395A08" w:rsidRPr="006E1C40" w:rsidRDefault="00395A08" w:rsidP="00395A08">
            <w:pPr>
              <w:widowControl w:val="0"/>
              <w:pBdr>
                <w:top w:val="nil"/>
                <w:left w:val="nil"/>
                <w:bottom w:val="nil"/>
                <w:right w:val="nil"/>
                <w:between w:val="nil"/>
              </w:pBdr>
              <w:spacing w:line="276" w:lineRule="auto"/>
              <w:rPr>
                <w:ins w:id="3376" w:author="Yanfei Zhang" w:date="2022-04-05T20:24:00Z"/>
                <w:sz w:val="16"/>
                <w:szCs w:val="16"/>
              </w:rPr>
            </w:pPr>
            <w:proofErr w:type="spellStart"/>
            <w:ins w:id="3377" w:author="Yanfei Zhang" w:date="2022-04-05T20:24:00Z">
              <w:r w:rsidRPr="00C52C31">
                <w:rPr>
                  <w:rFonts w:cs="Times New Roman"/>
                  <w:sz w:val="16"/>
                  <w:szCs w:val="16"/>
                </w:rPr>
                <w:t>T_flux_ethanol</w:t>
              </w:r>
              <w:proofErr w:type="spellEnd"/>
            </w:ins>
          </w:p>
        </w:tc>
        <w:tc>
          <w:tcPr>
            <w:tcW w:w="630" w:type="dxa"/>
            <w:vMerge w:val="restart"/>
          </w:tcPr>
          <w:p w14:paraId="5B2EF1D3" w14:textId="77777777" w:rsidR="00395A08" w:rsidRPr="006E1C40" w:rsidRDefault="00395A08" w:rsidP="00395A08">
            <w:pPr>
              <w:widowControl w:val="0"/>
              <w:pBdr>
                <w:top w:val="nil"/>
                <w:left w:val="nil"/>
                <w:bottom w:val="nil"/>
                <w:right w:val="nil"/>
                <w:between w:val="nil"/>
              </w:pBdr>
              <w:spacing w:line="276" w:lineRule="auto"/>
              <w:rPr>
                <w:ins w:id="3378" w:author="Yanfei Zhang" w:date="2022-04-05T20:24:00Z"/>
                <w:sz w:val="16"/>
                <w:szCs w:val="16"/>
              </w:rPr>
            </w:pPr>
            <w:ins w:id="3379" w:author="Yanfei Zhang" w:date="2022-04-05T20:24:00Z">
              <w:r>
                <w:rPr>
                  <w:sz w:val="16"/>
                  <w:szCs w:val="16"/>
                </w:rPr>
                <w:t>0</w:t>
              </w:r>
            </w:ins>
          </w:p>
        </w:tc>
      </w:tr>
      <w:tr w:rsidR="00395A08" w:rsidRPr="006E1C40" w14:paraId="5FDA609A" w14:textId="77777777" w:rsidTr="00395A08">
        <w:trPr>
          <w:trHeight w:val="20"/>
          <w:jc w:val="center"/>
          <w:ins w:id="3380" w:author="Yanfei Zhang" w:date="2022-04-05T20:24:00Z"/>
        </w:trPr>
        <w:tc>
          <w:tcPr>
            <w:tcW w:w="985" w:type="dxa"/>
            <w:vMerge/>
          </w:tcPr>
          <w:p w14:paraId="253E0929" w14:textId="77777777" w:rsidR="00395A08" w:rsidRDefault="00395A08" w:rsidP="00395A08">
            <w:pPr>
              <w:widowControl w:val="0"/>
              <w:pBdr>
                <w:top w:val="nil"/>
                <w:left w:val="nil"/>
                <w:bottom w:val="nil"/>
                <w:right w:val="nil"/>
                <w:between w:val="nil"/>
              </w:pBdr>
              <w:spacing w:line="276" w:lineRule="auto"/>
              <w:rPr>
                <w:ins w:id="3381" w:author="Yanfei Zhang" w:date="2022-04-05T20:24:00Z"/>
                <w:sz w:val="16"/>
                <w:szCs w:val="16"/>
              </w:rPr>
            </w:pPr>
          </w:p>
        </w:tc>
        <w:tc>
          <w:tcPr>
            <w:tcW w:w="3240" w:type="dxa"/>
            <w:vAlign w:val="top"/>
          </w:tcPr>
          <w:p w14:paraId="57F229BB" w14:textId="77777777" w:rsidR="00395A08" w:rsidRPr="006E1C40" w:rsidRDefault="00395A08" w:rsidP="00395A08">
            <w:pPr>
              <w:rPr>
                <w:ins w:id="3382" w:author="Yanfei Zhang" w:date="2022-04-05T20:24:00Z"/>
                <w:sz w:val="16"/>
                <w:szCs w:val="16"/>
              </w:rPr>
            </w:pPr>
            <w:ins w:id="3383" w:author="Yanfei Zhang" w:date="2022-04-05T20:24:00Z">
              <w:r w:rsidRPr="006E1C40">
                <w:rPr>
                  <w:rFonts w:cs="Times New Roman"/>
                  <w:sz w:val="16"/>
                  <w:szCs w:val="16"/>
                </w:rPr>
                <w:t>T_ABC__</w:t>
              </w:r>
              <w:proofErr w:type="spellStart"/>
              <w:r w:rsidRPr="006E1C40">
                <w:rPr>
                  <w:rFonts w:cs="Times New Roman"/>
                  <w:sz w:val="16"/>
                  <w:szCs w:val="16"/>
                </w:rPr>
                <w:t>transporter_ethanol</w:t>
              </w:r>
              <w:proofErr w:type="spellEnd"/>
            </w:ins>
          </w:p>
        </w:tc>
        <w:tc>
          <w:tcPr>
            <w:tcW w:w="1080" w:type="dxa"/>
          </w:tcPr>
          <w:p w14:paraId="0037E1D9" w14:textId="77777777" w:rsidR="00395A08" w:rsidRPr="006E1C40" w:rsidRDefault="00395A08" w:rsidP="00395A08">
            <w:pPr>
              <w:rPr>
                <w:ins w:id="3384" w:author="Yanfei Zhang" w:date="2022-04-05T20:24:00Z"/>
                <w:sz w:val="16"/>
                <w:szCs w:val="16"/>
              </w:rPr>
            </w:pPr>
            <w:ins w:id="3385" w:author="Yanfei Zhang" w:date="2022-04-05T20:24:00Z">
              <w:r w:rsidRPr="006E1C40">
                <w:rPr>
                  <w:rFonts w:cs="Times New Roman"/>
                  <w:sz w:val="16"/>
                  <w:szCs w:val="16"/>
                </w:rPr>
                <w:t>Changed to reversible</w:t>
              </w:r>
            </w:ins>
          </w:p>
        </w:tc>
        <w:tc>
          <w:tcPr>
            <w:tcW w:w="2070" w:type="dxa"/>
            <w:vMerge/>
            <w:vAlign w:val="top"/>
          </w:tcPr>
          <w:p w14:paraId="7ADFFF6B" w14:textId="77777777" w:rsidR="00395A08" w:rsidRPr="006E1C40" w:rsidRDefault="00395A08" w:rsidP="00395A08">
            <w:pPr>
              <w:widowControl w:val="0"/>
              <w:pBdr>
                <w:top w:val="nil"/>
                <w:left w:val="nil"/>
                <w:bottom w:val="nil"/>
                <w:right w:val="nil"/>
                <w:between w:val="nil"/>
              </w:pBdr>
              <w:spacing w:line="276" w:lineRule="auto"/>
              <w:jc w:val="left"/>
              <w:rPr>
                <w:ins w:id="3386" w:author="Yanfei Zhang" w:date="2022-04-05T20:24:00Z"/>
                <w:sz w:val="16"/>
                <w:szCs w:val="16"/>
              </w:rPr>
            </w:pPr>
          </w:p>
        </w:tc>
        <w:tc>
          <w:tcPr>
            <w:tcW w:w="630" w:type="dxa"/>
            <w:vMerge/>
          </w:tcPr>
          <w:p w14:paraId="7E56B7E9" w14:textId="77777777" w:rsidR="00395A08" w:rsidRPr="006E1C40" w:rsidRDefault="00395A08" w:rsidP="00395A08">
            <w:pPr>
              <w:widowControl w:val="0"/>
              <w:pBdr>
                <w:top w:val="nil"/>
                <w:left w:val="nil"/>
                <w:bottom w:val="nil"/>
                <w:right w:val="nil"/>
                <w:between w:val="nil"/>
              </w:pBdr>
              <w:spacing w:line="276" w:lineRule="auto"/>
              <w:jc w:val="left"/>
              <w:rPr>
                <w:ins w:id="3387" w:author="Yanfei Zhang" w:date="2022-04-05T20:24:00Z"/>
                <w:sz w:val="16"/>
                <w:szCs w:val="16"/>
              </w:rPr>
            </w:pPr>
          </w:p>
        </w:tc>
      </w:tr>
      <w:tr w:rsidR="00395A08" w:rsidRPr="006E1C40" w14:paraId="7163C258" w14:textId="77777777" w:rsidTr="00395A08">
        <w:trPr>
          <w:trHeight w:val="20"/>
          <w:jc w:val="center"/>
          <w:ins w:id="3388" w:author="Yanfei Zhang" w:date="2022-04-05T20:24:00Z"/>
        </w:trPr>
        <w:tc>
          <w:tcPr>
            <w:tcW w:w="985" w:type="dxa"/>
            <w:vMerge w:val="restart"/>
          </w:tcPr>
          <w:p w14:paraId="57B8D0A1" w14:textId="77777777" w:rsidR="00395A08" w:rsidRPr="006E1C40" w:rsidRDefault="00395A08" w:rsidP="00395A08">
            <w:pPr>
              <w:widowControl w:val="0"/>
              <w:pBdr>
                <w:top w:val="nil"/>
                <w:left w:val="nil"/>
                <w:bottom w:val="nil"/>
                <w:right w:val="nil"/>
                <w:between w:val="nil"/>
              </w:pBdr>
              <w:spacing w:line="276" w:lineRule="auto"/>
              <w:rPr>
                <w:ins w:id="3389" w:author="Yanfei Zhang" w:date="2022-04-05T20:24:00Z"/>
                <w:rFonts w:cs="Times New Roman"/>
                <w:sz w:val="16"/>
                <w:szCs w:val="16"/>
              </w:rPr>
            </w:pPr>
            <w:ins w:id="3390" w:author="Yanfei Zhang" w:date="2022-04-05T20:24:00Z">
              <w:r>
                <w:rPr>
                  <w:rFonts w:cs="Times New Roman"/>
                  <w:sz w:val="16"/>
                  <w:szCs w:val="16"/>
                </w:rPr>
                <w:t>8</w:t>
              </w:r>
            </w:ins>
          </w:p>
        </w:tc>
        <w:tc>
          <w:tcPr>
            <w:tcW w:w="3240" w:type="dxa"/>
            <w:vAlign w:val="top"/>
          </w:tcPr>
          <w:p w14:paraId="6828A4C6" w14:textId="77777777" w:rsidR="00395A08" w:rsidRPr="006E1C40" w:rsidRDefault="00395A08" w:rsidP="00395A08">
            <w:pPr>
              <w:rPr>
                <w:ins w:id="3391" w:author="Yanfei Zhang" w:date="2022-04-05T20:24:00Z"/>
                <w:rFonts w:cs="Times New Roman"/>
                <w:sz w:val="16"/>
                <w:szCs w:val="16"/>
              </w:rPr>
            </w:pPr>
            <w:proofErr w:type="spellStart"/>
            <w:ins w:id="3392" w:author="Yanfei Zhang" w:date="2022-04-05T20:24:00Z">
              <w:r w:rsidRPr="006E1C40">
                <w:rPr>
                  <w:rFonts w:cs="Times New Roman"/>
                  <w:sz w:val="16"/>
                  <w:szCs w:val="16"/>
                </w:rPr>
                <w:t>T_flux_oxygen</w:t>
              </w:r>
              <w:proofErr w:type="spellEnd"/>
            </w:ins>
          </w:p>
        </w:tc>
        <w:tc>
          <w:tcPr>
            <w:tcW w:w="1080" w:type="dxa"/>
          </w:tcPr>
          <w:p w14:paraId="7A463C88" w14:textId="77777777" w:rsidR="00395A08" w:rsidRPr="006E1C40" w:rsidRDefault="00395A08" w:rsidP="00395A08">
            <w:pPr>
              <w:rPr>
                <w:ins w:id="3393" w:author="Yanfei Zhang" w:date="2022-04-05T20:24:00Z"/>
                <w:rFonts w:cs="Times New Roman"/>
                <w:sz w:val="16"/>
                <w:szCs w:val="16"/>
              </w:rPr>
            </w:pPr>
            <w:ins w:id="3394" w:author="Yanfei Zhang" w:date="2022-04-05T20:24:00Z">
              <w:r w:rsidRPr="006E1C40">
                <w:rPr>
                  <w:rFonts w:cs="Times New Roman"/>
                  <w:sz w:val="16"/>
                  <w:szCs w:val="16"/>
                </w:rPr>
                <w:t>Blocked</w:t>
              </w:r>
            </w:ins>
          </w:p>
        </w:tc>
        <w:tc>
          <w:tcPr>
            <w:tcW w:w="2070" w:type="dxa"/>
            <w:vMerge w:val="restart"/>
            <w:vAlign w:val="top"/>
          </w:tcPr>
          <w:p w14:paraId="738D303A" w14:textId="77777777" w:rsidR="00395A08" w:rsidRPr="006E1C40" w:rsidRDefault="00395A08" w:rsidP="00395A08">
            <w:pPr>
              <w:widowControl w:val="0"/>
              <w:pBdr>
                <w:top w:val="nil"/>
                <w:left w:val="nil"/>
                <w:bottom w:val="nil"/>
                <w:right w:val="nil"/>
                <w:between w:val="nil"/>
              </w:pBdr>
              <w:spacing w:line="276" w:lineRule="auto"/>
              <w:rPr>
                <w:ins w:id="3395" w:author="Yanfei Zhang" w:date="2022-04-05T20:24:00Z"/>
                <w:rFonts w:cs="Times New Roman"/>
                <w:sz w:val="16"/>
                <w:szCs w:val="16"/>
              </w:rPr>
            </w:pPr>
            <w:proofErr w:type="spellStart"/>
            <w:ins w:id="3396" w:author="Yanfei Zhang" w:date="2022-04-05T20:24:00Z">
              <w:r w:rsidRPr="00C52C31">
                <w:rPr>
                  <w:rFonts w:cs="Times New Roman"/>
                  <w:sz w:val="16"/>
                  <w:szCs w:val="16"/>
                </w:rPr>
                <w:t>T_flux_ethanol</w:t>
              </w:r>
              <w:proofErr w:type="spellEnd"/>
            </w:ins>
          </w:p>
        </w:tc>
        <w:tc>
          <w:tcPr>
            <w:tcW w:w="630" w:type="dxa"/>
            <w:vMerge w:val="restart"/>
          </w:tcPr>
          <w:p w14:paraId="0A8026F9" w14:textId="77777777" w:rsidR="00395A08" w:rsidRPr="006E1C40" w:rsidRDefault="00395A08" w:rsidP="00395A08">
            <w:pPr>
              <w:widowControl w:val="0"/>
              <w:pBdr>
                <w:top w:val="nil"/>
                <w:left w:val="nil"/>
                <w:bottom w:val="nil"/>
                <w:right w:val="nil"/>
                <w:between w:val="nil"/>
              </w:pBdr>
              <w:spacing w:line="276" w:lineRule="auto"/>
              <w:rPr>
                <w:ins w:id="3397" w:author="Yanfei Zhang" w:date="2022-04-05T20:24:00Z"/>
                <w:rFonts w:cs="Times New Roman"/>
                <w:sz w:val="16"/>
                <w:szCs w:val="16"/>
              </w:rPr>
            </w:pPr>
            <w:ins w:id="3398" w:author="Yanfei Zhang" w:date="2022-04-05T20:24:00Z">
              <w:r w:rsidRPr="006E1C40">
                <w:rPr>
                  <w:rFonts w:cs="Times New Roman"/>
                  <w:sz w:val="16"/>
                  <w:szCs w:val="16"/>
                </w:rPr>
                <w:t>2</w:t>
              </w:r>
            </w:ins>
          </w:p>
        </w:tc>
      </w:tr>
      <w:tr w:rsidR="00395A08" w:rsidRPr="006E1C40" w14:paraId="6AB54732" w14:textId="77777777" w:rsidTr="00395A08">
        <w:trPr>
          <w:trHeight w:val="20"/>
          <w:jc w:val="center"/>
          <w:ins w:id="3399" w:author="Yanfei Zhang" w:date="2022-04-05T20:24:00Z"/>
        </w:trPr>
        <w:tc>
          <w:tcPr>
            <w:tcW w:w="985" w:type="dxa"/>
            <w:vMerge/>
          </w:tcPr>
          <w:p w14:paraId="1B23AA66" w14:textId="77777777" w:rsidR="00395A08" w:rsidRPr="006E1C40" w:rsidRDefault="00395A08" w:rsidP="00395A08">
            <w:pPr>
              <w:widowControl w:val="0"/>
              <w:pBdr>
                <w:top w:val="nil"/>
                <w:left w:val="nil"/>
                <w:bottom w:val="nil"/>
                <w:right w:val="nil"/>
                <w:between w:val="nil"/>
              </w:pBdr>
              <w:spacing w:line="276" w:lineRule="auto"/>
              <w:jc w:val="left"/>
              <w:rPr>
                <w:ins w:id="3400" w:author="Yanfei Zhang" w:date="2022-04-05T20:24:00Z"/>
                <w:rFonts w:cs="Times New Roman"/>
                <w:sz w:val="16"/>
                <w:szCs w:val="16"/>
              </w:rPr>
            </w:pPr>
          </w:p>
        </w:tc>
        <w:tc>
          <w:tcPr>
            <w:tcW w:w="3240" w:type="dxa"/>
            <w:vAlign w:val="top"/>
          </w:tcPr>
          <w:p w14:paraId="424CCB6B" w14:textId="77777777" w:rsidR="00395A08" w:rsidRPr="006E1C40" w:rsidRDefault="00395A08" w:rsidP="00395A08">
            <w:pPr>
              <w:rPr>
                <w:ins w:id="3401" w:author="Yanfei Zhang" w:date="2022-04-05T20:24:00Z"/>
                <w:rFonts w:cs="Times New Roman"/>
                <w:sz w:val="16"/>
                <w:szCs w:val="16"/>
              </w:rPr>
            </w:pPr>
            <w:proofErr w:type="spellStart"/>
            <w:ins w:id="3402" w:author="Yanfei Zhang" w:date="2022-04-05T20:24:00Z">
              <w:r w:rsidRPr="006E1C40">
                <w:rPr>
                  <w:rFonts w:cs="Times New Roman"/>
                  <w:sz w:val="16"/>
                  <w:szCs w:val="16"/>
                </w:rPr>
                <w:t>pyruvate_decarboxylase</w:t>
              </w:r>
              <w:r>
                <w:rPr>
                  <w:rFonts w:cs="Times New Roman"/>
                  <w:sz w:val="16"/>
                  <w:szCs w:val="16"/>
                </w:rPr>
                <w:t>_</w:t>
              </w:r>
              <w:r w:rsidRPr="00397080">
                <w:rPr>
                  <w:sz w:val="16"/>
                  <w:szCs w:val="16"/>
                </w:rPr>
                <w:t>to</w:t>
              </w:r>
              <w:r>
                <w:rPr>
                  <w:sz w:val="16"/>
                  <w:szCs w:val="16"/>
                </w:rPr>
                <w:t>_</w:t>
              </w:r>
              <w:r w:rsidRPr="00397080">
                <w:rPr>
                  <w:sz w:val="16"/>
                  <w:szCs w:val="16"/>
                </w:rPr>
                <w:t>acetaldehyde</w:t>
              </w:r>
              <w:proofErr w:type="spellEnd"/>
            </w:ins>
          </w:p>
        </w:tc>
        <w:tc>
          <w:tcPr>
            <w:tcW w:w="1080" w:type="dxa"/>
          </w:tcPr>
          <w:p w14:paraId="1724A2D6" w14:textId="77777777" w:rsidR="00395A08" w:rsidRPr="006E1C40" w:rsidRDefault="00395A08" w:rsidP="00395A08">
            <w:pPr>
              <w:rPr>
                <w:ins w:id="3403" w:author="Yanfei Zhang" w:date="2022-04-05T20:24:00Z"/>
                <w:rFonts w:cs="Times New Roman"/>
                <w:sz w:val="16"/>
                <w:szCs w:val="16"/>
              </w:rPr>
            </w:pPr>
            <w:ins w:id="3404" w:author="Yanfei Zhang" w:date="2022-04-05T20:24:00Z">
              <w:r w:rsidRPr="006E1C40">
                <w:rPr>
                  <w:rFonts w:cs="Times New Roman"/>
                  <w:sz w:val="16"/>
                  <w:szCs w:val="16"/>
                </w:rPr>
                <w:t>Added</w:t>
              </w:r>
            </w:ins>
          </w:p>
        </w:tc>
        <w:tc>
          <w:tcPr>
            <w:tcW w:w="2070" w:type="dxa"/>
            <w:vMerge/>
            <w:vAlign w:val="top"/>
          </w:tcPr>
          <w:p w14:paraId="7387B2D9" w14:textId="77777777" w:rsidR="00395A08" w:rsidRPr="006E1C40" w:rsidRDefault="00395A08" w:rsidP="00395A08">
            <w:pPr>
              <w:widowControl w:val="0"/>
              <w:pBdr>
                <w:top w:val="nil"/>
                <w:left w:val="nil"/>
                <w:bottom w:val="nil"/>
                <w:right w:val="nil"/>
                <w:between w:val="nil"/>
              </w:pBdr>
              <w:spacing w:line="276" w:lineRule="auto"/>
              <w:jc w:val="left"/>
              <w:rPr>
                <w:ins w:id="3405" w:author="Yanfei Zhang" w:date="2022-04-05T20:24:00Z"/>
                <w:rFonts w:cs="Times New Roman"/>
                <w:sz w:val="16"/>
                <w:szCs w:val="16"/>
              </w:rPr>
            </w:pPr>
          </w:p>
        </w:tc>
        <w:tc>
          <w:tcPr>
            <w:tcW w:w="630" w:type="dxa"/>
            <w:vMerge/>
          </w:tcPr>
          <w:p w14:paraId="37E51722" w14:textId="77777777" w:rsidR="00395A08" w:rsidRPr="006E1C40" w:rsidRDefault="00395A08" w:rsidP="00395A08">
            <w:pPr>
              <w:widowControl w:val="0"/>
              <w:pBdr>
                <w:top w:val="nil"/>
                <w:left w:val="nil"/>
                <w:bottom w:val="nil"/>
                <w:right w:val="nil"/>
                <w:between w:val="nil"/>
              </w:pBdr>
              <w:spacing w:line="276" w:lineRule="auto"/>
              <w:jc w:val="left"/>
              <w:rPr>
                <w:ins w:id="3406" w:author="Yanfei Zhang" w:date="2022-04-05T20:24:00Z"/>
                <w:rFonts w:cs="Times New Roman"/>
                <w:sz w:val="16"/>
                <w:szCs w:val="16"/>
              </w:rPr>
            </w:pPr>
          </w:p>
        </w:tc>
      </w:tr>
      <w:tr w:rsidR="00395A08" w:rsidRPr="006E1C40" w14:paraId="163B359F" w14:textId="77777777" w:rsidTr="00395A08">
        <w:trPr>
          <w:trHeight w:val="20"/>
          <w:jc w:val="center"/>
          <w:ins w:id="3407" w:author="Yanfei Zhang" w:date="2022-04-05T20:24:00Z"/>
        </w:trPr>
        <w:tc>
          <w:tcPr>
            <w:tcW w:w="985" w:type="dxa"/>
            <w:vMerge/>
          </w:tcPr>
          <w:p w14:paraId="47792CD2" w14:textId="77777777" w:rsidR="00395A08" w:rsidRPr="006E1C40" w:rsidRDefault="00395A08" w:rsidP="00395A08">
            <w:pPr>
              <w:widowControl w:val="0"/>
              <w:pBdr>
                <w:top w:val="nil"/>
                <w:left w:val="nil"/>
                <w:bottom w:val="nil"/>
                <w:right w:val="nil"/>
                <w:between w:val="nil"/>
              </w:pBdr>
              <w:spacing w:line="276" w:lineRule="auto"/>
              <w:jc w:val="left"/>
              <w:rPr>
                <w:ins w:id="3408" w:author="Yanfei Zhang" w:date="2022-04-05T20:24:00Z"/>
                <w:rFonts w:cs="Times New Roman"/>
                <w:sz w:val="16"/>
                <w:szCs w:val="16"/>
              </w:rPr>
            </w:pPr>
          </w:p>
        </w:tc>
        <w:tc>
          <w:tcPr>
            <w:tcW w:w="3240" w:type="dxa"/>
            <w:vAlign w:val="top"/>
          </w:tcPr>
          <w:p w14:paraId="0EB93E19" w14:textId="77777777" w:rsidR="00395A08" w:rsidRPr="006E1C40" w:rsidRDefault="00395A08" w:rsidP="00395A08">
            <w:pPr>
              <w:rPr>
                <w:ins w:id="3409" w:author="Yanfei Zhang" w:date="2022-04-05T20:24:00Z"/>
                <w:rFonts w:cs="Times New Roman"/>
                <w:sz w:val="16"/>
                <w:szCs w:val="16"/>
              </w:rPr>
            </w:pPr>
            <w:ins w:id="3410" w:author="Yanfei Zhang" w:date="2022-04-05T20:24:00Z">
              <w:r w:rsidRPr="006E1C40">
                <w:rPr>
                  <w:rFonts w:cs="Times New Roman"/>
                  <w:sz w:val="16"/>
                  <w:szCs w:val="16"/>
                </w:rPr>
                <w:t>T_ABC__</w:t>
              </w:r>
              <w:proofErr w:type="spellStart"/>
              <w:r w:rsidRPr="006E1C40">
                <w:rPr>
                  <w:rFonts w:cs="Times New Roman"/>
                  <w:sz w:val="16"/>
                  <w:szCs w:val="16"/>
                </w:rPr>
                <w:t>transporter_ethanol</w:t>
              </w:r>
              <w:proofErr w:type="spellEnd"/>
            </w:ins>
          </w:p>
        </w:tc>
        <w:tc>
          <w:tcPr>
            <w:tcW w:w="1080" w:type="dxa"/>
          </w:tcPr>
          <w:p w14:paraId="738FF555" w14:textId="77777777" w:rsidR="00395A08" w:rsidRPr="006E1C40" w:rsidRDefault="00395A08" w:rsidP="00395A08">
            <w:pPr>
              <w:rPr>
                <w:ins w:id="3411" w:author="Yanfei Zhang" w:date="2022-04-05T20:24:00Z"/>
                <w:rFonts w:cs="Times New Roman"/>
                <w:sz w:val="16"/>
                <w:szCs w:val="16"/>
              </w:rPr>
            </w:pPr>
            <w:ins w:id="3412" w:author="Yanfei Zhang" w:date="2022-04-05T20:24:00Z">
              <w:r w:rsidRPr="006E1C40">
                <w:rPr>
                  <w:rFonts w:cs="Times New Roman"/>
                  <w:sz w:val="16"/>
                  <w:szCs w:val="16"/>
                </w:rPr>
                <w:t>Changed to reversible</w:t>
              </w:r>
            </w:ins>
          </w:p>
        </w:tc>
        <w:tc>
          <w:tcPr>
            <w:tcW w:w="2070" w:type="dxa"/>
            <w:vMerge/>
            <w:vAlign w:val="top"/>
          </w:tcPr>
          <w:p w14:paraId="74C3BD2E" w14:textId="77777777" w:rsidR="00395A08" w:rsidRPr="006E1C40" w:rsidRDefault="00395A08" w:rsidP="00395A08">
            <w:pPr>
              <w:widowControl w:val="0"/>
              <w:pBdr>
                <w:top w:val="nil"/>
                <w:left w:val="nil"/>
                <w:bottom w:val="nil"/>
                <w:right w:val="nil"/>
                <w:between w:val="nil"/>
              </w:pBdr>
              <w:spacing w:line="276" w:lineRule="auto"/>
              <w:jc w:val="left"/>
              <w:rPr>
                <w:ins w:id="3413" w:author="Yanfei Zhang" w:date="2022-04-05T20:24:00Z"/>
                <w:rFonts w:cs="Times New Roman"/>
                <w:sz w:val="16"/>
                <w:szCs w:val="16"/>
              </w:rPr>
            </w:pPr>
          </w:p>
        </w:tc>
        <w:tc>
          <w:tcPr>
            <w:tcW w:w="630" w:type="dxa"/>
            <w:vMerge/>
          </w:tcPr>
          <w:p w14:paraId="143D7EEE" w14:textId="77777777" w:rsidR="00395A08" w:rsidRPr="006E1C40" w:rsidRDefault="00395A08" w:rsidP="00395A08">
            <w:pPr>
              <w:widowControl w:val="0"/>
              <w:pBdr>
                <w:top w:val="nil"/>
                <w:left w:val="nil"/>
                <w:bottom w:val="nil"/>
                <w:right w:val="nil"/>
                <w:between w:val="nil"/>
              </w:pBdr>
              <w:spacing w:line="276" w:lineRule="auto"/>
              <w:jc w:val="left"/>
              <w:rPr>
                <w:ins w:id="3414" w:author="Yanfei Zhang" w:date="2022-04-05T20:24:00Z"/>
                <w:rFonts w:cs="Times New Roman"/>
                <w:sz w:val="16"/>
                <w:szCs w:val="16"/>
              </w:rPr>
            </w:pPr>
          </w:p>
        </w:tc>
      </w:tr>
      <w:tr w:rsidR="00395A08" w:rsidRPr="006E1C40" w14:paraId="4AE9FF56" w14:textId="77777777" w:rsidTr="00395A08">
        <w:trPr>
          <w:trHeight w:val="89"/>
          <w:jc w:val="center"/>
          <w:ins w:id="3415" w:author="Yanfei Zhang" w:date="2022-04-05T20:24:00Z"/>
        </w:trPr>
        <w:tc>
          <w:tcPr>
            <w:tcW w:w="985" w:type="dxa"/>
            <w:vMerge w:val="restart"/>
          </w:tcPr>
          <w:p w14:paraId="7884E156" w14:textId="77777777" w:rsidR="00395A08" w:rsidRPr="006E1C40" w:rsidRDefault="00395A08" w:rsidP="00395A08">
            <w:pPr>
              <w:widowControl w:val="0"/>
              <w:pBdr>
                <w:top w:val="nil"/>
                <w:left w:val="nil"/>
                <w:bottom w:val="nil"/>
                <w:right w:val="nil"/>
                <w:between w:val="nil"/>
              </w:pBdr>
              <w:spacing w:line="276" w:lineRule="auto"/>
              <w:rPr>
                <w:ins w:id="3416" w:author="Yanfei Zhang" w:date="2022-04-05T20:24:00Z"/>
                <w:sz w:val="16"/>
                <w:szCs w:val="16"/>
              </w:rPr>
            </w:pPr>
            <w:ins w:id="3417" w:author="Yanfei Zhang" w:date="2022-04-05T20:24:00Z">
              <w:r>
                <w:rPr>
                  <w:sz w:val="16"/>
                  <w:szCs w:val="16"/>
                </w:rPr>
                <w:t>9</w:t>
              </w:r>
            </w:ins>
          </w:p>
        </w:tc>
        <w:tc>
          <w:tcPr>
            <w:tcW w:w="3240" w:type="dxa"/>
            <w:vAlign w:val="top"/>
          </w:tcPr>
          <w:p w14:paraId="1CC59283" w14:textId="77777777" w:rsidR="00395A08" w:rsidRPr="006E1C40" w:rsidRDefault="00395A08" w:rsidP="00395A08">
            <w:pPr>
              <w:rPr>
                <w:ins w:id="3418" w:author="Yanfei Zhang" w:date="2022-04-05T20:24:00Z"/>
                <w:sz w:val="16"/>
                <w:szCs w:val="16"/>
              </w:rPr>
            </w:pPr>
            <w:proofErr w:type="spellStart"/>
            <w:ins w:id="3419" w:author="Yanfei Zhang" w:date="2022-04-05T20:24:00Z">
              <w:r w:rsidRPr="006E1C40">
                <w:rPr>
                  <w:rFonts w:cs="Times New Roman"/>
                  <w:sz w:val="16"/>
                  <w:szCs w:val="16"/>
                </w:rPr>
                <w:t>T_flux_oxygen</w:t>
              </w:r>
              <w:proofErr w:type="spellEnd"/>
            </w:ins>
          </w:p>
        </w:tc>
        <w:tc>
          <w:tcPr>
            <w:tcW w:w="1080" w:type="dxa"/>
          </w:tcPr>
          <w:p w14:paraId="62925F37" w14:textId="77777777" w:rsidR="00395A08" w:rsidRPr="006E1C40" w:rsidRDefault="00395A08" w:rsidP="00395A08">
            <w:pPr>
              <w:rPr>
                <w:ins w:id="3420" w:author="Yanfei Zhang" w:date="2022-04-05T20:24:00Z"/>
                <w:sz w:val="16"/>
                <w:szCs w:val="16"/>
              </w:rPr>
            </w:pPr>
            <w:ins w:id="3421" w:author="Yanfei Zhang" w:date="2022-04-05T20:24:00Z">
              <w:r w:rsidRPr="006E1C40">
                <w:rPr>
                  <w:rFonts w:cs="Times New Roman"/>
                  <w:sz w:val="16"/>
                  <w:szCs w:val="16"/>
                </w:rPr>
                <w:t>Blocked</w:t>
              </w:r>
            </w:ins>
          </w:p>
        </w:tc>
        <w:tc>
          <w:tcPr>
            <w:tcW w:w="2070" w:type="dxa"/>
            <w:vMerge w:val="restart"/>
            <w:vAlign w:val="top"/>
          </w:tcPr>
          <w:p w14:paraId="245BA097" w14:textId="77777777" w:rsidR="00395A08" w:rsidRPr="006E1C40" w:rsidRDefault="00395A08" w:rsidP="00395A08">
            <w:pPr>
              <w:widowControl w:val="0"/>
              <w:pBdr>
                <w:top w:val="nil"/>
                <w:left w:val="nil"/>
                <w:bottom w:val="nil"/>
                <w:right w:val="nil"/>
                <w:between w:val="nil"/>
              </w:pBdr>
              <w:spacing w:line="276" w:lineRule="auto"/>
              <w:rPr>
                <w:ins w:id="3422" w:author="Yanfei Zhang" w:date="2022-04-05T20:24:00Z"/>
                <w:sz w:val="16"/>
                <w:szCs w:val="16"/>
              </w:rPr>
            </w:pPr>
            <w:proofErr w:type="spellStart"/>
            <w:ins w:id="3423" w:author="Yanfei Zhang" w:date="2022-04-05T20:24:00Z">
              <w:r w:rsidRPr="000E2167">
                <w:rPr>
                  <w:sz w:val="16"/>
                  <w:szCs w:val="16"/>
                </w:rPr>
                <w:t>T_flux_ethanol</w:t>
              </w:r>
              <w:proofErr w:type="spellEnd"/>
            </w:ins>
          </w:p>
        </w:tc>
        <w:tc>
          <w:tcPr>
            <w:tcW w:w="630" w:type="dxa"/>
            <w:vMerge w:val="restart"/>
          </w:tcPr>
          <w:p w14:paraId="6A2C9200" w14:textId="77777777" w:rsidR="00395A08" w:rsidRPr="006E1C40" w:rsidRDefault="00395A08" w:rsidP="00395A08">
            <w:pPr>
              <w:widowControl w:val="0"/>
              <w:pBdr>
                <w:top w:val="nil"/>
                <w:left w:val="nil"/>
                <w:bottom w:val="nil"/>
                <w:right w:val="nil"/>
                <w:between w:val="nil"/>
              </w:pBdr>
              <w:spacing w:line="276" w:lineRule="auto"/>
              <w:rPr>
                <w:ins w:id="3424" w:author="Yanfei Zhang" w:date="2022-04-05T20:24:00Z"/>
                <w:sz w:val="16"/>
                <w:szCs w:val="16"/>
              </w:rPr>
            </w:pPr>
            <w:ins w:id="3425" w:author="Yanfei Zhang" w:date="2022-04-05T20:24:00Z">
              <w:r>
                <w:rPr>
                  <w:sz w:val="16"/>
                  <w:szCs w:val="16"/>
                </w:rPr>
                <w:t>2</w:t>
              </w:r>
            </w:ins>
          </w:p>
        </w:tc>
      </w:tr>
      <w:tr w:rsidR="00395A08" w:rsidRPr="006E1C40" w14:paraId="2B3B7101" w14:textId="77777777" w:rsidTr="00395A08">
        <w:trPr>
          <w:trHeight w:val="88"/>
          <w:jc w:val="center"/>
          <w:ins w:id="3426" w:author="Yanfei Zhang" w:date="2022-04-05T20:24:00Z"/>
        </w:trPr>
        <w:tc>
          <w:tcPr>
            <w:tcW w:w="985" w:type="dxa"/>
            <w:vMerge/>
          </w:tcPr>
          <w:p w14:paraId="0DF57151" w14:textId="77777777" w:rsidR="00395A08" w:rsidRPr="006E1C40" w:rsidRDefault="00395A08" w:rsidP="00395A08">
            <w:pPr>
              <w:widowControl w:val="0"/>
              <w:pBdr>
                <w:top w:val="nil"/>
                <w:left w:val="nil"/>
                <w:bottom w:val="nil"/>
                <w:right w:val="nil"/>
                <w:between w:val="nil"/>
              </w:pBdr>
              <w:spacing w:line="276" w:lineRule="auto"/>
              <w:jc w:val="left"/>
              <w:rPr>
                <w:ins w:id="3427" w:author="Yanfei Zhang" w:date="2022-04-05T20:24:00Z"/>
                <w:sz w:val="16"/>
                <w:szCs w:val="16"/>
              </w:rPr>
            </w:pPr>
          </w:p>
        </w:tc>
        <w:tc>
          <w:tcPr>
            <w:tcW w:w="3240" w:type="dxa"/>
            <w:vAlign w:val="top"/>
          </w:tcPr>
          <w:p w14:paraId="1C08F98F" w14:textId="77777777" w:rsidR="00395A08" w:rsidRPr="006E1C40" w:rsidRDefault="00395A08" w:rsidP="00395A08">
            <w:pPr>
              <w:rPr>
                <w:ins w:id="3428" w:author="Yanfei Zhang" w:date="2022-04-05T20:24:00Z"/>
                <w:sz w:val="16"/>
                <w:szCs w:val="16"/>
              </w:rPr>
            </w:pPr>
            <w:proofErr w:type="spellStart"/>
            <w:ins w:id="3429" w:author="Yanfei Zhang" w:date="2022-04-05T20:24:00Z">
              <w:r w:rsidRPr="006E1C40">
                <w:rPr>
                  <w:rFonts w:cs="Times New Roman"/>
                  <w:sz w:val="16"/>
                  <w:szCs w:val="16"/>
                </w:rPr>
                <w:t>pyruvate_decarboxylase</w:t>
              </w:r>
              <w:r>
                <w:rPr>
                  <w:rFonts w:cs="Times New Roman"/>
                  <w:sz w:val="16"/>
                  <w:szCs w:val="16"/>
                </w:rPr>
                <w:t>_</w:t>
              </w:r>
              <w:r w:rsidRPr="00397080">
                <w:rPr>
                  <w:sz w:val="16"/>
                  <w:szCs w:val="16"/>
                </w:rPr>
                <w:t>to</w:t>
              </w:r>
              <w:r>
                <w:rPr>
                  <w:sz w:val="16"/>
                  <w:szCs w:val="16"/>
                </w:rPr>
                <w:t>_</w:t>
              </w:r>
              <w:r w:rsidRPr="00397080">
                <w:rPr>
                  <w:sz w:val="16"/>
                  <w:szCs w:val="16"/>
                </w:rPr>
                <w:t>acetaldehyde</w:t>
              </w:r>
              <w:proofErr w:type="spellEnd"/>
            </w:ins>
          </w:p>
        </w:tc>
        <w:tc>
          <w:tcPr>
            <w:tcW w:w="1080" w:type="dxa"/>
          </w:tcPr>
          <w:p w14:paraId="1F5AA138" w14:textId="77777777" w:rsidR="00395A08" w:rsidRPr="006E1C40" w:rsidRDefault="00395A08" w:rsidP="00395A08">
            <w:pPr>
              <w:rPr>
                <w:ins w:id="3430" w:author="Yanfei Zhang" w:date="2022-04-05T20:24:00Z"/>
                <w:sz w:val="16"/>
                <w:szCs w:val="16"/>
              </w:rPr>
            </w:pPr>
            <w:ins w:id="3431" w:author="Yanfei Zhang" w:date="2022-04-05T20:24:00Z">
              <w:r w:rsidRPr="006E1C40">
                <w:rPr>
                  <w:rFonts w:cs="Times New Roman"/>
                  <w:sz w:val="16"/>
                  <w:szCs w:val="16"/>
                </w:rPr>
                <w:t>Added</w:t>
              </w:r>
            </w:ins>
          </w:p>
        </w:tc>
        <w:tc>
          <w:tcPr>
            <w:tcW w:w="2070" w:type="dxa"/>
            <w:vMerge/>
            <w:vAlign w:val="top"/>
          </w:tcPr>
          <w:p w14:paraId="72E792A5" w14:textId="77777777" w:rsidR="00395A08" w:rsidRPr="006E1C40" w:rsidRDefault="00395A08" w:rsidP="00395A08">
            <w:pPr>
              <w:widowControl w:val="0"/>
              <w:pBdr>
                <w:top w:val="nil"/>
                <w:left w:val="nil"/>
                <w:bottom w:val="nil"/>
                <w:right w:val="nil"/>
                <w:between w:val="nil"/>
              </w:pBdr>
              <w:spacing w:line="276" w:lineRule="auto"/>
              <w:jc w:val="left"/>
              <w:rPr>
                <w:ins w:id="3432" w:author="Yanfei Zhang" w:date="2022-04-05T20:24:00Z"/>
                <w:sz w:val="16"/>
                <w:szCs w:val="16"/>
              </w:rPr>
            </w:pPr>
          </w:p>
        </w:tc>
        <w:tc>
          <w:tcPr>
            <w:tcW w:w="630" w:type="dxa"/>
            <w:vMerge/>
          </w:tcPr>
          <w:p w14:paraId="38F1B1B6" w14:textId="77777777" w:rsidR="00395A08" w:rsidRPr="006E1C40" w:rsidRDefault="00395A08" w:rsidP="00395A08">
            <w:pPr>
              <w:widowControl w:val="0"/>
              <w:pBdr>
                <w:top w:val="nil"/>
                <w:left w:val="nil"/>
                <w:bottom w:val="nil"/>
                <w:right w:val="nil"/>
                <w:between w:val="nil"/>
              </w:pBdr>
              <w:spacing w:line="276" w:lineRule="auto"/>
              <w:jc w:val="left"/>
              <w:rPr>
                <w:ins w:id="3433" w:author="Yanfei Zhang" w:date="2022-04-05T20:24:00Z"/>
                <w:sz w:val="16"/>
                <w:szCs w:val="16"/>
              </w:rPr>
            </w:pPr>
          </w:p>
        </w:tc>
      </w:tr>
      <w:tr w:rsidR="00395A08" w:rsidRPr="006E1C40" w14:paraId="575E184B" w14:textId="77777777" w:rsidTr="00395A08">
        <w:trPr>
          <w:trHeight w:val="88"/>
          <w:jc w:val="center"/>
          <w:ins w:id="3434" w:author="Yanfei Zhang" w:date="2022-04-05T20:24:00Z"/>
        </w:trPr>
        <w:tc>
          <w:tcPr>
            <w:tcW w:w="985" w:type="dxa"/>
            <w:vMerge/>
          </w:tcPr>
          <w:p w14:paraId="226AFDB2" w14:textId="77777777" w:rsidR="00395A08" w:rsidRPr="006E1C40" w:rsidRDefault="00395A08" w:rsidP="00395A08">
            <w:pPr>
              <w:widowControl w:val="0"/>
              <w:pBdr>
                <w:top w:val="nil"/>
                <w:left w:val="nil"/>
                <w:bottom w:val="nil"/>
                <w:right w:val="nil"/>
                <w:between w:val="nil"/>
              </w:pBdr>
              <w:spacing w:line="276" w:lineRule="auto"/>
              <w:jc w:val="left"/>
              <w:rPr>
                <w:ins w:id="3435" w:author="Yanfei Zhang" w:date="2022-04-05T20:24:00Z"/>
                <w:sz w:val="16"/>
                <w:szCs w:val="16"/>
              </w:rPr>
            </w:pPr>
          </w:p>
        </w:tc>
        <w:tc>
          <w:tcPr>
            <w:tcW w:w="3240" w:type="dxa"/>
            <w:vAlign w:val="top"/>
          </w:tcPr>
          <w:p w14:paraId="7D935054" w14:textId="77777777" w:rsidR="00395A08" w:rsidRPr="006E1C40" w:rsidRDefault="00395A08" w:rsidP="00395A08">
            <w:pPr>
              <w:rPr>
                <w:ins w:id="3436" w:author="Yanfei Zhang" w:date="2022-04-05T20:24:00Z"/>
                <w:sz w:val="16"/>
                <w:szCs w:val="16"/>
              </w:rPr>
            </w:pPr>
            <w:proofErr w:type="spellStart"/>
            <w:ins w:id="3437" w:author="Yanfei Zhang" w:date="2022-04-05T20:24:00Z">
              <w:r>
                <w:rPr>
                  <w:rFonts w:cs="Times New Roman"/>
                  <w:sz w:val="16"/>
                  <w:szCs w:val="16"/>
                </w:rPr>
                <w:t>ethanol_diffusion</w:t>
              </w:r>
              <w:proofErr w:type="spellEnd"/>
            </w:ins>
          </w:p>
        </w:tc>
        <w:tc>
          <w:tcPr>
            <w:tcW w:w="1080" w:type="dxa"/>
          </w:tcPr>
          <w:p w14:paraId="177DAF56" w14:textId="77777777" w:rsidR="00395A08" w:rsidRPr="006E1C40" w:rsidRDefault="00395A08" w:rsidP="00395A08">
            <w:pPr>
              <w:rPr>
                <w:ins w:id="3438" w:author="Yanfei Zhang" w:date="2022-04-05T20:24:00Z"/>
                <w:sz w:val="16"/>
                <w:szCs w:val="16"/>
              </w:rPr>
            </w:pPr>
            <w:ins w:id="3439" w:author="Yanfei Zhang" w:date="2022-04-05T20:24:00Z">
              <w:r w:rsidRPr="006E1C40">
                <w:rPr>
                  <w:rFonts w:cs="Times New Roman"/>
                  <w:sz w:val="16"/>
                  <w:szCs w:val="16"/>
                </w:rPr>
                <w:t>Added</w:t>
              </w:r>
            </w:ins>
          </w:p>
        </w:tc>
        <w:tc>
          <w:tcPr>
            <w:tcW w:w="2070" w:type="dxa"/>
            <w:vMerge/>
            <w:vAlign w:val="top"/>
          </w:tcPr>
          <w:p w14:paraId="4BBC43CB" w14:textId="77777777" w:rsidR="00395A08" w:rsidRPr="006E1C40" w:rsidRDefault="00395A08" w:rsidP="00395A08">
            <w:pPr>
              <w:widowControl w:val="0"/>
              <w:pBdr>
                <w:top w:val="nil"/>
                <w:left w:val="nil"/>
                <w:bottom w:val="nil"/>
                <w:right w:val="nil"/>
                <w:between w:val="nil"/>
              </w:pBdr>
              <w:spacing w:line="276" w:lineRule="auto"/>
              <w:jc w:val="left"/>
              <w:rPr>
                <w:ins w:id="3440" w:author="Yanfei Zhang" w:date="2022-04-05T20:24:00Z"/>
                <w:sz w:val="16"/>
                <w:szCs w:val="16"/>
              </w:rPr>
            </w:pPr>
          </w:p>
        </w:tc>
        <w:tc>
          <w:tcPr>
            <w:tcW w:w="630" w:type="dxa"/>
            <w:vMerge/>
          </w:tcPr>
          <w:p w14:paraId="10819C83" w14:textId="77777777" w:rsidR="00395A08" w:rsidRPr="006E1C40" w:rsidRDefault="00395A08" w:rsidP="00395A08">
            <w:pPr>
              <w:widowControl w:val="0"/>
              <w:pBdr>
                <w:top w:val="nil"/>
                <w:left w:val="nil"/>
                <w:bottom w:val="nil"/>
                <w:right w:val="nil"/>
                <w:between w:val="nil"/>
              </w:pBdr>
              <w:spacing w:line="276" w:lineRule="auto"/>
              <w:jc w:val="left"/>
              <w:rPr>
                <w:ins w:id="3441" w:author="Yanfei Zhang" w:date="2022-04-05T20:24:00Z"/>
                <w:sz w:val="16"/>
                <w:szCs w:val="16"/>
              </w:rPr>
            </w:pPr>
          </w:p>
        </w:tc>
      </w:tr>
      <w:tr w:rsidR="00395A08" w:rsidRPr="006E1C40" w14:paraId="340E8972" w14:textId="77777777" w:rsidTr="00395A08">
        <w:trPr>
          <w:trHeight w:val="355"/>
          <w:jc w:val="center"/>
          <w:ins w:id="3442" w:author="Yanfei Zhang" w:date="2022-04-05T20:24:00Z"/>
        </w:trPr>
        <w:tc>
          <w:tcPr>
            <w:tcW w:w="985" w:type="dxa"/>
            <w:vMerge w:val="restart"/>
          </w:tcPr>
          <w:p w14:paraId="4FD6D2C2" w14:textId="77777777" w:rsidR="00395A08" w:rsidRPr="006E1C40" w:rsidRDefault="00395A08" w:rsidP="00395A08">
            <w:pPr>
              <w:rPr>
                <w:ins w:id="3443" w:author="Yanfei Zhang" w:date="2022-04-05T20:24:00Z"/>
                <w:rFonts w:cs="Times New Roman"/>
                <w:sz w:val="16"/>
                <w:szCs w:val="16"/>
              </w:rPr>
            </w:pPr>
            <w:ins w:id="3444" w:author="Yanfei Zhang" w:date="2022-04-05T20:24:00Z">
              <w:r>
                <w:rPr>
                  <w:rFonts w:cs="Times New Roman"/>
                  <w:sz w:val="16"/>
                  <w:szCs w:val="16"/>
                </w:rPr>
                <w:t>10</w:t>
              </w:r>
            </w:ins>
          </w:p>
        </w:tc>
        <w:tc>
          <w:tcPr>
            <w:tcW w:w="3240" w:type="dxa"/>
            <w:vAlign w:val="top"/>
          </w:tcPr>
          <w:p w14:paraId="7F602A53" w14:textId="77777777" w:rsidR="00395A08" w:rsidRPr="006E1C40" w:rsidRDefault="00395A08" w:rsidP="00395A08">
            <w:pPr>
              <w:rPr>
                <w:ins w:id="3445" w:author="Yanfei Zhang" w:date="2022-04-05T20:24:00Z"/>
                <w:rFonts w:cs="Times New Roman"/>
                <w:sz w:val="16"/>
                <w:szCs w:val="16"/>
              </w:rPr>
            </w:pPr>
            <w:proofErr w:type="spellStart"/>
            <w:ins w:id="3446" w:author="Yanfei Zhang" w:date="2022-04-05T20:24:00Z">
              <w:r w:rsidRPr="006E1C40">
                <w:rPr>
                  <w:rFonts w:cs="Times New Roman"/>
                  <w:sz w:val="16"/>
                  <w:szCs w:val="16"/>
                </w:rPr>
                <w:t>T_flux_oxygen</w:t>
              </w:r>
              <w:proofErr w:type="spellEnd"/>
            </w:ins>
          </w:p>
        </w:tc>
        <w:tc>
          <w:tcPr>
            <w:tcW w:w="1080" w:type="dxa"/>
          </w:tcPr>
          <w:p w14:paraId="2744A7CB" w14:textId="77777777" w:rsidR="00395A08" w:rsidRPr="006E1C40" w:rsidRDefault="00395A08" w:rsidP="00395A08">
            <w:pPr>
              <w:rPr>
                <w:ins w:id="3447" w:author="Yanfei Zhang" w:date="2022-04-05T20:24:00Z"/>
                <w:rFonts w:cs="Times New Roman"/>
                <w:sz w:val="16"/>
                <w:szCs w:val="16"/>
              </w:rPr>
            </w:pPr>
            <w:ins w:id="3448" w:author="Yanfei Zhang" w:date="2022-04-05T20:24:00Z">
              <w:r w:rsidRPr="006E1C40">
                <w:rPr>
                  <w:rFonts w:cs="Times New Roman"/>
                  <w:sz w:val="16"/>
                  <w:szCs w:val="16"/>
                </w:rPr>
                <w:t>Blocked</w:t>
              </w:r>
            </w:ins>
          </w:p>
        </w:tc>
        <w:tc>
          <w:tcPr>
            <w:tcW w:w="2070" w:type="dxa"/>
            <w:vMerge w:val="restart"/>
            <w:vAlign w:val="top"/>
          </w:tcPr>
          <w:p w14:paraId="0FE5D11E" w14:textId="77777777" w:rsidR="00395A08" w:rsidRPr="006E1C40" w:rsidRDefault="00395A08" w:rsidP="00395A08">
            <w:pPr>
              <w:rPr>
                <w:ins w:id="3449" w:author="Yanfei Zhang" w:date="2022-04-05T20:24:00Z"/>
                <w:rFonts w:cs="Times New Roman"/>
                <w:sz w:val="16"/>
                <w:szCs w:val="16"/>
              </w:rPr>
            </w:pPr>
          </w:p>
          <w:p w14:paraId="7E94327A" w14:textId="77777777" w:rsidR="00395A08" w:rsidRPr="006E1C40" w:rsidRDefault="00395A08" w:rsidP="00395A08">
            <w:pPr>
              <w:rPr>
                <w:ins w:id="3450" w:author="Yanfei Zhang" w:date="2022-04-05T20:24:00Z"/>
                <w:rFonts w:cs="Times New Roman"/>
                <w:sz w:val="16"/>
                <w:szCs w:val="16"/>
              </w:rPr>
            </w:pPr>
            <w:ins w:id="3451" w:author="Yanfei Zhang" w:date="2022-04-05T20:24:00Z">
              <w:r w:rsidRPr="006E1C40">
                <w:rPr>
                  <w:rFonts w:cs="Times New Roman"/>
                  <w:sz w:val="16"/>
                  <w:szCs w:val="16"/>
                </w:rPr>
                <w:t xml:space="preserve">Biomass </w:t>
              </w:r>
            </w:ins>
          </w:p>
        </w:tc>
        <w:tc>
          <w:tcPr>
            <w:tcW w:w="630" w:type="dxa"/>
            <w:vMerge w:val="restart"/>
          </w:tcPr>
          <w:p w14:paraId="16617692" w14:textId="77777777" w:rsidR="00395A08" w:rsidRPr="006E1C40" w:rsidRDefault="00395A08" w:rsidP="00395A08">
            <w:pPr>
              <w:rPr>
                <w:ins w:id="3452" w:author="Yanfei Zhang" w:date="2022-04-05T20:24:00Z"/>
                <w:rFonts w:cs="Times New Roman"/>
                <w:sz w:val="16"/>
                <w:szCs w:val="16"/>
              </w:rPr>
            </w:pPr>
            <w:ins w:id="3453" w:author="Yanfei Zhang" w:date="2022-04-05T20:24:00Z">
              <w:r w:rsidRPr="006E1C40">
                <w:rPr>
                  <w:rFonts w:cs="Times New Roman"/>
                  <w:sz w:val="16"/>
                  <w:szCs w:val="16"/>
                </w:rPr>
                <w:t>0</w:t>
              </w:r>
            </w:ins>
          </w:p>
        </w:tc>
      </w:tr>
      <w:tr w:rsidR="00395A08" w:rsidRPr="006E1C40" w14:paraId="4BA92666" w14:textId="77777777" w:rsidTr="00395A08">
        <w:trPr>
          <w:trHeight w:val="569"/>
          <w:jc w:val="center"/>
          <w:ins w:id="3454" w:author="Yanfei Zhang" w:date="2022-04-05T20:24:00Z"/>
        </w:trPr>
        <w:tc>
          <w:tcPr>
            <w:tcW w:w="985" w:type="dxa"/>
            <w:vMerge/>
          </w:tcPr>
          <w:p w14:paraId="2CBB9C0E" w14:textId="77777777" w:rsidR="00395A08" w:rsidRPr="006E1C40" w:rsidRDefault="00395A08" w:rsidP="00395A08">
            <w:pPr>
              <w:widowControl w:val="0"/>
              <w:pBdr>
                <w:top w:val="nil"/>
                <w:left w:val="nil"/>
                <w:bottom w:val="nil"/>
                <w:right w:val="nil"/>
                <w:between w:val="nil"/>
              </w:pBdr>
              <w:spacing w:line="276" w:lineRule="auto"/>
              <w:jc w:val="left"/>
              <w:rPr>
                <w:ins w:id="3455" w:author="Yanfei Zhang" w:date="2022-04-05T20:24:00Z"/>
                <w:rFonts w:cs="Times New Roman"/>
                <w:sz w:val="16"/>
                <w:szCs w:val="16"/>
              </w:rPr>
            </w:pPr>
          </w:p>
        </w:tc>
        <w:tc>
          <w:tcPr>
            <w:tcW w:w="3240" w:type="dxa"/>
            <w:vAlign w:val="top"/>
          </w:tcPr>
          <w:p w14:paraId="345E7D0F" w14:textId="77777777" w:rsidR="00395A08" w:rsidRPr="006E1C40" w:rsidRDefault="00395A08" w:rsidP="00395A08">
            <w:pPr>
              <w:rPr>
                <w:ins w:id="3456" w:author="Yanfei Zhang" w:date="2022-04-05T20:24:00Z"/>
                <w:rFonts w:cs="Times New Roman"/>
                <w:sz w:val="16"/>
                <w:szCs w:val="16"/>
              </w:rPr>
            </w:pPr>
            <w:ins w:id="3457" w:author="Yanfei Zhang" w:date="2022-04-05T20:24:00Z">
              <w:r w:rsidRPr="006E1C40">
                <w:rPr>
                  <w:rFonts w:cs="Times New Roman"/>
                  <w:sz w:val="16"/>
                  <w:szCs w:val="16"/>
                </w:rPr>
                <w:t>prot_</w:t>
              </w:r>
              <w:proofErr w:type="spellStart"/>
              <w:r w:rsidRPr="006E1C40">
                <w:rPr>
                  <w:rFonts w:cs="Times New Roman"/>
                  <w:sz w:val="16"/>
                  <w:szCs w:val="16"/>
                </w:rPr>
                <w:t>prot</w:t>
              </w:r>
              <w:proofErr w:type="spellEnd"/>
              <w:r w:rsidRPr="006E1C40">
                <w:rPr>
                  <w:rFonts w:cs="Times New Roman"/>
                  <w:sz w:val="16"/>
                  <w:szCs w:val="16"/>
                </w:rPr>
                <w:t>__lactate</w:t>
              </w:r>
              <w:r>
                <w:rPr>
                  <w:rFonts w:cs="Times New Roman"/>
                  <w:sz w:val="16"/>
                  <w:szCs w:val="16"/>
                </w:rPr>
                <w:t xml:space="preserve"> </w:t>
              </w:r>
            </w:ins>
          </w:p>
        </w:tc>
        <w:tc>
          <w:tcPr>
            <w:tcW w:w="1080" w:type="dxa"/>
          </w:tcPr>
          <w:p w14:paraId="27F0763A" w14:textId="77777777" w:rsidR="00395A08" w:rsidRPr="006E1C40" w:rsidRDefault="00395A08" w:rsidP="00395A08">
            <w:pPr>
              <w:rPr>
                <w:ins w:id="3458" w:author="Yanfei Zhang" w:date="2022-04-05T20:24:00Z"/>
                <w:rFonts w:cs="Times New Roman"/>
                <w:sz w:val="16"/>
                <w:szCs w:val="16"/>
              </w:rPr>
            </w:pPr>
            <w:ins w:id="3459" w:author="Yanfei Zhang" w:date="2022-04-05T20:24:00Z">
              <w:r w:rsidRPr="006E1C40">
                <w:rPr>
                  <w:rFonts w:cs="Times New Roman"/>
                  <w:sz w:val="16"/>
                  <w:szCs w:val="16"/>
                </w:rPr>
                <w:t>Changed to reversible</w:t>
              </w:r>
            </w:ins>
          </w:p>
        </w:tc>
        <w:tc>
          <w:tcPr>
            <w:tcW w:w="2070" w:type="dxa"/>
            <w:vMerge/>
            <w:vAlign w:val="top"/>
          </w:tcPr>
          <w:p w14:paraId="4EF45760" w14:textId="77777777" w:rsidR="00395A08" w:rsidRPr="006E1C40" w:rsidRDefault="00395A08" w:rsidP="00395A08">
            <w:pPr>
              <w:widowControl w:val="0"/>
              <w:pBdr>
                <w:top w:val="nil"/>
                <w:left w:val="nil"/>
                <w:bottom w:val="nil"/>
                <w:right w:val="nil"/>
                <w:between w:val="nil"/>
              </w:pBdr>
              <w:spacing w:line="276" w:lineRule="auto"/>
              <w:jc w:val="left"/>
              <w:rPr>
                <w:ins w:id="3460" w:author="Yanfei Zhang" w:date="2022-04-05T20:24:00Z"/>
                <w:rFonts w:cs="Times New Roman"/>
                <w:sz w:val="16"/>
                <w:szCs w:val="16"/>
              </w:rPr>
            </w:pPr>
          </w:p>
        </w:tc>
        <w:tc>
          <w:tcPr>
            <w:tcW w:w="630" w:type="dxa"/>
            <w:vMerge/>
          </w:tcPr>
          <w:p w14:paraId="0EC8E295" w14:textId="77777777" w:rsidR="00395A08" w:rsidRPr="006E1C40" w:rsidRDefault="00395A08" w:rsidP="00395A08">
            <w:pPr>
              <w:widowControl w:val="0"/>
              <w:pBdr>
                <w:top w:val="nil"/>
                <w:left w:val="nil"/>
                <w:bottom w:val="nil"/>
                <w:right w:val="nil"/>
                <w:between w:val="nil"/>
              </w:pBdr>
              <w:spacing w:line="276" w:lineRule="auto"/>
              <w:jc w:val="left"/>
              <w:rPr>
                <w:ins w:id="3461" w:author="Yanfei Zhang" w:date="2022-04-05T20:24:00Z"/>
                <w:rFonts w:cs="Times New Roman"/>
                <w:sz w:val="16"/>
                <w:szCs w:val="16"/>
              </w:rPr>
            </w:pPr>
          </w:p>
        </w:tc>
      </w:tr>
      <w:tr w:rsidR="00395A08" w:rsidRPr="006E1C40" w14:paraId="395C4A45" w14:textId="77777777" w:rsidTr="00395A08">
        <w:trPr>
          <w:trHeight w:val="146"/>
          <w:jc w:val="center"/>
          <w:ins w:id="3462" w:author="Yanfei Zhang" w:date="2022-04-05T20:24:00Z"/>
        </w:trPr>
        <w:tc>
          <w:tcPr>
            <w:tcW w:w="985" w:type="dxa"/>
            <w:vMerge w:val="restart"/>
          </w:tcPr>
          <w:p w14:paraId="333300B4" w14:textId="77777777" w:rsidR="00395A08" w:rsidRPr="006E1C40" w:rsidRDefault="00395A08" w:rsidP="00395A08">
            <w:pPr>
              <w:widowControl w:val="0"/>
              <w:pBdr>
                <w:top w:val="nil"/>
                <w:left w:val="nil"/>
                <w:bottom w:val="nil"/>
                <w:right w:val="nil"/>
                <w:between w:val="nil"/>
              </w:pBdr>
              <w:spacing w:line="276" w:lineRule="auto"/>
              <w:jc w:val="left"/>
              <w:rPr>
                <w:ins w:id="3463" w:author="Yanfei Zhang" w:date="2022-04-05T20:24:00Z"/>
                <w:sz w:val="16"/>
                <w:szCs w:val="16"/>
              </w:rPr>
            </w:pPr>
            <w:ins w:id="3464" w:author="Yanfei Zhang" w:date="2022-04-05T20:24:00Z">
              <w:r>
                <w:rPr>
                  <w:sz w:val="16"/>
                  <w:szCs w:val="16"/>
                </w:rPr>
                <w:t>11</w:t>
              </w:r>
            </w:ins>
          </w:p>
        </w:tc>
        <w:tc>
          <w:tcPr>
            <w:tcW w:w="3240" w:type="dxa"/>
            <w:vAlign w:val="top"/>
          </w:tcPr>
          <w:p w14:paraId="46AED793" w14:textId="77777777" w:rsidR="00395A08" w:rsidRPr="006E1C40" w:rsidRDefault="00395A08" w:rsidP="00395A08">
            <w:pPr>
              <w:rPr>
                <w:ins w:id="3465" w:author="Yanfei Zhang" w:date="2022-04-05T20:24:00Z"/>
                <w:sz w:val="16"/>
                <w:szCs w:val="16"/>
              </w:rPr>
            </w:pPr>
            <w:proofErr w:type="spellStart"/>
            <w:ins w:id="3466" w:author="Yanfei Zhang" w:date="2022-04-05T20:24:00Z">
              <w:r w:rsidRPr="006E1C40">
                <w:rPr>
                  <w:rFonts w:cs="Times New Roman"/>
                  <w:sz w:val="16"/>
                  <w:szCs w:val="16"/>
                </w:rPr>
                <w:t>T_flux_oxygen</w:t>
              </w:r>
              <w:proofErr w:type="spellEnd"/>
            </w:ins>
          </w:p>
        </w:tc>
        <w:tc>
          <w:tcPr>
            <w:tcW w:w="1080" w:type="dxa"/>
          </w:tcPr>
          <w:p w14:paraId="3C91089B" w14:textId="77777777" w:rsidR="00395A08" w:rsidRPr="006E1C40" w:rsidRDefault="00395A08" w:rsidP="00395A08">
            <w:pPr>
              <w:rPr>
                <w:ins w:id="3467" w:author="Yanfei Zhang" w:date="2022-04-05T20:24:00Z"/>
                <w:sz w:val="16"/>
                <w:szCs w:val="16"/>
              </w:rPr>
            </w:pPr>
            <w:ins w:id="3468" w:author="Yanfei Zhang" w:date="2022-04-05T20:24:00Z">
              <w:r w:rsidRPr="006E1C40">
                <w:rPr>
                  <w:rFonts w:cs="Times New Roman"/>
                  <w:sz w:val="16"/>
                  <w:szCs w:val="16"/>
                </w:rPr>
                <w:t>Blocked</w:t>
              </w:r>
            </w:ins>
          </w:p>
        </w:tc>
        <w:tc>
          <w:tcPr>
            <w:tcW w:w="2070" w:type="dxa"/>
            <w:vMerge w:val="restart"/>
            <w:vAlign w:val="top"/>
          </w:tcPr>
          <w:p w14:paraId="2303F2DC" w14:textId="77777777" w:rsidR="00395A08" w:rsidRPr="006E1C40" w:rsidRDefault="00395A08" w:rsidP="00395A08">
            <w:pPr>
              <w:widowControl w:val="0"/>
              <w:pBdr>
                <w:top w:val="nil"/>
                <w:left w:val="nil"/>
                <w:bottom w:val="nil"/>
                <w:right w:val="nil"/>
                <w:between w:val="nil"/>
              </w:pBdr>
              <w:spacing w:line="276" w:lineRule="auto"/>
              <w:rPr>
                <w:ins w:id="3469" w:author="Yanfei Zhang" w:date="2022-04-05T20:24:00Z"/>
                <w:sz w:val="16"/>
                <w:szCs w:val="16"/>
              </w:rPr>
            </w:pPr>
            <w:ins w:id="3470" w:author="Yanfei Zhang" w:date="2022-04-05T20:24:00Z">
              <w:r>
                <w:rPr>
                  <w:sz w:val="16"/>
                  <w:szCs w:val="16"/>
                </w:rPr>
                <w:t>Biomass</w:t>
              </w:r>
            </w:ins>
          </w:p>
        </w:tc>
        <w:tc>
          <w:tcPr>
            <w:tcW w:w="630" w:type="dxa"/>
            <w:vMerge w:val="restart"/>
          </w:tcPr>
          <w:p w14:paraId="69889F83" w14:textId="77777777" w:rsidR="00395A08" w:rsidRPr="006E1C40" w:rsidRDefault="00395A08" w:rsidP="00395A08">
            <w:pPr>
              <w:widowControl w:val="0"/>
              <w:pBdr>
                <w:top w:val="nil"/>
                <w:left w:val="nil"/>
                <w:bottom w:val="nil"/>
                <w:right w:val="nil"/>
                <w:between w:val="nil"/>
              </w:pBdr>
              <w:spacing w:line="276" w:lineRule="auto"/>
              <w:jc w:val="left"/>
              <w:rPr>
                <w:ins w:id="3471" w:author="Yanfei Zhang" w:date="2022-04-05T20:24:00Z"/>
                <w:sz w:val="16"/>
                <w:szCs w:val="16"/>
              </w:rPr>
            </w:pPr>
            <w:ins w:id="3472" w:author="Yanfei Zhang" w:date="2022-04-05T20:24:00Z">
              <w:r>
                <w:rPr>
                  <w:sz w:val="16"/>
                  <w:szCs w:val="16"/>
                </w:rPr>
                <w:t>0</w:t>
              </w:r>
            </w:ins>
          </w:p>
        </w:tc>
      </w:tr>
      <w:tr w:rsidR="00395A08" w:rsidRPr="006E1C40" w14:paraId="46831964" w14:textId="77777777" w:rsidTr="00395A08">
        <w:trPr>
          <w:trHeight w:val="146"/>
          <w:jc w:val="center"/>
          <w:ins w:id="3473" w:author="Yanfei Zhang" w:date="2022-04-05T20:24:00Z"/>
        </w:trPr>
        <w:tc>
          <w:tcPr>
            <w:tcW w:w="985" w:type="dxa"/>
            <w:vMerge/>
          </w:tcPr>
          <w:p w14:paraId="2499FF34" w14:textId="77777777" w:rsidR="00395A08" w:rsidRDefault="00395A08" w:rsidP="00395A08">
            <w:pPr>
              <w:widowControl w:val="0"/>
              <w:pBdr>
                <w:top w:val="nil"/>
                <w:left w:val="nil"/>
                <w:bottom w:val="nil"/>
                <w:right w:val="nil"/>
                <w:between w:val="nil"/>
              </w:pBdr>
              <w:spacing w:line="276" w:lineRule="auto"/>
              <w:jc w:val="left"/>
              <w:rPr>
                <w:ins w:id="3474" w:author="Yanfei Zhang" w:date="2022-04-05T20:24:00Z"/>
                <w:sz w:val="16"/>
                <w:szCs w:val="16"/>
              </w:rPr>
            </w:pPr>
          </w:p>
        </w:tc>
        <w:tc>
          <w:tcPr>
            <w:tcW w:w="3240" w:type="dxa"/>
            <w:vAlign w:val="top"/>
          </w:tcPr>
          <w:p w14:paraId="42E021F7" w14:textId="77777777" w:rsidR="00395A08" w:rsidRPr="006E1C40" w:rsidRDefault="00395A08" w:rsidP="00395A08">
            <w:pPr>
              <w:rPr>
                <w:ins w:id="3475" w:author="Yanfei Zhang" w:date="2022-04-05T20:24:00Z"/>
                <w:sz w:val="16"/>
                <w:szCs w:val="16"/>
              </w:rPr>
            </w:pPr>
            <w:proofErr w:type="spellStart"/>
            <w:ins w:id="3476" w:author="Yanfei Zhang" w:date="2022-04-05T20:24:00Z">
              <w:r w:rsidRPr="006E1C40">
                <w:rPr>
                  <w:rFonts w:cs="Times New Roman"/>
                  <w:sz w:val="16"/>
                  <w:szCs w:val="16"/>
                </w:rPr>
                <w:t>pyruvate_decarboxylase</w:t>
              </w:r>
              <w:r>
                <w:rPr>
                  <w:rFonts w:cs="Times New Roman"/>
                  <w:sz w:val="16"/>
                  <w:szCs w:val="16"/>
                </w:rPr>
                <w:t>_</w:t>
              </w:r>
              <w:r w:rsidRPr="00397080">
                <w:rPr>
                  <w:sz w:val="16"/>
                  <w:szCs w:val="16"/>
                </w:rPr>
                <w:t>to</w:t>
              </w:r>
              <w:r>
                <w:rPr>
                  <w:sz w:val="16"/>
                  <w:szCs w:val="16"/>
                </w:rPr>
                <w:t>_</w:t>
              </w:r>
              <w:r w:rsidRPr="00397080">
                <w:rPr>
                  <w:sz w:val="16"/>
                  <w:szCs w:val="16"/>
                </w:rPr>
                <w:t>acetaldehyde</w:t>
              </w:r>
              <w:proofErr w:type="spellEnd"/>
            </w:ins>
          </w:p>
        </w:tc>
        <w:tc>
          <w:tcPr>
            <w:tcW w:w="1080" w:type="dxa"/>
          </w:tcPr>
          <w:p w14:paraId="2B83E3CA" w14:textId="77777777" w:rsidR="00395A08" w:rsidRPr="006E1C40" w:rsidRDefault="00395A08" w:rsidP="00395A08">
            <w:pPr>
              <w:rPr>
                <w:ins w:id="3477" w:author="Yanfei Zhang" w:date="2022-04-05T20:24:00Z"/>
                <w:sz w:val="16"/>
                <w:szCs w:val="16"/>
              </w:rPr>
            </w:pPr>
            <w:ins w:id="3478" w:author="Yanfei Zhang" w:date="2022-04-05T20:24:00Z">
              <w:r w:rsidRPr="006E1C40">
                <w:rPr>
                  <w:rFonts w:cs="Times New Roman"/>
                  <w:sz w:val="16"/>
                  <w:szCs w:val="16"/>
                </w:rPr>
                <w:t>Added</w:t>
              </w:r>
            </w:ins>
          </w:p>
        </w:tc>
        <w:tc>
          <w:tcPr>
            <w:tcW w:w="2070" w:type="dxa"/>
            <w:vMerge/>
            <w:vAlign w:val="top"/>
          </w:tcPr>
          <w:p w14:paraId="7DC674CD" w14:textId="77777777" w:rsidR="00395A08" w:rsidRPr="006E1C40" w:rsidRDefault="00395A08" w:rsidP="00395A08">
            <w:pPr>
              <w:widowControl w:val="0"/>
              <w:pBdr>
                <w:top w:val="nil"/>
                <w:left w:val="nil"/>
                <w:bottom w:val="nil"/>
                <w:right w:val="nil"/>
                <w:between w:val="nil"/>
              </w:pBdr>
              <w:spacing w:line="276" w:lineRule="auto"/>
              <w:jc w:val="left"/>
              <w:rPr>
                <w:ins w:id="3479" w:author="Yanfei Zhang" w:date="2022-04-05T20:24:00Z"/>
                <w:sz w:val="16"/>
                <w:szCs w:val="16"/>
              </w:rPr>
            </w:pPr>
          </w:p>
        </w:tc>
        <w:tc>
          <w:tcPr>
            <w:tcW w:w="630" w:type="dxa"/>
            <w:vMerge/>
          </w:tcPr>
          <w:p w14:paraId="417BD40F" w14:textId="77777777" w:rsidR="00395A08" w:rsidRPr="006E1C40" w:rsidRDefault="00395A08" w:rsidP="00395A08">
            <w:pPr>
              <w:widowControl w:val="0"/>
              <w:pBdr>
                <w:top w:val="nil"/>
                <w:left w:val="nil"/>
                <w:bottom w:val="nil"/>
                <w:right w:val="nil"/>
                <w:between w:val="nil"/>
              </w:pBdr>
              <w:spacing w:line="276" w:lineRule="auto"/>
              <w:jc w:val="left"/>
              <w:rPr>
                <w:ins w:id="3480" w:author="Yanfei Zhang" w:date="2022-04-05T20:24:00Z"/>
                <w:sz w:val="16"/>
                <w:szCs w:val="16"/>
              </w:rPr>
            </w:pPr>
          </w:p>
        </w:tc>
      </w:tr>
      <w:tr w:rsidR="00395A08" w:rsidRPr="006E1C40" w14:paraId="45A7FC71" w14:textId="77777777" w:rsidTr="00395A08">
        <w:trPr>
          <w:trHeight w:val="146"/>
          <w:jc w:val="center"/>
          <w:ins w:id="3481" w:author="Yanfei Zhang" w:date="2022-04-05T20:24:00Z"/>
        </w:trPr>
        <w:tc>
          <w:tcPr>
            <w:tcW w:w="985" w:type="dxa"/>
            <w:vMerge/>
          </w:tcPr>
          <w:p w14:paraId="2E71F848" w14:textId="77777777" w:rsidR="00395A08" w:rsidRDefault="00395A08" w:rsidP="00395A08">
            <w:pPr>
              <w:widowControl w:val="0"/>
              <w:pBdr>
                <w:top w:val="nil"/>
                <w:left w:val="nil"/>
                <w:bottom w:val="nil"/>
                <w:right w:val="nil"/>
                <w:between w:val="nil"/>
              </w:pBdr>
              <w:spacing w:line="276" w:lineRule="auto"/>
              <w:jc w:val="left"/>
              <w:rPr>
                <w:ins w:id="3482" w:author="Yanfei Zhang" w:date="2022-04-05T20:24:00Z"/>
                <w:sz w:val="16"/>
                <w:szCs w:val="16"/>
              </w:rPr>
            </w:pPr>
          </w:p>
        </w:tc>
        <w:tc>
          <w:tcPr>
            <w:tcW w:w="3240" w:type="dxa"/>
            <w:vAlign w:val="top"/>
          </w:tcPr>
          <w:p w14:paraId="654EABA9" w14:textId="77777777" w:rsidR="00395A08" w:rsidRPr="006E1C40" w:rsidRDefault="00395A08" w:rsidP="00395A08">
            <w:pPr>
              <w:rPr>
                <w:ins w:id="3483" w:author="Yanfei Zhang" w:date="2022-04-05T20:24:00Z"/>
                <w:sz w:val="16"/>
                <w:szCs w:val="16"/>
              </w:rPr>
            </w:pPr>
            <w:proofErr w:type="spellStart"/>
            <w:ins w:id="3484" w:author="Yanfei Zhang" w:date="2022-04-05T20:24:00Z">
              <w:r>
                <w:rPr>
                  <w:rFonts w:cs="Times New Roman"/>
                  <w:sz w:val="16"/>
                  <w:szCs w:val="16"/>
                </w:rPr>
                <w:t>ethanol_diffusion</w:t>
              </w:r>
              <w:proofErr w:type="spellEnd"/>
            </w:ins>
          </w:p>
        </w:tc>
        <w:tc>
          <w:tcPr>
            <w:tcW w:w="1080" w:type="dxa"/>
          </w:tcPr>
          <w:p w14:paraId="161C5381" w14:textId="77777777" w:rsidR="00395A08" w:rsidRPr="006E1C40" w:rsidRDefault="00395A08" w:rsidP="00395A08">
            <w:pPr>
              <w:rPr>
                <w:ins w:id="3485" w:author="Yanfei Zhang" w:date="2022-04-05T20:24:00Z"/>
                <w:sz w:val="16"/>
                <w:szCs w:val="16"/>
              </w:rPr>
            </w:pPr>
            <w:ins w:id="3486" w:author="Yanfei Zhang" w:date="2022-04-05T20:24:00Z">
              <w:r w:rsidRPr="006E1C40">
                <w:rPr>
                  <w:rFonts w:cs="Times New Roman"/>
                  <w:sz w:val="16"/>
                  <w:szCs w:val="16"/>
                </w:rPr>
                <w:t>Added</w:t>
              </w:r>
            </w:ins>
          </w:p>
        </w:tc>
        <w:tc>
          <w:tcPr>
            <w:tcW w:w="2070" w:type="dxa"/>
            <w:vMerge/>
            <w:vAlign w:val="top"/>
          </w:tcPr>
          <w:p w14:paraId="57BC3EEC" w14:textId="77777777" w:rsidR="00395A08" w:rsidRPr="006E1C40" w:rsidRDefault="00395A08" w:rsidP="00395A08">
            <w:pPr>
              <w:widowControl w:val="0"/>
              <w:pBdr>
                <w:top w:val="nil"/>
                <w:left w:val="nil"/>
                <w:bottom w:val="nil"/>
                <w:right w:val="nil"/>
                <w:between w:val="nil"/>
              </w:pBdr>
              <w:spacing w:line="276" w:lineRule="auto"/>
              <w:jc w:val="left"/>
              <w:rPr>
                <w:ins w:id="3487" w:author="Yanfei Zhang" w:date="2022-04-05T20:24:00Z"/>
                <w:sz w:val="16"/>
                <w:szCs w:val="16"/>
              </w:rPr>
            </w:pPr>
          </w:p>
        </w:tc>
        <w:tc>
          <w:tcPr>
            <w:tcW w:w="630" w:type="dxa"/>
            <w:vMerge/>
          </w:tcPr>
          <w:p w14:paraId="6BC6D360" w14:textId="77777777" w:rsidR="00395A08" w:rsidRPr="006E1C40" w:rsidRDefault="00395A08" w:rsidP="00395A08">
            <w:pPr>
              <w:widowControl w:val="0"/>
              <w:pBdr>
                <w:top w:val="nil"/>
                <w:left w:val="nil"/>
                <w:bottom w:val="nil"/>
                <w:right w:val="nil"/>
                <w:between w:val="nil"/>
              </w:pBdr>
              <w:spacing w:line="276" w:lineRule="auto"/>
              <w:jc w:val="left"/>
              <w:rPr>
                <w:ins w:id="3488" w:author="Yanfei Zhang" w:date="2022-04-05T20:24:00Z"/>
                <w:sz w:val="16"/>
                <w:szCs w:val="16"/>
              </w:rPr>
            </w:pPr>
          </w:p>
        </w:tc>
      </w:tr>
      <w:tr w:rsidR="00395A08" w:rsidRPr="006E1C40" w14:paraId="7575EAFE" w14:textId="77777777" w:rsidTr="00395A08">
        <w:trPr>
          <w:trHeight w:val="569"/>
          <w:jc w:val="center"/>
          <w:ins w:id="3489" w:author="Yanfei Zhang" w:date="2022-04-05T20:24:00Z"/>
        </w:trPr>
        <w:tc>
          <w:tcPr>
            <w:tcW w:w="985" w:type="dxa"/>
            <w:vMerge w:val="restart"/>
          </w:tcPr>
          <w:p w14:paraId="588C4A8C" w14:textId="77777777" w:rsidR="00395A08" w:rsidRPr="006E1C40" w:rsidRDefault="00395A08" w:rsidP="00395A08">
            <w:pPr>
              <w:widowControl w:val="0"/>
              <w:pBdr>
                <w:top w:val="nil"/>
                <w:left w:val="nil"/>
                <w:bottom w:val="nil"/>
                <w:right w:val="nil"/>
                <w:between w:val="nil"/>
              </w:pBdr>
              <w:spacing w:line="276" w:lineRule="auto"/>
              <w:rPr>
                <w:ins w:id="3490" w:author="Yanfei Zhang" w:date="2022-04-05T20:24:00Z"/>
                <w:rFonts w:cs="Times New Roman"/>
                <w:sz w:val="16"/>
                <w:szCs w:val="16"/>
              </w:rPr>
            </w:pPr>
            <w:ins w:id="3491" w:author="Yanfei Zhang" w:date="2022-04-05T20:24:00Z">
              <w:r w:rsidRPr="006E1C40">
                <w:rPr>
                  <w:rFonts w:cs="Times New Roman"/>
                  <w:sz w:val="16"/>
                  <w:szCs w:val="16"/>
                </w:rPr>
                <w:t>1</w:t>
              </w:r>
              <w:r>
                <w:rPr>
                  <w:rFonts w:cs="Times New Roman"/>
                  <w:sz w:val="16"/>
                  <w:szCs w:val="16"/>
                </w:rPr>
                <w:t>2</w:t>
              </w:r>
            </w:ins>
          </w:p>
        </w:tc>
        <w:tc>
          <w:tcPr>
            <w:tcW w:w="3240" w:type="dxa"/>
            <w:vAlign w:val="top"/>
          </w:tcPr>
          <w:p w14:paraId="1914D25A" w14:textId="77777777" w:rsidR="00395A08" w:rsidRPr="006E1C40" w:rsidRDefault="00395A08" w:rsidP="00395A08">
            <w:pPr>
              <w:rPr>
                <w:ins w:id="3492" w:author="Yanfei Zhang" w:date="2022-04-05T20:24:00Z"/>
                <w:rFonts w:cs="Times New Roman"/>
                <w:sz w:val="16"/>
                <w:szCs w:val="16"/>
              </w:rPr>
            </w:pPr>
            <w:proofErr w:type="spellStart"/>
            <w:ins w:id="3493" w:author="Yanfei Zhang" w:date="2022-04-05T20:24:00Z">
              <w:r w:rsidRPr="006E1C40">
                <w:rPr>
                  <w:rFonts w:cs="Times New Roman"/>
                  <w:sz w:val="16"/>
                  <w:szCs w:val="16"/>
                </w:rPr>
                <w:t>T_flux_oxygen</w:t>
              </w:r>
              <w:proofErr w:type="spellEnd"/>
            </w:ins>
          </w:p>
        </w:tc>
        <w:tc>
          <w:tcPr>
            <w:tcW w:w="1080" w:type="dxa"/>
          </w:tcPr>
          <w:p w14:paraId="4ED672FA" w14:textId="77777777" w:rsidR="00395A08" w:rsidRPr="006E1C40" w:rsidRDefault="00395A08" w:rsidP="00395A08">
            <w:pPr>
              <w:rPr>
                <w:ins w:id="3494" w:author="Yanfei Zhang" w:date="2022-04-05T20:24:00Z"/>
                <w:rFonts w:cs="Times New Roman"/>
                <w:sz w:val="16"/>
                <w:szCs w:val="16"/>
              </w:rPr>
            </w:pPr>
            <w:ins w:id="3495" w:author="Yanfei Zhang" w:date="2022-04-05T20:24:00Z">
              <w:r w:rsidRPr="006E1C40">
                <w:rPr>
                  <w:rFonts w:cs="Times New Roman"/>
                  <w:sz w:val="16"/>
                  <w:szCs w:val="16"/>
                </w:rPr>
                <w:t>Blocked</w:t>
              </w:r>
            </w:ins>
          </w:p>
        </w:tc>
        <w:tc>
          <w:tcPr>
            <w:tcW w:w="2070" w:type="dxa"/>
            <w:vMerge w:val="restart"/>
            <w:vAlign w:val="top"/>
          </w:tcPr>
          <w:p w14:paraId="1405C813" w14:textId="77777777" w:rsidR="00395A08" w:rsidRPr="006E1C40" w:rsidRDefault="00395A08" w:rsidP="00395A08">
            <w:pPr>
              <w:widowControl w:val="0"/>
              <w:pBdr>
                <w:top w:val="nil"/>
                <w:left w:val="nil"/>
                <w:bottom w:val="nil"/>
                <w:right w:val="nil"/>
                <w:between w:val="nil"/>
              </w:pBdr>
              <w:spacing w:line="276" w:lineRule="auto"/>
              <w:rPr>
                <w:ins w:id="3496" w:author="Yanfei Zhang" w:date="2022-04-05T20:24:00Z"/>
                <w:rFonts w:cs="Times New Roman"/>
                <w:sz w:val="16"/>
                <w:szCs w:val="16"/>
              </w:rPr>
            </w:pPr>
            <w:ins w:id="3497" w:author="Yanfei Zhang" w:date="2022-04-05T20:24:00Z">
              <w:r>
                <w:rPr>
                  <w:rFonts w:cs="Times New Roman"/>
                  <w:sz w:val="16"/>
                  <w:szCs w:val="16"/>
                </w:rPr>
                <w:t>Non-growth rate dependent maintenance ATP hydrolysis (NGAM)</w:t>
              </w:r>
            </w:ins>
          </w:p>
        </w:tc>
        <w:tc>
          <w:tcPr>
            <w:tcW w:w="630" w:type="dxa"/>
            <w:vMerge w:val="restart"/>
          </w:tcPr>
          <w:p w14:paraId="3CD93FEB" w14:textId="77777777" w:rsidR="00395A08" w:rsidRPr="006E1C40" w:rsidRDefault="00395A08" w:rsidP="00395A08">
            <w:pPr>
              <w:widowControl w:val="0"/>
              <w:pBdr>
                <w:top w:val="nil"/>
                <w:left w:val="nil"/>
                <w:bottom w:val="nil"/>
                <w:right w:val="nil"/>
                <w:between w:val="nil"/>
              </w:pBdr>
              <w:spacing w:line="276" w:lineRule="auto"/>
              <w:rPr>
                <w:ins w:id="3498" w:author="Yanfei Zhang" w:date="2022-04-05T20:24:00Z"/>
                <w:rFonts w:cs="Times New Roman"/>
                <w:sz w:val="16"/>
                <w:szCs w:val="16"/>
              </w:rPr>
            </w:pPr>
            <w:ins w:id="3499" w:author="Yanfei Zhang" w:date="2022-04-05T20:24:00Z">
              <w:r>
                <w:rPr>
                  <w:rFonts w:cs="Times New Roman"/>
                  <w:sz w:val="16"/>
                  <w:szCs w:val="16"/>
                </w:rPr>
                <w:t>1</w:t>
              </w:r>
            </w:ins>
          </w:p>
        </w:tc>
      </w:tr>
      <w:tr w:rsidR="00395A08" w:rsidRPr="006E1C40" w14:paraId="230730C0" w14:textId="77777777" w:rsidTr="00395A08">
        <w:trPr>
          <w:trHeight w:val="1259"/>
          <w:jc w:val="center"/>
          <w:ins w:id="3500" w:author="Yanfei Zhang" w:date="2022-04-05T20:24:00Z"/>
        </w:trPr>
        <w:tc>
          <w:tcPr>
            <w:tcW w:w="985" w:type="dxa"/>
            <w:vMerge/>
          </w:tcPr>
          <w:p w14:paraId="47C4FD32" w14:textId="77777777" w:rsidR="00395A08" w:rsidRPr="006E1C40" w:rsidRDefault="00395A08" w:rsidP="00395A08">
            <w:pPr>
              <w:widowControl w:val="0"/>
              <w:pBdr>
                <w:top w:val="nil"/>
                <w:left w:val="nil"/>
                <w:bottom w:val="nil"/>
                <w:right w:val="nil"/>
                <w:between w:val="nil"/>
              </w:pBdr>
              <w:spacing w:line="276" w:lineRule="auto"/>
              <w:jc w:val="left"/>
              <w:rPr>
                <w:ins w:id="3501" w:author="Yanfei Zhang" w:date="2022-04-05T20:24:00Z"/>
                <w:rFonts w:cs="Times New Roman"/>
                <w:sz w:val="16"/>
                <w:szCs w:val="16"/>
              </w:rPr>
            </w:pPr>
          </w:p>
        </w:tc>
        <w:tc>
          <w:tcPr>
            <w:tcW w:w="3240" w:type="dxa"/>
            <w:vAlign w:val="top"/>
          </w:tcPr>
          <w:p w14:paraId="6B3248CB" w14:textId="77777777" w:rsidR="00395A08" w:rsidRPr="006E1C40" w:rsidRDefault="00395A08" w:rsidP="00395A08">
            <w:pPr>
              <w:rPr>
                <w:ins w:id="3502" w:author="Yanfei Zhang" w:date="2022-04-05T20:24:00Z"/>
                <w:rFonts w:cs="Times New Roman"/>
                <w:sz w:val="16"/>
                <w:szCs w:val="16"/>
              </w:rPr>
            </w:pPr>
            <w:ins w:id="3503" w:author="Yanfei Zhang" w:date="2022-04-05T20:24:00Z">
              <w:r w:rsidRPr="006E1C40">
                <w:rPr>
                  <w:rFonts w:cs="Times New Roman"/>
                  <w:sz w:val="16"/>
                  <w:szCs w:val="16"/>
                </w:rPr>
                <w:t>prot_</w:t>
              </w:r>
              <w:proofErr w:type="spellStart"/>
              <w:r w:rsidRPr="006E1C40">
                <w:rPr>
                  <w:rFonts w:cs="Times New Roman"/>
                  <w:sz w:val="16"/>
                  <w:szCs w:val="16"/>
                </w:rPr>
                <w:t>prot</w:t>
              </w:r>
              <w:proofErr w:type="spellEnd"/>
              <w:r w:rsidRPr="006E1C40">
                <w:rPr>
                  <w:rFonts w:cs="Times New Roman"/>
                  <w:sz w:val="16"/>
                  <w:szCs w:val="16"/>
                </w:rPr>
                <w:t>__lactate</w:t>
              </w:r>
            </w:ins>
          </w:p>
        </w:tc>
        <w:tc>
          <w:tcPr>
            <w:tcW w:w="1080" w:type="dxa"/>
          </w:tcPr>
          <w:p w14:paraId="031F8797" w14:textId="77777777" w:rsidR="00395A08" w:rsidRPr="006E1C40" w:rsidRDefault="00395A08" w:rsidP="00395A08">
            <w:pPr>
              <w:jc w:val="both"/>
              <w:rPr>
                <w:ins w:id="3504" w:author="Yanfei Zhang" w:date="2022-04-05T20:24:00Z"/>
                <w:rFonts w:cs="Times New Roman"/>
                <w:sz w:val="16"/>
                <w:szCs w:val="16"/>
              </w:rPr>
            </w:pPr>
            <w:ins w:id="3505" w:author="Yanfei Zhang" w:date="2022-04-05T20:24:00Z">
              <w:r w:rsidRPr="006E1C40">
                <w:rPr>
                  <w:rFonts w:cs="Times New Roman"/>
                  <w:sz w:val="16"/>
                  <w:szCs w:val="16"/>
                </w:rPr>
                <w:t>Changed to reversible</w:t>
              </w:r>
            </w:ins>
          </w:p>
        </w:tc>
        <w:tc>
          <w:tcPr>
            <w:tcW w:w="2070" w:type="dxa"/>
            <w:vMerge/>
            <w:vAlign w:val="top"/>
          </w:tcPr>
          <w:p w14:paraId="6BA1586F" w14:textId="77777777" w:rsidR="00395A08" w:rsidRPr="006E1C40" w:rsidRDefault="00395A08" w:rsidP="00395A08">
            <w:pPr>
              <w:widowControl w:val="0"/>
              <w:pBdr>
                <w:top w:val="nil"/>
                <w:left w:val="nil"/>
                <w:bottom w:val="nil"/>
                <w:right w:val="nil"/>
                <w:between w:val="nil"/>
              </w:pBdr>
              <w:spacing w:line="276" w:lineRule="auto"/>
              <w:jc w:val="left"/>
              <w:rPr>
                <w:ins w:id="3506" w:author="Yanfei Zhang" w:date="2022-04-05T20:24:00Z"/>
                <w:rFonts w:cs="Times New Roman"/>
                <w:sz w:val="16"/>
                <w:szCs w:val="16"/>
              </w:rPr>
            </w:pPr>
          </w:p>
        </w:tc>
        <w:tc>
          <w:tcPr>
            <w:tcW w:w="630" w:type="dxa"/>
            <w:vMerge/>
          </w:tcPr>
          <w:p w14:paraId="27CA9D74" w14:textId="77777777" w:rsidR="00395A08" w:rsidRPr="006E1C40" w:rsidRDefault="00395A08" w:rsidP="00395A08">
            <w:pPr>
              <w:widowControl w:val="0"/>
              <w:pBdr>
                <w:top w:val="nil"/>
                <w:left w:val="nil"/>
                <w:bottom w:val="nil"/>
                <w:right w:val="nil"/>
                <w:between w:val="nil"/>
              </w:pBdr>
              <w:spacing w:line="276" w:lineRule="auto"/>
              <w:jc w:val="left"/>
              <w:rPr>
                <w:ins w:id="3507" w:author="Yanfei Zhang" w:date="2022-04-05T20:24:00Z"/>
                <w:rFonts w:cs="Times New Roman"/>
                <w:sz w:val="16"/>
                <w:szCs w:val="16"/>
              </w:rPr>
            </w:pPr>
          </w:p>
        </w:tc>
      </w:tr>
    </w:tbl>
    <w:p w14:paraId="65E605C5" w14:textId="77777777" w:rsidR="00395A08" w:rsidRDefault="00395A08" w:rsidP="00395A08">
      <w:pPr>
        <w:pBdr>
          <w:top w:val="nil"/>
          <w:left w:val="nil"/>
          <w:bottom w:val="nil"/>
          <w:right w:val="nil"/>
          <w:between w:val="nil"/>
        </w:pBdr>
        <w:spacing w:line="240" w:lineRule="auto"/>
        <w:ind w:firstLine="420"/>
        <w:rPr>
          <w:ins w:id="3508" w:author="Yanfei Zhang" w:date="2022-04-05T20:24:00Z"/>
          <w:rFonts w:ascii="Palatino Linotype" w:eastAsia="Palatino Linotype" w:hAnsi="Palatino Linotype" w:cs="Palatino Linotype"/>
          <w:sz w:val="20"/>
          <w:szCs w:val="20"/>
        </w:rPr>
      </w:pPr>
    </w:p>
    <w:p w14:paraId="44785678" w14:textId="2F9C06C1" w:rsidR="00395A08" w:rsidRPr="00A13A4A" w:rsidRDefault="00395A08" w:rsidP="00395A08">
      <w:pPr>
        <w:pBdr>
          <w:top w:val="nil"/>
          <w:left w:val="nil"/>
          <w:bottom w:val="nil"/>
          <w:right w:val="nil"/>
          <w:between w:val="nil"/>
        </w:pBdr>
        <w:spacing w:line="240" w:lineRule="auto"/>
        <w:ind w:firstLine="432"/>
        <w:rPr>
          <w:ins w:id="3509" w:author="Yanfei Zhang" w:date="2022-04-05T20:24:00Z"/>
          <w:rFonts w:ascii="Palatino Linotype" w:eastAsia="Palatino Linotype" w:hAnsi="Palatino Linotype" w:cs="Palatino Linotype"/>
          <w:i/>
          <w:sz w:val="20"/>
          <w:szCs w:val="20"/>
        </w:rPr>
      </w:pPr>
      <w:ins w:id="3510" w:author="Yanfei Zhang" w:date="2022-04-05T20:24:00Z">
        <w:r>
          <w:rPr>
            <w:rFonts w:ascii="Palatino Linotype" w:eastAsia="Palatino Linotype" w:hAnsi="Palatino Linotype" w:cs="Palatino Linotype"/>
            <w:sz w:val="20"/>
            <w:szCs w:val="20"/>
          </w:rPr>
          <w:t xml:space="preserve">This would seem to explain the experimental observation that the </w:t>
        </w:r>
        <w:r w:rsidR="00C43E08">
          <w:rPr>
            <w:rFonts w:ascii="Palatino Linotype" w:eastAsia="Palatino Linotype" w:hAnsi="Palatino Linotype" w:cs="Palatino Linotype"/>
            <w:sz w:val="20"/>
            <w:szCs w:val="20"/>
          </w:rPr>
          <w:t>organism is an obligate aerobe.</w:t>
        </w:r>
        <w:r>
          <w:rPr>
            <w:rFonts w:ascii="Palatino Linotype" w:eastAsia="Palatino Linotype" w:hAnsi="Palatino Linotype" w:cs="Palatino Linotype"/>
            <w:sz w:val="20"/>
            <w:szCs w:val="20"/>
          </w:rPr>
          <w:t xml:space="preserve"> Which genes is the organism missing then so as to prevent it to use ferment</w:t>
        </w:r>
        <w:r w:rsidR="00C43E08">
          <w:rPr>
            <w:rFonts w:ascii="Palatino Linotype" w:eastAsia="Palatino Linotype" w:hAnsi="Palatino Linotype" w:cs="Palatino Linotype"/>
            <w:sz w:val="20"/>
            <w:szCs w:val="20"/>
          </w:rPr>
          <w:t>ation to drive its growth?</w:t>
        </w:r>
        <w:r>
          <w:rPr>
            <w:rFonts w:ascii="Palatino Linotype" w:eastAsia="Palatino Linotype" w:hAnsi="Palatino Linotype" w:cs="Palatino Linotype"/>
            <w:sz w:val="20"/>
            <w:szCs w:val="20"/>
          </w:rPr>
          <w:t xml:space="preserve"> Are the enzymes producing or exporting lactate, and those producing ethanol plus carbon dioxide from pyruvate absent from the genome? We searched for the relevant enzymes </w:t>
        </w:r>
      </w:ins>
      <w:customXmlInsRangeStart w:id="3511" w:author="Yanfei Zhang" w:date="2022-04-05T20:24:00Z"/>
      <w:sdt>
        <w:sdtPr>
          <w:tag w:val="goog_rdk_20"/>
          <w:id w:val="-1535028727"/>
        </w:sdtPr>
        <w:sdtContent>
          <w:customXmlInsRangeEnd w:id="3511"/>
          <w:customXmlInsRangeStart w:id="3512" w:author="Yanfei Zhang" w:date="2022-04-05T20:24:00Z"/>
        </w:sdtContent>
      </w:sdt>
      <w:customXmlInsRangeEnd w:id="3512"/>
      <w:ins w:id="3513" w:author="Yanfei Zhang" w:date="2022-04-05T20:24:00Z">
        <w:r>
          <w:rPr>
            <w:rFonts w:ascii="Palatino Linotype" w:eastAsia="Palatino Linotype" w:hAnsi="Palatino Linotype" w:cs="Palatino Linotype"/>
            <w:sz w:val="20"/>
            <w:szCs w:val="20"/>
          </w:rPr>
          <w:t xml:space="preserve">(lactate dehydrogenase, pyruvate decarboxylase and alcohol dehydrogenase) and transporters (of lactate and ethanol).  We found lactate dehydrogenase and alcohol dehydrogenase but not the standard pyruvate decarboxylase in the genome wide map of </w:t>
        </w:r>
        <w:r w:rsidRPr="00A13A4A">
          <w:rPr>
            <w:rFonts w:ascii="Palatino Linotype" w:eastAsia="Palatino Linotype" w:hAnsi="Palatino Linotype" w:cs="Palatino Linotype"/>
            <w:i/>
            <w:sz w:val="20"/>
            <w:szCs w:val="20"/>
          </w:rPr>
          <w:t xml:space="preserve">S. </w:t>
        </w:r>
        <w:proofErr w:type="spellStart"/>
        <w:r w:rsidRPr="00A13A4A">
          <w:rPr>
            <w:rFonts w:ascii="Palatino Linotype" w:eastAsia="Palatino Linotype" w:hAnsi="Palatino Linotype" w:cs="Palatino Linotype"/>
            <w:i/>
            <w:sz w:val="20"/>
            <w:szCs w:val="20"/>
          </w:rPr>
          <w:t>solfataricus</w:t>
        </w:r>
        <w:proofErr w:type="spellEnd"/>
        <w:r>
          <w:rPr>
            <w:rFonts w:ascii="Palatino Linotype" w:eastAsia="Palatino Linotype" w:hAnsi="Palatino Linotype" w:cs="Palatino Linotype"/>
            <w:sz w:val="20"/>
            <w:szCs w:val="20"/>
          </w:rPr>
          <w:t xml:space="preserve">. In order to examine why the organism would still not be able to ferment to lactate, we implemented a procedure that we call ‘Metabolic Task Analysis’ (MTA), i.e., we made flux through the lactic acid export reaction the objective function of </w:t>
        </w:r>
        <w:r>
          <w:rPr>
            <w:rFonts w:ascii="Palatino Linotype" w:eastAsia="Palatino Linotype" w:hAnsi="Palatino Linotype" w:cs="Palatino Linotype"/>
            <w:sz w:val="20"/>
            <w:szCs w:val="20"/>
          </w:rPr>
          <w:lastRenderedPageBreak/>
          <w:t xml:space="preserve">an FBA. Again blocking the import of oxygen, we found that the lactic acid efflux was 0 (Number 3 in Table S1). We also made the alcohol dehydrogenase reaction the objective reaction and again found a zero flux (Number 4 in Table S1). </w:t>
        </w:r>
        <w:r w:rsidRPr="00BF245D">
          <w:rPr>
            <w:rFonts w:ascii="Palatino Linotype" w:eastAsia="Palatino Linotype" w:hAnsi="Palatino Linotype" w:cs="Palatino Linotype"/>
            <w:sz w:val="20"/>
            <w:szCs w:val="20"/>
          </w:rPr>
          <w:t xml:space="preserve">The map does contain a pyruvate decarboxylase reaction, but this is not the standard reaction known from </w:t>
        </w:r>
        <w:r w:rsidRPr="00BF245D">
          <w:rPr>
            <w:rFonts w:ascii="Palatino Linotype" w:eastAsia="Palatino Linotype" w:hAnsi="Palatino Linotype" w:cs="Palatino Linotype"/>
            <w:i/>
            <w:sz w:val="20"/>
            <w:szCs w:val="20"/>
          </w:rPr>
          <w:t>S. cerevisiae</w:t>
        </w:r>
        <w:r>
          <w:rPr>
            <w:rFonts w:ascii="Palatino Linotype" w:eastAsia="Palatino Linotype" w:hAnsi="Palatino Linotype" w:cs="Palatino Linotype"/>
            <w:sz w:val="20"/>
            <w:szCs w:val="20"/>
          </w:rPr>
          <w:t>:</w:t>
        </w:r>
        <w:r w:rsidRPr="00BF245D">
          <w:rPr>
            <w:rFonts w:ascii="Palatino Linotype" w:eastAsia="Palatino Linotype" w:hAnsi="Palatino Linotype" w:cs="Palatino Linotype"/>
            <w:sz w:val="20"/>
            <w:szCs w:val="20"/>
          </w:rPr>
          <w:t xml:space="preserve"> it is coupled to the reduction of </w:t>
        </w:r>
        <w:proofErr w:type="spellStart"/>
        <w:r w:rsidRPr="00BF245D">
          <w:rPr>
            <w:rFonts w:ascii="Palatino Linotype" w:eastAsia="Palatino Linotype" w:hAnsi="Palatino Linotype" w:cs="Palatino Linotype"/>
            <w:sz w:val="20"/>
            <w:szCs w:val="20"/>
          </w:rPr>
          <w:t>quinone</w:t>
        </w:r>
        <w:proofErr w:type="spellEnd"/>
        <w:r w:rsidRPr="00BF245D">
          <w:rPr>
            <w:rFonts w:ascii="Palatino Linotype" w:eastAsia="Palatino Linotype" w:hAnsi="Palatino Linotype" w:cs="Palatino Linotype"/>
            <w:sz w:val="20"/>
            <w:szCs w:val="20"/>
          </w:rPr>
          <w:t xml:space="preserve"> and produces acetate rather than acetaldehyde</w:t>
        </w:r>
        <w:r w:rsidRPr="000E2167">
          <w:rPr>
            <w:rFonts w:ascii="Palatino Linotype" w:eastAsia="Palatino Linotype" w:hAnsi="Palatino Linotype" w:cs="Palatino Linotype"/>
            <w:sz w:val="20"/>
            <w:szCs w:val="20"/>
          </w:rPr>
          <w:t>.</w:t>
        </w:r>
        <w:r w:rsidRPr="00BF245D">
          <w:rPr>
            <w:rFonts w:ascii="Palatino Linotype" w:eastAsia="Palatino Linotype" w:hAnsi="Palatino Linotype" w:cs="Palatino Linotype"/>
            <w:sz w:val="20"/>
            <w:szCs w:val="20"/>
          </w:rPr>
          <w:t xml:space="preserve"> Anaerobically it should be difficult to recycle the </w:t>
        </w:r>
        <w:proofErr w:type="spellStart"/>
        <w:r w:rsidRPr="00BF245D">
          <w:rPr>
            <w:rFonts w:ascii="Palatino Linotype" w:eastAsia="Palatino Linotype" w:hAnsi="Palatino Linotype" w:cs="Palatino Linotype"/>
            <w:sz w:val="20"/>
            <w:szCs w:val="20"/>
          </w:rPr>
          <w:t>quinol</w:t>
        </w:r>
        <w:proofErr w:type="spellEnd"/>
        <w:r w:rsidRPr="00BF245D">
          <w:rPr>
            <w:rFonts w:ascii="Palatino Linotype" w:eastAsia="Palatino Linotype" w:hAnsi="Palatino Linotype" w:cs="Palatino Linotype"/>
            <w:sz w:val="20"/>
            <w:szCs w:val="20"/>
          </w:rPr>
          <w:t xml:space="preserve"> produced into the </w:t>
        </w:r>
        <w:proofErr w:type="spellStart"/>
        <w:r w:rsidRPr="00BF245D">
          <w:rPr>
            <w:rFonts w:ascii="Palatino Linotype" w:eastAsia="Palatino Linotype" w:hAnsi="Palatino Linotype" w:cs="Palatino Linotype"/>
            <w:sz w:val="20"/>
            <w:szCs w:val="20"/>
          </w:rPr>
          <w:t>quinone</w:t>
        </w:r>
        <w:proofErr w:type="spellEnd"/>
        <w:r w:rsidRPr="00BF245D">
          <w:rPr>
            <w:rFonts w:ascii="Palatino Linotype" w:eastAsia="Palatino Linotype" w:hAnsi="Palatino Linotype" w:cs="Palatino Linotype"/>
            <w:sz w:val="20"/>
            <w:szCs w:val="20"/>
          </w:rPr>
          <w:t xml:space="preserve"> required for this</w:t>
        </w:r>
        <w:r>
          <w:rPr>
            <w:rFonts w:ascii="Palatino Linotype" w:eastAsia="Palatino Linotype" w:hAnsi="Palatino Linotype" w:cs="Palatino Linotype"/>
            <w:sz w:val="20"/>
            <w:szCs w:val="20"/>
          </w:rPr>
          <w:t xml:space="preserve"> reaction. In order to examine whether this was the sole cause for the lack of ability to ferment to ethanol and CO</w:t>
        </w:r>
        <w:r w:rsidRPr="00F03F04">
          <w:rPr>
            <w:rFonts w:ascii="Palatino Linotype" w:eastAsia="Palatino Linotype" w:hAnsi="Palatino Linotype" w:cs="Palatino Linotype"/>
            <w:sz w:val="20"/>
            <w:szCs w:val="20"/>
            <w:vertAlign w:val="subscript"/>
          </w:rPr>
          <w:t>2</w:t>
        </w:r>
        <w:r>
          <w:rPr>
            <w:rFonts w:ascii="Palatino Linotype" w:eastAsia="Palatino Linotype" w:hAnsi="Palatino Linotype" w:cs="Palatino Linotype"/>
            <w:sz w:val="20"/>
            <w:szCs w:val="20"/>
          </w:rPr>
          <w:t xml:space="preserve">, we temporarily added the acetaldehyde producing pyruvate decarboxylase reaction to the map, and used the ethanol export reaction as the objective reaction, but FBA continued to show zero flux (Number 5 in Table S1). Apparently the chemical reactions as specified in the </w:t>
        </w:r>
        <w:r>
          <w:rPr>
            <w:rFonts w:ascii="Palatino Linotype" w:eastAsia="Palatino Linotype" w:hAnsi="Palatino Linotype" w:cs="Palatino Linotype"/>
            <w:i/>
            <w:sz w:val="20"/>
            <w:szCs w:val="20"/>
          </w:rPr>
          <w:t xml:space="preserve">S. </w:t>
        </w:r>
        <w:proofErr w:type="spellStart"/>
        <w:r>
          <w:rPr>
            <w:rFonts w:ascii="Palatino Linotype" w:eastAsia="Palatino Linotype" w:hAnsi="Palatino Linotype" w:cs="Palatino Linotype"/>
            <w:i/>
            <w:sz w:val="20"/>
            <w:szCs w:val="20"/>
          </w:rPr>
          <w:t>solfataricus</w:t>
        </w:r>
        <w:proofErr w:type="spellEnd"/>
        <w:r>
          <w:rPr>
            <w:rFonts w:ascii="Palatino Linotype" w:eastAsia="Palatino Linotype" w:hAnsi="Palatino Linotype" w:cs="Palatino Linotype"/>
            <w:sz w:val="20"/>
            <w:szCs w:val="20"/>
          </w:rPr>
          <w:t xml:space="preserve"> metabolic map do not suffice for engaging in the fermentation reactions, neither the alcohol fermentation executed by </w:t>
        </w:r>
        <w:r>
          <w:rPr>
            <w:rFonts w:ascii="Palatino Linotype" w:eastAsia="Palatino Linotype" w:hAnsi="Palatino Linotype" w:cs="Palatino Linotype"/>
            <w:i/>
            <w:sz w:val="20"/>
            <w:szCs w:val="20"/>
          </w:rPr>
          <w:t>S. cerevisiae</w:t>
        </w:r>
        <w:r>
          <w:rPr>
            <w:rFonts w:ascii="Palatino Linotype" w:eastAsia="Palatino Linotype" w:hAnsi="Palatino Linotype" w:cs="Palatino Linotype"/>
            <w:sz w:val="20"/>
            <w:szCs w:val="20"/>
          </w:rPr>
          <w:t xml:space="preserve">, nor to the lactic acid fermentation executed by </w:t>
        </w:r>
        <w:r w:rsidRPr="0081112B">
          <w:rPr>
            <w:rFonts w:ascii="Palatino Linotype" w:eastAsia="Palatino Linotype" w:hAnsi="Palatino Linotype" w:cs="Palatino Linotype"/>
            <w:i/>
            <w:sz w:val="20"/>
            <w:szCs w:val="20"/>
          </w:rPr>
          <w:t xml:space="preserve">L. </w:t>
        </w:r>
        <w:proofErr w:type="spellStart"/>
        <w:r w:rsidRPr="0081112B">
          <w:rPr>
            <w:rFonts w:ascii="Palatino Linotype" w:eastAsia="Palatino Linotype" w:hAnsi="Palatino Linotype" w:cs="Palatino Linotype"/>
            <w:i/>
            <w:sz w:val="20"/>
            <w:szCs w:val="20"/>
          </w:rPr>
          <w:t>lactis</w:t>
        </w:r>
        <w:proofErr w:type="spellEnd"/>
        <w:r>
          <w:rPr>
            <w:rFonts w:ascii="Palatino Linotype" w:eastAsia="Palatino Linotype" w:hAnsi="Palatino Linotype" w:cs="Palatino Linotype"/>
            <w:sz w:val="20"/>
            <w:szCs w:val="20"/>
          </w:rPr>
          <w:t xml:space="preserve">. </w:t>
        </w:r>
      </w:ins>
    </w:p>
    <w:p w14:paraId="579A15C1" w14:textId="7834A636" w:rsidR="00395A08" w:rsidRDefault="00395A08" w:rsidP="00395A08">
      <w:pPr>
        <w:pBdr>
          <w:top w:val="nil"/>
          <w:left w:val="nil"/>
          <w:bottom w:val="nil"/>
          <w:right w:val="nil"/>
          <w:between w:val="nil"/>
        </w:pBdr>
        <w:spacing w:after="120" w:line="240" w:lineRule="auto"/>
        <w:ind w:firstLine="432"/>
        <w:rPr>
          <w:ins w:id="3514" w:author="Yanfei Zhang" w:date="2022-04-05T20:24:00Z"/>
          <w:rFonts w:ascii="Palatino Linotype" w:eastAsia="Palatino Linotype" w:hAnsi="Palatino Linotype" w:cs="Palatino Linotype"/>
          <w:sz w:val="20"/>
          <w:szCs w:val="20"/>
        </w:rPr>
      </w:pPr>
      <w:ins w:id="3515" w:author="Yanfei Zhang" w:date="2022-04-05T20:24:00Z">
        <w:r>
          <w:rPr>
            <w:rFonts w:ascii="Palatino Linotype" w:eastAsia="Palatino Linotype" w:hAnsi="Palatino Linotype" w:cs="Palatino Linotype"/>
            <w:sz w:val="20"/>
            <w:szCs w:val="20"/>
          </w:rPr>
          <w:t xml:space="preserve">We then checked how, according to the genome-wide metabolic map, lactate could be exported.  The actual transport reaction specified by the map was for lactic acid together with protons.  However, in the metabolic map, lactic acid could not be formed from the lactate produced by intracellular metabolism, as the deprotonation reaction from lactic acid to lactate was formulated as irreversible. This is highly unrealistic as carboxylates readily get protonated. We therefore turned this deprotonation reaction reversible (number 6 in Table S1). This did enable flux to extracellular lactate and thereby fermentation. We conclude that a more realistic version of the genome wide map of </w:t>
        </w:r>
        <w:r>
          <w:rPr>
            <w:rFonts w:ascii="Palatino Linotype" w:eastAsia="Palatino Linotype" w:hAnsi="Palatino Linotype" w:cs="Palatino Linotype"/>
            <w:i/>
            <w:sz w:val="20"/>
            <w:szCs w:val="20"/>
          </w:rPr>
          <w:t xml:space="preserve">S. </w:t>
        </w:r>
        <w:proofErr w:type="spellStart"/>
        <w:r>
          <w:rPr>
            <w:rFonts w:ascii="Palatino Linotype" w:eastAsia="Palatino Linotype" w:hAnsi="Palatino Linotype" w:cs="Palatino Linotype"/>
            <w:i/>
            <w:sz w:val="20"/>
            <w:szCs w:val="20"/>
          </w:rPr>
          <w:t>solfataricus</w:t>
        </w:r>
        <w:proofErr w:type="spellEnd"/>
        <w:r>
          <w:rPr>
            <w:rFonts w:ascii="Palatino Linotype" w:eastAsia="Palatino Linotype" w:hAnsi="Palatino Linotype" w:cs="Palatino Linotype"/>
            <w:i/>
            <w:sz w:val="20"/>
            <w:szCs w:val="20"/>
          </w:rPr>
          <w:t xml:space="preserve"> </w:t>
        </w:r>
        <w:r>
          <w:rPr>
            <w:rFonts w:ascii="Palatino Linotype" w:eastAsia="Palatino Linotype" w:hAnsi="Palatino Linotype" w:cs="Palatino Linotype"/>
            <w:sz w:val="20"/>
            <w:szCs w:val="20"/>
          </w:rPr>
          <w:t xml:space="preserve">did support fermentation from glucose to lactate. The corresponding flux pattern is shown in </w:t>
        </w:r>
        <w:r w:rsidRPr="00553543">
          <w:rPr>
            <w:rFonts w:ascii="Palatino Linotype" w:eastAsia="Palatino Linotype" w:hAnsi="Palatino Linotype" w:cs="Palatino Linotype"/>
            <w:sz w:val="20"/>
            <w:szCs w:val="20"/>
            <w:rPrChange w:id="3516" w:author="Yanfei Zhang" w:date="2022-04-05T21:12:00Z">
              <w:rPr>
                <w:rFonts w:ascii="Palatino Linotype" w:eastAsia="Palatino Linotype" w:hAnsi="Palatino Linotype" w:cs="Palatino Linotype"/>
                <w:sz w:val="20"/>
                <w:szCs w:val="20"/>
                <w:highlight w:val="yellow"/>
              </w:rPr>
            </w:rPrChange>
          </w:rPr>
          <w:t>Figure S</w:t>
        </w:r>
      </w:ins>
      <w:ins w:id="3517" w:author="Yanfei Zhang" w:date="2022-04-05T21:11:00Z">
        <w:r w:rsidR="00553543" w:rsidRPr="00553543">
          <w:rPr>
            <w:rFonts w:ascii="Palatino Linotype" w:eastAsia="Palatino Linotype" w:hAnsi="Palatino Linotype" w:cs="Palatino Linotype"/>
            <w:sz w:val="20"/>
            <w:szCs w:val="20"/>
            <w:rPrChange w:id="3518" w:author="Yanfei Zhang" w:date="2022-04-05T21:12:00Z">
              <w:rPr>
                <w:rFonts w:ascii="Palatino Linotype" w:eastAsia="Palatino Linotype" w:hAnsi="Palatino Linotype" w:cs="Palatino Linotype"/>
                <w:sz w:val="20"/>
                <w:szCs w:val="20"/>
                <w:highlight w:val="yellow"/>
              </w:rPr>
            </w:rPrChange>
          </w:rPr>
          <w:t>8</w:t>
        </w:r>
      </w:ins>
      <w:ins w:id="3519" w:author="Yanfei Zhang" w:date="2022-04-05T20:24:00Z">
        <w:r w:rsidRPr="00553543">
          <w:rPr>
            <w:rFonts w:ascii="Palatino Linotype" w:eastAsia="Palatino Linotype" w:hAnsi="Palatino Linotype" w:cs="Palatino Linotype"/>
            <w:sz w:val="20"/>
            <w:szCs w:val="20"/>
            <w:rPrChange w:id="3520" w:author="Yanfei Zhang" w:date="2022-04-05T21:12:00Z">
              <w:rPr>
                <w:rFonts w:ascii="Palatino Linotype" w:eastAsia="Palatino Linotype" w:hAnsi="Palatino Linotype" w:cs="Palatino Linotype"/>
                <w:sz w:val="20"/>
                <w:szCs w:val="20"/>
                <w:highlight w:val="yellow"/>
              </w:rPr>
            </w:rPrChange>
          </w:rPr>
          <w:t>.</w:t>
        </w:r>
        <w:r>
          <w:rPr>
            <w:rFonts w:ascii="Palatino Linotype" w:eastAsia="Palatino Linotype" w:hAnsi="Palatino Linotype" w:cs="Palatino Linotype"/>
            <w:sz w:val="20"/>
            <w:szCs w:val="20"/>
          </w:rPr>
          <w:t xml:space="preserve"> </w:t>
        </w:r>
      </w:ins>
    </w:p>
    <w:p w14:paraId="4D4176FD" w14:textId="77777777" w:rsidR="00395A08" w:rsidRDefault="00395A08" w:rsidP="00395A08">
      <w:pPr>
        <w:pBdr>
          <w:top w:val="nil"/>
          <w:left w:val="nil"/>
          <w:bottom w:val="nil"/>
          <w:right w:val="nil"/>
          <w:between w:val="nil"/>
        </w:pBdr>
        <w:spacing w:line="240" w:lineRule="auto"/>
        <w:ind w:firstLine="425"/>
        <w:jc w:val="left"/>
        <w:rPr>
          <w:ins w:id="3521" w:author="Yanfei Zhang" w:date="2022-04-05T20:24:00Z"/>
          <w:rFonts w:ascii="Palatino Linotype" w:eastAsia="Palatino Linotype" w:hAnsi="Palatino Linotype" w:cs="Palatino Linotype"/>
          <w:sz w:val="20"/>
          <w:szCs w:val="20"/>
        </w:rPr>
      </w:pPr>
      <w:ins w:id="3522" w:author="Yanfei Zhang" w:date="2022-04-05T20:24:00Z">
        <w:r>
          <w:rPr>
            <w:rFonts w:ascii="Palatino Linotype" w:eastAsia="Palatino Linotype" w:hAnsi="Palatino Linotype" w:cs="Palatino Linotype"/>
            <w:noProof/>
            <w:sz w:val="20"/>
            <w:szCs w:val="20"/>
            <w:lang w:eastAsia="zh-CN"/>
          </w:rPr>
          <w:drawing>
            <wp:inline distT="0" distB="0" distL="0" distR="0" wp14:anchorId="53AE848A" wp14:editId="691F7706">
              <wp:extent cx="5534246" cy="3064358"/>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 S1B.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34246" cy="3064358"/>
                      </a:xfrm>
                      <a:prstGeom prst="rect">
                        <a:avLst/>
                      </a:prstGeom>
                    </pic:spPr>
                  </pic:pic>
                </a:graphicData>
              </a:graphic>
            </wp:inline>
          </w:drawing>
        </w:r>
      </w:ins>
    </w:p>
    <w:p w14:paraId="637E94A3" w14:textId="74280524" w:rsidR="00395A08" w:rsidRPr="00553543" w:rsidRDefault="00395A08" w:rsidP="00553543">
      <w:pPr>
        <w:spacing w:before="120" w:after="60" w:line="240" w:lineRule="auto"/>
        <w:ind w:left="432" w:right="432"/>
        <w:rPr>
          <w:ins w:id="3523" w:author="Yanfei Zhang" w:date="2022-04-05T20:24:00Z"/>
          <w:rFonts w:ascii="Palatino Linotype" w:hAnsi="Palatino Linotype"/>
          <w:sz w:val="18"/>
          <w:szCs w:val="18"/>
          <w:rPrChange w:id="3524" w:author="Yanfei Zhang" w:date="2022-04-05T21:12:00Z">
            <w:rPr>
              <w:ins w:id="3525" w:author="Yanfei Zhang" w:date="2022-04-05T20:24:00Z"/>
              <w:rFonts w:ascii="Palatino Linotype" w:eastAsia="Palatino Linotype" w:hAnsi="Palatino Linotype" w:cs="Palatino Linotype"/>
              <w:sz w:val="18"/>
              <w:szCs w:val="18"/>
            </w:rPr>
          </w:rPrChange>
        </w:rPr>
        <w:pPrChange w:id="3526" w:author="Yanfei Zhang" w:date="2022-04-05T21:12:00Z">
          <w:pPr>
            <w:pBdr>
              <w:top w:val="nil"/>
              <w:left w:val="nil"/>
              <w:bottom w:val="nil"/>
              <w:right w:val="nil"/>
              <w:between w:val="nil"/>
            </w:pBdr>
            <w:spacing w:after="120" w:line="240" w:lineRule="auto"/>
          </w:pPr>
        </w:pPrChange>
      </w:pPr>
      <w:ins w:id="3527" w:author="Yanfei Zhang" w:date="2022-04-05T20:24:00Z">
        <w:r w:rsidRPr="000613B9">
          <w:rPr>
            <w:rFonts w:ascii="Palatino Linotype" w:eastAsia="Palatino Linotype" w:hAnsi="Palatino Linotype" w:cs="Palatino Linotype"/>
            <w:b/>
            <w:sz w:val="18"/>
            <w:szCs w:val="18"/>
          </w:rPr>
          <w:t>Figure S</w:t>
        </w:r>
      </w:ins>
      <w:ins w:id="3528" w:author="Yanfei Zhang" w:date="2022-04-05T21:11:00Z">
        <w:r w:rsidR="00553543">
          <w:rPr>
            <w:rFonts w:ascii="Palatino Linotype" w:eastAsia="Palatino Linotype" w:hAnsi="Palatino Linotype" w:cs="Palatino Linotype"/>
            <w:b/>
            <w:sz w:val="18"/>
            <w:szCs w:val="18"/>
          </w:rPr>
          <w:t>8</w:t>
        </w:r>
      </w:ins>
      <w:ins w:id="3529" w:author="Yanfei Zhang" w:date="2022-04-05T20:24:00Z">
        <w:r w:rsidRPr="00AB7BD2">
          <w:rPr>
            <w:rFonts w:ascii="Palatino Linotype" w:eastAsia="Palatino Linotype" w:hAnsi="Palatino Linotype" w:cs="Palatino Linotype"/>
            <w:sz w:val="18"/>
            <w:szCs w:val="18"/>
          </w:rPr>
          <w:t xml:space="preserve">. </w:t>
        </w:r>
        <w:r w:rsidRPr="0099779F">
          <w:rPr>
            <w:rFonts w:ascii="Palatino Linotype" w:eastAsia="Palatino Linotype" w:hAnsi="Palatino Linotype" w:cs="Palatino Linotype"/>
            <w:sz w:val="18"/>
            <w:szCs w:val="18"/>
          </w:rPr>
          <w:t xml:space="preserve">Visualization of the flux distribution when asking </w:t>
        </w:r>
        <w:r>
          <w:rPr>
            <w:rFonts w:ascii="Palatino Linotype" w:eastAsia="Palatino Linotype" w:hAnsi="Palatino Linotype" w:cs="Palatino Linotype"/>
            <w:sz w:val="18"/>
            <w:szCs w:val="18"/>
          </w:rPr>
          <w:t xml:space="preserve">the GEMM </w:t>
        </w:r>
        <w:r w:rsidRPr="0099779F">
          <w:rPr>
            <w:rFonts w:ascii="Palatino Linotype" w:eastAsia="Palatino Linotype" w:hAnsi="Palatino Linotype" w:cs="Palatino Linotype"/>
            <w:sz w:val="18"/>
            <w:szCs w:val="18"/>
          </w:rPr>
          <w:t xml:space="preserve">for </w:t>
        </w:r>
        <w:r>
          <w:rPr>
            <w:rFonts w:ascii="Palatino Linotype" w:eastAsia="Palatino Linotype" w:hAnsi="Palatino Linotype" w:cs="Palatino Linotype"/>
            <w:sz w:val="18"/>
            <w:szCs w:val="18"/>
          </w:rPr>
          <w:t>anaerobic lactic acid production</w:t>
        </w:r>
        <w:r w:rsidRPr="0099779F">
          <w:rPr>
            <w:rFonts w:ascii="Palatino Linotype" w:eastAsia="Palatino Linotype" w:hAnsi="Palatino Linotype" w:cs="Palatino Linotype"/>
            <w:sz w:val="18"/>
            <w:szCs w:val="18"/>
          </w:rPr>
          <w:t xml:space="preserve"> on </w:t>
        </w:r>
        <w:r>
          <w:rPr>
            <w:rFonts w:ascii="Palatino Linotype" w:eastAsia="Palatino Linotype" w:hAnsi="Palatino Linotype" w:cs="Palatino Linotype"/>
            <w:sz w:val="18"/>
            <w:szCs w:val="18"/>
          </w:rPr>
          <w:t xml:space="preserve">glucose and with a reversible lactate protonation reaction. Numbers next to each reaction identifier refer to steady-state flux in </w:t>
        </w:r>
        <w:proofErr w:type="spellStart"/>
        <w:r>
          <w:rPr>
            <w:rFonts w:ascii="Palatino Linotype" w:eastAsia="Palatino Linotype" w:hAnsi="Palatino Linotype" w:cs="Palatino Linotype"/>
            <w:sz w:val="18"/>
            <w:szCs w:val="18"/>
          </w:rPr>
          <w:t>mmol</w:t>
        </w:r>
        <w:proofErr w:type="spellEnd"/>
        <w:r>
          <w:rPr>
            <w:rFonts w:ascii="Palatino Linotype" w:eastAsia="Palatino Linotype" w:hAnsi="Palatino Linotype" w:cs="Palatino Linotype"/>
            <w:sz w:val="18"/>
            <w:szCs w:val="18"/>
          </w:rPr>
          <w:t xml:space="preserve"> gDW</w:t>
        </w:r>
        <w:r w:rsidRPr="00883202">
          <w:rPr>
            <w:rFonts w:ascii="Palatino Linotype" w:eastAsia="Palatino Linotype" w:hAnsi="Palatino Linotype" w:cs="Palatino Linotype"/>
            <w:sz w:val="18"/>
            <w:szCs w:val="18"/>
            <w:vertAlign w:val="superscript"/>
          </w:rPr>
          <w:t>-1</w:t>
        </w:r>
        <w:r>
          <w:rPr>
            <w:rFonts w:ascii="Palatino Linotype" w:eastAsia="Palatino Linotype" w:hAnsi="Palatino Linotype" w:cs="Palatino Linotype"/>
            <w:sz w:val="18"/>
            <w:szCs w:val="18"/>
          </w:rPr>
          <w:t xml:space="preserve"> h</w:t>
        </w:r>
        <w:r w:rsidRPr="00883202">
          <w:rPr>
            <w:rFonts w:ascii="Palatino Linotype" w:eastAsia="Palatino Linotype" w:hAnsi="Palatino Linotype" w:cs="Palatino Linotype"/>
            <w:sz w:val="18"/>
            <w:szCs w:val="18"/>
            <w:vertAlign w:val="superscript"/>
          </w:rPr>
          <w:t>-1</w:t>
        </w:r>
        <w:r>
          <w:rPr>
            <w:rFonts w:ascii="Palatino Linotype" w:eastAsia="Palatino Linotype" w:hAnsi="Palatino Linotype" w:cs="Palatino Linotype"/>
            <w:sz w:val="18"/>
            <w:szCs w:val="18"/>
          </w:rPr>
          <w:t xml:space="preserve">.  The maximum uptake of extracellular glucose was fixed at 1 </w:t>
        </w:r>
        <w:proofErr w:type="spellStart"/>
        <w:r>
          <w:rPr>
            <w:rFonts w:ascii="Palatino Linotype" w:eastAsia="Palatino Linotype" w:hAnsi="Palatino Linotype" w:cs="Palatino Linotype"/>
            <w:sz w:val="18"/>
            <w:szCs w:val="18"/>
          </w:rPr>
          <w:t>mmol</w:t>
        </w:r>
        <w:proofErr w:type="spellEnd"/>
        <w:r>
          <w:rPr>
            <w:rFonts w:ascii="Palatino Linotype" w:eastAsia="Palatino Linotype" w:hAnsi="Palatino Linotype" w:cs="Palatino Linotype"/>
            <w:sz w:val="18"/>
            <w:szCs w:val="18"/>
          </w:rPr>
          <w:t xml:space="preserve"> gDW</w:t>
        </w:r>
        <w:r w:rsidRPr="00883202">
          <w:rPr>
            <w:rFonts w:ascii="Palatino Linotype" w:eastAsia="Palatino Linotype" w:hAnsi="Palatino Linotype" w:cs="Palatino Linotype"/>
            <w:sz w:val="18"/>
            <w:szCs w:val="18"/>
            <w:vertAlign w:val="superscript"/>
          </w:rPr>
          <w:t>-1</w:t>
        </w:r>
        <w:r>
          <w:rPr>
            <w:rFonts w:ascii="Palatino Linotype" w:eastAsia="Palatino Linotype" w:hAnsi="Palatino Linotype" w:cs="Palatino Linotype"/>
            <w:sz w:val="18"/>
            <w:szCs w:val="18"/>
          </w:rPr>
          <w:t xml:space="preserve"> h</w:t>
        </w:r>
        <w:r w:rsidRPr="00883202">
          <w:rPr>
            <w:rFonts w:ascii="Palatino Linotype" w:eastAsia="Palatino Linotype" w:hAnsi="Palatino Linotype" w:cs="Palatino Linotype"/>
            <w:sz w:val="18"/>
            <w:szCs w:val="18"/>
            <w:vertAlign w:val="superscript"/>
          </w:rPr>
          <w:t>-1</w:t>
        </w:r>
        <w:r>
          <w:rPr>
            <w:rFonts w:ascii="Palatino Linotype" w:eastAsia="Palatino Linotype" w:hAnsi="Palatino Linotype" w:cs="Palatino Linotype"/>
            <w:sz w:val="18"/>
            <w:szCs w:val="18"/>
          </w:rPr>
          <w:t xml:space="preserve">, the import of oxygen was blocked and the lactic acid export reaction was used as objective reaction for flux balance analysis. </w:t>
        </w:r>
      </w:ins>
      <w:ins w:id="3530" w:author="Yanfei Zhang" w:date="2022-04-06T18:25:00Z">
        <w:r w:rsidR="00FF72C6" w:rsidRPr="00EA4455">
          <w:rPr>
            <w:rFonts w:ascii="Palatino Linotype" w:eastAsia="Palatino Linotype" w:hAnsi="Palatino Linotype" w:cs="Palatino Linotype"/>
            <w:sz w:val="18"/>
            <w:szCs w:val="18"/>
          </w:rPr>
          <w:t>The file named “</w:t>
        </w:r>
        <w:r w:rsidR="00FF72C6" w:rsidRPr="00E30CFC">
          <w:rPr>
            <w:rFonts w:ascii="Palatino Linotype" w:eastAsia="Palatino Linotype" w:hAnsi="Palatino Linotype" w:cs="Palatino Linotype"/>
            <w:sz w:val="18"/>
            <w:szCs w:val="18"/>
          </w:rPr>
          <w:t xml:space="preserve">Simulation there is no shift from respiration to lactate </w:t>
        </w:r>
        <w:r w:rsidR="00FF72C6">
          <w:rPr>
            <w:rFonts w:ascii="Palatino Linotype" w:eastAsia="Palatino Linotype" w:hAnsi="Palatino Linotype" w:cs="Palatino Linotype"/>
            <w:sz w:val="18"/>
            <w:szCs w:val="18"/>
          </w:rPr>
          <w:t xml:space="preserve">fermentation in S. </w:t>
        </w:r>
        <w:proofErr w:type="spellStart"/>
        <w:r w:rsidR="00FF72C6">
          <w:rPr>
            <w:rFonts w:ascii="Palatino Linotype" w:eastAsia="Palatino Linotype" w:hAnsi="Palatino Linotype" w:cs="Palatino Linotype"/>
            <w:sz w:val="18"/>
            <w:szCs w:val="18"/>
          </w:rPr>
          <w:t>solfataricus</w:t>
        </w:r>
        <w:proofErr w:type="spellEnd"/>
        <w:r w:rsidR="00FF72C6" w:rsidRPr="00EA4455">
          <w:rPr>
            <w:rFonts w:ascii="Palatino Linotype" w:eastAsia="Palatino Linotype" w:hAnsi="Palatino Linotype" w:cs="Palatino Linotype"/>
            <w:sz w:val="18"/>
            <w:szCs w:val="18"/>
          </w:rPr>
          <w:t xml:space="preserve">” found in the </w:t>
        </w:r>
        <w:proofErr w:type="spellStart"/>
        <w:r w:rsidR="00FF72C6" w:rsidRPr="00EA4455">
          <w:rPr>
            <w:rFonts w:ascii="Palatino Linotype" w:eastAsia="Palatino Linotype" w:hAnsi="Palatino Linotype" w:cs="Palatino Linotype"/>
            <w:sz w:val="18"/>
            <w:szCs w:val="18"/>
          </w:rPr>
          <w:t>Github</w:t>
        </w:r>
        <w:proofErr w:type="spellEnd"/>
        <w:r w:rsidR="00FF72C6" w:rsidRPr="00EA4455">
          <w:rPr>
            <w:rFonts w:ascii="Palatino Linotype" w:eastAsia="Palatino Linotype" w:hAnsi="Palatino Linotype" w:cs="Palatino Linotype"/>
            <w:sz w:val="18"/>
            <w:szCs w:val="18"/>
          </w:rPr>
          <w:t xml:space="preserve"> repository under the folder name “codes” showed all the simulations.</w:t>
        </w:r>
        <w:r w:rsidR="00FF72C6">
          <w:rPr>
            <w:rFonts w:ascii="Palatino Linotype" w:eastAsia="Palatino Linotype" w:hAnsi="Palatino Linotype" w:cs="Palatino Linotype"/>
            <w:sz w:val="18"/>
            <w:szCs w:val="18"/>
          </w:rPr>
          <w:t xml:space="preserve"> </w:t>
        </w:r>
      </w:ins>
      <w:proofErr w:type="gramStart"/>
      <w:ins w:id="3531" w:author="Yanfei Zhang" w:date="2022-04-05T21:13:00Z">
        <w:r w:rsidR="00553543">
          <w:rPr>
            <w:rFonts w:ascii="Palatino Linotype" w:eastAsia="Palatino Linotype" w:hAnsi="Palatino Linotype" w:cs="Palatino Linotype"/>
            <w:sz w:val="18"/>
            <w:szCs w:val="18"/>
          </w:rPr>
          <w:t>Gray</w:t>
        </w:r>
        <w:proofErr w:type="gramEnd"/>
        <w:r w:rsidR="00553543">
          <w:rPr>
            <w:rFonts w:ascii="Palatino Linotype" w:eastAsia="Palatino Linotype" w:hAnsi="Palatino Linotype" w:cs="Palatino Linotype"/>
            <w:sz w:val="18"/>
            <w:szCs w:val="18"/>
          </w:rPr>
          <w:t xml:space="preserve"> </w:t>
        </w:r>
      </w:ins>
      <w:ins w:id="3532" w:author="Yanfei Zhang" w:date="2022-04-05T21:12:00Z">
        <w:r w:rsidR="00553543">
          <w:rPr>
            <w:rFonts w:ascii="Palatino Linotype" w:eastAsia="Palatino Linotype" w:hAnsi="Palatino Linotype" w:cs="Palatino Linotype"/>
            <w:sz w:val="18"/>
            <w:szCs w:val="18"/>
          </w:rPr>
          <w:t>color corresponds to zero flux, while gradients of green, brown, and yellow correspond to non-zero flux, and from green to brown the flux increased.</w:t>
        </w:r>
        <w:r w:rsidR="00553543">
          <w:rPr>
            <w:rFonts w:ascii="Palatino Linotype" w:eastAsia="Palatino Linotype" w:hAnsi="Palatino Linotype"/>
            <w:sz w:val="18"/>
            <w:szCs w:val="18"/>
          </w:rPr>
          <w:t xml:space="preserve"> </w:t>
        </w:r>
      </w:ins>
    </w:p>
    <w:p w14:paraId="0A190B0F" w14:textId="1E5DB87D" w:rsidR="00395A08" w:rsidRDefault="00395A08" w:rsidP="00395A08">
      <w:pPr>
        <w:pBdr>
          <w:top w:val="nil"/>
          <w:left w:val="nil"/>
          <w:bottom w:val="nil"/>
          <w:right w:val="nil"/>
          <w:between w:val="nil"/>
        </w:pBdr>
        <w:spacing w:line="240" w:lineRule="auto"/>
        <w:ind w:firstLine="432"/>
        <w:rPr>
          <w:ins w:id="3533" w:author="Yanfei Zhang" w:date="2022-04-05T20:24:00Z"/>
          <w:rFonts w:ascii="Palatino Linotype" w:eastAsia="Palatino Linotype" w:hAnsi="Palatino Linotype" w:cs="Palatino Linotype"/>
          <w:sz w:val="20"/>
          <w:szCs w:val="20"/>
        </w:rPr>
      </w:pPr>
      <w:ins w:id="3534" w:author="Yanfei Zhang" w:date="2022-04-05T20:24:00Z">
        <w:r>
          <w:rPr>
            <w:rFonts w:ascii="Palatino Linotype" w:eastAsia="Palatino Linotype" w:hAnsi="Palatino Linotype" w:cs="Palatino Linotype"/>
            <w:sz w:val="20"/>
            <w:szCs w:val="20"/>
          </w:rPr>
          <w:t xml:space="preserve">Next we made all protonation reactions in the genome wide map reversible but we still did not see ethanol fermentation. We then again turned to transport. The map’s transporter reaction for ethanol could only import ethanol into the cell.  Since the transporter links this import of ethanol to </w:t>
        </w:r>
        <w:r>
          <w:rPr>
            <w:rFonts w:ascii="Palatino Linotype" w:eastAsia="Palatino Linotype" w:hAnsi="Palatino Linotype" w:cs="Palatino Linotype"/>
            <w:sz w:val="20"/>
            <w:szCs w:val="20"/>
          </w:rPr>
          <w:lastRenderedPageBreak/>
          <w:t xml:space="preserve">the hydrolysis of ATP, such an assumed irreversibility is realistic for such a process. The absence of a possibility of ethanol to flow out of the cell is however unrealistic. Ethanol even more than water is fairly permeant through most biological membranes </w:t>
        </w:r>
        <w:commentRangeStart w:id="3535"/>
        <w:r>
          <w:rPr>
            <w:rFonts w:ascii="Palatino Linotype" w:eastAsia="Palatino Linotype" w:hAnsi="Palatino Linotype" w:cs="Palatino Linotype"/>
            <w:sz w:val="20"/>
            <w:szCs w:val="20"/>
          </w:rPr>
          <w:t>(</w:t>
        </w:r>
        <w:proofErr w:type="spellStart"/>
        <w:r w:rsidRPr="009A6693">
          <w:rPr>
            <w:rFonts w:ascii="Palatino Linotype" w:eastAsia="Palatino Linotype" w:hAnsi="Palatino Linotype" w:cs="Palatino Linotype"/>
            <w:sz w:val="20"/>
            <w:szCs w:val="20"/>
          </w:rPr>
          <w:t>Hannoun</w:t>
        </w:r>
        <w:proofErr w:type="spellEnd"/>
        <w:r w:rsidR="001F0E73">
          <w:rPr>
            <w:rFonts w:ascii="Palatino Linotype" w:eastAsia="Palatino Linotype" w:hAnsi="Palatino Linotype" w:cs="Palatino Linotype"/>
            <w:sz w:val="20"/>
            <w:szCs w:val="20"/>
          </w:rPr>
          <w:t xml:space="preserve"> </w:t>
        </w:r>
      </w:ins>
      <w:ins w:id="3536" w:author="Yanfei Zhang" w:date="2022-04-06T17:01:00Z">
        <w:r w:rsidR="001F0E73">
          <w:rPr>
            <w:rFonts w:ascii="Palatino Linotype" w:eastAsia="Palatino Linotype" w:hAnsi="Palatino Linotype" w:cs="Palatino Linotype"/>
            <w:sz w:val="18"/>
            <w:szCs w:val="18"/>
          </w:rPr>
          <w:t>and</w:t>
        </w:r>
        <w:r w:rsidR="001F0E73" w:rsidRPr="00F65AE4">
          <w:rPr>
            <w:rFonts w:ascii="Palatino Linotype" w:eastAsia="Palatino Linotype" w:hAnsi="Palatino Linotype" w:cs="Palatino Linotype" w:hint="eastAsia"/>
            <w:sz w:val="18"/>
            <w:szCs w:val="18"/>
          </w:rPr>
          <w:t xml:space="preserve"> Stephanopoulos</w:t>
        </w:r>
      </w:ins>
      <w:ins w:id="3537" w:author="Yanfei Zhang" w:date="2022-04-05T20:24:00Z">
        <w:r>
          <w:rPr>
            <w:rFonts w:ascii="Palatino Linotype" w:eastAsia="Palatino Linotype" w:hAnsi="Palatino Linotype" w:cs="Palatino Linotype"/>
            <w:sz w:val="20"/>
            <w:szCs w:val="20"/>
          </w:rPr>
          <w:t>, 1986</w:t>
        </w:r>
        <w:commentRangeEnd w:id="3535"/>
        <w:r>
          <w:rPr>
            <w:rStyle w:val="CommentReference"/>
          </w:rPr>
          <w:commentReference w:id="3535"/>
        </w:r>
        <w:r>
          <w:rPr>
            <w:rFonts w:ascii="Palatino Linotype" w:eastAsia="Palatino Linotype" w:hAnsi="Palatino Linotype" w:cs="Palatino Linotype"/>
            <w:sz w:val="20"/>
            <w:szCs w:val="20"/>
          </w:rPr>
          <w:t xml:space="preserve">), but then in a process not coupled to ATP synthesis. When we made the ATPase driven import of ethanol reversible, and repeated the flux balance analyses with ethanol export as objective (Number 7, 8 in Table S1) we obtained flux provided we added the pyruvate decarboxylase reaction to the map. Alternatively, adding a passive ethanol transport reaction produced flux through the ethanol export reaction too (Number 9 in Table S1). These fluxes still depended on the addition of the pyruvate carboxylase producing acetaldehyde however and should thereby be considered speculative. </w:t>
        </w:r>
      </w:ins>
    </w:p>
    <w:p w14:paraId="7DC9E9C1" w14:textId="77777777" w:rsidR="00395A08" w:rsidRDefault="00395A08" w:rsidP="00395A08">
      <w:pPr>
        <w:pBdr>
          <w:top w:val="nil"/>
          <w:left w:val="nil"/>
          <w:bottom w:val="nil"/>
          <w:right w:val="nil"/>
          <w:between w:val="nil"/>
        </w:pBdr>
        <w:spacing w:line="240" w:lineRule="auto"/>
        <w:ind w:firstLine="432"/>
        <w:rPr>
          <w:ins w:id="3538" w:author="Yanfei Zhang" w:date="2022-04-05T20:24:00Z"/>
          <w:rFonts w:ascii="Palatino Linotype" w:eastAsia="Palatino Linotype" w:hAnsi="Palatino Linotype" w:cs="Palatino Linotype"/>
          <w:sz w:val="20"/>
          <w:szCs w:val="20"/>
        </w:rPr>
      </w:pPr>
      <w:ins w:id="3539" w:author="Yanfei Zhang" w:date="2022-04-05T20:24:00Z">
        <w:r>
          <w:rPr>
            <w:rFonts w:ascii="Palatino Linotype" w:eastAsia="Palatino Linotype" w:hAnsi="Palatino Linotype" w:cs="Palatino Linotype"/>
            <w:sz w:val="20"/>
            <w:szCs w:val="20"/>
          </w:rPr>
          <w:t xml:space="preserve">We therefore returned to the realistic possibility for the cells to ferment glucose to lactic acid.  For an organism to ‘seriously’ engage in such a process, it should be able to use it to drive its growth.  </w:t>
        </w:r>
        <w:proofErr w:type="gramStart"/>
        <w:r>
          <w:rPr>
            <w:rFonts w:ascii="Palatino Linotype" w:eastAsia="Palatino Linotype" w:hAnsi="Palatino Linotype" w:cs="Palatino Linotype"/>
            <w:sz w:val="20"/>
            <w:szCs w:val="20"/>
          </w:rPr>
          <w:t>Therefore</w:t>
        </w:r>
        <w:proofErr w:type="gramEnd"/>
        <w:r>
          <w:rPr>
            <w:rFonts w:ascii="Palatino Linotype" w:eastAsia="Palatino Linotype" w:hAnsi="Palatino Linotype" w:cs="Palatino Linotype"/>
            <w:sz w:val="20"/>
            <w:szCs w:val="20"/>
          </w:rPr>
          <w:t xml:space="preserve"> </w:t>
        </w:r>
        <w:r w:rsidRPr="004F475A">
          <w:rPr>
            <w:rFonts w:ascii="Palatino Linotype" w:eastAsia="Palatino Linotype" w:hAnsi="Palatino Linotype" w:cs="Palatino Linotype"/>
            <w:sz w:val="20"/>
            <w:szCs w:val="20"/>
          </w:rPr>
          <w:t xml:space="preserve">we asked if the organism was able to grow anaerobically after </w:t>
        </w:r>
        <w:r>
          <w:rPr>
            <w:rFonts w:ascii="Palatino Linotype" w:eastAsia="Palatino Linotype" w:hAnsi="Palatino Linotype" w:cs="Palatino Linotype"/>
            <w:sz w:val="20"/>
            <w:szCs w:val="20"/>
          </w:rPr>
          <w:t xml:space="preserve">again </w:t>
        </w:r>
        <w:r w:rsidRPr="004F475A">
          <w:rPr>
            <w:rFonts w:ascii="Palatino Linotype" w:eastAsia="Palatino Linotype" w:hAnsi="Palatino Linotype" w:cs="Palatino Linotype"/>
            <w:sz w:val="20"/>
            <w:szCs w:val="20"/>
          </w:rPr>
          <w:t xml:space="preserve">making the lactic acid </w:t>
        </w:r>
        <w:r>
          <w:rPr>
            <w:rFonts w:ascii="Palatino Linotype" w:eastAsia="Palatino Linotype" w:hAnsi="Palatino Linotype" w:cs="Palatino Linotype"/>
            <w:sz w:val="20"/>
            <w:szCs w:val="20"/>
          </w:rPr>
          <w:t>de-protonation</w:t>
        </w:r>
        <w:r w:rsidRPr="004F475A">
          <w:rPr>
            <w:rFonts w:ascii="Palatino Linotype" w:eastAsia="Palatino Linotype" w:hAnsi="Palatino Linotype" w:cs="Palatino Linotype"/>
            <w:sz w:val="20"/>
            <w:szCs w:val="20"/>
          </w:rPr>
          <w:t xml:space="preserve"> reaction reversible. Even though</w:t>
        </w:r>
        <w:r>
          <w:rPr>
            <w:rFonts w:ascii="Palatino Linotype" w:eastAsia="Palatino Linotype" w:hAnsi="Palatino Linotype" w:cs="Palatino Linotype"/>
            <w:sz w:val="20"/>
            <w:szCs w:val="20"/>
          </w:rPr>
          <w:t xml:space="preserve"> lactic acid could be produced, the answer was ‘No’ (Number 10 and 11 in Table S1). </w:t>
        </w:r>
      </w:ins>
    </w:p>
    <w:p w14:paraId="461990DE" w14:textId="6B0FA5D7" w:rsidR="00395A08" w:rsidRDefault="00395A08" w:rsidP="00395A08">
      <w:pPr>
        <w:pBdr>
          <w:top w:val="nil"/>
          <w:left w:val="nil"/>
          <w:bottom w:val="nil"/>
          <w:right w:val="nil"/>
          <w:between w:val="nil"/>
        </w:pBdr>
        <w:spacing w:line="240" w:lineRule="auto"/>
        <w:ind w:firstLine="425"/>
        <w:rPr>
          <w:ins w:id="3540" w:author="Yanfei Zhang" w:date="2022-04-05T20:24:00Z"/>
          <w:rFonts w:ascii="Palatino Linotype" w:eastAsia="Palatino Linotype" w:hAnsi="Palatino Linotype" w:cs="Palatino Linotype"/>
          <w:sz w:val="20"/>
          <w:szCs w:val="20"/>
        </w:rPr>
      </w:pPr>
      <w:ins w:id="3541" w:author="Yanfei Zhang" w:date="2022-04-05T20:24:00Z">
        <w:r w:rsidRPr="00202F7A">
          <w:rPr>
            <w:rFonts w:ascii="Palatino Linotype" w:eastAsia="Palatino Linotype" w:hAnsi="Palatino Linotype" w:cs="Palatino Linotype"/>
            <w:sz w:val="20"/>
            <w:szCs w:val="20"/>
          </w:rPr>
          <w:t>Growth requires ATP</w:t>
        </w:r>
        <w:r>
          <w:rPr>
            <w:rFonts w:ascii="Palatino Linotype" w:eastAsia="Palatino Linotype" w:hAnsi="Palatino Linotype" w:cs="Palatino Linotype"/>
            <w:sz w:val="20"/>
            <w:szCs w:val="20"/>
          </w:rPr>
          <w:t xml:space="preserve"> in addition to Carbon in the form of pyruvate</w:t>
        </w:r>
        <w:r w:rsidRPr="00202F7A">
          <w:rPr>
            <w:rFonts w:ascii="Palatino Linotype" w:eastAsia="Palatino Linotype" w:hAnsi="Palatino Linotype" w:cs="Palatino Linotype"/>
            <w:sz w:val="20"/>
            <w:szCs w:val="20"/>
          </w:rPr>
          <w:t xml:space="preserve">. We therefore used MTA to examine if the proposed fermentation pathway from glucose to lactate could yield any ATP: we made flux through the ATP maintenance reaction the task, i.e. took that as the objective in FBA. By forcing flux through the glucose uptake system, we found that fermentation in </w:t>
        </w:r>
        <w:r w:rsidRPr="00E9016E">
          <w:rPr>
            <w:rFonts w:ascii="Palatino Linotype" w:eastAsia="Palatino Linotype" w:hAnsi="Palatino Linotype" w:cs="Palatino Linotype"/>
            <w:i/>
            <w:sz w:val="20"/>
            <w:szCs w:val="20"/>
          </w:rPr>
          <w:t>S</w:t>
        </w:r>
        <w:r w:rsidRPr="00202F7A">
          <w:rPr>
            <w:rFonts w:ascii="Palatino Linotype" w:eastAsia="Palatino Linotype" w:hAnsi="Palatino Linotype" w:cs="Palatino Linotype"/>
            <w:sz w:val="20"/>
            <w:szCs w:val="20"/>
          </w:rPr>
          <w:t xml:space="preserve">. </w:t>
        </w:r>
        <w:proofErr w:type="spellStart"/>
        <w:r w:rsidRPr="00202F7A">
          <w:rPr>
            <w:rFonts w:ascii="Palatino Linotype" w:eastAsia="Palatino Linotype" w:hAnsi="Palatino Linotype" w:cs="Palatino Linotype"/>
            <w:i/>
            <w:sz w:val="20"/>
            <w:szCs w:val="20"/>
          </w:rPr>
          <w:t>solfataricus</w:t>
        </w:r>
        <w:proofErr w:type="spellEnd"/>
        <w:r w:rsidRPr="00202F7A">
          <w:rPr>
            <w:rFonts w:ascii="Palatino Linotype" w:eastAsia="Palatino Linotype" w:hAnsi="Palatino Linotype" w:cs="Palatino Linotype"/>
            <w:sz w:val="20"/>
            <w:szCs w:val="20"/>
          </w:rPr>
          <w:t xml:space="preserve"> could proceed in principle, but </w:t>
        </w:r>
        <w:r>
          <w:rPr>
            <w:rFonts w:ascii="Palatino Linotype" w:eastAsia="Palatino Linotype" w:hAnsi="Palatino Linotype" w:cs="Palatino Linotype"/>
            <w:sz w:val="20"/>
            <w:szCs w:val="20"/>
          </w:rPr>
          <w:t xml:space="preserve">only with production of 1 ATP per glucose </w:t>
        </w:r>
        <w:r w:rsidRPr="00202F7A">
          <w:rPr>
            <w:rFonts w:ascii="Palatino Linotype" w:eastAsia="Palatino Linotype" w:hAnsi="Palatino Linotype" w:cs="Palatino Linotype"/>
            <w:sz w:val="20"/>
            <w:szCs w:val="20"/>
          </w:rPr>
          <w:t xml:space="preserve">(Number 12 in Table </w:t>
        </w:r>
        <w:r>
          <w:rPr>
            <w:rFonts w:ascii="Palatino Linotype" w:eastAsia="Palatino Linotype" w:hAnsi="Palatino Linotype" w:cs="Palatino Linotype"/>
            <w:sz w:val="20"/>
            <w:szCs w:val="20"/>
          </w:rPr>
          <w:t>S1</w:t>
        </w:r>
        <w:r w:rsidRPr="00202F7A">
          <w:rPr>
            <w:rFonts w:ascii="Palatino Linotype" w:eastAsia="Palatino Linotype" w:hAnsi="Palatino Linotype" w:cs="Palatino Linotype"/>
            <w:sz w:val="20"/>
            <w:szCs w:val="20"/>
          </w:rPr>
          <w:t>) (The corresponding flu</w:t>
        </w:r>
        <w:r>
          <w:rPr>
            <w:rFonts w:ascii="Palatino Linotype" w:eastAsia="Palatino Linotype" w:hAnsi="Palatino Linotype" w:cs="Palatino Linotype"/>
            <w:sz w:val="20"/>
            <w:szCs w:val="20"/>
          </w:rPr>
          <w:t xml:space="preserve">x pattern is shown in </w:t>
        </w:r>
        <w:r w:rsidRPr="0022764D">
          <w:rPr>
            <w:rFonts w:ascii="Palatino Linotype" w:eastAsia="Palatino Linotype" w:hAnsi="Palatino Linotype" w:cs="Palatino Linotype"/>
            <w:sz w:val="20"/>
            <w:szCs w:val="20"/>
            <w:rPrChange w:id="3542" w:author="Yanfei Zhang" w:date="2022-04-05T21:14:00Z">
              <w:rPr>
                <w:rFonts w:ascii="Palatino Linotype" w:eastAsia="Palatino Linotype" w:hAnsi="Palatino Linotype" w:cs="Palatino Linotype"/>
                <w:sz w:val="20"/>
                <w:szCs w:val="20"/>
                <w:highlight w:val="yellow"/>
              </w:rPr>
            </w:rPrChange>
          </w:rPr>
          <w:t>Figure S</w:t>
        </w:r>
      </w:ins>
      <w:ins w:id="3543" w:author="Yanfei Zhang" w:date="2022-04-05T21:14:00Z">
        <w:r w:rsidR="0022764D">
          <w:rPr>
            <w:rFonts w:ascii="Palatino Linotype" w:eastAsia="Palatino Linotype" w:hAnsi="Palatino Linotype" w:cs="Palatino Linotype"/>
            <w:sz w:val="20"/>
            <w:szCs w:val="20"/>
          </w:rPr>
          <w:t>8</w:t>
        </w:r>
      </w:ins>
      <w:ins w:id="3544" w:author="Yanfei Zhang" w:date="2022-04-05T20:24:00Z">
        <w:r w:rsidRPr="00202F7A">
          <w:rPr>
            <w:rFonts w:ascii="Palatino Linotype" w:eastAsia="Palatino Linotype" w:hAnsi="Palatino Linotype" w:cs="Palatino Linotype"/>
            <w:sz w:val="20"/>
            <w:szCs w:val="20"/>
          </w:rPr>
          <w:t xml:space="preserve">). </w:t>
        </w:r>
      </w:ins>
    </w:p>
    <w:p w14:paraId="5DD762F2" w14:textId="40D6C552" w:rsidR="00395A08" w:rsidRDefault="00395A08" w:rsidP="00395A08">
      <w:pPr>
        <w:pBdr>
          <w:top w:val="nil"/>
          <w:left w:val="nil"/>
          <w:bottom w:val="nil"/>
          <w:right w:val="nil"/>
          <w:between w:val="nil"/>
        </w:pBdr>
        <w:spacing w:line="240" w:lineRule="auto"/>
        <w:ind w:firstLine="425"/>
        <w:rPr>
          <w:ins w:id="3545" w:author="Yanfei Zhang" w:date="2022-04-05T20:24:00Z"/>
          <w:rFonts w:ascii="Palatino Linotype" w:eastAsia="Palatino Linotype" w:hAnsi="Palatino Linotype" w:cs="Palatino Linotype"/>
          <w:sz w:val="20"/>
          <w:szCs w:val="20"/>
        </w:rPr>
      </w:pPr>
      <w:ins w:id="3546" w:author="Yanfei Zhang" w:date="2022-04-05T20:24:00Z">
        <w:r>
          <w:rPr>
            <w:rFonts w:ascii="Palatino Linotype" w:eastAsia="Palatino Linotype" w:hAnsi="Palatino Linotype" w:cs="Palatino Linotype"/>
            <w:sz w:val="20"/>
            <w:szCs w:val="20"/>
          </w:rPr>
          <w:t>That ATP was produced may seem enigmatic as the metabolic pathway running from 1 glucose to 2 lactates consumed as many ATP’s as that it produced (</w:t>
        </w:r>
      </w:ins>
      <w:ins w:id="3547" w:author="Yanfei Zhang" w:date="2022-04-05T21:55:00Z">
        <w:r w:rsidR="007B75FC">
          <w:rPr>
            <w:rFonts w:ascii="Palatino Linotype" w:eastAsia="Palatino Linotype" w:hAnsi="Palatino Linotype" w:cs="Palatino Linotype"/>
            <w:sz w:val="20"/>
            <w:szCs w:val="20"/>
          </w:rPr>
          <w:t>Figure S</w:t>
        </w:r>
      </w:ins>
      <w:ins w:id="3548" w:author="Yanfei Zhang" w:date="2022-04-05T21:15:00Z">
        <w:r w:rsidR="0022764D" w:rsidRPr="0022764D">
          <w:rPr>
            <w:rFonts w:ascii="Palatino Linotype" w:eastAsia="Palatino Linotype" w:hAnsi="Palatino Linotype" w:cs="Palatino Linotype"/>
            <w:sz w:val="20"/>
            <w:szCs w:val="20"/>
          </w:rPr>
          <w:t>8</w:t>
        </w:r>
      </w:ins>
      <w:ins w:id="3549" w:author="Yanfei Zhang" w:date="2022-04-05T20:24:00Z">
        <w:r>
          <w:rPr>
            <w:rFonts w:ascii="Palatino Linotype" w:eastAsia="Palatino Linotype" w:hAnsi="Palatino Linotype" w:cs="Palatino Linotype"/>
            <w:sz w:val="20"/>
            <w:szCs w:val="20"/>
          </w:rPr>
          <w:t xml:space="preserve">).  In the genome-scale metabolic map (GEMM) of </w:t>
        </w:r>
        <w:r>
          <w:rPr>
            <w:rFonts w:ascii="Palatino Linotype" w:eastAsia="Palatino Linotype" w:hAnsi="Palatino Linotype" w:cs="Palatino Linotype"/>
            <w:i/>
            <w:sz w:val="20"/>
            <w:szCs w:val="20"/>
          </w:rPr>
          <w:t xml:space="preserve">S. </w:t>
        </w:r>
        <w:proofErr w:type="spellStart"/>
        <w:r>
          <w:rPr>
            <w:rFonts w:ascii="Palatino Linotype" w:eastAsia="Palatino Linotype" w:hAnsi="Palatino Linotype" w:cs="Palatino Linotype"/>
            <w:i/>
            <w:sz w:val="20"/>
            <w:szCs w:val="20"/>
          </w:rPr>
          <w:t>solfataricus</w:t>
        </w:r>
        <w:proofErr w:type="spellEnd"/>
        <w:r>
          <w:rPr>
            <w:rFonts w:ascii="Palatino Linotype" w:eastAsia="Palatino Linotype" w:hAnsi="Palatino Linotype" w:cs="Palatino Linotype"/>
            <w:sz w:val="20"/>
            <w:szCs w:val="20"/>
          </w:rPr>
          <w:t xml:space="preserve"> by (Wolf et al., 2016), which we essentially used in our computation, 2 times. FBA predicted a flux pattern (</w:t>
        </w:r>
      </w:ins>
      <w:ins w:id="3550" w:author="Yanfei Zhang" w:date="2022-04-05T21:55:00Z">
        <w:r w:rsidR="007B75FC">
          <w:rPr>
            <w:rFonts w:ascii="Palatino Linotype" w:eastAsia="Palatino Linotype" w:hAnsi="Palatino Linotype" w:cs="Palatino Linotype"/>
            <w:sz w:val="20"/>
            <w:szCs w:val="20"/>
          </w:rPr>
          <w:t>Figure S</w:t>
        </w:r>
      </w:ins>
      <w:ins w:id="3551" w:author="Yanfei Zhang" w:date="2022-04-05T21:15:00Z">
        <w:r w:rsidR="0022764D" w:rsidRPr="0022764D">
          <w:rPr>
            <w:rFonts w:ascii="Palatino Linotype" w:eastAsia="Palatino Linotype" w:hAnsi="Palatino Linotype" w:cs="Palatino Linotype"/>
            <w:sz w:val="20"/>
            <w:szCs w:val="20"/>
            <w:rPrChange w:id="3552" w:author="Yanfei Zhang" w:date="2022-04-05T21:15:00Z">
              <w:rPr>
                <w:rFonts w:ascii="Palatino Linotype" w:eastAsia="Palatino Linotype" w:hAnsi="Palatino Linotype" w:cs="Palatino Linotype"/>
                <w:sz w:val="20"/>
                <w:szCs w:val="20"/>
                <w:highlight w:val="yellow"/>
              </w:rPr>
            </w:rPrChange>
          </w:rPr>
          <w:t>8</w:t>
        </w:r>
      </w:ins>
      <w:ins w:id="3553" w:author="Yanfei Zhang" w:date="2022-04-05T20:24:00Z">
        <w:r w:rsidRPr="0022764D">
          <w:rPr>
            <w:rFonts w:ascii="Palatino Linotype" w:eastAsia="Palatino Linotype" w:hAnsi="Palatino Linotype" w:cs="Palatino Linotype"/>
            <w:sz w:val="20"/>
            <w:szCs w:val="20"/>
            <w:rPrChange w:id="3554" w:author="Yanfei Zhang" w:date="2022-04-05T21:15:00Z">
              <w:rPr>
                <w:rFonts w:ascii="Palatino Linotype" w:eastAsia="Palatino Linotype" w:hAnsi="Palatino Linotype" w:cs="Palatino Linotype"/>
                <w:sz w:val="20"/>
                <w:szCs w:val="20"/>
                <w:highlight w:val="yellow"/>
              </w:rPr>
            </w:rPrChange>
          </w:rPr>
          <w:t>)</w:t>
        </w:r>
        <w:r>
          <w:rPr>
            <w:rFonts w:ascii="Palatino Linotype" w:eastAsia="Palatino Linotype" w:hAnsi="Palatino Linotype" w:cs="Palatino Linotype"/>
            <w:sz w:val="20"/>
            <w:szCs w:val="20"/>
          </w:rPr>
          <w:t xml:space="preserve"> in which 2 times 2 protons are extruded from the cell together with the 2 lactic acids p</w:t>
        </w:r>
        <w:r w:rsidR="0022764D">
          <w:rPr>
            <w:rFonts w:ascii="Palatino Linotype" w:eastAsia="Palatino Linotype" w:hAnsi="Palatino Linotype" w:cs="Palatino Linotype"/>
            <w:sz w:val="20"/>
            <w:szCs w:val="20"/>
          </w:rPr>
          <w:t>roduced from glucose (Table 1).</w:t>
        </w:r>
        <w:r>
          <w:rPr>
            <w:rFonts w:ascii="Palatino Linotype" w:eastAsia="Palatino Linotype" w:hAnsi="Palatino Linotype" w:cs="Palatino Linotype"/>
            <w:sz w:val="20"/>
            <w:szCs w:val="20"/>
          </w:rPr>
          <w:t xml:space="preserve"> These 4 protons flow back across the membrane through the H</w:t>
        </w:r>
        <w:r w:rsidRPr="00A13A4A">
          <w:rPr>
            <w:rFonts w:ascii="Palatino Linotype" w:eastAsia="Palatino Linotype" w:hAnsi="Palatino Linotype" w:cs="Palatino Linotype"/>
            <w:sz w:val="20"/>
            <w:szCs w:val="20"/>
            <w:vertAlign w:val="superscript"/>
          </w:rPr>
          <w:t>+</w:t>
        </w:r>
        <w:r>
          <w:rPr>
            <w:rFonts w:ascii="Palatino Linotype" w:eastAsia="Palatino Linotype" w:hAnsi="Palatino Linotype" w:cs="Palatino Linotype"/>
            <w:sz w:val="20"/>
            <w:szCs w:val="20"/>
          </w:rPr>
          <w:t>-</w:t>
        </w:r>
        <w:proofErr w:type="spellStart"/>
        <w:r>
          <w:rPr>
            <w:rFonts w:ascii="Palatino Linotype" w:eastAsia="Palatino Linotype" w:hAnsi="Palatino Linotype" w:cs="Palatino Linotype"/>
            <w:sz w:val="20"/>
            <w:szCs w:val="20"/>
          </w:rPr>
          <w:t>APase</w:t>
        </w:r>
        <w:proofErr w:type="spellEnd"/>
        <w:r>
          <w:rPr>
            <w:rFonts w:ascii="Palatino Linotype" w:eastAsia="Palatino Linotype" w:hAnsi="Palatino Linotype" w:cs="Palatino Linotype"/>
            <w:sz w:val="20"/>
            <w:szCs w:val="20"/>
          </w:rPr>
          <w:t xml:space="preserve"> and drive the production of 1 ATP from ADP and phosphate.  </w:t>
        </w:r>
      </w:ins>
    </w:p>
    <w:p w14:paraId="2AFBD700" w14:textId="77777777" w:rsidR="00395A08" w:rsidRDefault="00395A08" w:rsidP="00395A08">
      <w:pPr>
        <w:pBdr>
          <w:top w:val="nil"/>
          <w:left w:val="nil"/>
          <w:bottom w:val="nil"/>
          <w:right w:val="nil"/>
          <w:between w:val="nil"/>
        </w:pBdr>
        <w:spacing w:line="240" w:lineRule="auto"/>
        <w:ind w:firstLine="425"/>
        <w:rPr>
          <w:ins w:id="3555" w:author="Yanfei Zhang" w:date="2022-04-05T20:24:00Z"/>
          <w:rFonts w:ascii="Palatino Linotype" w:eastAsia="Palatino Linotype" w:hAnsi="Palatino Linotype" w:cs="Palatino Linotype"/>
          <w:sz w:val="20"/>
          <w:szCs w:val="20"/>
        </w:rPr>
      </w:pPr>
      <w:ins w:id="3556" w:author="Yanfei Zhang" w:date="2022-04-05T20:24:00Z">
        <w:r>
          <w:rPr>
            <w:rFonts w:ascii="Palatino Linotype" w:eastAsia="Palatino Linotype" w:hAnsi="Palatino Linotype" w:cs="Palatino Linotype"/>
            <w:sz w:val="20"/>
            <w:szCs w:val="20"/>
          </w:rPr>
          <w:t xml:space="preserve">Indeed, the gear setting of the lactic acid transporter in the metabolic map (GEMM) of </w:t>
        </w:r>
        <w:r>
          <w:rPr>
            <w:rFonts w:ascii="Palatino Linotype" w:eastAsia="Palatino Linotype" w:hAnsi="Palatino Linotype" w:cs="Palatino Linotype"/>
            <w:i/>
            <w:sz w:val="20"/>
            <w:szCs w:val="20"/>
          </w:rPr>
          <w:t xml:space="preserve">S. </w:t>
        </w:r>
        <w:proofErr w:type="spellStart"/>
        <w:r>
          <w:rPr>
            <w:rFonts w:ascii="Palatino Linotype" w:eastAsia="Palatino Linotype" w:hAnsi="Palatino Linotype" w:cs="Palatino Linotype"/>
            <w:i/>
            <w:sz w:val="20"/>
            <w:szCs w:val="20"/>
          </w:rPr>
          <w:t>solfataricus</w:t>
        </w:r>
        <w:proofErr w:type="spellEnd"/>
        <w:r>
          <w:rPr>
            <w:rFonts w:ascii="Palatino Linotype" w:eastAsia="Palatino Linotype" w:hAnsi="Palatino Linotype" w:cs="Palatino Linotype"/>
            <w:sz w:val="20"/>
            <w:szCs w:val="20"/>
          </w:rPr>
          <w:t xml:space="preserve"> by (Wolf et al., 2016) equals 2 H</w:t>
        </w:r>
        <w:r w:rsidRPr="00A13A4A">
          <w:rPr>
            <w:rFonts w:ascii="Palatino Linotype" w:eastAsia="Palatino Linotype" w:hAnsi="Palatino Linotype" w:cs="Palatino Linotype"/>
            <w:sz w:val="20"/>
            <w:szCs w:val="20"/>
            <w:vertAlign w:val="superscript"/>
          </w:rPr>
          <w:t>+</w:t>
        </w:r>
        <w:r>
          <w:rPr>
            <w:rFonts w:ascii="Palatino Linotype" w:eastAsia="Palatino Linotype" w:hAnsi="Palatino Linotype" w:cs="Palatino Linotype"/>
            <w:sz w:val="20"/>
            <w:szCs w:val="20"/>
          </w:rPr>
          <w:t>/lactic acid (i.e. 3 H</w:t>
        </w:r>
        <w:r w:rsidRPr="00A13A4A">
          <w:rPr>
            <w:rFonts w:ascii="Palatino Linotype" w:eastAsia="Palatino Linotype" w:hAnsi="Palatino Linotype" w:cs="Palatino Linotype"/>
            <w:sz w:val="20"/>
            <w:szCs w:val="20"/>
            <w:vertAlign w:val="superscript"/>
          </w:rPr>
          <w:t>+</w:t>
        </w:r>
        <w:r>
          <w:rPr>
            <w:rFonts w:ascii="Palatino Linotype" w:eastAsia="Palatino Linotype" w:hAnsi="Palatino Linotype" w:cs="Palatino Linotype"/>
            <w:sz w:val="20"/>
            <w:szCs w:val="20"/>
          </w:rPr>
          <w:t xml:space="preserve">/lactate).  How many protons are actually pumped out per lactic acid is uncertain for the lactic acid transporters of </w:t>
        </w:r>
        <w:r w:rsidRPr="008C5429">
          <w:rPr>
            <w:rFonts w:ascii="Palatino Linotype" w:eastAsia="Palatino Linotype" w:hAnsi="Palatino Linotype" w:cs="Palatino Linotype"/>
            <w:i/>
            <w:color w:val="auto"/>
            <w:sz w:val="20"/>
            <w:szCs w:val="20"/>
          </w:rPr>
          <w:t>S.</w:t>
        </w:r>
        <w:r>
          <w:rPr>
            <w:rFonts w:ascii="Palatino Linotype" w:eastAsia="Palatino Linotype" w:hAnsi="Palatino Linotype" w:cs="Palatino Linotype"/>
            <w:i/>
            <w:color w:val="auto"/>
            <w:sz w:val="20"/>
            <w:szCs w:val="20"/>
          </w:rPr>
          <w:t xml:space="preserve"> </w:t>
        </w:r>
        <w:proofErr w:type="spellStart"/>
        <w:r w:rsidRPr="008C5429">
          <w:rPr>
            <w:rFonts w:ascii="Palatino Linotype" w:eastAsia="Palatino Linotype" w:hAnsi="Palatino Linotype" w:cs="Palatino Linotype"/>
            <w:i/>
            <w:color w:val="auto"/>
            <w:sz w:val="20"/>
            <w:szCs w:val="20"/>
          </w:rPr>
          <w:t>s</w:t>
        </w:r>
        <w:r>
          <w:rPr>
            <w:rFonts w:ascii="Palatino Linotype" w:eastAsia="Palatino Linotype" w:hAnsi="Palatino Linotype" w:cs="Palatino Linotype"/>
            <w:i/>
            <w:color w:val="auto"/>
            <w:sz w:val="20"/>
            <w:szCs w:val="20"/>
          </w:rPr>
          <w:t>o</w:t>
        </w:r>
        <w:r w:rsidRPr="008C5429">
          <w:rPr>
            <w:rFonts w:ascii="Palatino Linotype" w:eastAsia="Palatino Linotype" w:hAnsi="Palatino Linotype" w:cs="Palatino Linotype"/>
            <w:i/>
            <w:color w:val="auto"/>
            <w:sz w:val="20"/>
            <w:szCs w:val="20"/>
          </w:rPr>
          <w:t>lf</w:t>
        </w:r>
        <w:r>
          <w:rPr>
            <w:rFonts w:ascii="Palatino Linotype" w:eastAsia="Palatino Linotype" w:hAnsi="Palatino Linotype" w:cs="Palatino Linotype"/>
            <w:i/>
            <w:color w:val="auto"/>
            <w:sz w:val="20"/>
            <w:szCs w:val="20"/>
          </w:rPr>
          <w:t>a</w:t>
        </w:r>
        <w:r w:rsidRPr="008C5429">
          <w:rPr>
            <w:rFonts w:ascii="Palatino Linotype" w:eastAsia="Palatino Linotype" w:hAnsi="Palatino Linotype" w:cs="Palatino Linotype"/>
            <w:i/>
            <w:color w:val="auto"/>
            <w:sz w:val="20"/>
            <w:szCs w:val="20"/>
          </w:rPr>
          <w:t>taricus</w:t>
        </w:r>
        <w:proofErr w:type="spellEnd"/>
        <w:r>
          <w:rPr>
            <w:rFonts w:ascii="Palatino Linotype" w:eastAsia="Palatino Linotype" w:hAnsi="Palatino Linotype" w:cs="Palatino Linotype"/>
            <w:i/>
            <w:color w:val="auto"/>
            <w:sz w:val="20"/>
            <w:szCs w:val="20"/>
          </w:rPr>
          <w:t>.</w:t>
        </w:r>
        <w:r>
          <w:rPr>
            <w:rFonts w:ascii="Palatino Linotype" w:eastAsia="Palatino Linotype" w:hAnsi="Palatino Linotype" w:cs="Palatino Linotype"/>
            <w:sz w:val="20"/>
            <w:szCs w:val="20"/>
          </w:rPr>
          <w:t xml:space="preserve"> In many other genome wide metabolite maps, the transport reaction of lactic acid only takes 1 proton with it, </w:t>
        </w:r>
        <w:proofErr w:type="gramStart"/>
        <w:r>
          <w:rPr>
            <w:rFonts w:ascii="Palatino Linotype" w:eastAsia="Palatino Linotype" w:hAnsi="Palatino Linotype" w:cs="Palatino Linotype"/>
            <w:sz w:val="20"/>
            <w:szCs w:val="20"/>
          </w:rPr>
          <w:t>which  should</w:t>
        </w:r>
        <w:proofErr w:type="gramEnd"/>
        <w:r>
          <w:rPr>
            <w:rFonts w:ascii="Palatino Linotype" w:eastAsia="Palatino Linotype" w:hAnsi="Palatino Linotype" w:cs="Palatino Linotype"/>
            <w:sz w:val="20"/>
            <w:szCs w:val="20"/>
          </w:rPr>
          <w:t xml:space="preserve"> drive little, but perhaps sufficient, ATP synthesis. And in some other models, the lactic acid transporter cannot pump any proton, and therewith not lead to ATP synthesis. Only when the gear setting is larger than this zero, </w:t>
        </w:r>
        <w:r>
          <w:rPr>
            <w:rFonts w:ascii="Palatino Linotype" w:eastAsia="Palatino Linotype" w:hAnsi="Palatino Linotype" w:cs="Palatino Linotype"/>
            <w:color w:val="auto"/>
            <w:sz w:val="20"/>
            <w:szCs w:val="20"/>
          </w:rPr>
          <w:t xml:space="preserve">fermentation to lactic acid should enable the cells </w:t>
        </w:r>
        <w:r w:rsidRPr="00802DE7">
          <w:rPr>
            <w:rFonts w:ascii="Palatino Linotype" w:eastAsia="Palatino Linotype" w:hAnsi="Palatino Linotype" w:cs="Palatino Linotype"/>
            <w:color w:val="auto"/>
            <w:sz w:val="20"/>
            <w:szCs w:val="20"/>
          </w:rPr>
          <w:t>to make the ATP required</w:t>
        </w:r>
        <w:r>
          <w:rPr>
            <w:rFonts w:ascii="Palatino Linotype" w:eastAsia="Palatino Linotype" w:hAnsi="Palatino Linotype" w:cs="Palatino Linotype"/>
            <w:color w:val="auto"/>
            <w:sz w:val="20"/>
            <w:szCs w:val="20"/>
          </w:rPr>
          <w:t xml:space="preserve"> for biomass production</w:t>
        </w:r>
        <w:r w:rsidRPr="00802DE7">
          <w:rPr>
            <w:rFonts w:ascii="Palatino Linotype" w:eastAsia="Palatino Linotype" w:hAnsi="Palatino Linotype" w:cs="Palatino Linotype"/>
            <w:color w:val="auto"/>
            <w:sz w:val="20"/>
            <w:szCs w:val="20"/>
          </w:rPr>
          <w:t xml:space="preserve">. </w:t>
        </w:r>
        <w:r>
          <w:rPr>
            <w:rFonts w:ascii="Palatino Linotype" w:eastAsia="Palatino Linotype" w:hAnsi="Palatino Linotype" w:cs="Palatino Linotype"/>
            <w:color w:val="auto"/>
            <w:sz w:val="20"/>
            <w:szCs w:val="20"/>
          </w:rPr>
          <w:t xml:space="preserve">We checked the biomass production of S. </w:t>
        </w:r>
        <w:proofErr w:type="spellStart"/>
        <w:r>
          <w:rPr>
            <w:rFonts w:ascii="Palatino Linotype" w:eastAsia="Palatino Linotype" w:hAnsi="Palatino Linotype" w:cs="Palatino Linotype"/>
            <w:color w:val="auto"/>
            <w:sz w:val="20"/>
            <w:szCs w:val="20"/>
          </w:rPr>
          <w:t>solfataricus</w:t>
        </w:r>
        <w:proofErr w:type="spellEnd"/>
        <w:r>
          <w:rPr>
            <w:rFonts w:ascii="Palatino Linotype" w:eastAsia="Palatino Linotype" w:hAnsi="Palatino Linotype" w:cs="Palatino Linotype"/>
            <w:color w:val="auto"/>
            <w:sz w:val="20"/>
            <w:szCs w:val="20"/>
          </w:rPr>
          <w:t xml:space="preserve"> at different gear setting using the metabolic map. We found that even when the gear setting exceeds 1, it still cannot produce biomass. T</w:t>
        </w:r>
        <w:r w:rsidRPr="006A2106">
          <w:rPr>
            <w:rFonts w:ascii="Palatino Linotype" w:eastAsia="Palatino Linotype" w:hAnsi="Palatino Linotype" w:cs="Palatino Linotype"/>
            <w:color w:val="auto"/>
            <w:sz w:val="20"/>
            <w:szCs w:val="20"/>
          </w:rPr>
          <w:t>his means that some precursors necessary for the production of biomass cannot be produced in the absence of oxygen</w:t>
        </w:r>
        <w:r>
          <w:rPr>
            <w:rFonts w:ascii="Palatino Linotype" w:eastAsia="Palatino Linotype" w:hAnsi="Palatino Linotype" w:cs="Palatino Linotype"/>
            <w:color w:val="auto"/>
            <w:sz w:val="20"/>
            <w:szCs w:val="20"/>
          </w:rPr>
          <w:t xml:space="preserve">. Through adding import reaction for the component of the biomass composition equation one by one, and running FBA with biomass as an objective function, we </w:t>
        </w:r>
        <w:r>
          <w:rPr>
            <w:rFonts w:ascii="Palatino Linotype" w:eastAsia="Palatino Linotype" w:hAnsi="Palatino Linotype" w:cs="Palatino Linotype"/>
            <w:sz w:val="20"/>
            <w:szCs w:val="20"/>
          </w:rPr>
          <w:t xml:space="preserve">indeed found that the biomass components coenzyme B12, </w:t>
        </w:r>
        <w:proofErr w:type="spellStart"/>
        <w:r>
          <w:rPr>
            <w:rFonts w:ascii="Palatino Linotype" w:eastAsia="Palatino Linotype" w:hAnsi="Palatino Linotype" w:cs="Palatino Linotype"/>
            <w:sz w:val="20"/>
            <w:szCs w:val="20"/>
          </w:rPr>
          <w:t>norspermidine</w:t>
        </w:r>
        <w:proofErr w:type="spellEnd"/>
        <w:r>
          <w:rPr>
            <w:rFonts w:ascii="Palatino Linotype" w:eastAsia="Palatino Linotype" w:hAnsi="Palatino Linotype" w:cs="Palatino Linotype"/>
            <w:sz w:val="20"/>
            <w:szCs w:val="20"/>
          </w:rPr>
          <w:t xml:space="preserve">, </w:t>
        </w:r>
        <w:proofErr w:type="spellStart"/>
        <w:r>
          <w:rPr>
            <w:rFonts w:ascii="Palatino Linotype" w:eastAsia="Palatino Linotype" w:hAnsi="Palatino Linotype" w:cs="Palatino Linotype"/>
            <w:sz w:val="20"/>
            <w:szCs w:val="20"/>
          </w:rPr>
          <w:t>norspermine</w:t>
        </w:r>
        <w:proofErr w:type="spellEnd"/>
        <w:r>
          <w:rPr>
            <w:rFonts w:ascii="Palatino Linotype" w:eastAsia="Palatino Linotype" w:hAnsi="Palatino Linotype" w:cs="Palatino Linotype"/>
            <w:sz w:val="20"/>
            <w:szCs w:val="20"/>
          </w:rPr>
          <w:t xml:space="preserve">, spermidine, thiamin diphosphate and ‘representative </w:t>
        </w:r>
        <w:proofErr w:type="spellStart"/>
        <w:r>
          <w:rPr>
            <w:rFonts w:ascii="Palatino Linotype" w:eastAsia="Palatino Linotype" w:hAnsi="Palatino Linotype" w:cs="Palatino Linotype"/>
            <w:sz w:val="20"/>
            <w:szCs w:val="20"/>
          </w:rPr>
          <w:t>quinone</w:t>
        </w:r>
        <w:proofErr w:type="spellEnd"/>
        <w:r>
          <w:rPr>
            <w:rFonts w:ascii="Palatino Linotype" w:eastAsia="Palatino Linotype" w:hAnsi="Palatino Linotype" w:cs="Palatino Linotype"/>
            <w:sz w:val="20"/>
            <w:szCs w:val="20"/>
          </w:rPr>
          <w:t>’ could not be produced.</w:t>
        </w:r>
      </w:ins>
    </w:p>
    <w:p w14:paraId="009AFB12" w14:textId="506CC2E0" w:rsidR="00395A08" w:rsidRDefault="00395A08" w:rsidP="0092723B">
      <w:pPr>
        <w:pBdr>
          <w:top w:val="nil"/>
          <w:left w:val="nil"/>
          <w:bottom w:val="nil"/>
          <w:right w:val="nil"/>
          <w:between w:val="nil"/>
        </w:pBdr>
        <w:spacing w:line="240" w:lineRule="auto"/>
        <w:ind w:firstLine="432"/>
        <w:rPr>
          <w:ins w:id="3557" w:author="Yanfei Zhang" w:date="2022-04-05T20:24:00Z"/>
          <w:rFonts w:ascii="Palatino Linotype" w:eastAsia="Palatino Linotype" w:hAnsi="Palatino Linotype" w:cs="Palatino Linotype"/>
          <w:color w:val="auto"/>
          <w:sz w:val="20"/>
          <w:szCs w:val="20"/>
        </w:rPr>
        <w:pPrChange w:id="3558" w:author="Yanfei Zhang" w:date="2022-04-06T11:24:00Z">
          <w:pPr>
            <w:pBdr>
              <w:top w:val="nil"/>
              <w:left w:val="nil"/>
              <w:bottom w:val="nil"/>
              <w:right w:val="nil"/>
              <w:between w:val="nil"/>
            </w:pBdr>
            <w:spacing w:line="240" w:lineRule="auto"/>
          </w:pPr>
        </w:pPrChange>
      </w:pPr>
      <w:ins w:id="3559" w:author="Yanfei Zhang" w:date="2022-04-05T20:24:00Z">
        <w:r>
          <w:rPr>
            <w:rFonts w:ascii="Palatino Linotype" w:eastAsia="Palatino Linotype" w:hAnsi="Palatino Linotype" w:cs="Palatino Linotype"/>
            <w:sz w:val="20"/>
            <w:szCs w:val="20"/>
          </w:rPr>
          <w:t>We also checked whether biomass could be produced after adding import reactions for these precursors. As these precursors are large and cannot be transported via diffusion, we assumed that their transport reactions would require ATP</w:t>
        </w:r>
        <w:r w:rsidRPr="007B6AFA">
          <w:rPr>
            <w:rFonts w:ascii="Palatino Linotype" w:eastAsia="Palatino Linotype" w:hAnsi="Palatino Linotype" w:cs="Palatino Linotype"/>
            <w:sz w:val="20"/>
            <w:szCs w:val="20"/>
          </w:rPr>
          <w:t xml:space="preserve">. </w:t>
        </w:r>
        <w:r>
          <w:rPr>
            <w:rFonts w:ascii="Palatino Linotype" w:eastAsia="Palatino Linotype" w:hAnsi="Palatino Linotype" w:cs="Palatino Linotype"/>
            <w:sz w:val="20"/>
            <w:szCs w:val="20"/>
          </w:rPr>
          <w:t>We ran FBA again with t</w:t>
        </w:r>
        <w:r w:rsidRPr="007B6AFA">
          <w:rPr>
            <w:rFonts w:ascii="Palatino Linotype" w:eastAsia="Palatino Linotype" w:hAnsi="Palatino Linotype" w:cs="Palatino Linotype"/>
            <w:sz w:val="20"/>
            <w:szCs w:val="20"/>
          </w:rPr>
          <w:t>he bound of glucose exchange reaction fix</w:t>
        </w:r>
        <w:r>
          <w:rPr>
            <w:rFonts w:ascii="Palatino Linotype" w:eastAsia="Palatino Linotype" w:hAnsi="Palatino Linotype" w:cs="Palatino Linotype"/>
            <w:sz w:val="20"/>
            <w:szCs w:val="20"/>
          </w:rPr>
          <w:t>ed</w:t>
        </w:r>
        <w:r w:rsidRPr="007B6AFA">
          <w:rPr>
            <w:rFonts w:ascii="Palatino Linotype" w:eastAsia="Palatino Linotype" w:hAnsi="Palatino Linotype" w:cs="Palatino Linotype"/>
            <w:sz w:val="20"/>
            <w:szCs w:val="20"/>
          </w:rPr>
          <w:t xml:space="preserve"> at 1 </w:t>
        </w:r>
        <w:proofErr w:type="spellStart"/>
        <w:r w:rsidRPr="007B6AFA">
          <w:rPr>
            <w:rFonts w:ascii="Palatino Linotype" w:eastAsia="Palatino Linotype" w:hAnsi="Palatino Linotype" w:cs="Palatino Linotype"/>
            <w:sz w:val="20"/>
            <w:szCs w:val="20"/>
          </w:rPr>
          <w:t>mmol</w:t>
        </w:r>
        <w:proofErr w:type="spellEnd"/>
        <w:r w:rsidRPr="007B6AFA">
          <w:rPr>
            <w:rFonts w:ascii="Palatino Linotype" w:eastAsia="Palatino Linotype" w:hAnsi="Palatino Linotype" w:cs="Palatino Linotype"/>
            <w:sz w:val="20"/>
            <w:szCs w:val="20"/>
          </w:rPr>
          <w:t xml:space="preserve"> gDW</w:t>
        </w:r>
        <w:r w:rsidRPr="00DA7AC5">
          <w:rPr>
            <w:rFonts w:ascii="Palatino Linotype" w:eastAsia="Palatino Linotype" w:hAnsi="Palatino Linotype" w:cs="Palatino Linotype"/>
            <w:sz w:val="20"/>
            <w:szCs w:val="20"/>
            <w:vertAlign w:val="superscript"/>
          </w:rPr>
          <w:t>-1</w:t>
        </w:r>
        <w:r w:rsidRPr="007B6AFA">
          <w:rPr>
            <w:rFonts w:ascii="Palatino Linotype" w:eastAsia="Palatino Linotype" w:hAnsi="Palatino Linotype" w:cs="Palatino Linotype"/>
            <w:sz w:val="20"/>
            <w:szCs w:val="20"/>
          </w:rPr>
          <w:t xml:space="preserve"> h</w:t>
        </w:r>
        <w:r w:rsidRPr="00DA7AC5">
          <w:rPr>
            <w:rFonts w:ascii="Palatino Linotype" w:eastAsia="Palatino Linotype" w:hAnsi="Palatino Linotype" w:cs="Palatino Linotype"/>
            <w:sz w:val="20"/>
            <w:szCs w:val="20"/>
            <w:vertAlign w:val="superscript"/>
          </w:rPr>
          <w:t>-1</w:t>
        </w:r>
        <w:r>
          <w:rPr>
            <w:rFonts w:ascii="Palatino Linotype" w:eastAsia="Palatino Linotype" w:hAnsi="Palatino Linotype" w:cs="Palatino Linotype"/>
            <w:sz w:val="20"/>
            <w:szCs w:val="20"/>
          </w:rPr>
          <w:t xml:space="preserve"> and biomass reaction as objective reaction.</w:t>
        </w:r>
        <w:r>
          <w:rPr>
            <w:rFonts w:ascii="Palatino Linotype" w:eastAsia="Palatino Linotype" w:hAnsi="Palatino Linotype" w:cs="Palatino Linotype"/>
            <w:color w:val="auto"/>
            <w:sz w:val="20"/>
            <w:szCs w:val="20"/>
          </w:rPr>
          <w:t xml:space="preserve"> </w:t>
        </w:r>
        <w:r w:rsidRPr="00BD68F9">
          <w:rPr>
            <w:rFonts w:ascii="Palatino Linotype" w:eastAsia="Palatino Linotype" w:hAnsi="Palatino Linotype" w:cs="Palatino Linotype"/>
            <w:color w:val="auto"/>
            <w:sz w:val="20"/>
            <w:szCs w:val="20"/>
          </w:rPr>
          <w:t xml:space="preserve">We found biomass </w:t>
        </w:r>
        <w:r>
          <w:rPr>
            <w:rFonts w:ascii="Palatino Linotype" w:eastAsia="Palatino Linotype" w:hAnsi="Palatino Linotype" w:cs="Palatino Linotype"/>
            <w:color w:val="auto"/>
            <w:sz w:val="20"/>
            <w:szCs w:val="20"/>
          </w:rPr>
          <w:t>can be produced when</w:t>
        </w:r>
        <w:r w:rsidR="00C43E08">
          <w:rPr>
            <w:rFonts w:ascii="Palatino Linotype" w:eastAsia="Palatino Linotype" w:hAnsi="Palatino Linotype" w:cs="Palatino Linotype"/>
            <w:color w:val="auto"/>
            <w:sz w:val="20"/>
            <w:szCs w:val="20"/>
          </w:rPr>
          <w:t xml:space="preserve"> the gear setting exceeds 1.</w:t>
        </w:r>
        <w:r>
          <w:rPr>
            <w:rFonts w:ascii="Palatino Linotype" w:eastAsia="Palatino Linotype" w:hAnsi="Palatino Linotype" w:cs="Palatino Linotype"/>
            <w:color w:val="auto"/>
            <w:sz w:val="20"/>
            <w:szCs w:val="20"/>
          </w:rPr>
          <w:t xml:space="preserve"> And it indeed showed that when the gear setting is </w:t>
        </w:r>
        <w:r w:rsidR="0022764D">
          <w:rPr>
            <w:rFonts w:ascii="Palatino Linotype" w:eastAsia="Palatino Linotype" w:hAnsi="Palatino Linotype" w:cs="Palatino Linotype"/>
            <w:color w:val="auto"/>
            <w:sz w:val="20"/>
            <w:szCs w:val="20"/>
          </w:rPr>
          <w:t xml:space="preserve">0, no biomass can be produced. </w:t>
        </w:r>
      </w:ins>
    </w:p>
    <w:p w14:paraId="549E97B6" w14:textId="77777777" w:rsidR="00395A08" w:rsidRPr="0092723B" w:rsidRDefault="00395A08" w:rsidP="0092723B">
      <w:pPr>
        <w:spacing w:line="240" w:lineRule="auto"/>
        <w:ind w:firstLine="432"/>
        <w:rPr>
          <w:ins w:id="3560" w:author="Yanfei Zhang" w:date="2022-04-05T20:24:00Z"/>
          <w:rFonts w:ascii="Palatino Linotype" w:eastAsia="Palatino Linotype" w:hAnsi="Palatino Linotype" w:cs="Palatino Linotype"/>
          <w:sz w:val="20"/>
          <w:szCs w:val="20"/>
          <w:rPrChange w:id="3561" w:author="Yanfei Zhang" w:date="2022-04-06T11:25:00Z">
            <w:rPr>
              <w:ins w:id="3562" w:author="Yanfei Zhang" w:date="2022-04-05T20:24:00Z"/>
              <w:rFonts w:eastAsia="Palatino Linotype" w:cs="Palatino Linotype"/>
              <w:sz w:val="20"/>
              <w:szCs w:val="20"/>
            </w:rPr>
          </w:rPrChange>
        </w:rPr>
        <w:pPrChange w:id="3563" w:author="Yanfei Zhang" w:date="2022-04-06T11:25:00Z">
          <w:pPr>
            <w:ind w:firstLine="425"/>
          </w:pPr>
        </w:pPrChange>
      </w:pPr>
      <w:ins w:id="3564" w:author="Yanfei Zhang" w:date="2022-04-05T20:24:00Z">
        <w:r w:rsidRPr="009A6693">
          <w:rPr>
            <w:rFonts w:ascii="Palatino Linotype" w:eastAsia="Palatino Linotype" w:hAnsi="Palatino Linotype" w:cs="Palatino Linotype"/>
            <w:color w:val="auto"/>
            <w:sz w:val="20"/>
            <w:szCs w:val="20"/>
          </w:rPr>
          <w:t xml:space="preserve">Next we checked whether it should be thermodynamically feasible for </w:t>
        </w:r>
        <w:r w:rsidRPr="009A6693">
          <w:rPr>
            <w:rFonts w:ascii="Palatino Linotype" w:eastAsia="Palatino Linotype" w:hAnsi="Palatino Linotype" w:cs="Palatino Linotype"/>
            <w:i/>
            <w:color w:val="auto"/>
            <w:sz w:val="20"/>
            <w:szCs w:val="20"/>
          </w:rPr>
          <w:t>S.</w:t>
        </w:r>
        <w:r w:rsidRPr="006C7EAD">
          <w:rPr>
            <w:rFonts w:ascii="Palatino Linotype" w:eastAsia="Palatino Linotype" w:hAnsi="Palatino Linotype" w:cs="Palatino Linotype"/>
            <w:i/>
            <w:color w:val="auto"/>
            <w:sz w:val="20"/>
            <w:szCs w:val="20"/>
          </w:rPr>
          <w:t xml:space="preserve"> </w:t>
        </w:r>
        <w:proofErr w:type="spellStart"/>
        <w:r w:rsidRPr="0092723B">
          <w:rPr>
            <w:rFonts w:ascii="Palatino Linotype" w:eastAsia="Palatino Linotype" w:hAnsi="Palatino Linotype" w:cs="Palatino Linotype"/>
            <w:i/>
            <w:color w:val="auto"/>
            <w:sz w:val="20"/>
            <w:szCs w:val="20"/>
            <w:rPrChange w:id="3565" w:author="Yanfei Zhang" w:date="2022-04-06T11:25:00Z">
              <w:rPr>
                <w:rFonts w:ascii="Palatino Linotype" w:eastAsia="Palatino Linotype" w:hAnsi="Palatino Linotype" w:cs="Palatino Linotype"/>
                <w:i/>
                <w:color w:val="auto"/>
                <w:sz w:val="20"/>
                <w:szCs w:val="20"/>
              </w:rPr>
            </w:rPrChange>
          </w:rPr>
          <w:t>solfataricus</w:t>
        </w:r>
        <w:proofErr w:type="spellEnd"/>
        <w:r w:rsidRPr="0092723B">
          <w:rPr>
            <w:rFonts w:ascii="Palatino Linotype" w:eastAsia="Palatino Linotype" w:hAnsi="Palatino Linotype" w:cs="Palatino Linotype"/>
            <w:color w:val="auto"/>
            <w:sz w:val="20"/>
            <w:szCs w:val="20"/>
            <w:rPrChange w:id="3566" w:author="Yanfei Zhang" w:date="2022-04-06T11:25:00Z">
              <w:rPr>
                <w:rFonts w:ascii="Palatino Linotype" w:eastAsia="Palatino Linotype" w:hAnsi="Palatino Linotype" w:cs="Palatino Linotype"/>
                <w:color w:val="auto"/>
                <w:sz w:val="20"/>
                <w:szCs w:val="20"/>
              </w:rPr>
            </w:rPrChange>
          </w:rPr>
          <w:t xml:space="preserve"> to make ATP using the protons pumped out from lactic acid export system.  </w:t>
        </w:r>
        <w:r w:rsidRPr="0092723B">
          <w:rPr>
            <w:rFonts w:ascii="Palatino Linotype" w:eastAsia="Palatino Linotype" w:hAnsi="Palatino Linotype" w:cs="Palatino Linotype"/>
            <w:sz w:val="20"/>
            <w:szCs w:val="20"/>
            <w:rPrChange w:id="3567" w:author="Yanfei Zhang" w:date="2022-04-06T11:25:00Z">
              <w:rPr>
                <w:rFonts w:eastAsia="Palatino Linotype" w:cs="Palatino Linotype"/>
                <w:sz w:val="20"/>
                <w:szCs w:val="20"/>
              </w:rPr>
            </w:rPrChange>
          </w:rPr>
          <w:t>The acid dissociation constant (</w:t>
        </w:r>
        <w:proofErr w:type="spellStart"/>
        <w:r w:rsidRPr="0092723B">
          <w:rPr>
            <w:rFonts w:ascii="Palatino Linotype" w:eastAsia="Palatino Linotype" w:hAnsi="Palatino Linotype" w:cs="Palatino Linotype"/>
            <w:i/>
            <w:sz w:val="20"/>
            <w:szCs w:val="20"/>
            <w:rPrChange w:id="3568" w:author="Yanfei Zhang" w:date="2022-04-06T11:25:00Z">
              <w:rPr>
                <w:rFonts w:eastAsia="Palatino Linotype" w:cs="Palatino Linotype"/>
                <w:i/>
                <w:sz w:val="20"/>
                <w:szCs w:val="20"/>
              </w:rPr>
            </w:rPrChange>
          </w:rPr>
          <w:t>K</w:t>
        </w:r>
        <w:r w:rsidRPr="0092723B">
          <w:rPr>
            <w:rFonts w:ascii="Palatino Linotype" w:eastAsia="Palatino Linotype" w:hAnsi="Palatino Linotype" w:cs="Palatino Linotype"/>
            <w:i/>
            <w:sz w:val="20"/>
            <w:szCs w:val="20"/>
            <w:vertAlign w:val="subscript"/>
            <w:rPrChange w:id="3569" w:author="Yanfei Zhang" w:date="2022-04-06T11:25:00Z">
              <w:rPr>
                <w:rFonts w:eastAsia="Palatino Linotype" w:cs="Palatino Linotype"/>
                <w:i/>
                <w:sz w:val="20"/>
                <w:szCs w:val="20"/>
                <w:vertAlign w:val="subscript"/>
              </w:rPr>
            </w:rPrChange>
          </w:rPr>
          <w:t>a</w:t>
        </w:r>
        <w:proofErr w:type="spellEnd"/>
        <w:r w:rsidRPr="0092723B">
          <w:rPr>
            <w:rFonts w:ascii="Palatino Linotype" w:eastAsia="Palatino Linotype" w:hAnsi="Palatino Linotype" w:cs="Palatino Linotype"/>
            <w:sz w:val="20"/>
            <w:szCs w:val="20"/>
            <w:rPrChange w:id="3570" w:author="Yanfei Zhang" w:date="2022-04-06T11:25:00Z">
              <w:rPr>
                <w:rFonts w:eastAsia="Palatino Linotype" w:cs="Palatino Linotype"/>
                <w:sz w:val="20"/>
                <w:szCs w:val="20"/>
              </w:rPr>
            </w:rPrChange>
          </w:rPr>
          <w:t xml:space="preserve">) of lactic acid of 0.14 </w:t>
        </w:r>
        <w:proofErr w:type="spellStart"/>
        <w:r w:rsidRPr="0092723B">
          <w:rPr>
            <w:rFonts w:ascii="Palatino Linotype" w:eastAsia="Palatino Linotype" w:hAnsi="Palatino Linotype" w:cs="Palatino Linotype"/>
            <w:sz w:val="20"/>
            <w:szCs w:val="20"/>
            <w:rPrChange w:id="3571" w:author="Yanfei Zhang" w:date="2022-04-06T11:25:00Z">
              <w:rPr>
                <w:rFonts w:eastAsia="Palatino Linotype" w:cs="Palatino Linotype"/>
                <w:sz w:val="20"/>
                <w:szCs w:val="20"/>
              </w:rPr>
            </w:rPrChange>
          </w:rPr>
          <w:t>mM</w:t>
        </w:r>
        <w:proofErr w:type="spellEnd"/>
        <w:r w:rsidRPr="0092723B">
          <w:rPr>
            <w:rFonts w:ascii="Palatino Linotype" w:eastAsia="Palatino Linotype" w:hAnsi="Palatino Linotype" w:cs="Palatino Linotype"/>
            <w:sz w:val="20"/>
            <w:szCs w:val="20"/>
            <w:rPrChange w:id="3572" w:author="Yanfei Zhang" w:date="2022-04-06T11:25:00Z">
              <w:rPr>
                <w:rFonts w:eastAsia="Palatino Linotype" w:cs="Palatino Linotype"/>
                <w:sz w:val="20"/>
                <w:szCs w:val="20"/>
              </w:rPr>
            </w:rPrChange>
          </w:rPr>
          <w:t xml:space="preserve"> approximately is defined by </w:t>
        </w:r>
        <m:oMath>
          <m:sSub>
            <m:sSubPr>
              <m:ctrlPr>
                <w:rPr>
                  <w:rFonts w:ascii="Cambria Math" w:eastAsia="Palatino Linotype" w:hAnsi="Cambria Math" w:cs="Palatino Linotype"/>
                  <w:i/>
                  <w:sz w:val="20"/>
                  <w:szCs w:val="20"/>
                </w:rPr>
              </m:ctrlPr>
            </m:sSubPr>
            <m:e>
              <m:r>
                <w:rPr>
                  <w:rFonts w:ascii="Cambria Math" w:eastAsia="Palatino Linotype" w:hAnsi="Cambria Math" w:cs="Palatino Linotype"/>
                  <w:sz w:val="20"/>
                  <w:szCs w:val="20"/>
                </w:rPr>
                <m:t>K</m:t>
              </m:r>
            </m:e>
            <m:sub>
              <m:r>
                <w:rPr>
                  <w:rFonts w:ascii="Cambria Math" w:eastAsia="Palatino Linotype" w:hAnsi="Cambria Math" w:cs="Palatino Linotype"/>
                  <w:sz w:val="20"/>
                  <w:szCs w:val="20"/>
                </w:rPr>
                <m:t>a</m:t>
              </m:r>
            </m:sub>
          </m:sSub>
          <m:r>
            <w:rPr>
              <w:rFonts w:ascii="Cambria Math" w:eastAsia="Palatino Linotype" w:hAnsi="Cambria Math" w:cs="Palatino Linotype"/>
              <w:sz w:val="20"/>
              <w:szCs w:val="20"/>
            </w:rPr>
            <m:t>=</m:t>
          </m:r>
          <m:f>
            <m:fPr>
              <m:ctrlPr>
                <w:rPr>
                  <w:rFonts w:ascii="Cambria Math" w:eastAsia="Palatino Linotype" w:hAnsi="Cambria Math" w:cs="Palatino Linotype"/>
                  <w:i/>
                  <w:sz w:val="20"/>
                  <w:szCs w:val="20"/>
                </w:rPr>
              </m:ctrlPr>
            </m:fPr>
            <m:num>
              <m:d>
                <m:dPr>
                  <m:begChr m:val="["/>
                  <m:endChr m:val="]"/>
                  <m:ctrlPr>
                    <w:rPr>
                      <w:rFonts w:ascii="Cambria Math" w:eastAsia="Palatino Linotype" w:hAnsi="Cambria Math" w:cs="Palatino Linotype"/>
                      <w:i/>
                      <w:sz w:val="20"/>
                      <w:szCs w:val="20"/>
                    </w:rPr>
                  </m:ctrlPr>
                </m:dPr>
                <m:e>
                  <m:sSup>
                    <m:sSupPr>
                      <m:ctrlPr>
                        <w:rPr>
                          <w:rFonts w:ascii="Cambria Math" w:eastAsia="Palatino Linotype" w:hAnsi="Cambria Math" w:cs="Palatino Linotype"/>
                          <w:i/>
                          <w:sz w:val="20"/>
                          <w:szCs w:val="20"/>
                        </w:rPr>
                      </m:ctrlPr>
                    </m:sSupPr>
                    <m:e>
                      <m:r>
                        <w:rPr>
                          <w:rFonts w:ascii="Cambria Math" w:eastAsia="Palatino Linotype" w:hAnsi="Cambria Math" w:cs="Palatino Linotype"/>
                          <w:sz w:val="20"/>
                          <w:szCs w:val="20"/>
                          <w:rPrChange w:id="3573" w:author="Yanfei Zhang" w:date="2022-04-06T11:25:00Z">
                            <w:rPr>
                              <w:rFonts w:ascii="Cambria Math" w:eastAsia="Palatino Linotype" w:hAnsi="Cambria Math" w:cs="Palatino Linotype"/>
                              <w:sz w:val="20"/>
                              <w:szCs w:val="20"/>
                            </w:rPr>
                          </w:rPrChange>
                        </w:rPr>
                        <m:t>Lactate</m:t>
                      </m:r>
                      <m:ctrlPr>
                        <w:rPr>
                          <w:rFonts w:ascii="Cambria Math" w:eastAsia="Palatino Linotype" w:hAnsi="Cambria Math" w:cs="Palatino Linotype"/>
                          <w:i/>
                          <w:sz w:val="20"/>
                          <w:szCs w:val="20"/>
                          <w:rPrChange w:id="3574" w:author="Yanfei Zhang" w:date="2022-04-06T11:25:00Z">
                            <w:rPr>
                              <w:rFonts w:ascii="Cambria Math" w:eastAsia="Palatino Linotype" w:hAnsi="Cambria Math" w:cs="Palatino Linotype"/>
                              <w:i/>
                              <w:sz w:val="20"/>
                              <w:szCs w:val="20"/>
                            </w:rPr>
                          </w:rPrChange>
                        </w:rPr>
                      </m:ctrlPr>
                    </m:e>
                    <m:sup>
                      <m:r>
                        <w:rPr>
                          <w:rFonts w:ascii="Cambria Math" w:eastAsia="Palatino Linotype" w:hAnsi="Cambria Math" w:cs="Palatino Linotype"/>
                          <w:sz w:val="20"/>
                          <w:szCs w:val="20"/>
                          <w:rPrChange w:id="3575" w:author="Yanfei Zhang" w:date="2022-04-06T11:25:00Z">
                            <w:rPr>
                              <w:rFonts w:ascii="Cambria Math" w:eastAsia="Palatino Linotype" w:hAnsi="Cambria Math" w:cs="Palatino Linotype"/>
                              <w:sz w:val="20"/>
                              <w:szCs w:val="20"/>
                            </w:rPr>
                          </w:rPrChange>
                        </w:rPr>
                        <m:t>-</m:t>
                      </m:r>
                      <m:ctrlPr>
                        <w:rPr>
                          <w:rFonts w:ascii="Cambria Math" w:eastAsia="Palatino Linotype" w:hAnsi="Cambria Math" w:cs="Palatino Linotype"/>
                          <w:i/>
                          <w:sz w:val="20"/>
                          <w:szCs w:val="20"/>
                          <w:rPrChange w:id="3576" w:author="Yanfei Zhang" w:date="2022-04-06T11:25:00Z">
                            <w:rPr>
                              <w:rFonts w:ascii="Cambria Math" w:eastAsia="Palatino Linotype" w:hAnsi="Cambria Math" w:cs="Palatino Linotype"/>
                              <w:i/>
                              <w:sz w:val="20"/>
                              <w:szCs w:val="20"/>
                            </w:rPr>
                          </w:rPrChange>
                        </w:rPr>
                      </m:ctrlPr>
                    </m:sup>
                  </m:sSup>
                  <m:ctrlPr>
                    <w:rPr>
                      <w:rFonts w:ascii="Cambria Math" w:eastAsia="Palatino Linotype" w:hAnsi="Cambria Math" w:cs="Palatino Linotype"/>
                      <w:i/>
                      <w:sz w:val="20"/>
                      <w:szCs w:val="20"/>
                      <w:rPrChange w:id="3577" w:author="Yanfei Zhang" w:date="2022-04-06T11:25:00Z">
                        <w:rPr>
                          <w:rFonts w:ascii="Cambria Math" w:eastAsia="Palatino Linotype" w:hAnsi="Cambria Math" w:cs="Palatino Linotype"/>
                          <w:i/>
                          <w:sz w:val="20"/>
                          <w:szCs w:val="20"/>
                        </w:rPr>
                      </w:rPrChange>
                    </w:rPr>
                  </m:ctrlPr>
                </m:e>
              </m:d>
              <m:r>
                <w:rPr>
                  <w:rFonts w:ascii="Cambria Math" w:eastAsia="Palatino Linotype" w:hAnsi="Cambria Math" w:cs="Palatino Linotype"/>
                  <w:sz w:val="20"/>
                  <w:szCs w:val="20"/>
                </w:rPr>
                <m:t>*</m:t>
              </m:r>
              <m:d>
                <m:dPr>
                  <m:begChr m:val="["/>
                  <m:endChr m:val="]"/>
                  <m:ctrlPr>
                    <w:rPr>
                      <w:rFonts w:ascii="Cambria Math" w:eastAsia="Palatino Linotype" w:hAnsi="Cambria Math" w:cs="Palatino Linotype"/>
                      <w:i/>
                      <w:sz w:val="20"/>
                      <w:szCs w:val="20"/>
                    </w:rPr>
                  </m:ctrlPr>
                </m:dPr>
                <m:e>
                  <m:sSup>
                    <m:sSupPr>
                      <m:ctrlPr>
                        <w:rPr>
                          <w:rFonts w:ascii="Cambria Math" w:eastAsia="Palatino Linotype" w:hAnsi="Cambria Math" w:cs="Palatino Linotype"/>
                          <w:i/>
                          <w:sz w:val="20"/>
                          <w:szCs w:val="20"/>
                        </w:rPr>
                      </m:ctrlPr>
                    </m:sSupPr>
                    <m:e>
                      <m:r>
                        <w:rPr>
                          <w:rFonts w:ascii="Cambria Math" w:eastAsia="Palatino Linotype" w:hAnsi="Cambria Math" w:cs="Palatino Linotype"/>
                          <w:sz w:val="20"/>
                          <w:szCs w:val="20"/>
                          <w:rPrChange w:id="3578" w:author="Yanfei Zhang" w:date="2022-04-06T11:25:00Z">
                            <w:rPr>
                              <w:rFonts w:ascii="Cambria Math" w:eastAsia="Palatino Linotype" w:hAnsi="Cambria Math" w:cs="Palatino Linotype"/>
                              <w:sz w:val="20"/>
                              <w:szCs w:val="20"/>
                            </w:rPr>
                          </w:rPrChange>
                        </w:rPr>
                        <m:t>H</m:t>
                      </m:r>
                      <m:ctrlPr>
                        <w:rPr>
                          <w:rFonts w:ascii="Cambria Math" w:eastAsia="Palatino Linotype" w:hAnsi="Cambria Math" w:cs="Palatino Linotype"/>
                          <w:i/>
                          <w:sz w:val="20"/>
                          <w:szCs w:val="20"/>
                          <w:rPrChange w:id="3579" w:author="Yanfei Zhang" w:date="2022-04-06T11:25:00Z">
                            <w:rPr>
                              <w:rFonts w:ascii="Cambria Math" w:eastAsia="Palatino Linotype" w:hAnsi="Cambria Math" w:cs="Palatino Linotype"/>
                              <w:i/>
                              <w:sz w:val="20"/>
                              <w:szCs w:val="20"/>
                            </w:rPr>
                          </w:rPrChange>
                        </w:rPr>
                      </m:ctrlPr>
                    </m:e>
                    <m:sup>
                      <m:r>
                        <w:rPr>
                          <w:rFonts w:ascii="Cambria Math" w:eastAsia="Palatino Linotype" w:hAnsi="Cambria Math" w:cs="Palatino Linotype"/>
                          <w:sz w:val="20"/>
                          <w:szCs w:val="20"/>
                          <w:rPrChange w:id="3580" w:author="Yanfei Zhang" w:date="2022-04-06T11:25:00Z">
                            <w:rPr>
                              <w:rFonts w:ascii="Cambria Math" w:eastAsia="Palatino Linotype" w:hAnsi="Cambria Math" w:cs="Palatino Linotype"/>
                              <w:sz w:val="20"/>
                              <w:szCs w:val="20"/>
                            </w:rPr>
                          </w:rPrChange>
                        </w:rPr>
                        <m:t>+</m:t>
                      </m:r>
                      <m:ctrlPr>
                        <w:rPr>
                          <w:rFonts w:ascii="Cambria Math" w:eastAsia="Palatino Linotype" w:hAnsi="Cambria Math" w:cs="Palatino Linotype"/>
                          <w:i/>
                          <w:sz w:val="20"/>
                          <w:szCs w:val="20"/>
                          <w:rPrChange w:id="3581" w:author="Yanfei Zhang" w:date="2022-04-06T11:25:00Z">
                            <w:rPr>
                              <w:rFonts w:ascii="Cambria Math" w:eastAsia="Palatino Linotype" w:hAnsi="Cambria Math" w:cs="Palatino Linotype"/>
                              <w:i/>
                              <w:sz w:val="20"/>
                              <w:szCs w:val="20"/>
                            </w:rPr>
                          </w:rPrChange>
                        </w:rPr>
                      </m:ctrlPr>
                    </m:sup>
                  </m:sSup>
                  <m:ctrlPr>
                    <w:rPr>
                      <w:rFonts w:ascii="Cambria Math" w:eastAsia="Palatino Linotype" w:hAnsi="Cambria Math" w:cs="Palatino Linotype"/>
                      <w:i/>
                      <w:sz w:val="20"/>
                      <w:szCs w:val="20"/>
                      <w:rPrChange w:id="3582" w:author="Yanfei Zhang" w:date="2022-04-06T11:25:00Z">
                        <w:rPr>
                          <w:rFonts w:ascii="Cambria Math" w:eastAsia="Palatino Linotype" w:hAnsi="Cambria Math" w:cs="Palatino Linotype"/>
                          <w:i/>
                          <w:sz w:val="20"/>
                          <w:szCs w:val="20"/>
                        </w:rPr>
                      </w:rPrChange>
                    </w:rPr>
                  </m:ctrlPr>
                </m:e>
              </m:d>
              <m:ctrlPr>
                <w:rPr>
                  <w:rFonts w:ascii="Cambria Math" w:eastAsia="Palatino Linotype" w:hAnsi="Cambria Math" w:cs="Palatino Linotype"/>
                  <w:i/>
                  <w:sz w:val="20"/>
                  <w:szCs w:val="20"/>
                  <w:rPrChange w:id="3583" w:author="Yanfei Zhang" w:date="2022-04-06T11:25:00Z">
                    <w:rPr>
                      <w:rFonts w:ascii="Cambria Math" w:eastAsia="Palatino Linotype" w:hAnsi="Cambria Math" w:cs="Palatino Linotype"/>
                      <w:i/>
                      <w:sz w:val="20"/>
                      <w:szCs w:val="20"/>
                    </w:rPr>
                  </w:rPrChange>
                </w:rPr>
              </m:ctrlPr>
            </m:num>
            <m:den>
              <m:d>
                <m:dPr>
                  <m:begChr m:val="["/>
                  <m:endChr m:val="]"/>
                  <m:ctrlPr>
                    <w:rPr>
                      <w:rFonts w:ascii="Cambria Math" w:eastAsia="Palatino Linotype" w:hAnsi="Cambria Math" w:cs="Palatino Linotype"/>
                      <w:i/>
                      <w:sz w:val="20"/>
                      <w:szCs w:val="20"/>
                      <w:rPrChange w:id="3584" w:author="Yanfei Zhang" w:date="2022-04-06T11:25:00Z">
                        <w:rPr>
                          <w:rFonts w:ascii="Cambria Math" w:eastAsia="Palatino Linotype" w:hAnsi="Cambria Math" w:cs="Palatino Linotype"/>
                          <w:i/>
                          <w:sz w:val="20"/>
                          <w:szCs w:val="20"/>
                        </w:rPr>
                      </w:rPrChange>
                    </w:rPr>
                  </m:ctrlPr>
                </m:dPr>
                <m:e>
                  <m:r>
                    <w:rPr>
                      <w:rFonts w:ascii="Cambria Math" w:eastAsia="Palatino Linotype" w:hAnsi="Cambria Math" w:cs="Palatino Linotype"/>
                      <w:sz w:val="20"/>
                      <w:szCs w:val="20"/>
                      <w:rPrChange w:id="3585" w:author="Yanfei Zhang" w:date="2022-04-06T11:25:00Z">
                        <w:rPr>
                          <w:rFonts w:ascii="Cambria Math" w:eastAsia="Palatino Linotype" w:hAnsi="Cambria Math" w:cs="Palatino Linotype"/>
                          <w:sz w:val="20"/>
                          <w:szCs w:val="20"/>
                        </w:rPr>
                      </w:rPrChange>
                    </w:rPr>
                    <m:t>Lactic acid</m:t>
                  </m:r>
                </m:e>
              </m:d>
              <m:ctrlPr>
                <w:rPr>
                  <w:rFonts w:ascii="Cambria Math" w:eastAsia="Palatino Linotype" w:hAnsi="Cambria Math" w:cs="Palatino Linotype"/>
                  <w:i/>
                  <w:sz w:val="20"/>
                  <w:szCs w:val="20"/>
                  <w:rPrChange w:id="3586" w:author="Yanfei Zhang" w:date="2022-04-06T11:25:00Z">
                    <w:rPr>
                      <w:rFonts w:ascii="Cambria Math" w:eastAsia="Palatino Linotype" w:hAnsi="Cambria Math" w:cs="Palatino Linotype"/>
                      <w:i/>
                      <w:sz w:val="20"/>
                      <w:szCs w:val="20"/>
                    </w:rPr>
                  </w:rPrChange>
                </w:rPr>
              </m:ctrlPr>
            </m:den>
          </m:f>
        </m:oMath>
        <w:r w:rsidRPr="0092723B">
          <w:rPr>
            <w:rFonts w:ascii="Palatino Linotype" w:eastAsia="Palatino Linotype" w:hAnsi="Palatino Linotype" w:cs="Palatino Linotype"/>
            <w:sz w:val="20"/>
            <w:szCs w:val="20"/>
            <w:rPrChange w:id="3587" w:author="Yanfei Zhang" w:date="2022-04-06T11:25:00Z">
              <w:rPr>
                <w:rFonts w:eastAsia="Palatino Linotype" w:cs="Palatino Linotype"/>
                <w:sz w:val="20"/>
                <w:szCs w:val="20"/>
              </w:rPr>
            </w:rPrChange>
          </w:rPr>
          <w:t xml:space="preserve"> where [lactic acid], etc, represent the concentrations of the respective species in M (</w:t>
        </w:r>
        <w:proofErr w:type="spellStart"/>
        <w:r w:rsidRPr="0092723B">
          <w:rPr>
            <w:rFonts w:ascii="Palatino Linotype" w:eastAsia="Palatino Linotype" w:hAnsi="Palatino Linotype" w:cs="Palatino Linotype"/>
            <w:sz w:val="20"/>
            <w:szCs w:val="20"/>
            <w:rPrChange w:id="3588" w:author="Yanfei Zhang" w:date="2022-04-06T11:25:00Z">
              <w:rPr>
                <w:rFonts w:eastAsia="Palatino Linotype" w:cs="Palatino Linotype"/>
                <w:sz w:val="20"/>
                <w:szCs w:val="20"/>
              </w:rPr>
            </w:rPrChange>
          </w:rPr>
          <w:t>mol</w:t>
        </w:r>
        <w:proofErr w:type="spellEnd"/>
        <w:r w:rsidRPr="0092723B">
          <w:rPr>
            <w:rFonts w:ascii="Palatino Linotype" w:eastAsia="Palatino Linotype" w:hAnsi="Palatino Linotype" w:cs="Palatino Linotype"/>
            <w:sz w:val="20"/>
            <w:szCs w:val="20"/>
            <w:rPrChange w:id="3589" w:author="Yanfei Zhang" w:date="2022-04-06T11:25:00Z">
              <w:rPr>
                <w:rFonts w:eastAsia="Palatino Linotype" w:cs="Palatino Linotype"/>
                <w:sz w:val="20"/>
                <w:szCs w:val="20"/>
              </w:rPr>
            </w:rPrChange>
          </w:rPr>
          <w:t xml:space="preserve">/L). </w:t>
        </w:r>
        <w:r w:rsidRPr="0092723B">
          <w:rPr>
            <w:rFonts w:ascii="Palatino Linotype" w:eastAsia="Palatino Linotype" w:hAnsi="Palatino Linotype" w:cs="Palatino Linotype"/>
            <w:i/>
            <w:sz w:val="20"/>
            <w:szCs w:val="20"/>
            <w:rPrChange w:id="3590" w:author="Yanfei Zhang" w:date="2022-04-06T11:25:00Z">
              <w:rPr>
                <w:rFonts w:eastAsia="Palatino Linotype" w:cs="Palatino Linotype"/>
                <w:i/>
                <w:sz w:val="20"/>
                <w:szCs w:val="20"/>
              </w:rPr>
            </w:rPrChange>
          </w:rPr>
          <w:t xml:space="preserve">S. </w:t>
        </w:r>
        <w:proofErr w:type="spellStart"/>
        <w:r w:rsidRPr="0092723B">
          <w:rPr>
            <w:rFonts w:ascii="Palatino Linotype" w:eastAsia="Palatino Linotype" w:hAnsi="Palatino Linotype" w:cs="Palatino Linotype"/>
            <w:i/>
            <w:sz w:val="20"/>
            <w:szCs w:val="20"/>
            <w:rPrChange w:id="3591" w:author="Yanfei Zhang" w:date="2022-04-06T11:25:00Z">
              <w:rPr>
                <w:rFonts w:eastAsia="Palatino Linotype" w:cs="Palatino Linotype"/>
                <w:i/>
                <w:sz w:val="20"/>
                <w:szCs w:val="20"/>
              </w:rPr>
            </w:rPrChange>
          </w:rPr>
          <w:t>solfataricus</w:t>
        </w:r>
        <w:proofErr w:type="spellEnd"/>
        <w:r w:rsidRPr="0092723B">
          <w:rPr>
            <w:rFonts w:ascii="Palatino Linotype" w:eastAsia="Palatino Linotype" w:hAnsi="Palatino Linotype" w:cs="Palatino Linotype"/>
            <w:sz w:val="20"/>
            <w:szCs w:val="20"/>
            <w:rPrChange w:id="3592" w:author="Yanfei Zhang" w:date="2022-04-06T11:25:00Z">
              <w:rPr>
                <w:rFonts w:eastAsia="Palatino Linotype" w:cs="Palatino Linotype"/>
                <w:sz w:val="20"/>
                <w:szCs w:val="20"/>
              </w:rPr>
            </w:rPrChange>
          </w:rPr>
          <w:t xml:space="preserve"> grows optimally at pH 2-4 but maintains its cytoplasmic pH at approximately 6.5 </w:t>
        </w:r>
        <w:r w:rsidRPr="009A6693">
          <w:rPr>
            <w:rFonts w:ascii="Palatino Linotype" w:eastAsia="Palatino Linotype" w:hAnsi="Palatino Linotype" w:cs="Palatino Linotype"/>
            <w:snapToGrid w:val="0"/>
            <w:sz w:val="20"/>
            <w:szCs w:val="20"/>
            <w:lang w:bidi="en-US"/>
          </w:rPr>
          <w:fldChar w:fldCharType="begin" w:fldLock="1"/>
        </w:r>
        <w:r w:rsidRPr="0092723B">
          <w:rPr>
            <w:rFonts w:ascii="Palatino Linotype" w:eastAsia="Palatino Linotype" w:hAnsi="Palatino Linotype" w:cs="Palatino Linotype"/>
            <w:sz w:val="20"/>
            <w:szCs w:val="20"/>
            <w:rPrChange w:id="3593" w:author="Yanfei Zhang" w:date="2022-04-06T11:25:00Z">
              <w:rPr>
                <w:rFonts w:eastAsia="Palatino Linotype" w:cs="Palatino Linotype"/>
                <w:sz w:val="20"/>
                <w:szCs w:val="20"/>
              </w:rPr>
            </w:rPrChange>
          </w:rPr>
          <w:instrText>ADDIN CSL_CITATION {"citationItems":[{"id":"ITEM-1","itemData":{"author":[{"dropping-particle":"","family":"She","given":"Qunxin","non-dropping-particle":"","parse-names":false,"suffix":""},{"dropping-particle":"","family":"Singh","given":"Rama K","non-dropping-particle":"","parse-names":false,"suffix":""},{"dropping-particle":"","family":"Confalonieri","given":"Fabrice","non-dropping-particle":"","parse-names":false,"suffix":""},{"dropping-particle":"","family":"Zivanovic","given":"Yvan","non-dropping-particle":"","parse-names":false,"suffix":""},{"dropping-particle":"","family":"Allard","given":"Ghislaine","non-dropping-particle":"","parse-names":false,"suffix":""},{"dropping-particle":"","family":"Awayez","given":"Mariana J","non-dropping-particle":"","parse-names":false,"suffix":""},{"dropping-particle":"","family":"Chan-weiher","given":"Christina C","non-dropping-particle":"","parse-names":false,"suffix":""},{"dropping-particle":"","family":"Groth","given":"Ib","non-dropping-particle":"","parse-names":false,"suffix":""},{"dropping-particle":"","family":"Curtis","given":"Bruce A","non-dropping-particle":"","parse-names":false,"suffix":""},{"dropping-particle":"De","family":"Moors","given":"Anick","non-dropping-particle":"","parse-names":false,"suffix":""},{"dropping-particle":"","family":"Erauso","given":"Gael","non-dropping-particle":"","parse-names":false,"suffix":""},{"dropping-particle":"","family":"Fletcher","given":"Cynthia","non-dropping-particle":"","parse-names":false,"suffix":""},{"dropping-particle":"","family":"Gordon","given":"Paul M K","non-dropping-particle":"","parse-names":false,"suffix":""},{"dropping-particle":"","family":"Jong","given":"Ineke Heikamp-de","non-dropping-particle":"","parse-names":false,"suffix":""},{"dropping-particle":"","family":"Jeffries","given":"Alex C","non-dropping-particle":"","parse-names":false,"suffix":""},{"dropping-particle":"","family":"Kozera","given":"Catherine J","non-dropping-particle":"","parse-names":false,"suffix":""},{"dropping-particle":"","family":"Medina","given":"Nadine","non-dropping-particle":"","parse-names":false,"suffix":""},{"dropping-particle":"","family":"Peng","given":"Xu","non-dropping-particle":"","parse-names":false,"suffix":""},{"dropping-particle":"","family":"Thi-ngoc","given":"Hoa Phan","non-dropping-particle":"","parse-names":false,"suffix":""},{"dropping-particle":"","family":"Redder","given":"Peter","non-dropping-particle":"","parse-names":false,"suffix":""},{"dropping-particle":"","family":"Schenk","given":"Margaret E","non-dropping-particle":"","parse-names":false,"suffix":""},{"dropping-particle":"","family":"Theriault","given":"Cynthia","non-dropping-particle":"","parse-names":false,"suffix":""},{"dropping-particle":"","family":"Tolstrup","given":"Niels","non-dropping-particle":"","parse-names":false,"suffix":""},{"dropping-particle":"","family":"Charlebois","given":"Robert L","non-dropping-particle":"","parse-names":false,"suffix":""},{"dropping-particle":"","family":"Doolittle","given":"W Ford","non-dropping-particle":"","parse-names":false,"suffix":""},{"dropping-particle":"","family":"Duguet","given":"Michel","non-dropping-particle":"","parse-names":false,"suffix":""},{"dropping-particle":"","family":"Gaasterland","given":"Terry","non-dropping-particle":"","parse-names":false,"suffix":""},{"dropping-particle":"","family":"Garrett","given":"Roger A","non-dropping-particle":"","parse-names":false,"suffix":""},{"dropping-particle":"","family":"Ragan","given":"Mark A","non-dropping-particle":"","parse-names":false,"suffix":""},{"dropping-particle":"","family":"Sensen","given":"Christoph W","non-dropping-particle":"","parse-names":false,"suffix":""},{"dropping-particle":"Van Der","family":"Oost","given":"John","non-dropping-particle":"","parse-names":false,"suffix":""}],"id":"ITEM-1","issue":"14","issued":{"date-parts":[["2001"]]},"page":"7835-7840","title":"The complete genome of the crenarchaeon Sulfolobus solfataricus P2","type":"article-journal","volume":"98"},"uris":["http://www.mendeley.com/documents/?uuid=788111ab-2697-4d74-b395-8e1fda0da6e9"]}],"mendeley":{"formattedCitation":"(She et al., 2001)","plainTextFormattedCitation":"(She et al., 2001)","previouslyFormattedCitation":"(She et al., 2001)"},"properties":{"noteIndex":0},"schema":"https://github.com/citation-style-language/schema/raw/master/csl-citation.json"}</w:instrText>
        </w:r>
        <w:r w:rsidRPr="0092723B">
          <w:rPr>
            <w:rFonts w:ascii="Palatino Linotype" w:eastAsia="Palatino Linotype" w:hAnsi="Palatino Linotype" w:cs="Palatino Linotype"/>
            <w:snapToGrid w:val="0"/>
            <w:sz w:val="20"/>
            <w:szCs w:val="20"/>
            <w:lang w:bidi="en-US"/>
            <w:rPrChange w:id="3594" w:author="Yanfei Zhang" w:date="2022-04-06T11:25:00Z">
              <w:rPr>
                <w:rFonts w:ascii="Palatino Linotype" w:eastAsia="Palatino Linotype" w:hAnsi="Palatino Linotype" w:cs="Palatino Linotype"/>
                <w:snapToGrid w:val="0"/>
                <w:sz w:val="20"/>
                <w:szCs w:val="20"/>
                <w:lang w:bidi="en-US"/>
              </w:rPr>
            </w:rPrChange>
          </w:rPr>
          <w:fldChar w:fldCharType="separate"/>
        </w:r>
        <w:r w:rsidRPr="0092723B">
          <w:rPr>
            <w:rFonts w:ascii="Palatino Linotype" w:eastAsia="Palatino Linotype" w:hAnsi="Palatino Linotype" w:cs="Palatino Linotype"/>
            <w:noProof/>
            <w:sz w:val="20"/>
            <w:szCs w:val="20"/>
            <w:rPrChange w:id="3595" w:author="Yanfei Zhang" w:date="2022-04-06T11:25:00Z">
              <w:rPr>
                <w:rFonts w:eastAsia="Palatino Linotype" w:cs="Palatino Linotype"/>
                <w:noProof/>
                <w:sz w:val="20"/>
                <w:szCs w:val="20"/>
              </w:rPr>
            </w:rPrChange>
          </w:rPr>
          <w:t>(She et al., 2001)</w:t>
        </w:r>
        <w:r w:rsidRPr="009A6693">
          <w:rPr>
            <w:rFonts w:ascii="Palatino Linotype" w:eastAsia="Palatino Linotype" w:hAnsi="Palatino Linotype" w:cs="Palatino Linotype"/>
            <w:snapToGrid w:val="0"/>
            <w:sz w:val="20"/>
            <w:szCs w:val="20"/>
            <w:lang w:bidi="en-US"/>
          </w:rPr>
          <w:fldChar w:fldCharType="end"/>
        </w:r>
        <w:r w:rsidRPr="0092723B">
          <w:rPr>
            <w:rFonts w:ascii="Palatino Linotype" w:eastAsia="Palatino Linotype" w:hAnsi="Palatino Linotype" w:cs="Palatino Linotype"/>
            <w:sz w:val="20"/>
            <w:szCs w:val="20"/>
            <w:rPrChange w:id="3596" w:author="Yanfei Zhang" w:date="2022-04-06T11:25:00Z">
              <w:rPr>
                <w:rFonts w:eastAsia="Palatino Linotype" w:cs="Palatino Linotype"/>
                <w:sz w:val="20"/>
                <w:szCs w:val="20"/>
              </w:rPr>
            </w:rPrChange>
          </w:rPr>
          <w:t xml:space="preserve">.  In our calculation we </w:t>
        </w:r>
        <w:r w:rsidRPr="0092723B">
          <w:rPr>
            <w:rFonts w:ascii="Palatino Linotype" w:eastAsia="Palatino Linotype" w:hAnsi="Palatino Linotype" w:cs="Palatino Linotype"/>
            <w:sz w:val="20"/>
            <w:szCs w:val="20"/>
            <w:rPrChange w:id="3597" w:author="Yanfei Zhang" w:date="2022-04-06T11:25:00Z">
              <w:rPr>
                <w:rFonts w:eastAsia="Palatino Linotype" w:cs="Palatino Linotype"/>
                <w:sz w:val="20"/>
                <w:szCs w:val="20"/>
              </w:rPr>
            </w:rPrChange>
          </w:rPr>
          <w:lastRenderedPageBreak/>
          <w:t xml:space="preserve">will choose the pH of the medium to equal 3 and of the cytoplasm to equal 6.5.  When any significant growth fermenting to lactic acid has taken place, the lactic acid in the medium should exceed 0.1 </w:t>
        </w:r>
        <w:proofErr w:type="spellStart"/>
        <w:r w:rsidRPr="0092723B">
          <w:rPr>
            <w:rFonts w:ascii="Palatino Linotype" w:eastAsia="Palatino Linotype" w:hAnsi="Palatino Linotype" w:cs="Palatino Linotype"/>
            <w:sz w:val="20"/>
            <w:szCs w:val="20"/>
            <w:rPrChange w:id="3598" w:author="Yanfei Zhang" w:date="2022-04-06T11:25:00Z">
              <w:rPr>
                <w:rFonts w:eastAsia="Palatino Linotype" w:cs="Palatino Linotype"/>
                <w:sz w:val="20"/>
                <w:szCs w:val="20"/>
              </w:rPr>
            </w:rPrChange>
          </w:rPr>
          <w:t>mM.</w:t>
        </w:r>
        <w:proofErr w:type="spellEnd"/>
        <w:r w:rsidRPr="0092723B">
          <w:rPr>
            <w:rFonts w:ascii="Palatino Linotype" w:eastAsia="Palatino Linotype" w:hAnsi="Palatino Linotype" w:cs="Palatino Linotype"/>
            <w:sz w:val="20"/>
            <w:szCs w:val="20"/>
            <w:rPrChange w:id="3599" w:author="Yanfei Zhang" w:date="2022-04-06T11:25:00Z">
              <w:rPr>
                <w:rFonts w:eastAsia="Palatino Linotype" w:cs="Palatino Linotype"/>
                <w:sz w:val="20"/>
                <w:szCs w:val="20"/>
              </w:rPr>
            </w:rPrChange>
          </w:rPr>
          <w:t xml:space="preserve">  The extracellular lactate may be neglected because the </w:t>
        </w:r>
        <w:proofErr w:type="spellStart"/>
        <w:r w:rsidRPr="0092723B">
          <w:rPr>
            <w:rFonts w:ascii="Palatino Linotype" w:eastAsia="Palatino Linotype" w:hAnsi="Palatino Linotype" w:cs="Palatino Linotype"/>
            <w:sz w:val="20"/>
            <w:szCs w:val="20"/>
            <w:rPrChange w:id="3600" w:author="Yanfei Zhang" w:date="2022-04-06T11:25:00Z">
              <w:rPr>
                <w:rFonts w:eastAsia="Palatino Linotype" w:cs="Palatino Linotype"/>
                <w:sz w:val="20"/>
                <w:szCs w:val="20"/>
              </w:rPr>
            </w:rPrChange>
          </w:rPr>
          <w:t>pKa</w:t>
        </w:r>
        <w:proofErr w:type="spellEnd"/>
        <w:r w:rsidRPr="0092723B">
          <w:rPr>
            <w:rFonts w:ascii="Palatino Linotype" w:eastAsia="Palatino Linotype" w:hAnsi="Palatino Linotype" w:cs="Palatino Linotype"/>
            <w:sz w:val="20"/>
            <w:szCs w:val="20"/>
            <w:rPrChange w:id="3601" w:author="Yanfei Zhang" w:date="2022-04-06T11:25:00Z">
              <w:rPr>
                <w:rFonts w:eastAsia="Palatino Linotype" w:cs="Palatino Linotype"/>
                <w:sz w:val="20"/>
                <w:szCs w:val="20"/>
              </w:rPr>
            </w:rPrChange>
          </w:rPr>
          <w:t xml:space="preserve"> exceeds the extracellular </w:t>
        </w:r>
        <w:proofErr w:type="spellStart"/>
        <w:r w:rsidRPr="0092723B">
          <w:rPr>
            <w:rFonts w:ascii="Palatino Linotype" w:eastAsia="Palatino Linotype" w:hAnsi="Palatino Linotype" w:cs="Palatino Linotype"/>
            <w:sz w:val="20"/>
            <w:szCs w:val="20"/>
            <w:rPrChange w:id="3602" w:author="Yanfei Zhang" w:date="2022-04-06T11:25:00Z">
              <w:rPr>
                <w:rFonts w:eastAsia="Palatino Linotype" w:cs="Palatino Linotype"/>
                <w:sz w:val="20"/>
                <w:szCs w:val="20"/>
              </w:rPr>
            </w:rPrChange>
          </w:rPr>
          <w:t>bpH</w:t>
        </w:r>
        <w:proofErr w:type="spellEnd"/>
        <w:r w:rsidRPr="0092723B">
          <w:rPr>
            <w:rFonts w:ascii="Palatino Linotype" w:eastAsia="Palatino Linotype" w:hAnsi="Palatino Linotype" w:cs="Palatino Linotype"/>
            <w:sz w:val="20"/>
            <w:szCs w:val="20"/>
            <w:rPrChange w:id="3603" w:author="Yanfei Zhang" w:date="2022-04-06T11:25:00Z">
              <w:rPr>
                <w:rFonts w:eastAsia="Palatino Linotype" w:cs="Palatino Linotype"/>
                <w:sz w:val="20"/>
                <w:szCs w:val="20"/>
              </w:rPr>
            </w:rPrChange>
          </w:rPr>
          <w:t xml:space="preserve">. The lactic acid export reaction with a gear setting of </w:t>
        </w:r>
        <w:r w:rsidRPr="0092723B">
          <w:rPr>
            <w:rFonts w:ascii="Palatino Linotype" w:eastAsia="Palatino Linotype" w:hAnsi="Palatino Linotype" w:cs="Palatino Linotype"/>
            <w:i/>
            <w:sz w:val="20"/>
            <w:szCs w:val="20"/>
            <w:rPrChange w:id="3604" w:author="Yanfei Zhang" w:date="2022-04-06T11:25:00Z">
              <w:rPr>
                <w:rFonts w:eastAsia="Palatino Linotype" w:cs="Palatino Linotype"/>
                <w:i/>
                <w:sz w:val="20"/>
                <w:szCs w:val="20"/>
              </w:rPr>
            </w:rPrChange>
          </w:rPr>
          <w:t>n</w:t>
        </w:r>
        <w:r w:rsidRPr="0092723B">
          <w:rPr>
            <w:rFonts w:ascii="Palatino Linotype" w:eastAsia="Palatino Linotype" w:hAnsi="Palatino Linotype" w:cs="Palatino Linotype"/>
            <w:sz w:val="20"/>
            <w:szCs w:val="20"/>
            <w:rPrChange w:id="3605" w:author="Yanfei Zhang" w:date="2022-04-06T11:25:00Z">
              <w:rPr>
                <w:rFonts w:eastAsia="Palatino Linotype" w:cs="Palatino Linotype"/>
                <w:sz w:val="20"/>
                <w:szCs w:val="20"/>
              </w:rPr>
            </w:rPrChange>
          </w:rPr>
          <w:t xml:space="preserve"> is the reaction </w:t>
        </w:r>
      </w:ins>
    </w:p>
    <w:p w14:paraId="632F0778" w14:textId="77777777" w:rsidR="00395A08" w:rsidRPr="001E6834" w:rsidRDefault="00395A08" w:rsidP="00395A08">
      <w:pPr>
        <w:pStyle w:val="MDPI31text"/>
        <w:spacing w:before="60" w:after="60"/>
        <w:ind w:firstLine="432"/>
        <w:rPr>
          <w:ins w:id="3606" w:author="Yanfei Zhang" w:date="2022-04-05T20:24:00Z"/>
          <w:rFonts w:eastAsia="Palatino Linotype" w:cs="Palatino Linotype"/>
          <w:color w:val="auto"/>
          <w:sz w:val="20"/>
          <w:szCs w:val="20"/>
        </w:rPr>
      </w:pPr>
      <m:oMathPara>
        <m:oMath>
          <m:r>
            <w:ins w:id="3607" w:author="Yanfei Zhang" w:date="2022-04-05T20:24:00Z">
              <w:rPr>
                <w:rFonts w:ascii="Cambria Math" w:hAnsi="Cambria Math"/>
                <w:color w:val="auto"/>
                <w:sz w:val="20"/>
                <w:szCs w:val="20"/>
              </w:rPr>
              <m:t>Lactic acid +</m:t>
            </w:ins>
          </m:r>
          <m:sSup>
            <m:sSupPr>
              <m:ctrlPr>
                <w:ins w:id="3608" w:author="Yanfei Zhang" w:date="2022-04-05T20:24:00Z">
                  <w:rPr>
                    <w:rFonts w:ascii="Cambria Math" w:hAnsi="Cambria Math"/>
                    <w:i/>
                    <w:color w:val="auto"/>
                    <w:sz w:val="20"/>
                    <w:szCs w:val="20"/>
                  </w:rPr>
                </w:ins>
              </m:ctrlPr>
            </m:sSupPr>
            <m:e>
              <m:r>
                <w:ins w:id="3609" w:author="Yanfei Zhang" w:date="2022-04-05T20:24:00Z">
                  <w:rPr>
                    <w:rFonts w:ascii="Cambria Math" w:hAnsi="Cambria Math"/>
                    <w:color w:val="auto"/>
                    <w:sz w:val="20"/>
                    <w:szCs w:val="20"/>
                  </w:rPr>
                  <m:t>n∙H</m:t>
                </w:ins>
              </m:r>
            </m:e>
            <m:sup>
              <m:r>
                <w:ins w:id="3610" w:author="Yanfei Zhang" w:date="2022-04-05T20:24:00Z">
                  <w:rPr>
                    <w:rFonts w:ascii="Cambria Math" w:hAnsi="Cambria Math"/>
                    <w:color w:val="auto"/>
                    <w:sz w:val="20"/>
                    <w:szCs w:val="20"/>
                  </w:rPr>
                  <m:t>+</m:t>
                </w:ins>
              </m:r>
            </m:sup>
          </m:sSup>
          <m:box>
            <m:boxPr>
              <m:opEmu m:val="1"/>
              <m:ctrlPr>
                <w:ins w:id="3611" w:author="Yanfei Zhang" w:date="2022-04-05T20:24:00Z">
                  <w:rPr>
                    <w:rFonts w:ascii="Cambria Math" w:hAnsi="Cambria Math"/>
                    <w:i/>
                    <w:color w:val="auto"/>
                    <w:sz w:val="20"/>
                    <w:szCs w:val="20"/>
                  </w:rPr>
                </w:ins>
              </m:ctrlPr>
            </m:boxPr>
            <m:e>
              <m:r>
                <w:ins w:id="3612" w:author="Yanfei Zhang" w:date="2022-04-05T20:24:00Z">
                  <w:rPr>
                    <w:rFonts w:ascii="Cambria Math" w:hAnsi="Cambria Math"/>
                    <w:color w:val="auto"/>
                    <w:sz w:val="20"/>
                    <w:szCs w:val="20"/>
                  </w:rPr>
                  <m:t>→Lactic aci</m:t>
                </w:ins>
              </m:r>
              <m:sSub>
                <m:sSubPr>
                  <m:ctrlPr>
                    <w:ins w:id="3613" w:author="Yanfei Zhang" w:date="2022-04-05T20:24:00Z">
                      <w:rPr>
                        <w:rFonts w:ascii="Cambria Math" w:hAnsi="Cambria Math"/>
                        <w:i/>
                        <w:color w:val="auto"/>
                        <w:sz w:val="20"/>
                        <w:szCs w:val="20"/>
                      </w:rPr>
                    </w:ins>
                  </m:ctrlPr>
                </m:sSubPr>
                <m:e>
                  <m:r>
                    <w:ins w:id="3614" w:author="Yanfei Zhang" w:date="2022-04-05T20:24:00Z">
                      <w:rPr>
                        <w:rFonts w:ascii="Cambria Math" w:hAnsi="Cambria Math"/>
                        <w:color w:val="auto"/>
                        <w:sz w:val="20"/>
                        <w:szCs w:val="20"/>
                      </w:rPr>
                      <m:t>d</m:t>
                    </w:ins>
                  </m:r>
                </m:e>
                <m:sub>
                  <m:r>
                    <w:ins w:id="3615" w:author="Yanfei Zhang" w:date="2022-04-05T20:24:00Z">
                      <w:rPr>
                        <w:rFonts w:ascii="Cambria Math" w:hAnsi="Cambria Math"/>
                        <w:color w:val="auto"/>
                        <w:sz w:val="20"/>
                        <w:szCs w:val="20"/>
                      </w:rPr>
                      <m:t>ex</m:t>
                    </w:ins>
                  </m:r>
                </m:sub>
              </m:sSub>
              <m:r>
                <w:ins w:id="3616" w:author="Yanfei Zhang" w:date="2022-04-05T20:24:00Z">
                  <w:rPr>
                    <w:rFonts w:ascii="Cambria Math" w:hAnsi="Cambria Math"/>
                    <w:color w:val="auto"/>
                    <w:sz w:val="20"/>
                    <w:szCs w:val="20"/>
                  </w:rPr>
                  <m:t xml:space="preserve">+ </m:t>
                </w:ins>
              </m:r>
            </m:e>
          </m:box>
          <m:sSubSup>
            <m:sSubSupPr>
              <m:ctrlPr>
                <w:ins w:id="3617" w:author="Yanfei Zhang" w:date="2022-04-05T20:24:00Z">
                  <w:rPr>
                    <w:rFonts w:ascii="Cambria Math" w:hAnsi="Cambria Math"/>
                    <w:i/>
                    <w:color w:val="auto"/>
                    <w:sz w:val="20"/>
                    <w:szCs w:val="20"/>
                  </w:rPr>
                </w:ins>
              </m:ctrlPr>
            </m:sSubSupPr>
            <m:e>
              <m:r>
                <w:ins w:id="3618" w:author="Yanfei Zhang" w:date="2022-04-05T20:24:00Z">
                  <w:rPr>
                    <w:rFonts w:ascii="Cambria Math" w:hAnsi="Cambria Math"/>
                    <w:color w:val="auto"/>
                    <w:sz w:val="20"/>
                    <w:szCs w:val="20"/>
                  </w:rPr>
                  <m:t>n∙H</m:t>
                </w:ins>
              </m:r>
            </m:e>
            <m:sub>
              <m:r>
                <w:ins w:id="3619" w:author="Yanfei Zhang" w:date="2022-04-05T20:24:00Z">
                  <w:rPr>
                    <w:rFonts w:ascii="Cambria Math" w:hAnsi="Cambria Math"/>
                    <w:color w:val="auto"/>
                    <w:sz w:val="20"/>
                    <w:szCs w:val="20"/>
                  </w:rPr>
                  <m:t>ex</m:t>
                </w:ins>
              </m:r>
            </m:sub>
            <m:sup>
              <m:r>
                <w:ins w:id="3620" w:author="Yanfei Zhang" w:date="2022-04-05T20:24:00Z">
                  <w:rPr>
                    <w:rFonts w:ascii="Cambria Math" w:hAnsi="Cambria Math"/>
                    <w:color w:val="auto"/>
                    <w:sz w:val="20"/>
                    <w:szCs w:val="20"/>
                  </w:rPr>
                  <m:t>+</m:t>
                </w:ins>
              </m:r>
            </m:sup>
          </m:sSubSup>
        </m:oMath>
      </m:oMathPara>
    </w:p>
    <w:p w14:paraId="1E3E708B" w14:textId="77777777" w:rsidR="00395A08" w:rsidRPr="001E6834" w:rsidRDefault="00395A08" w:rsidP="00395A08">
      <w:pPr>
        <w:pStyle w:val="MDPI31text"/>
        <w:ind w:firstLine="0"/>
        <w:rPr>
          <w:ins w:id="3621" w:author="Yanfei Zhang" w:date="2022-04-05T20:24:00Z"/>
          <w:rFonts w:eastAsia="Palatino Linotype" w:cs="Palatino Linotype"/>
          <w:sz w:val="20"/>
          <w:szCs w:val="20"/>
        </w:rPr>
      </w:pPr>
      <w:ins w:id="3622" w:author="Yanfei Zhang" w:date="2022-04-05T20:24:00Z">
        <w:r>
          <w:rPr>
            <w:rFonts w:eastAsia="Palatino Linotype" w:cs="Palatino Linotype"/>
            <w:sz w:val="20"/>
            <w:szCs w:val="20"/>
          </w:rPr>
          <w:t>As t</w:t>
        </w:r>
        <w:r w:rsidRPr="001E6834">
          <w:rPr>
            <w:rFonts w:eastAsia="Palatino Linotype" w:cs="Palatino Linotype"/>
            <w:sz w:val="20"/>
            <w:szCs w:val="20"/>
          </w:rPr>
          <w:t xml:space="preserve">his reaction must run to the right-hand side </w:t>
        </w:r>
        <w:r>
          <w:rPr>
            <w:rFonts w:eastAsia="Palatino Linotype" w:cs="Palatino Linotype"/>
            <w:sz w:val="20"/>
            <w:szCs w:val="20"/>
          </w:rPr>
          <w:t>t</w:t>
        </w:r>
        <w:r w:rsidRPr="001E6834">
          <w:rPr>
            <w:rFonts w:eastAsia="Palatino Linotype" w:cs="Palatino Linotype"/>
            <w:sz w:val="20"/>
            <w:szCs w:val="20"/>
          </w:rPr>
          <w:t xml:space="preserve">he lactate acid concentration in the cytoplasm </w:t>
        </w:r>
        <w:r>
          <w:rPr>
            <w:rFonts w:eastAsia="Palatino Linotype" w:cs="Palatino Linotype"/>
            <w:sz w:val="20"/>
            <w:szCs w:val="20"/>
          </w:rPr>
          <w:t>should therefore fulfill the following condition:</w:t>
        </w:r>
      </w:ins>
    </w:p>
    <w:p w14:paraId="5C705831" w14:textId="77777777" w:rsidR="00395A08" w:rsidRPr="001E6834" w:rsidRDefault="00395A08" w:rsidP="00395A08">
      <w:pPr>
        <w:pStyle w:val="MDPI31text"/>
        <w:spacing w:before="60" w:after="60"/>
        <w:ind w:firstLine="432"/>
        <w:jc w:val="left"/>
        <w:rPr>
          <w:ins w:id="3623" w:author="Yanfei Zhang" w:date="2022-04-05T20:24:00Z"/>
          <w:rFonts w:eastAsia="Palatino Linotype" w:cs="Palatino Linotype"/>
          <w:color w:val="auto"/>
          <w:sz w:val="20"/>
          <w:szCs w:val="20"/>
        </w:rPr>
      </w:pPr>
      <m:oMathPara>
        <m:oMath>
          <m:f>
            <m:fPr>
              <m:ctrlPr>
                <w:ins w:id="3624" w:author="Yanfei Zhang" w:date="2022-04-05T20:24:00Z">
                  <w:rPr>
                    <w:rFonts w:ascii="Cambria Math" w:hAnsi="Cambria Math"/>
                    <w:i/>
                    <w:color w:val="auto"/>
                    <w:sz w:val="20"/>
                    <w:szCs w:val="20"/>
                  </w:rPr>
                </w:ins>
              </m:ctrlPr>
            </m:fPr>
            <m:num>
              <m:d>
                <m:dPr>
                  <m:begChr m:val="["/>
                  <m:endChr m:val="]"/>
                  <m:ctrlPr>
                    <w:ins w:id="3625" w:author="Yanfei Zhang" w:date="2022-04-05T20:24:00Z">
                      <w:rPr>
                        <w:rFonts w:ascii="Cambria Math" w:hAnsi="Cambria Math"/>
                        <w:i/>
                        <w:color w:val="auto"/>
                        <w:sz w:val="20"/>
                        <w:szCs w:val="20"/>
                      </w:rPr>
                    </w:ins>
                  </m:ctrlPr>
                </m:dPr>
                <m:e>
                  <m:r>
                    <w:ins w:id="3626" w:author="Yanfei Zhang" w:date="2022-04-05T20:24:00Z">
                      <w:rPr>
                        <w:rFonts w:ascii="Cambria Math" w:hAnsi="Cambria Math"/>
                        <w:color w:val="auto"/>
                        <w:sz w:val="20"/>
                        <w:szCs w:val="20"/>
                      </w:rPr>
                      <m:t>Lactate</m:t>
                    </w:ins>
                  </m:r>
                </m:e>
              </m:d>
              <m:r>
                <w:ins w:id="3627" w:author="Yanfei Zhang" w:date="2022-04-05T20:24:00Z">
                  <w:rPr>
                    <w:rFonts w:ascii="Cambria Math" w:hAnsi="Cambria Math"/>
                    <w:color w:val="auto"/>
                    <w:sz w:val="20"/>
                    <w:szCs w:val="20"/>
                  </w:rPr>
                  <m:t>∙</m:t>
                </w:ins>
              </m:r>
              <m:sSup>
                <m:sSupPr>
                  <m:ctrlPr>
                    <w:ins w:id="3628" w:author="Yanfei Zhang" w:date="2022-04-05T20:24:00Z">
                      <w:rPr>
                        <w:rFonts w:ascii="Cambria Math" w:hAnsi="Cambria Math"/>
                        <w:i/>
                        <w:color w:val="auto"/>
                        <w:sz w:val="20"/>
                        <w:szCs w:val="20"/>
                      </w:rPr>
                    </w:ins>
                  </m:ctrlPr>
                </m:sSupPr>
                <m:e>
                  <m:d>
                    <m:dPr>
                      <m:begChr m:val="["/>
                      <m:endChr m:val="]"/>
                      <m:ctrlPr>
                        <w:ins w:id="3629" w:author="Yanfei Zhang" w:date="2022-04-05T20:24:00Z">
                          <w:rPr>
                            <w:rFonts w:ascii="Cambria Math" w:hAnsi="Cambria Math"/>
                            <w:i/>
                            <w:color w:val="auto"/>
                            <w:sz w:val="20"/>
                            <w:szCs w:val="20"/>
                          </w:rPr>
                        </w:ins>
                      </m:ctrlPr>
                    </m:dPr>
                    <m:e>
                      <m:sSup>
                        <m:sSupPr>
                          <m:ctrlPr>
                            <w:ins w:id="3630" w:author="Yanfei Zhang" w:date="2022-04-05T20:24:00Z">
                              <w:rPr>
                                <w:rFonts w:ascii="Cambria Math" w:hAnsi="Cambria Math"/>
                                <w:i/>
                                <w:color w:val="auto"/>
                                <w:sz w:val="20"/>
                                <w:szCs w:val="20"/>
                              </w:rPr>
                            </w:ins>
                          </m:ctrlPr>
                        </m:sSupPr>
                        <m:e>
                          <m:r>
                            <w:ins w:id="3631" w:author="Yanfei Zhang" w:date="2022-04-05T20:24:00Z">
                              <w:rPr>
                                <w:rFonts w:ascii="Cambria Math" w:hAnsi="Cambria Math"/>
                                <w:color w:val="auto"/>
                                <w:sz w:val="20"/>
                                <w:szCs w:val="20"/>
                              </w:rPr>
                              <m:t>H</m:t>
                            </w:ins>
                          </m:r>
                        </m:e>
                        <m:sup>
                          <m:r>
                            <w:ins w:id="3632" w:author="Yanfei Zhang" w:date="2022-04-05T20:24:00Z">
                              <w:rPr>
                                <w:rFonts w:ascii="Cambria Math" w:hAnsi="Cambria Math"/>
                                <w:color w:val="auto"/>
                                <w:sz w:val="20"/>
                                <w:szCs w:val="20"/>
                              </w:rPr>
                              <m:t>+</m:t>
                            </w:ins>
                          </m:r>
                        </m:sup>
                      </m:sSup>
                    </m:e>
                  </m:d>
                </m:e>
                <m:sup>
                  <m:r>
                    <w:ins w:id="3633" w:author="Yanfei Zhang" w:date="2022-04-05T20:24:00Z">
                      <w:rPr>
                        <w:rFonts w:ascii="Cambria Math" w:hAnsi="Cambria Math"/>
                        <w:color w:val="auto"/>
                        <w:sz w:val="20"/>
                        <w:szCs w:val="20"/>
                      </w:rPr>
                      <m:t>n+1</m:t>
                    </w:ins>
                  </m:r>
                </m:sup>
              </m:sSup>
            </m:num>
            <m:den>
              <m:sSub>
                <m:sSubPr>
                  <m:ctrlPr>
                    <w:ins w:id="3634" w:author="Yanfei Zhang" w:date="2022-04-05T20:24:00Z">
                      <w:rPr>
                        <w:rFonts w:ascii="Cambria Math" w:hAnsi="Cambria Math"/>
                        <w:i/>
                        <w:color w:val="auto"/>
                        <w:sz w:val="20"/>
                        <w:szCs w:val="20"/>
                      </w:rPr>
                    </w:ins>
                  </m:ctrlPr>
                </m:sSubPr>
                <m:e>
                  <m:r>
                    <w:ins w:id="3635" w:author="Yanfei Zhang" w:date="2022-04-05T20:24:00Z">
                      <w:rPr>
                        <w:rFonts w:ascii="Cambria Math" w:hAnsi="Cambria Math"/>
                        <w:color w:val="auto"/>
                        <w:sz w:val="20"/>
                        <w:szCs w:val="20"/>
                      </w:rPr>
                      <m:t>K</m:t>
                    </w:ins>
                  </m:r>
                </m:e>
                <m:sub>
                  <m:r>
                    <w:ins w:id="3636" w:author="Yanfei Zhang" w:date="2022-04-05T20:24:00Z">
                      <w:rPr>
                        <w:rFonts w:ascii="Cambria Math" w:hAnsi="Cambria Math"/>
                        <w:color w:val="auto"/>
                        <w:sz w:val="20"/>
                        <w:szCs w:val="20"/>
                      </w:rPr>
                      <m:t>a</m:t>
                    </w:ins>
                  </m:r>
                </m:sub>
              </m:sSub>
            </m:den>
          </m:f>
          <m:r>
            <w:ins w:id="3637" w:author="Yanfei Zhang" w:date="2022-04-05T20:24:00Z">
              <w:rPr>
                <w:rFonts w:ascii="Cambria Math" w:hAnsi="Cambria Math"/>
                <w:color w:val="auto"/>
                <w:sz w:val="20"/>
                <w:szCs w:val="20"/>
              </w:rPr>
              <m:t>=</m:t>
            </w:ins>
          </m:r>
          <m:d>
            <m:dPr>
              <m:begChr m:val="["/>
              <m:endChr m:val="]"/>
              <m:ctrlPr>
                <w:ins w:id="3638" w:author="Yanfei Zhang" w:date="2022-04-05T20:24:00Z">
                  <w:rPr>
                    <w:rFonts w:ascii="Cambria Math" w:hAnsi="Cambria Math"/>
                    <w:i/>
                    <w:color w:val="auto"/>
                    <w:sz w:val="20"/>
                    <w:szCs w:val="20"/>
                  </w:rPr>
                </w:ins>
              </m:ctrlPr>
            </m:dPr>
            <m:e>
              <m:r>
                <w:ins w:id="3639" w:author="Yanfei Zhang" w:date="2022-04-05T20:24:00Z">
                  <w:rPr>
                    <w:rFonts w:ascii="Cambria Math" w:hAnsi="Cambria Math"/>
                    <w:color w:val="auto"/>
                    <w:sz w:val="20"/>
                    <w:szCs w:val="20"/>
                  </w:rPr>
                  <m:t>Lactic acid</m:t>
                </w:ins>
              </m:r>
            </m:e>
          </m:d>
          <m:r>
            <w:ins w:id="3640" w:author="Yanfei Zhang" w:date="2022-04-05T20:24:00Z">
              <w:rPr>
                <w:rFonts w:ascii="Cambria Math" w:hAnsi="Cambria Math"/>
                <w:color w:val="auto"/>
                <w:sz w:val="20"/>
                <w:szCs w:val="20"/>
              </w:rPr>
              <m:t>∙</m:t>
            </w:ins>
          </m:r>
          <m:sSup>
            <m:sSupPr>
              <m:ctrlPr>
                <w:ins w:id="3641" w:author="Yanfei Zhang" w:date="2022-04-05T20:24:00Z">
                  <w:rPr>
                    <w:rFonts w:ascii="Cambria Math" w:hAnsi="Cambria Math"/>
                    <w:i/>
                    <w:color w:val="auto"/>
                    <w:sz w:val="20"/>
                    <w:szCs w:val="20"/>
                  </w:rPr>
                </w:ins>
              </m:ctrlPr>
            </m:sSupPr>
            <m:e>
              <m:d>
                <m:dPr>
                  <m:begChr m:val="["/>
                  <m:endChr m:val="]"/>
                  <m:ctrlPr>
                    <w:ins w:id="3642" w:author="Yanfei Zhang" w:date="2022-04-05T20:24:00Z">
                      <w:rPr>
                        <w:rFonts w:ascii="Cambria Math" w:hAnsi="Cambria Math"/>
                        <w:i/>
                        <w:color w:val="auto"/>
                        <w:sz w:val="20"/>
                        <w:szCs w:val="20"/>
                      </w:rPr>
                    </w:ins>
                  </m:ctrlPr>
                </m:dPr>
                <m:e>
                  <m:sSup>
                    <m:sSupPr>
                      <m:ctrlPr>
                        <w:ins w:id="3643" w:author="Yanfei Zhang" w:date="2022-04-05T20:24:00Z">
                          <w:rPr>
                            <w:rFonts w:ascii="Cambria Math" w:hAnsi="Cambria Math"/>
                            <w:i/>
                            <w:color w:val="auto"/>
                            <w:sz w:val="20"/>
                            <w:szCs w:val="20"/>
                          </w:rPr>
                        </w:ins>
                      </m:ctrlPr>
                    </m:sSupPr>
                    <m:e>
                      <m:r>
                        <w:ins w:id="3644" w:author="Yanfei Zhang" w:date="2022-04-05T20:24:00Z">
                          <w:rPr>
                            <w:rFonts w:ascii="Cambria Math" w:hAnsi="Cambria Math"/>
                            <w:color w:val="auto"/>
                            <w:sz w:val="20"/>
                            <w:szCs w:val="20"/>
                          </w:rPr>
                          <m:t>H</m:t>
                        </w:ins>
                      </m:r>
                    </m:e>
                    <m:sup>
                      <m:r>
                        <w:ins w:id="3645" w:author="Yanfei Zhang" w:date="2022-04-05T20:24:00Z">
                          <w:rPr>
                            <w:rFonts w:ascii="Cambria Math" w:hAnsi="Cambria Math"/>
                            <w:color w:val="auto"/>
                            <w:sz w:val="20"/>
                            <w:szCs w:val="20"/>
                          </w:rPr>
                          <m:t>+</m:t>
                        </w:ins>
                      </m:r>
                    </m:sup>
                  </m:sSup>
                </m:e>
              </m:d>
            </m:e>
            <m:sup>
              <m:r>
                <w:ins w:id="3646" w:author="Yanfei Zhang" w:date="2022-04-05T20:24:00Z">
                  <w:rPr>
                    <w:rFonts w:ascii="Cambria Math" w:hAnsi="Cambria Math"/>
                    <w:color w:val="auto"/>
                    <w:sz w:val="20"/>
                    <w:szCs w:val="20"/>
                  </w:rPr>
                  <m:t>n</m:t>
                </w:ins>
              </m:r>
            </m:sup>
          </m:sSup>
          <m:r>
            <w:ins w:id="3647" w:author="Yanfei Zhang" w:date="2022-04-05T20:24:00Z">
              <w:rPr>
                <w:rFonts w:ascii="Cambria Math" w:hAnsi="Cambria Math"/>
                <w:color w:val="auto"/>
                <w:sz w:val="20"/>
                <w:szCs w:val="20"/>
              </w:rPr>
              <m:t>&gt;</m:t>
            </w:ins>
          </m:r>
          <m:d>
            <m:dPr>
              <m:begChr m:val="["/>
              <m:endChr m:val="]"/>
              <m:ctrlPr>
                <w:ins w:id="3648" w:author="Yanfei Zhang" w:date="2022-04-05T20:24:00Z">
                  <w:rPr>
                    <w:rFonts w:ascii="Cambria Math" w:hAnsi="Cambria Math"/>
                    <w:i/>
                    <w:color w:val="auto"/>
                    <w:sz w:val="20"/>
                    <w:szCs w:val="20"/>
                  </w:rPr>
                </w:ins>
              </m:ctrlPr>
            </m:dPr>
            <m:e>
              <m:sSub>
                <m:sSubPr>
                  <m:ctrlPr>
                    <w:ins w:id="3649" w:author="Yanfei Zhang" w:date="2022-04-05T20:24:00Z">
                      <w:rPr>
                        <w:rFonts w:ascii="Cambria Math" w:hAnsi="Cambria Math"/>
                        <w:i/>
                        <w:color w:val="auto"/>
                        <w:sz w:val="20"/>
                        <w:szCs w:val="20"/>
                      </w:rPr>
                    </w:ins>
                  </m:ctrlPr>
                </m:sSubPr>
                <m:e>
                  <m:r>
                    <w:ins w:id="3650" w:author="Yanfei Zhang" w:date="2022-04-05T20:24:00Z">
                      <w:rPr>
                        <w:rFonts w:ascii="Cambria Math" w:hAnsi="Cambria Math"/>
                        <w:color w:val="auto"/>
                        <w:sz w:val="20"/>
                        <w:szCs w:val="20"/>
                      </w:rPr>
                      <m:t>Lactic acid</m:t>
                    </w:ins>
                  </m:r>
                </m:e>
                <m:sub>
                  <m:r>
                    <w:ins w:id="3651" w:author="Yanfei Zhang" w:date="2022-04-05T20:24:00Z">
                      <w:rPr>
                        <w:rFonts w:ascii="Cambria Math" w:hAnsi="Cambria Math"/>
                        <w:color w:val="auto"/>
                        <w:sz w:val="20"/>
                        <w:szCs w:val="20"/>
                      </w:rPr>
                      <m:t>ex</m:t>
                    </w:ins>
                  </m:r>
                </m:sub>
              </m:sSub>
            </m:e>
          </m:d>
          <m:r>
            <w:ins w:id="3652" w:author="Yanfei Zhang" w:date="2022-04-05T20:24:00Z">
              <w:rPr>
                <w:rFonts w:ascii="Cambria Math" w:hAnsi="Cambria Math"/>
                <w:color w:val="auto"/>
                <w:sz w:val="20"/>
                <w:szCs w:val="20"/>
              </w:rPr>
              <m:t>∙</m:t>
            </w:ins>
          </m:r>
          <m:sSup>
            <m:sSupPr>
              <m:ctrlPr>
                <w:ins w:id="3653" w:author="Yanfei Zhang" w:date="2022-04-05T20:24:00Z">
                  <w:rPr>
                    <w:rFonts w:ascii="Cambria Math" w:hAnsi="Cambria Math"/>
                    <w:i/>
                    <w:color w:val="auto"/>
                    <w:sz w:val="20"/>
                    <w:szCs w:val="20"/>
                  </w:rPr>
                </w:ins>
              </m:ctrlPr>
            </m:sSupPr>
            <m:e>
              <m:d>
                <m:dPr>
                  <m:begChr m:val="["/>
                  <m:endChr m:val="]"/>
                  <m:ctrlPr>
                    <w:ins w:id="3654" w:author="Yanfei Zhang" w:date="2022-04-05T20:24:00Z">
                      <w:rPr>
                        <w:rFonts w:ascii="Cambria Math" w:hAnsi="Cambria Math"/>
                        <w:i/>
                        <w:color w:val="auto"/>
                        <w:sz w:val="20"/>
                        <w:szCs w:val="20"/>
                      </w:rPr>
                    </w:ins>
                  </m:ctrlPr>
                </m:dPr>
                <m:e>
                  <m:sSubSup>
                    <m:sSubSupPr>
                      <m:ctrlPr>
                        <w:ins w:id="3655" w:author="Yanfei Zhang" w:date="2022-04-05T20:24:00Z">
                          <w:rPr>
                            <w:rFonts w:ascii="Cambria Math" w:hAnsi="Cambria Math"/>
                            <w:i/>
                            <w:color w:val="auto"/>
                            <w:sz w:val="20"/>
                            <w:szCs w:val="20"/>
                          </w:rPr>
                        </w:ins>
                      </m:ctrlPr>
                    </m:sSubSupPr>
                    <m:e>
                      <m:r>
                        <w:ins w:id="3656" w:author="Yanfei Zhang" w:date="2022-04-05T20:24:00Z">
                          <w:rPr>
                            <w:rFonts w:ascii="Cambria Math" w:hAnsi="Cambria Math"/>
                            <w:color w:val="auto"/>
                            <w:sz w:val="20"/>
                            <w:szCs w:val="20"/>
                          </w:rPr>
                          <m:t>H</m:t>
                        </w:ins>
                      </m:r>
                    </m:e>
                    <m:sub>
                      <m:r>
                        <w:ins w:id="3657" w:author="Yanfei Zhang" w:date="2022-04-05T20:24:00Z">
                          <w:rPr>
                            <w:rFonts w:ascii="Cambria Math" w:hAnsi="Cambria Math"/>
                            <w:color w:val="auto"/>
                            <w:sz w:val="20"/>
                            <w:szCs w:val="20"/>
                          </w:rPr>
                          <m:t>ex</m:t>
                        </w:ins>
                      </m:r>
                    </m:sub>
                    <m:sup>
                      <m:r>
                        <w:ins w:id="3658" w:author="Yanfei Zhang" w:date="2022-04-05T20:24:00Z">
                          <w:rPr>
                            <w:rFonts w:ascii="Cambria Math" w:hAnsi="Cambria Math"/>
                            <w:color w:val="auto"/>
                            <w:sz w:val="20"/>
                            <w:szCs w:val="20"/>
                          </w:rPr>
                          <m:t>+</m:t>
                        </w:ins>
                      </m:r>
                    </m:sup>
                  </m:sSubSup>
                </m:e>
              </m:d>
            </m:e>
            <m:sup>
              <m:r>
                <w:ins w:id="3659" w:author="Yanfei Zhang" w:date="2022-04-05T20:24:00Z">
                  <w:rPr>
                    <w:rFonts w:ascii="Cambria Math" w:hAnsi="Cambria Math"/>
                    <w:color w:val="auto"/>
                    <w:sz w:val="20"/>
                    <w:szCs w:val="20"/>
                  </w:rPr>
                  <m:t>n</m:t>
                </w:ins>
              </m:r>
            </m:sup>
          </m:sSup>
        </m:oMath>
      </m:oMathPara>
    </w:p>
    <w:p w14:paraId="5CF42584" w14:textId="77777777" w:rsidR="00395A08" w:rsidRPr="001E6834" w:rsidRDefault="00395A08" w:rsidP="00395A08">
      <w:pPr>
        <w:pBdr>
          <w:top w:val="nil"/>
          <w:left w:val="nil"/>
          <w:bottom w:val="nil"/>
          <w:right w:val="nil"/>
          <w:between w:val="nil"/>
        </w:pBdr>
        <w:spacing w:line="240" w:lineRule="auto"/>
        <w:rPr>
          <w:ins w:id="3660" w:author="Yanfei Zhang" w:date="2022-04-05T20:24:00Z"/>
          <w:rFonts w:ascii="Palatino Linotype" w:eastAsia="Palatino Linotype" w:hAnsi="Palatino Linotype" w:cs="Palatino Linotype"/>
          <w:sz w:val="20"/>
          <w:szCs w:val="20"/>
        </w:rPr>
      </w:pPr>
      <w:ins w:id="3661" w:author="Yanfei Zhang" w:date="2022-04-05T20:24:00Z">
        <w:r w:rsidRPr="001E6834">
          <w:rPr>
            <w:rFonts w:ascii="Palatino Linotype" w:eastAsia="Palatino Linotype" w:hAnsi="Palatino Linotype" w:cs="Palatino Linotype"/>
            <w:sz w:val="20"/>
            <w:szCs w:val="20"/>
          </w:rPr>
          <w:t>Consequently:</w:t>
        </w:r>
      </w:ins>
    </w:p>
    <w:p w14:paraId="1D50315E" w14:textId="77777777" w:rsidR="00395A08" w:rsidRPr="00A13A4A" w:rsidRDefault="00395A08" w:rsidP="00395A08">
      <w:pPr>
        <w:pStyle w:val="MDPI31text"/>
        <w:spacing w:before="60" w:after="60"/>
        <w:ind w:firstLine="432"/>
        <w:jc w:val="left"/>
        <w:rPr>
          <w:ins w:id="3662" w:author="Yanfei Zhang" w:date="2022-04-05T20:24:00Z"/>
          <w:rFonts w:eastAsia="Palatino Linotype" w:cs="Palatino Linotype"/>
          <w:color w:val="auto"/>
          <w:sz w:val="20"/>
          <w:szCs w:val="20"/>
        </w:rPr>
      </w:pPr>
      <m:oMathPara>
        <m:oMath>
          <m:d>
            <m:dPr>
              <m:begChr m:val="["/>
              <m:endChr m:val="]"/>
              <m:ctrlPr>
                <w:ins w:id="3663" w:author="Yanfei Zhang" w:date="2022-04-05T20:24:00Z">
                  <w:rPr>
                    <w:rFonts w:ascii="Cambria Math" w:hAnsi="Cambria Math"/>
                    <w:i/>
                    <w:color w:val="auto"/>
                    <w:sz w:val="20"/>
                    <w:szCs w:val="20"/>
                  </w:rPr>
                </w:ins>
              </m:ctrlPr>
            </m:dPr>
            <m:e>
              <m:r>
                <w:ins w:id="3664" w:author="Yanfei Zhang" w:date="2022-04-05T20:24:00Z">
                  <w:rPr>
                    <w:rFonts w:ascii="Cambria Math" w:hAnsi="Cambria Math"/>
                    <w:color w:val="auto"/>
                    <w:sz w:val="20"/>
                    <w:szCs w:val="20"/>
                  </w:rPr>
                  <m:t>Lactate</m:t>
                </w:ins>
              </m:r>
            </m:e>
          </m:d>
          <m:r>
            <w:ins w:id="3665" w:author="Yanfei Zhang" w:date="2022-04-05T20:24:00Z">
              <w:rPr>
                <w:rFonts w:ascii="Cambria Math" w:hAnsi="Cambria Math"/>
                <w:color w:val="auto"/>
                <w:sz w:val="20"/>
                <w:szCs w:val="20"/>
              </w:rPr>
              <m:t>&gt;</m:t>
            </w:ins>
          </m:r>
          <m:f>
            <m:fPr>
              <m:ctrlPr>
                <w:ins w:id="3666" w:author="Yanfei Zhang" w:date="2022-04-05T20:24:00Z">
                  <w:rPr>
                    <w:rFonts w:ascii="Cambria Math" w:hAnsi="Cambria Math"/>
                    <w:i/>
                    <w:color w:val="auto"/>
                    <w:sz w:val="20"/>
                    <w:szCs w:val="20"/>
                  </w:rPr>
                </w:ins>
              </m:ctrlPr>
            </m:fPr>
            <m:num>
              <m:sSub>
                <m:sSubPr>
                  <m:ctrlPr>
                    <w:ins w:id="3667" w:author="Yanfei Zhang" w:date="2022-04-05T20:24:00Z">
                      <w:rPr>
                        <w:rFonts w:ascii="Cambria Math" w:hAnsi="Cambria Math"/>
                        <w:i/>
                        <w:color w:val="auto"/>
                        <w:sz w:val="20"/>
                        <w:szCs w:val="20"/>
                      </w:rPr>
                    </w:ins>
                  </m:ctrlPr>
                </m:sSubPr>
                <m:e>
                  <m:r>
                    <w:ins w:id="3668" w:author="Yanfei Zhang" w:date="2022-04-05T20:24:00Z">
                      <w:rPr>
                        <w:rFonts w:ascii="Cambria Math" w:hAnsi="Cambria Math"/>
                        <w:color w:val="auto"/>
                        <w:sz w:val="20"/>
                        <w:szCs w:val="20"/>
                      </w:rPr>
                      <m:t>K</m:t>
                    </w:ins>
                  </m:r>
                </m:e>
                <m:sub>
                  <m:r>
                    <w:ins w:id="3669" w:author="Yanfei Zhang" w:date="2022-04-05T20:24:00Z">
                      <w:rPr>
                        <w:rFonts w:ascii="Cambria Math" w:hAnsi="Cambria Math"/>
                        <w:color w:val="auto"/>
                        <w:sz w:val="20"/>
                        <w:szCs w:val="20"/>
                      </w:rPr>
                      <m:t>a</m:t>
                    </w:ins>
                  </m:r>
                </m:sub>
              </m:sSub>
            </m:num>
            <m:den>
              <m:d>
                <m:dPr>
                  <m:begChr m:val="["/>
                  <m:endChr m:val="]"/>
                  <m:ctrlPr>
                    <w:ins w:id="3670" w:author="Yanfei Zhang" w:date="2022-04-05T20:24:00Z">
                      <w:rPr>
                        <w:rFonts w:ascii="Cambria Math" w:hAnsi="Cambria Math"/>
                        <w:i/>
                        <w:color w:val="auto"/>
                        <w:sz w:val="20"/>
                        <w:szCs w:val="20"/>
                      </w:rPr>
                    </w:ins>
                  </m:ctrlPr>
                </m:dPr>
                <m:e>
                  <m:sSup>
                    <m:sSupPr>
                      <m:ctrlPr>
                        <w:ins w:id="3671" w:author="Yanfei Zhang" w:date="2022-04-05T20:24:00Z">
                          <w:rPr>
                            <w:rFonts w:ascii="Cambria Math" w:hAnsi="Cambria Math"/>
                            <w:i/>
                            <w:color w:val="auto"/>
                            <w:sz w:val="20"/>
                            <w:szCs w:val="20"/>
                          </w:rPr>
                        </w:ins>
                      </m:ctrlPr>
                    </m:sSupPr>
                    <m:e>
                      <m:r>
                        <w:ins w:id="3672" w:author="Yanfei Zhang" w:date="2022-04-05T20:24:00Z">
                          <w:rPr>
                            <w:rFonts w:ascii="Cambria Math" w:hAnsi="Cambria Math"/>
                            <w:color w:val="auto"/>
                            <w:sz w:val="20"/>
                            <w:szCs w:val="20"/>
                          </w:rPr>
                          <m:t>H</m:t>
                        </w:ins>
                      </m:r>
                    </m:e>
                    <m:sup>
                      <m:r>
                        <w:ins w:id="3673" w:author="Yanfei Zhang" w:date="2022-04-05T20:24:00Z">
                          <w:rPr>
                            <w:rFonts w:ascii="Cambria Math" w:hAnsi="Cambria Math"/>
                            <w:color w:val="auto"/>
                            <w:sz w:val="20"/>
                            <w:szCs w:val="20"/>
                          </w:rPr>
                          <m:t>+</m:t>
                        </w:ins>
                      </m:r>
                    </m:sup>
                  </m:sSup>
                </m:e>
              </m:d>
            </m:den>
          </m:f>
          <m:r>
            <w:ins w:id="3674" w:author="Yanfei Zhang" w:date="2022-04-05T20:24:00Z">
              <w:rPr>
                <w:rFonts w:ascii="Cambria Math" w:hAnsi="Cambria Math"/>
                <w:color w:val="auto"/>
                <w:sz w:val="20"/>
                <w:szCs w:val="20"/>
              </w:rPr>
              <m:t>∙</m:t>
            </w:ins>
          </m:r>
          <m:sSup>
            <m:sSupPr>
              <m:ctrlPr>
                <w:ins w:id="3675" w:author="Yanfei Zhang" w:date="2022-04-05T20:24:00Z">
                  <w:rPr>
                    <w:rFonts w:ascii="Cambria Math" w:hAnsi="Cambria Math"/>
                    <w:i/>
                    <w:color w:val="auto"/>
                    <w:sz w:val="20"/>
                    <w:szCs w:val="20"/>
                  </w:rPr>
                </w:ins>
              </m:ctrlPr>
            </m:sSupPr>
            <m:e>
              <m:d>
                <m:dPr>
                  <m:ctrlPr>
                    <w:ins w:id="3676" w:author="Yanfei Zhang" w:date="2022-04-05T20:24:00Z">
                      <w:rPr>
                        <w:rFonts w:ascii="Cambria Math" w:hAnsi="Cambria Math"/>
                        <w:i/>
                        <w:color w:val="auto"/>
                        <w:sz w:val="20"/>
                        <w:szCs w:val="20"/>
                      </w:rPr>
                    </w:ins>
                  </m:ctrlPr>
                </m:dPr>
                <m:e>
                  <m:f>
                    <m:fPr>
                      <m:ctrlPr>
                        <w:ins w:id="3677" w:author="Yanfei Zhang" w:date="2022-04-05T20:24:00Z">
                          <w:rPr>
                            <w:rFonts w:ascii="Cambria Math" w:hAnsi="Cambria Math"/>
                            <w:i/>
                            <w:color w:val="auto"/>
                            <w:sz w:val="20"/>
                            <w:szCs w:val="20"/>
                          </w:rPr>
                        </w:ins>
                      </m:ctrlPr>
                    </m:fPr>
                    <m:num>
                      <m:d>
                        <m:dPr>
                          <m:begChr m:val="["/>
                          <m:endChr m:val="]"/>
                          <m:ctrlPr>
                            <w:ins w:id="3678" w:author="Yanfei Zhang" w:date="2022-04-05T20:24:00Z">
                              <w:rPr>
                                <w:rFonts w:ascii="Cambria Math" w:hAnsi="Cambria Math"/>
                                <w:i/>
                                <w:color w:val="auto"/>
                                <w:sz w:val="20"/>
                                <w:szCs w:val="20"/>
                              </w:rPr>
                            </w:ins>
                          </m:ctrlPr>
                        </m:dPr>
                        <m:e>
                          <m:sSubSup>
                            <m:sSubSupPr>
                              <m:ctrlPr>
                                <w:ins w:id="3679" w:author="Yanfei Zhang" w:date="2022-04-05T20:24:00Z">
                                  <w:rPr>
                                    <w:rFonts w:ascii="Cambria Math" w:hAnsi="Cambria Math"/>
                                    <w:i/>
                                    <w:color w:val="auto"/>
                                    <w:sz w:val="20"/>
                                    <w:szCs w:val="20"/>
                                  </w:rPr>
                                </w:ins>
                              </m:ctrlPr>
                            </m:sSubSupPr>
                            <m:e>
                              <m:r>
                                <w:ins w:id="3680" w:author="Yanfei Zhang" w:date="2022-04-05T20:24:00Z">
                                  <w:rPr>
                                    <w:rFonts w:ascii="Cambria Math" w:hAnsi="Cambria Math"/>
                                    <w:color w:val="auto"/>
                                    <w:sz w:val="20"/>
                                    <w:szCs w:val="20"/>
                                  </w:rPr>
                                  <m:t>H</m:t>
                                </w:ins>
                              </m:r>
                            </m:e>
                            <m:sub>
                              <m:r>
                                <w:ins w:id="3681" w:author="Yanfei Zhang" w:date="2022-04-05T20:24:00Z">
                                  <w:rPr>
                                    <w:rFonts w:ascii="Cambria Math" w:hAnsi="Cambria Math"/>
                                    <w:color w:val="auto"/>
                                    <w:sz w:val="20"/>
                                    <w:szCs w:val="20"/>
                                  </w:rPr>
                                  <m:t>ex</m:t>
                                </w:ins>
                              </m:r>
                            </m:sub>
                            <m:sup>
                              <m:r>
                                <w:ins w:id="3682" w:author="Yanfei Zhang" w:date="2022-04-05T20:24:00Z">
                                  <w:rPr>
                                    <w:rFonts w:ascii="Cambria Math" w:hAnsi="Cambria Math"/>
                                    <w:color w:val="auto"/>
                                    <w:sz w:val="20"/>
                                    <w:szCs w:val="20"/>
                                  </w:rPr>
                                  <m:t>+</m:t>
                                </w:ins>
                              </m:r>
                            </m:sup>
                          </m:sSubSup>
                        </m:e>
                      </m:d>
                    </m:num>
                    <m:den>
                      <m:d>
                        <m:dPr>
                          <m:begChr m:val="["/>
                          <m:endChr m:val="]"/>
                          <m:ctrlPr>
                            <w:ins w:id="3683" w:author="Yanfei Zhang" w:date="2022-04-05T20:24:00Z">
                              <w:rPr>
                                <w:rFonts w:ascii="Cambria Math" w:hAnsi="Cambria Math"/>
                                <w:i/>
                                <w:color w:val="auto"/>
                                <w:sz w:val="20"/>
                                <w:szCs w:val="20"/>
                              </w:rPr>
                            </w:ins>
                          </m:ctrlPr>
                        </m:dPr>
                        <m:e>
                          <m:sSup>
                            <m:sSupPr>
                              <m:ctrlPr>
                                <w:ins w:id="3684" w:author="Yanfei Zhang" w:date="2022-04-05T20:24:00Z">
                                  <w:rPr>
                                    <w:rFonts w:ascii="Cambria Math" w:hAnsi="Cambria Math"/>
                                    <w:i/>
                                    <w:color w:val="auto"/>
                                    <w:sz w:val="20"/>
                                    <w:szCs w:val="20"/>
                                  </w:rPr>
                                </w:ins>
                              </m:ctrlPr>
                            </m:sSupPr>
                            <m:e>
                              <m:r>
                                <w:ins w:id="3685" w:author="Yanfei Zhang" w:date="2022-04-05T20:24:00Z">
                                  <w:rPr>
                                    <w:rFonts w:ascii="Cambria Math" w:hAnsi="Cambria Math"/>
                                    <w:color w:val="auto"/>
                                    <w:sz w:val="20"/>
                                    <w:szCs w:val="20"/>
                                  </w:rPr>
                                  <m:t>H</m:t>
                                </w:ins>
                              </m:r>
                            </m:e>
                            <m:sup>
                              <m:r>
                                <w:ins w:id="3686" w:author="Yanfei Zhang" w:date="2022-04-05T20:24:00Z">
                                  <w:rPr>
                                    <w:rFonts w:ascii="Cambria Math" w:hAnsi="Cambria Math"/>
                                    <w:color w:val="auto"/>
                                    <w:sz w:val="20"/>
                                    <w:szCs w:val="20"/>
                                  </w:rPr>
                                  <m:t>+</m:t>
                                </w:ins>
                              </m:r>
                            </m:sup>
                          </m:sSup>
                        </m:e>
                      </m:d>
                    </m:den>
                  </m:f>
                </m:e>
              </m:d>
            </m:e>
            <m:sup>
              <m:r>
                <w:ins w:id="3687" w:author="Yanfei Zhang" w:date="2022-04-05T20:24:00Z">
                  <w:rPr>
                    <w:rFonts w:ascii="Cambria Math" w:hAnsi="Cambria Math"/>
                    <w:color w:val="auto"/>
                    <w:sz w:val="20"/>
                    <w:szCs w:val="20"/>
                  </w:rPr>
                  <m:t>n</m:t>
                </w:ins>
              </m:r>
            </m:sup>
          </m:sSup>
          <m:r>
            <w:ins w:id="3688" w:author="Yanfei Zhang" w:date="2022-04-05T20:24:00Z">
              <w:rPr>
                <w:rFonts w:ascii="Cambria Math" w:hAnsi="Cambria Math"/>
                <w:color w:val="auto"/>
                <w:sz w:val="20"/>
                <w:szCs w:val="20"/>
              </w:rPr>
              <m:t>∙</m:t>
            </w:ins>
          </m:r>
          <m:sSup>
            <m:sSupPr>
              <m:ctrlPr>
                <w:ins w:id="3689" w:author="Yanfei Zhang" w:date="2022-04-05T20:24:00Z">
                  <w:rPr>
                    <w:rFonts w:ascii="Cambria Math" w:hAnsi="Cambria Math"/>
                    <w:i/>
                    <w:color w:val="auto"/>
                    <w:sz w:val="20"/>
                    <w:szCs w:val="20"/>
                  </w:rPr>
                </w:ins>
              </m:ctrlPr>
            </m:sSupPr>
            <m:e>
              <m:r>
                <w:ins w:id="3690" w:author="Yanfei Zhang" w:date="2022-04-05T20:24:00Z">
                  <w:rPr>
                    <w:rFonts w:ascii="Cambria Math" w:hAnsi="Cambria Math"/>
                    <w:color w:val="auto"/>
                    <w:sz w:val="20"/>
                    <w:szCs w:val="20"/>
                  </w:rPr>
                  <m:t>10</m:t>
                </w:ins>
              </m:r>
            </m:e>
            <m:sup>
              <m:f>
                <m:fPr>
                  <m:ctrlPr>
                    <w:ins w:id="3691" w:author="Yanfei Zhang" w:date="2022-04-05T20:24:00Z">
                      <w:rPr>
                        <w:rFonts w:ascii="Cambria Math" w:hAnsi="Cambria Math"/>
                        <w:i/>
                        <w:color w:val="auto"/>
                        <w:sz w:val="20"/>
                        <w:szCs w:val="20"/>
                      </w:rPr>
                    </w:ins>
                  </m:ctrlPr>
                </m:fPr>
                <m:num>
                  <m:r>
                    <w:ins w:id="3692" w:author="Yanfei Zhang" w:date="2022-04-05T20:24:00Z">
                      <w:rPr>
                        <w:rFonts w:ascii="Cambria Math" w:hAnsi="Cambria Math"/>
                        <w:color w:val="auto"/>
                        <w:sz w:val="20"/>
                        <w:szCs w:val="20"/>
                      </w:rPr>
                      <m:t>n∙∆ψ</m:t>
                    </w:ins>
                  </m:r>
                </m:num>
                <m:den>
                  <m:r>
                    <w:ins w:id="3693" w:author="Yanfei Zhang" w:date="2022-04-05T20:24:00Z">
                      <w:rPr>
                        <w:rFonts w:ascii="Cambria Math" w:hAnsi="Cambria Math"/>
                        <w:color w:val="auto"/>
                        <w:sz w:val="20"/>
                        <w:szCs w:val="20"/>
                      </w:rPr>
                      <m:t>70mV</m:t>
                    </w:ins>
                  </m:r>
                </m:den>
              </m:f>
            </m:sup>
          </m:sSup>
          <m:r>
            <w:ins w:id="3694" w:author="Yanfei Zhang" w:date="2022-04-05T20:24:00Z">
              <w:rPr>
                <w:rFonts w:ascii="Cambria Math" w:hAnsi="Cambria Math"/>
                <w:color w:val="auto"/>
                <w:sz w:val="20"/>
                <w:szCs w:val="20"/>
              </w:rPr>
              <m:t>∙</m:t>
            </w:ins>
          </m:r>
          <m:d>
            <m:dPr>
              <m:begChr m:val="["/>
              <m:endChr m:val="]"/>
              <m:ctrlPr>
                <w:ins w:id="3695" w:author="Yanfei Zhang" w:date="2022-04-05T20:24:00Z">
                  <w:rPr>
                    <w:rFonts w:ascii="Cambria Math" w:hAnsi="Cambria Math"/>
                    <w:i/>
                    <w:color w:val="auto"/>
                    <w:sz w:val="20"/>
                    <w:szCs w:val="20"/>
                  </w:rPr>
                </w:ins>
              </m:ctrlPr>
            </m:dPr>
            <m:e>
              <m:sSub>
                <m:sSubPr>
                  <m:ctrlPr>
                    <w:ins w:id="3696" w:author="Yanfei Zhang" w:date="2022-04-05T20:24:00Z">
                      <w:rPr>
                        <w:rFonts w:ascii="Cambria Math" w:hAnsi="Cambria Math"/>
                        <w:i/>
                        <w:color w:val="auto"/>
                        <w:sz w:val="20"/>
                        <w:szCs w:val="20"/>
                      </w:rPr>
                    </w:ins>
                  </m:ctrlPr>
                </m:sSubPr>
                <m:e>
                  <m:r>
                    <w:ins w:id="3697" w:author="Yanfei Zhang" w:date="2022-04-05T20:24:00Z">
                      <w:rPr>
                        <w:rFonts w:ascii="Cambria Math" w:hAnsi="Cambria Math"/>
                        <w:color w:val="auto"/>
                        <w:sz w:val="20"/>
                        <w:szCs w:val="20"/>
                      </w:rPr>
                      <m:t>Lactic acid</m:t>
                    </w:ins>
                  </m:r>
                </m:e>
                <m:sub>
                  <m:r>
                    <w:ins w:id="3698" w:author="Yanfei Zhang" w:date="2022-04-05T20:24:00Z">
                      <w:rPr>
                        <w:rFonts w:ascii="Cambria Math" w:hAnsi="Cambria Math"/>
                        <w:color w:val="auto"/>
                        <w:sz w:val="20"/>
                        <w:szCs w:val="20"/>
                      </w:rPr>
                      <m:t>ex</m:t>
                    </w:ins>
                  </m:r>
                </m:sub>
              </m:sSub>
            </m:e>
          </m:d>
          <m:r>
            <w:ins w:id="3699" w:author="Yanfei Zhang" w:date="2022-04-05T20:24:00Z">
              <w:rPr>
                <w:rFonts w:ascii="Cambria Math" w:hAnsi="Cambria Math"/>
                <w:color w:val="auto"/>
                <w:sz w:val="20"/>
                <w:szCs w:val="20"/>
              </w:rPr>
              <m:t>&gt;</m:t>
            </w:ins>
          </m:r>
          <m:sSup>
            <m:sSupPr>
              <m:ctrlPr>
                <w:ins w:id="3700" w:author="Yanfei Zhang" w:date="2022-04-05T20:24:00Z">
                  <w:rPr>
                    <w:rFonts w:ascii="Cambria Math" w:hAnsi="Cambria Math"/>
                    <w:i/>
                    <w:color w:val="auto"/>
                    <w:sz w:val="20"/>
                    <w:szCs w:val="20"/>
                  </w:rPr>
                </w:ins>
              </m:ctrlPr>
            </m:sSupPr>
            <m:e>
              <m:d>
                <m:dPr>
                  <m:ctrlPr>
                    <w:ins w:id="3701" w:author="Yanfei Zhang" w:date="2022-04-05T20:24:00Z">
                      <w:rPr>
                        <w:rFonts w:ascii="Cambria Math" w:hAnsi="Cambria Math"/>
                        <w:i/>
                        <w:color w:val="auto"/>
                        <w:sz w:val="20"/>
                        <w:szCs w:val="20"/>
                      </w:rPr>
                    </w:ins>
                  </m:ctrlPr>
                </m:dPr>
                <m:e>
                  <m:r>
                    <w:ins w:id="3702" w:author="Yanfei Zhang" w:date="2022-04-05T20:24:00Z">
                      <w:rPr>
                        <w:rFonts w:ascii="Cambria Math" w:hAnsi="Cambria Math"/>
                        <w:color w:val="auto"/>
                        <w:sz w:val="20"/>
                        <w:szCs w:val="20"/>
                      </w:rPr>
                      <m:t>3100</m:t>
                    </w:ins>
                  </m:r>
                </m:e>
              </m:d>
            </m:e>
            <m:sup>
              <m:r>
                <w:ins w:id="3703" w:author="Yanfei Zhang" w:date="2022-04-05T20:24:00Z">
                  <w:rPr>
                    <w:rFonts w:ascii="Cambria Math" w:hAnsi="Cambria Math"/>
                    <w:color w:val="auto"/>
                    <w:sz w:val="20"/>
                    <w:szCs w:val="20"/>
                  </w:rPr>
                  <m:t>n</m:t>
                </w:ins>
              </m:r>
            </m:sup>
          </m:sSup>
          <m:r>
            <w:ins w:id="3704" w:author="Yanfei Zhang" w:date="2022-04-05T20:24:00Z">
              <w:rPr>
                <w:rFonts w:ascii="Cambria Math" w:hAnsi="Cambria Math"/>
                <w:color w:val="auto"/>
                <w:sz w:val="20"/>
                <w:szCs w:val="20"/>
              </w:rPr>
              <m:t>∙44 mM</m:t>
            </w:ins>
          </m:r>
          <m:sSub>
            <m:sSubPr>
              <m:ctrlPr>
                <w:ins w:id="3705" w:author="Yanfei Zhang" w:date="2022-04-05T20:24:00Z">
                  <w:rPr>
                    <w:rFonts w:ascii="Cambria Math" w:hAnsi="Cambria Math"/>
                    <w:i/>
                    <w:color w:val="auto"/>
                    <w:sz w:val="20"/>
                    <w:szCs w:val="20"/>
                  </w:rPr>
                </w:ins>
              </m:ctrlPr>
            </m:sSubPr>
            <m:e>
              <m:r>
                <w:ins w:id="3706" w:author="Yanfei Zhang" w:date="2022-04-05T20:24:00Z">
                  <w:rPr>
                    <w:rFonts w:ascii="Cambria Math" w:hAnsi="Cambria Math"/>
                    <w:color w:val="auto"/>
                    <w:sz w:val="20"/>
                    <w:szCs w:val="20"/>
                  </w:rPr>
                  <m:t>=</m:t>
                </w:ins>
              </m:r>
            </m:e>
            <m:sub>
              <m:r>
                <w:ins w:id="3707" w:author="Yanfei Zhang" w:date="2022-04-05T20:24:00Z">
                  <w:rPr>
                    <w:rFonts w:ascii="Cambria Math" w:hAnsi="Cambria Math"/>
                    <w:color w:val="auto"/>
                    <w:sz w:val="20"/>
                    <w:szCs w:val="20"/>
                  </w:rPr>
                  <m:t>n=1</m:t>
                </w:ins>
              </m:r>
            </m:sub>
          </m:sSub>
          <m:r>
            <w:ins w:id="3708" w:author="Yanfei Zhang" w:date="2022-04-05T20:24:00Z">
              <w:rPr>
                <w:rFonts w:ascii="Cambria Math" w:hAnsi="Cambria Math"/>
                <w:color w:val="auto"/>
                <w:sz w:val="20"/>
                <w:szCs w:val="20"/>
              </w:rPr>
              <m:t>139 M</m:t>
            </w:ins>
          </m:r>
        </m:oMath>
      </m:oMathPara>
    </w:p>
    <w:p w14:paraId="288292A8" w14:textId="153ACD50" w:rsidR="00395A08" w:rsidRDefault="00395A08" w:rsidP="00395A08">
      <w:pPr>
        <w:pStyle w:val="MDPI31text"/>
        <w:spacing w:before="60" w:after="60"/>
        <w:ind w:firstLine="0"/>
        <w:jc w:val="left"/>
        <w:rPr>
          <w:ins w:id="3709" w:author="Yanfei Zhang" w:date="2022-04-05T20:24:00Z"/>
        </w:rPr>
      </w:pPr>
      <w:ins w:id="3710" w:author="Yanfei Zhang" w:date="2022-04-05T20:24:00Z">
        <w:r>
          <w:rPr>
            <w:rFonts w:eastAsia="Palatino Linotype" w:cs="Palatino Linotype"/>
            <w:color w:val="auto"/>
            <w:sz w:val="20"/>
            <w:szCs w:val="20"/>
          </w:rPr>
          <w:t>, where we have neglected the membrane potential (</w:t>
        </w:r>
        <m:oMath>
          <m:r>
            <w:rPr>
              <w:rFonts w:ascii="Cambria Math" w:hAnsi="Cambria Math"/>
              <w:color w:val="auto"/>
              <w:sz w:val="20"/>
              <w:szCs w:val="20"/>
            </w:rPr>
            <m:t>∆ψ</m:t>
          </m:r>
        </m:oMath>
        <w:r>
          <w:rPr>
            <w:rFonts w:eastAsia="Palatino Linotype" w:cs="Palatino Linotype"/>
            <w:color w:val="auto"/>
            <w:sz w:val="20"/>
            <w:szCs w:val="20"/>
          </w:rPr>
          <w:t>) dependent factor, as in extreme acidophiles the transmembrane electric potential tends to be small.  This</w:t>
        </w:r>
        <w:r w:rsidRPr="00A13A4A">
          <w:rPr>
            <w:rFonts w:eastAsia="Palatino Linotype" w:cs="Palatino Linotype"/>
            <w:color w:val="auto"/>
            <w:sz w:val="20"/>
            <w:szCs w:val="20"/>
          </w:rPr>
          <w:t xml:space="preserve"> is </w:t>
        </w:r>
        <w:r>
          <w:rPr>
            <w:rFonts w:eastAsia="Palatino Linotype" w:cs="Palatino Linotype"/>
            <w:color w:val="auto"/>
            <w:sz w:val="20"/>
            <w:szCs w:val="20"/>
          </w:rPr>
          <w:t>far</w:t>
        </w:r>
        <w:r w:rsidRPr="00A13A4A">
          <w:rPr>
            <w:rFonts w:eastAsia="Palatino Linotype" w:cs="Palatino Linotype"/>
            <w:color w:val="auto"/>
            <w:sz w:val="20"/>
            <w:szCs w:val="20"/>
          </w:rPr>
          <w:t xml:space="preserve"> beyond the possible (pure water has a concentration of 55 M), fo</w:t>
        </w:r>
        <w:r w:rsidR="0022764D">
          <w:rPr>
            <w:rFonts w:eastAsia="Palatino Linotype" w:cs="Palatino Linotype"/>
            <w:color w:val="auto"/>
            <w:sz w:val="20"/>
            <w:szCs w:val="20"/>
          </w:rPr>
          <w:t>r gear settings of 1 or higher.</w:t>
        </w:r>
        <w:r w:rsidRPr="00A13A4A">
          <w:rPr>
            <w:rFonts w:eastAsia="Palatino Linotype" w:cs="Palatino Linotype"/>
            <w:color w:val="auto"/>
            <w:sz w:val="20"/>
            <w:szCs w:val="20"/>
          </w:rPr>
          <w:t xml:space="preserve">  </w:t>
        </w:r>
        <w:r>
          <w:rPr>
            <w:rFonts w:eastAsia="Palatino Linotype" w:cs="Palatino Linotype"/>
            <w:color w:val="auto"/>
            <w:sz w:val="20"/>
            <w:szCs w:val="20"/>
          </w:rPr>
          <w:t xml:space="preserve">Negative gear settings would not generate the </w:t>
        </w:r>
        <w:proofErr w:type="spellStart"/>
        <w:r>
          <w:rPr>
            <w:rFonts w:eastAsia="Palatino Linotype" w:cs="Palatino Linotype"/>
            <w:color w:val="auto"/>
            <w:sz w:val="20"/>
            <w:szCs w:val="20"/>
          </w:rPr>
          <w:t>protonmotive</w:t>
        </w:r>
        <w:proofErr w:type="spellEnd"/>
        <w:r>
          <w:rPr>
            <w:rFonts w:eastAsia="Palatino Linotype" w:cs="Palatino Linotype"/>
            <w:color w:val="auto"/>
            <w:sz w:val="20"/>
            <w:szCs w:val="20"/>
          </w:rPr>
          <w:t xml:space="preserve"> force requi</w:t>
        </w:r>
        <w:r w:rsidR="0022764D">
          <w:rPr>
            <w:rFonts w:eastAsia="Palatino Linotype" w:cs="Palatino Linotype"/>
            <w:color w:val="auto"/>
            <w:sz w:val="20"/>
            <w:szCs w:val="20"/>
          </w:rPr>
          <w:t>red to drive the ATP synthesis.</w:t>
        </w:r>
        <w:r>
          <w:rPr>
            <w:rFonts w:eastAsia="Palatino Linotype" w:cs="Palatino Linotype"/>
            <w:color w:val="auto"/>
            <w:sz w:val="20"/>
            <w:szCs w:val="20"/>
          </w:rPr>
          <w:t xml:space="preserve"> </w:t>
        </w:r>
        <w:r w:rsidRPr="00A13A4A">
          <w:rPr>
            <w:rFonts w:eastAsia="Palatino Linotype" w:cs="Palatino Linotype"/>
            <w:color w:val="auto"/>
            <w:sz w:val="20"/>
            <w:szCs w:val="20"/>
          </w:rPr>
          <w:t xml:space="preserve">Only </w:t>
        </w:r>
        <w:r>
          <w:rPr>
            <w:rFonts w:eastAsia="Palatino Linotype" w:cs="Palatino Linotype"/>
            <w:color w:val="auto"/>
            <w:sz w:val="20"/>
            <w:szCs w:val="20"/>
          </w:rPr>
          <w:t xml:space="preserve">positive </w:t>
        </w:r>
        <w:r w:rsidRPr="00A13A4A">
          <w:rPr>
            <w:rFonts w:eastAsia="Palatino Linotype" w:cs="Palatino Linotype"/>
            <w:color w:val="auto"/>
            <w:sz w:val="20"/>
            <w:szCs w:val="20"/>
          </w:rPr>
          <w:t>gear settings far below 0.5 should be possible, but these would deliver only a very low ATP yield, probably insuffi</w:t>
        </w:r>
        <w:r>
          <w:rPr>
            <w:rFonts w:eastAsia="Palatino Linotype" w:cs="Palatino Linotype"/>
            <w:color w:val="auto"/>
            <w:sz w:val="20"/>
            <w:szCs w:val="20"/>
          </w:rPr>
          <w:t>ci</w:t>
        </w:r>
        <w:r w:rsidRPr="00A13A4A">
          <w:rPr>
            <w:rFonts w:eastAsia="Palatino Linotype" w:cs="Palatino Linotype"/>
            <w:color w:val="auto"/>
            <w:sz w:val="20"/>
            <w:szCs w:val="20"/>
          </w:rPr>
          <w:t xml:space="preserve">ent to deal with the maintenance energy requirements, which should anyway be large for an extremophile like </w:t>
        </w:r>
        <w:r w:rsidRPr="00A13A4A">
          <w:rPr>
            <w:rFonts w:eastAsia="Palatino Linotype" w:cs="Palatino Linotype"/>
            <w:i/>
            <w:color w:val="auto"/>
            <w:sz w:val="20"/>
            <w:szCs w:val="20"/>
          </w:rPr>
          <w:t xml:space="preserve">S. </w:t>
        </w:r>
        <w:proofErr w:type="spellStart"/>
        <w:r w:rsidRPr="00A13A4A">
          <w:rPr>
            <w:rFonts w:eastAsia="Palatino Linotype" w:cs="Palatino Linotype"/>
            <w:i/>
            <w:color w:val="auto"/>
            <w:sz w:val="20"/>
            <w:szCs w:val="20"/>
          </w:rPr>
          <w:t>solfataricus</w:t>
        </w:r>
        <w:proofErr w:type="spellEnd"/>
        <w:r w:rsidRPr="00A13A4A">
          <w:rPr>
            <w:rFonts w:eastAsia="Palatino Linotype" w:cs="Palatino Linotype"/>
            <w:color w:val="auto"/>
            <w:sz w:val="20"/>
            <w:szCs w:val="20"/>
          </w:rPr>
          <w:t>.</w:t>
        </w:r>
        <w:r>
          <w:rPr>
            <w:rFonts w:eastAsia="Palatino Linotype" w:cs="Palatino Linotype"/>
            <w:color w:val="auto"/>
            <w:sz w:val="20"/>
            <w:szCs w:val="20"/>
          </w:rPr>
          <w:t xml:space="preserve">  We conclude that although in principle gear settings of 1 or higher for the lactic acid efflux system would lead to ATP synthesis and thereby growth, these gear settings are thermodynamically incompatible with a forward flux through the export system.  </w:t>
        </w:r>
        <w:r w:rsidRPr="001E6834">
          <w:rPr>
            <w:rFonts w:eastAsia="Palatino Linotype" w:cs="Palatino Linotype"/>
            <w:sz w:val="20"/>
            <w:szCs w:val="20"/>
          </w:rPr>
          <w:t xml:space="preserve"> </w:t>
        </w:r>
        <w:r w:rsidRPr="001E6834">
          <w:rPr>
            <w:rFonts w:eastAsia="Palatino Linotype" w:cs="Palatino Linotype"/>
            <w:color w:val="auto"/>
            <w:sz w:val="20"/>
            <w:szCs w:val="20"/>
          </w:rPr>
          <w:t>This then explain</w:t>
        </w:r>
        <w:r>
          <w:rPr>
            <w:rFonts w:eastAsia="Palatino Linotype" w:cs="Palatino Linotype"/>
            <w:color w:val="auto"/>
            <w:sz w:val="20"/>
            <w:szCs w:val="20"/>
          </w:rPr>
          <w:t>s</w:t>
        </w:r>
        <w:r w:rsidRPr="001E6834">
          <w:rPr>
            <w:rFonts w:eastAsia="Palatino Linotype" w:cs="Palatino Linotype"/>
            <w:color w:val="auto"/>
            <w:sz w:val="20"/>
            <w:szCs w:val="20"/>
          </w:rPr>
          <w:t xml:space="preserve"> why the organism cannot ferment to lactate</w:t>
        </w:r>
        <w:r>
          <w:rPr>
            <w:rFonts w:eastAsia="Palatino Linotype" w:cs="Palatino Linotype"/>
            <w:color w:val="auto"/>
            <w:sz w:val="20"/>
            <w:szCs w:val="20"/>
          </w:rPr>
          <w:t>.</w:t>
        </w:r>
      </w:ins>
    </w:p>
    <w:p w14:paraId="3440F0A7" w14:textId="6E6AD535" w:rsidR="00395A08" w:rsidRPr="00A13A4A" w:rsidRDefault="00395A08" w:rsidP="00395A08">
      <w:pPr>
        <w:pBdr>
          <w:top w:val="nil"/>
          <w:left w:val="nil"/>
          <w:bottom w:val="nil"/>
          <w:right w:val="nil"/>
          <w:between w:val="nil"/>
        </w:pBdr>
        <w:spacing w:before="240" w:after="120" w:line="240" w:lineRule="auto"/>
        <w:ind w:right="432"/>
        <w:rPr>
          <w:ins w:id="3711" w:author="Yanfei Zhang" w:date="2022-04-05T20:24:00Z"/>
          <w:rFonts w:ascii="Palatino Linotype" w:eastAsia="Palatino Linotype" w:hAnsi="Palatino Linotype" w:cs="Palatino Linotype"/>
          <w:i/>
          <w:color w:val="auto"/>
          <w:sz w:val="20"/>
          <w:szCs w:val="20"/>
        </w:rPr>
      </w:pPr>
      <w:commentRangeStart w:id="3712"/>
      <w:ins w:id="3713" w:author="Yanfei Zhang" w:date="2022-04-05T20:24:00Z">
        <w:r>
          <w:rPr>
            <w:rFonts w:ascii="Palatino Linotype" w:eastAsia="Palatino Linotype" w:hAnsi="Palatino Linotype" w:cs="Palatino Linotype"/>
            <w:i/>
            <w:color w:val="auto"/>
            <w:sz w:val="20"/>
            <w:szCs w:val="20"/>
          </w:rPr>
          <w:t>S</w:t>
        </w:r>
      </w:ins>
      <w:ins w:id="3714" w:author="Yanfei Zhang" w:date="2022-04-05T21:46:00Z">
        <w:r w:rsidR="00000B86">
          <w:rPr>
            <w:rFonts w:ascii="Palatino Linotype" w:eastAsia="Palatino Linotype" w:hAnsi="Palatino Linotype" w:cs="Palatino Linotype"/>
            <w:i/>
            <w:color w:val="auto"/>
            <w:sz w:val="20"/>
            <w:szCs w:val="20"/>
          </w:rPr>
          <w:t>3</w:t>
        </w:r>
      </w:ins>
      <w:ins w:id="3715" w:author="Yanfei Zhang" w:date="2022-04-05T20:24:00Z">
        <w:r w:rsidRPr="00A13A4A">
          <w:rPr>
            <w:rFonts w:ascii="Palatino Linotype" w:eastAsia="Palatino Linotype" w:hAnsi="Palatino Linotype" w:cs="Palatino Linotype"/>
            <w:i/>
            <w:color w:val="auto"/>
            <w:sz w:val="20"/>
            <w:szCs w:val="20"/>
          </w:rPr>
          <w:t>.2. Alternative fermentation pathways would not yield ATP either</w:t>
        </w:r>
      </w:ins>
      <w:commentRangeEnd w:id="3712"/>
      <w:ins w:id="3716" w:author="Yanfei Zhang" w:date="2022-04-05T21:19:00Z">
        <w:r w:rsidR="0022764D">
          <w:rPr>
            <w:rStyle w:val="CommentReference"/>
          </w:rPr>
          <w:commentReference w:id="3712"/>
        </w:r>
      </w:ins>
    </w:p>
    <w:p w14:paraId="3A5D044B" w14:textId="4D92FA47" w:rsidR="00395A08" w:rsidRDefault="00395A08" w:rsidP="00395A08">
      <w:pPr>
        <w:shd w:val="clear" w:color="auto" w:fill="FFFFFF"/>
        <w:spacing w:line="240" w:lineRule="auto"/>
        <w:textAlignment w:val="baseline"/>
        <w:rPr>
          <w:ins w:id="3717" w:author="Yanfei Zhang" w:date="2022-04-05T20:24:00Z"/>
          <w:rFonts w:ascii="Palatino Linotype" w:eastAsia="Palatino Linotype" w:hAnsi="Palatino Linotype" w:cs="Palatino Linotype"/>
          <w:sz w:val="20"/>
          <w:szCs w:val="20"/>
        </w:rPr>
      </w:pPr>
      <w:ins w:id="3718" w:author="Yanfei Zhang" w:date="2022-04-05T20:24:00Z">
        <w:r w:rsidRPr="00A7385A">
          <w:rPr>
            <w:rFonts w:ascii="Palatino Linotype" w:eastAsia="Palatino Linotype" w:hAnsi="Palatino Linotype" w:cs="Palatino Linotype"/>
            <w:color w:val="auto"/>
            <w:sz w:val="20"/>
            <w:szCs w:val="20"/>
          </w:rPr>
          <w:t>Realistic f</w:t>
        </w:r>
        <w:r w:rsidRPr="00A13A4A">
          <w:rPr>
            <w:rFonts w:ascii="Palatino Linotype" w:eastAsia="Palatino Linotype" w:hAnsi="Palatino Linotype" w:cs="Palatino Linotype"/>
            <w:color w:val="auto"/>
            <w:sz w:val="20"/>
            <w:szCs w:val="20"/>
          </w:rPr>
          <w:t>ermentation pathways alternative to lact</w:t>
        </w:r>
        <w:r>
          <w:rPr>
            <w:rFonts w:ascii="Palatino Linotype" w:eastAsia="Palatino Linotype" w:hAnsi="Palatino Linotype" w:cs="Palatino Linotype"/>
            <w:color w:val="auto"/>
            <w:sz w:val="20"/>
            <w:szCs w:val="20"/>
          </w:rPr>
          <w:t>ic acid</w:t>
        </w:r>
        <w:r w:rsidRPr="00A13A4A">
          <w:rPr>
            <w:rFonts w:ascii="Palatino Linotype" w:eastAsia="Palatino Linotype" w:hAnsi="Palatino Linotype" w:cs="Palatino Linotype"/>
            <w:color w:val="auto"/>
            <w:sz w:val="20"/>
            <w:szCs w:val="20"/>
          </w:rPr>
          <w:t xml:space="preserve"> fermentation </w:t>
        </w:r>
        <w:r>
          <w:rPr>
            <w:rFonts w:ascii="Palatino Linotype" w:eastAsia="Palatino Linotype" w:hAnsi="Palatino Linotype" w:cs="Palatino Linotype"/>
            <w:color w:val="auto"/>
            <w:sz w:val="20"/>
            <w:szCs w:val="20"/>
          </w:rPr>
          <w:t>might</w:t>
        </w:r>
        <w:r w:rsidRPr="00A13A4A">
          <w:rPr>
            <w:rFonts w:ascii="Palatino Linotype" w:eastAsia="Palatino Linotype" w:hAnsi="Palatino Linotype" w:cs="Palatino Linotype"/>
            <w:color w:val="auto"/>
            <w:sz w:val="20"/>
            <w:szCs w:val="20"/>
          </w:rPr>
          <w:t xml:space="preserve"> also be able to produce ATP</w:t>
        </w:r>
        <w:r>
          <w:rPr>
            <w:rFonts w:ascii="Palatino Linotype" w:eastAsia="Palatino Linotype" w:hAnsi="Palatino Linotype" w:cs="Palatino Linotype"/>
            <w:color w:val="auto"/>
            <w:sz w:val="20"/>
            <w:szCs w:val="20"/>
          </w:rPr>
          <w:t xml:space="preserve"> and perhaps drive growth</w:t>
        </w:r>
        <w:r w:rsidR="00A70083">
          <w:rPr>
            <w:rFonts w:ascii="Palatino Linotype" w:eastAsia="Palatino Linotype" w:hAnsi="Palatino Linotype" w:cs="Palatino Linotype"/>
            <w:color w:val="auto"/>
            <w:sz w:val="20"/>
            <w:szCs w:val="20"/>
          </w:rPr>
          <w:t>.</w:t>
        </w:r>
        <w:r w:rsidRPr="00A13A4A">
          <w:rPr>
            <w:rFonts w:ascii="Palatino Linotype" w:eastAsia="Palatino Linotype" w:hAnsi="Palatino Linotype" w:cs="Palatino Linotype"/>
            <w:color w:val="auto"/>
            <w:sz w:val="20"/>
            <w:szCs w:val="20"/>
          </w:rPr>
          <w:t xml:space="preserve"> Therefore, we checked if </w:t>
        </w:r>
        <w:r>
          <w:rPr>
            <w:rFonts w:ascii="Palatino Linotype" w:eastAsia="Palatino Linotype" w:hAnsi="Palatino Linotype" w:cs="Palatino Linotype"/>
            <w:color w:val="auto"/>
            <w:sz w:val="20"/>
            <w:szCs w:val="20"/>
          </w:rPr>
          <w:t>the GEMM</w:t>
        </w:r>
        <w:r w:rsidRPr="00A13A4A">
          <w:rPr>
            <w:rFonts w:ascii="Palatino Linotype" w:eastAsia="Palatino Linotype" w:hAnsi="Palatino Linotype" w:cs="Palatino Linotype"/>
            <w:color w:val="auto"/>
            <w:sz w:val="20"/>
            <w:szCs w:val="20"/>
          </w:rPr>
          <w:t xml:space="preserve"> </w:t>
        </w:r>
        <w:r>
          <w:rPr>
            <w:rFonts w:ascii="Palatino Linotype" w:eastAsia="Palatino Linotype" w:hAnsi="Palatino Linotype" w:cs="Palatino Linotype"/>
            <w:color w:val="auto"/>
            <w:sz w:val="20"/>
            <w:szCs w:val="20"/>
          </w:rPr>
          <w:t>supplemented with</w:t>
        </w:r>
        <w:r w:rsidRPr="003F4DE4">
          <w:rPr>
            <w:rFonts w:ascii="Palatino Linotype" w:eastAsia="Palatino Linotype" w:hAnsi="Palatino Linotype" w:cs="Palatino Linotype"/>
            <w:color w:val="auto"/>
            <w:sz w:val="20"/>
            <w:szCs w:val="20"/>
          </w:rPr>
          <w:t xml:space="preserve"> export reactions for all </w:t>
        </w:r>
        <w:r>
          <w:rPr>
            <w:rFonts w:ascii="Palatino Linotype" w:eastAsia="Palatino Linotype" w:hAnsi="Palatino Linotype" w:cs="Palatino Linotype"/>
            <w:color w:val="auto"/>
            <w:sz w:val="20"/>
            <w:szCs w:val="20"/>
          </w:rPr>
          <w:t>its</w:t>
        </w:r>
        <w:r w:rsidRPr="003F4DE4">
          <w:rPr>
            <w:rFonts w:ascii="Palatino Linotype" w:eastAsia="Palatino Linotype" w:hAnsi="Palatino Linotype" w:cs="Palatino Linotype"/>
            <w:color w:val="auto"/>
            <w:sz w:val="20"/>
            <w:szCs w:val="20"/>
          </w:rPr>
          <w:t xml:space="preserve"> metabolites</w:t>
        </w:r>
        <w:r>
          <w:rPr>
            <w:rFonts w:ascii="Palatino Linotype" w:eastAsia="Palatino Linotype" w:hAnsi="Palatino Linotype" w:cs="Palatino Linotype"/>
            <w:color w:val="auto"/>
            <w:sz w:val="20"/>
            <w:szCs w:val="20"/>
          </w:rPr>
          <w:t xml:space="preserve"> </w:t>
        </w:r>
        <w:r w:rsidRPr="00A13A4A">
          <w:rPr>
            <w:rFonts w:ascii="Palatino Linotype" w:eastAsia="Palatino Linotype" w:hAnsi="Palatino Linotype" w:cs="Palatino Linotype"/>
            <w:color w:val="auto"/>
            <w:sz w:val="20"/>
            <w:szCs w:val="20"/>
          </w:rPr>
          <w:t xml:space="preserve">can </w:t>
        </w:r>
        <w:r>
          <w:rPr>
            <w:rFonts w:ascii="Palatino Linotype" w:eastAsia="Palatino Linotype" w:hAnsi="Palatino Linotype" w:cs="Palatino Linotype"/>
            <w:color w:val="auto"/>
            <w:sz w:val="20"/>
            <w:szCs w:val="20"/>
          </w:rPr>
          <w:t>synthesize</w:t>
        </w:r>
        <w:r w:rsidRPr="00A13A4A">
          <w:rPr>
            <w:rFonts w:ascii="Palatino Linotype" w:eastAsia="Palatino Linotype" w:hAnsi="Palatino Linotype" w:cs="Palatino Linotype"/>
            <w:color w:val="auto"/>
            <w:sz w:val="20"/>
            <w:szCs w:val="20"/>
          </w:rPr>
          <w:t xml:space="preserve"> ATP</w:t>
        </w:r>
        <w:r>
          <w:rPr>
            <w:rFonts w:ascii="Palatino Linotype" w:eastAsia="Palatino Linotype" w:hAnsi="Palatino Linotype" w:cs="Palatino Linotype"/>
            <w:color w:val="auto"/>
            <w:sz w:val="20"/>
            <w:szCs w:val="20"/>
          </w:rPr>
          <w:t xml:space="preserve"> from ADP and phosphate, with a blocked</w:t>
        </w:r>
        <w:r w:rsidRPr="00A13A4A">
          <w:rPr>
            <w:rFonts w:ascii="Palatino Linotype" w:eastAsia="Palatino Linotype" w:hAnsi="Palatino Linotype" w:cs="Palatino Linotype"/>
            <w:color w:val="auto"/>
            <w:sz w:val="20"/>
            <w:szCs w:val="20"/>
          </w:rPr>
          <w:t xml:space="preserve"> oxygen import reaction</w:t>
        </w:r>
        <w:r w:rsidR="0022764D">
          <w:rPr>
            <w:rFonts w:ascii="Palatino Linotype" w:eastAsia="Palatino Linotype" w:hAnsi="Palatino Linotype" w:cs="Palatino Linotype"/>
            <w:color w:val="auto"/>
            <w:sz w:val="20"/>
            <w:szCs w:val="20"/>
          </w:rPr>
          <w:t>.</w:t>
        </w:r>
        <w:r>
          <w:rPr>
            <w:rFonts w:ascii="Palatino Linotype" w:eastAsia="Palatino Linotype" w:hAnsi="Palatino Linotype" w:cs="Palatino Linotype"/>
            <w:color w:val="auto"/>
            <w:sz w:val="20"/>
            <w:szCs w:val="20"/>
          </w:rPr>
          <w:t xml:space="preserve"> W</w:t>
        </w:r>
        <w:r w:rsidRPr="00A13A4A">
          <w:rPr>
            <w:rFonts w:ascii="Palatino Linotype" w:eastAsia="Palatino Linotype" w:hAnsi="Palatino Linotype" w:cs="Palatino Linotype"/>
            <w:color w:val="auto"/>
            <w:sz w:val="20"/>
            <w:szCs w:val="20"/>
          </w:rPr>
          <w:t xml:space="preserve">e found </w:t>
        </w:r>
        <w:r>
          <w:rPr>
            <w:rFonts w:ascii="Palatino Linotype" w:eastAsia="Palatino Linotype" w:hAnsi="Palatino Linotype" w:cs="Palatino Linotype"/>
            <w:color w:val="auto"/>
            <w:sz w:val="20"/>
            <w:szCs w:val="20"/>
          </w:rPr>
          <w:t>(</w:t>
        </w:r>
        <w:r w:rsidRPr="00A13A4A">
          <w:rPr>
            <w:rFonts w:ascii="Palatino Linotype" w:eastAsia="Palatino Linotype" w:hAnsi="Palatino Linotype" w:cs="Palatino Linotype"/>
            <w:color w:val="auto"/>
            <w:sz w:val="20"/>
            <w:szCs w:val="20"/>
          </w:rPr>
          <w:t>Figure S</w:t>
        </w:r>
      </w:ins>
      <w:ins w:id="3719" w:author="Yanfei Zhang" w:date="2022-04-05T21:20:00Z">
        <w:r w:rsidR="0022764D">
          <w:rPr>
            <w:rFonts w:ascii="Palatino Linotype" w:eastAsia="Palatino Linotype" w:hAnsi="Palatino Linotype" w:cs="Palatino Linotype"/>
            <w:color w:val="auto"/>
            <w:sz w:val="20"/>
            <w:szCs w:val="20"/>
          </w:rPr>
          <w:t>9</w:t>
        </w:r>
      </w:ins>
      <w:ins w:id="3720" w:author="Yanfei Zhang" w:date="2022-04-05T20:24:00Z">
        <w:r>
          <w:rPr>
            <w:rFonts w:ascii="Palatino Linotype" w:eastAsia="Palatino Linotype" w:hAnsi="Palatino Linotype" w:cs="Palatino Linotype"/>
            <w:color w:val="auto"/>
            <w:sz w:val="20"/>
            <w:szCs w:val="20"/>
          </w:rPr>
          <w:t>) a</w:t>
        </w:r>
        <w:r w:rsidRPr="00A13A4A">
          <w:rPr>
            <w:rFonts w:ascii="Palatino Linotype" w:eastAsia="Palatino Linotype" w:hAnsi="Palatino Linotype" w:cs="Palatino Linotype"/>
            <w:color w:val="auto"/>
            <w:sz w:val="20"/>
            <w:szCs w:val="20"/>
          </w:rPr>
          <w:t xml:space="preserve"> flux pattern </w:t>
        </w:r>
        <w:r>
          <w:rPr>
            <w:rFonts w:ascii="Palatino Linotype" w:eastAsia="Palatino Linotype" w:hAnsi="Palatino Linotype" w:cs="Palatino Linotype"/>
            <w:color w:val="auto"/>
            <w:sz w:val="20"/>
            <w:szCs w:val="20"/>
          </w:rPr>
          <w:t xml:space="preserve">in which </w:t>
        </w:r>
        <w:r w:rsidRPr="00A13A4A">
          <w:rPr>
            <w:rFonts w:ascii="Palatino Linotype" w:eastAsia="Palatino Linotype" w:hAnsi="Palatino Linotype" w:cs="Palatino Linotype"/>
            <w:color w:val="auto"/>
            <w:sz w:val="20"/>
            <w:szCs w:val="20"/>
          </w:rPr>
          <w:t xml:space="preserve">the non-growth associated maintenance (NGAM) flux is 0.4 </w:t>
        </w:r>
        <w:proofErr w:type="spellStart"/>
        <w:r w:rsidRPr="00A13A4A">
          <w:rPr>
            <w:rFonts w:ascii="Palatino Linotype" w:eastAsia="Palatino Linotype" w:hAnsi="Palatino Linotype"/>
            <w:color w:val="auto"/>
            <w:sz w:val="18"/>
            <w:szCs w:val="18"/>
          </w:rPr>
          <w:t>mmol</w:t>
        </w:r>
        <w:proofErr w:type="spellEnd"/>
        <w:r w:rsidRPr="00A13A4A">
          <w:rPr>
            <w:rFonts w:ascii="Palatino Linotype" w:eastAsia="Palatino Linotype" w:hAnsi="Palatino Linotype"/>
            <w:color w:val="auto"/>
            <w:sz w:val="18"/>
            <w:szCs w:val="18"/>
          </w:rPr>
          <w:t xml:space="preserve"> ATP gDW</w:t>
        </w:r>
        <w:r w:rsidRPr="00A13A4A">
          <w:rPr>
            <w:rFonts w:ascii="Palatino Linotype" w:eastAsia="Palatino Linotype" w:hAnsi="Palatino Linotype"/>
            <w:color w:val="auto"/>
            <w:sz w:val="18"/>
            <w:szCs w:val="18"/>
            <w:vertAlign w:val="superscript"/>
          </w:rPr>
          <w:t>-1</w:t>
        </w:r>
        <w:r w:rsidRPr="00A13A4A">
          <w:rPr>
            <w:rFonts w:ascii="Palatino Linotype" w:eastAsia="Palatino Linotype" w:hAnsi="Palatino Linotype"/>
            <w:color w:val="auto"/>
            <w:sz w:val="18"/>
            <w:szCs w:val="18"/>
          </w:rPr>
          <w:t xml:space="preserve"> h</w:t>
        </w:r>
        <w:r w:rsidRPr="00A13A4A">
          <w:rPr>
            <w:rFonts w:ascii="Palatino Linotype" w:eastAsia="Palatino Linotype" w:hAnsi="Palatino Linotype"/>
            <w:color w:val="auto"/>
            <w:sz w:val="18"/>
            <w:szCs w:val="18"/>
            <w:vertAlign w:val="superscript"/>
          </w:rPr>
          <w:t>-1</w:t>
        </w:r>
        <w:r w:rsidRPr="00A13A4A">
          <w:rPr>
            <w:rFonts w:ascii="Palatino Linotype" w:eastAsia="Palatino Linotype" w:hAnsi="Palatino Linotype" w:cs="Palatino Linotype"/>
            <w:color w:val="auto"/>
            <w:sz w:val="20"/>
            <w:szCs w:val="20"/>
          </w:rPr>
          <w:t>, and acetate, CO</w:t>
        </w:r>
        <w:r w:rsidRPr="00A13A4A">
          <w:rPr>
            <w:rFonts w:ascii="Palatino Linotype" w:eastAsia="Palatino Linotype" w:hAnsi="Palatino Linotype" w:cs="Palatino Linotype"/>
            <w:color w:val="auto"/>
            <w:sz w:val="20"/>
            <w:szCs w:val="20"/>
            <w:vertAlign w:val="subscript"/>
          </w:rPr>
          <w:t>2</w:t>
        </w:r>
        <w:r w:rsidR="00A70083">
          <w:rPr>
            <w:rFonts w:ascii="Palatino Linotype" w:eastAsia="Palatino Linotype" w:hAnsi="Palatino Linotype" w:cs="Palatino Linotype"/>
            <w:color w:val="auto"/>
            <w:sz w:val="20"/>
            <w:szCs w:val="20"/>
          </w:rPr>
          <w:t>, and propanol are produced.</w:t>
        </w:r>
        <w:r>
          <w:rPr>
            <w:rFonts w:ascii="Palatino Linotype" w:eastAsia="Palatino Linotype" w:hAnsi="Palatino Linotype" w:cs="Palatino Linotype"/>
            <w:color w:val="auto"/>
            <w:sz w:val="20"/>
            <w:szCs w:val="20"/>
          </w:rPr>
          <w:t xml:space="preserve"> Compared to the cost of growth in terms of ATP hydrolysis of 27.3 </w:t>
        </w:r>
        <w:proofErr w:type="spellStart"/>
        <w:r>
          <w:rPr>
            <w:rFonts w:ascii="Palatino Linotype" w:eastAsia="Palatino Linotype" w:hAnsi="Palatino Linotype" w:cs="Palatino Linotype"/>
            <w:color w:val="auto"/>
            <w:sz w:val="20"/>
            <w:szCs w:val="20"/>
          </w:rPr>
          <w:t>mmol</w:t>
        </w:r>
        <w:proofErr w:type="spellEnd"/>
        <w:r>
          <w:rPr>
            <w:rFonts w:ascii="Palatino Linotype" w:eastAsia="Palatino Linotype" w:hAnsi="Palatino Linotype" w:cs="Palatino Linotype"/>
            <w:color w:val="auto"/>
            <w:sz w:val="20"/>
            <w:szCs w:val="20"/>
          </w:rPr>
          <w:t xml:space="preserve"> ATP/</w:t>
        </w:r>
        <w:proofErr w:type="spellStart"/>
        <w:r>
          <w:rPr>
            <w:rFonts w:ascii="Palatino Linotype" w:eastAsia="Palatino Linotype" w:hAnsi="Palatino Linotype" w:cs="Palatino Linotype"/>
            <w:color w:val="auto"/>
            <w:sz w:val="20"/>
            <w:szCs w:val="20"/>
          </w:rPr>
          <w:t>gDW</w:t>
        </w:r>
        <w:proofErr w:type="spellEnd"/>
        <w:r>
          <w:rPr>
            <w:rFonts w:ascii="Palatino Linotype" w:eastAsia="Palatino Linotype" w:hAnsi="Palatino Linotype" w:cs="Palatino Linotype"/>
            <w:color w:val="auto"/>
            <w:sz w:val="20"/>
            <w:szCs w:val="20"/>
          </w:rPr>
          <w:t xml:space="preserve"> (see under </w:t>
        </w:r>
        <w:r w:rsidRPr="00A13A4A">
          <w:rPr>
            <w:rFonts w:ascii="Palatino Linotype" w:eastAsia="Palatino Linotype" w:hAnsi="Palatino Linotype" w:cs="Palatino Linotype"/>
            <w:i/>
            <w:color w:val="auto"/>
            <w:sz w:val="20"/>
            <w:szCs w:val="20"/>
          </w:rPr>
          <w:t>Materials and Methods</w:t>
        </w:r>
        <w:r>
          <w:rPr>
            <w:rFonts w:ascii="Palatino Linotype" w:eastAsia="Palatino Linotype" w:hAnsi="Palatino Linotype" w:cs="Palatino Linotype"/>
            <w:color w:val="auto"/>
            <w:sz w:val="20"/>
            <w:szCs w:val="20"/>
          </w:rPr>
          <w:t xml:space="preserve">), this would only sustain growth at a cell cycle time much in excess of 27.3/0.4=80 hours.  </w:t>
        </w:r>
        <w:r w:rsidRPr="00A13A4A">
          <w:rPr>
            <w:rFonts w:ascii="Palatino Linotype" w:eastAsia="Palatino Linotype" w:hAnsi="Palatino Linotype" w:cs="Palatino Linotype"/>
            <w:color w:val="auto"/>
            <w:sz w:val="20"/>
            <w:szCs w:val="20"/>
          </w:rPr>
          <w:t xml:space="preserve">In this condition, two </w:t>
        </w:r>
        <w:r>
          <w:rPr>
            <w:rFonts w:ascii="Palatino Linotype" w:eastAsia="Palatino Linotype" w:hAnsi="Palatino Linotype" w:cs="Palatino Linotype"/>
            <w:color w:val="auto"/>
            <w:sz w:val="20"/>
            <w:szCs w:val="20"/>
          </w:rPr>
          <w:t xml:space="preserve">of the </w:t>
        </w:r>
        <w:r w:rsidRPr="00A13A4A">
          <w:rPr>
            <w:rFonts w:ascii="Palatino Linotype" w:eastAsia="Palatino Linotype" w:hAnsi="Palatino Linotype" w:cs="Palatino Linotype"/>
            <w:color w:val="auto"/>
            <w:sz w:val="20"/>
            <w:szCs w:val="20"/>
          </w:rPr>
          <w:t xml:space="preserve">new reactions (acetate and propanol export reactions) were active. </w:t>
        </w:r>
        <w:r>
          <w:rPr>
            <w:rFonts w:ascii="Palatino Linotype" w:eastAsia="Palatino Linotype" w:hAnsi="Palatino Linotype" w:cs="Palatino Linotype"/>
            <w:color w:val="auto"/>
            <w:sz w:val="20"/>
            <w:szCs w:val="20"/>
          </w:rPr>
          <w:t>T</w:t>
        </w:r>
        <w:r w:rsidRPr="00A13A4A">
          <w:rPr>
            <w:rFonts w:ascii="Palatino Linotype" w:eastAsia="Palatino Linotype" w:hAnsi="Palatino Linotype" w:cs="Palatino Linotype"/>
            <w:color w:val="auto"/>
            <w:sz w:val="20"/>
            <w:szCs w:val="20"/>
          </w:rPr>
          <w:t xml:space="preserve">here </w:t>
        </w:r>
        <w:r>
          <w:rPr>
            <w:rFonts w:ascii="Palatino Linotype" w:eastAsia="Palatino Linotype" w:hAnsi="Palatino Linotype" w:cs="Palatino Linotype"/>
            <w:color w:val="auto"/>
            <w:sz w:val="20"/>
            <w:szCs w:val="20"/>
          </w:rPr>
          <w:t>wa</w:t>
        </w:r>
        <w:r w:rsidRPr="00A13A4A">
          <w:rPr>
            <w:rFonts w:ascii="Palatino Linotype" w:eastAsia="Palatino Linotype" w:hAnsi="Palatino Linotype" w:cs="Palatino Linotype"/>
            <w:color w:val="auto"/>
            <w:sz w:val="20"/>
            <w:szCs w:val="20"/>
          </w:rPr>
          <w:t xml:space="preserve">s no acetate export reaction in the </w:t>
        </w:r>
        <w:r>
          <w:rPr>
            <w:rFonts w:ascii="Palatino Linotype" w:eastAsia="Palatino Linotype" w:hAnsi="Palatino Linotype" w:cs="Palatino Linotype"/>
            <w:color w:val="auto"/>
            <w:sz w:val="20"/>
            <w:szCs w:val="20"/>
          </w:rPr>
          <w:t xml:space="preserve">original </w:t>
        </w:r>
        <w:r w:rsidRPr="00A13A4A">
          <w:rPr>
            <w:rFonts w:ascii="Palatino Linotype" w:eastAsia="Palatino Linotype" w:hAnsi="Palatino Linotype" w:cs="Palatino Linotype"/>
            <w:color w:val="auto"/>
            <w:sz w:val="20"/>
            <w:szCs w:val="20"/>
          </w:rPr>
          <w:t>map, while there is a propanol transporter reaction (ATP + H</w:t>
        </w:r>
        <w:r w:rsidRPr="00A13A4A">
          <w:rPr>
            <w:rFonts w:ascii="Palatino Linotype" w:eastAsia="Palatino Linotype" w:hAnsi="Palatino Linotype" w:cs="Palatino Linotype"/>
            <w:color w:val="auto"/>
            <w:sz w:val="20"/>
            <w:szCs w:val="20"/>
            <w:vertAlign w:val="subscript"/>
          </w:rPr>
          <w:t>2</w:t>
        </w:r>
        <w:r w:rsidRPr="00A13A4A">
          <w:rPr>
            <w:rFonts w:ascii="Palatino Linotype" w:eastAsia="Palatino Linotype" w:hAnsi="Palatino Linotype" w:cs="Palatino Linotype"/>
            <w:color w:val="auto"/>
            <w:sz w:val="20"/>
            <w:szCs w:val="20"/>
          </w:rPr>
          <w:t>O + n__</w:t>
        </w:r>
        <w:proofErr w:type="spellStart"/>
        <w:r w:rsidRPr="00A13A4A">
          <w:rPr>
            <w:rFonts w:ascii="Palatino Linotype" w:eastAsia="Palatino Linotype" w:hAnsi="Palatino Linotype" w:cs="Palatino Linotype"/>
            <w:color w:val="auto"/>
            <w:sz w:val="20"/>
            <w:szCs w:val="20"/>
          </w:rPr>
          <w:t>propanol_ex</w:t>
        </w:r>
        <w:proofErr w:type="spellEnd"/>
        <w:r w:rsidRPr="00A13A4A">
          <w:rPr>
            <w:rFonts w:ascii="Palatino Linotype" w:eastAsia="Palatino Linotype" w:hAnsi="Palatino Linotype" w:cs="Palatino Linotype"/>
            <w:color w:val="auto"/>
            <w:sz w:val="20"/>
            <w:szCs w:val="20"/>
          </w:rPr>
          <w:t xml:space="preserve"> -- &gt; ADP + </w:t>
        </w:r>
        <w:proofErr w:type="spellStart"/>
        <w:r w:rsidRPr="00A13A4A">
          <w:rPr>
            <w:rFonts w:ascii="Palatino Linotype" w:eastAsia="Palatino Linotype" w:hAnsi="Palatino Linotype" w:cs="Palatino Linotype"/>
            <w:color w:val="auto"/>
            <w:sz w:val="20"/>
            <w:szCs w:val="20"/>
          </w:rPr>
          <w:t>n__propanol</w:t>
        </w:r>
        <w:proofErr w:type="spellEnd"/>
        <w:r w:rsidRPr="00A13A4A">
          <w:rPr>
            <w:rFonts w:ascii="Palatino Linotype" w:eastAsia="Palatino Linotype" w:hAnsi="Palatino Linotype" w:cs="Palatino Linotype"/>
            <w:color w:val="auto"/>
            <w:sz w:val="20"/>
            <w:szCs w:val="20"/>
          </w:rPr>
          <w:t xml:space="preserve"> + phosphate). However, in this reaction propanol can only be transported from the extracellular medium into the cell and not in the opposite direction</w:t>
        </w:r>
        <w:r w:rsidRPr="00CB7250">
          <w:rPr>
            <w:rFonts w:ascii="Palatino Linotype" w:eastAsia="Palatino Linotype" w:hAnsi="Palatino Linotype" w:cs="Palatino Linotype"/>
            <w:color w:val="auto"/>
            <w:sz w:val="20"/>
            <w:szCs w:val="20"/>
            <w:rPrChange w:id="3721" w:author="Yanfei Zhang" w:date="2022-04-05T21:24:00Z">
              <w:rPr>
                <w:rFonts w:ascii="Palatino Linotype" w:eastAsia="Palatino Linotype" w:hAnsi="Palatino Linotype" w:cs="Palatino Linotype"/>
                <w:color w:val="auto"/>
                <w:sz w:val="20"/>
                <w:szCs w:val="20"/>
                <w:highlight w:val="yellow"/>
              </w:rPr>
            </w:rPrChange>
          </w:rPr>
          <w:t>.</w:t>
        </w:r>
        <w:r w:rsidRPr="00A13A4A">
          <w:rPr>
            <w:rFonts w:ascii="Palatino Linotype" w:eastAsia="Palatino Linotype" w:hAnsi="Palatino Linotype" w:cs="Palatino Linotype"/>
            <w:color w:val="auto"/>
            <w:sz w:val="20"/>
            <w:szCs w:val="20"/>
          </w:rPr>
          <w:t xml:space="preserve"> Moreover, this propanol import reaction also cost 1 </w:t>
        </w:r>
        <w:commentRangeStart w:id="3722"/>
        <w:r w:rsidRPr="00A13A4A">
          <w:rPr>
            <w:rFonts w:ascii="Palatino Linotype" w:eastAsia="Palatino Linotype" w:hAnsi="Palatino Linotype" w:cs="Palatino Linotype"/>
            <w:color w:val="auto"/>
            <w:sz w:val="20"/>
            <w:szCs w:val="20"/>
          </w:rPr>
          <w:t xml:space="preserve">molecule of </w:t>
        </w:r>
        <w:r w:rsidRPr="00A7385A">
          <w:rPr>
            <w:rFonts w:ascii="Palatino Linotype" w:eastAsia="Palatino Linotype" w:hAnsi="Palatino Linotype" w:cs="Palatino Linotype"/>
            <w:sz w:val="20"/>
            <w:szCs w:val="20"/>
          </w:rPr>
          <w:t>ATP</w:t>
        </w:r>
      </w:ins>
      <w:commentRangeEnd w:id="3722"/>
      <w:ins w:id="3723" w:author="Yanfei Zhang" w:date="2022-04-05T21:25:00Z">
        <w:r w:rsidR="00CB7250">
          <w:rPr>
            <w:rStyle w:val="CommentReference"/>
          </w:rPr>
          <w:commentReference w:id="3722"/>
        </w:r>
        <w:r w:rsidR="00CB7250">
          <w:rPr>
            <w:rFonts w:ascii="Palatino Linotype" w:eastAsia="Palatino Linotype" w:hAnsi="Palatino Linotype" w:cs="Palatino Linotype"/>
            <w:sz w:val="20"/>
            <w:szCs w:val="20"/>
          </w:rPr>
          <w:t>.</w:t>
        </w:r>
      </w:ins>
      <w:ins w:id="3724" w:author="Yanfei Zhang" w:date="2022-04-05T20:24:00Z">
        <w:r>
          <w:rPr>
            <w:rFonts w:ascii="Palatino Linotype" w:eastAsia="Palatino Linotype" w:hAnsi="Palatino Linotype" w:cs="Palatino Linotype"/>
            <w:sz w:val="20"/>
            <w:szCs w:val="20"/>
          </w:rPr>
          <w:t xml:space="preserve"> </w:t>
        </w:r>
        <w:r w:rsidRPr="00A7385A">
          <w:rPr>
            <w:rFonts w:ascii="Palatino Linotype" w:eastAsia="Palatino Linotype" w:hAnsi="Palatino Linotype" w:cs="Palatino Linotype"/>
            <w:sz w:val="20"/>
            <w:szCs w:val="20"/>
          </w:rPr>
          <w:t>As</w:t>
        </w:r>
        <w:r>
          <w:rPr>
            <w:rFonts w:ascii="Palatino Linotype" w:eastAsia="Palatino Linotype" w:hAnsi="Palatino Linotype" w:cs="Palatino Linotype"/>
            <w:sz w:val="20"/>
            <w:szCs w:val="20"/>
          </w:rPr>
          <w:t xml:space="preserve"> propanol is a small molecule similar to ethanol one may expect it to be able to pass by simple diffusion through biological membranes,</w:t>
        </w:r>
        <w:r w:rsidRPr="00781790">
          <w:rPr>
            <w:rFonts w:ascii="Palatino Linotype" w:eastAsia="Palatino Linotype" w:hAnsi="Palatino Linotype" w:cs="Palatino Linotype"/>
            <w:sz w:val="20"/>
            <w:szCs w:val="20"/>
          </w:rPr>
          <w:t xml:space="preserve"> as acetic acid </w:t>
        </w:r>
        <w:r w:rsidR="00CB7250">
          <w:rPr>
            <w:rFonts w:ascii="Palatino Linotype" w:eastAsia="Palatino Linotype" w:hAnsi="Palatino Linotype" w:cs="Palatino Linotype"/>
            <w:sz w:val="20"/>
            <w:szCs w:val="20"/>
          </w:rPr>
          <w:t>can.</w:t>
        </w:r>
        <w:r>
          <w:rPr>
            <w:rFonts w:ascii="Palatino Linotype" w:eastAsia="Palatino Linotype" w:hAnsi="Palatino Linotype" w:cs="Palatino Linotype"/>
            <w:sz w:val="20"/>
            <w:szCs w:val="20"/>
          </w:rPr>
          <w:t xml:space="preserve"> Adding acetic acid and propanol export reactions to the GEMM should therefore be reasonable and these fermentation pathways should therefore be considered possible. </w:t>
        </w:r>
      </w:ins>
    </w:p>
    <w:p w14:paraId="1D7A91FB" w14:textId="3BA634BE" w:rsidR="00395A08" w:rsidRDefault="00395A08" w:rsidP="00CB7250">
      <w:pPr>
        <w:shd w:val="clear" w:color="auto" w:fill="FFFFFF"/>
        <w:spacing w:line="240" w:lineRule="auto"/>
        <w:ind w:firstLine="288"/>
        <w:textAlignment w:val="baseline"/>
        <w:rPr>
          <w:ins w:id="3725" w:author="Yanfei Zhang" w:date="2022-04-05T20:24:00Z"/>
          <w:rFonts w:ascii="Palatino Linotype" w:eastAsia="Palatino Linotype" w:hAnsi="Palatino Linotype" w:cs="Palatino Linotype"/>
          <w:sz w:val="20"/>
          <w:szCs w:val="20"/>
        </w:rPr>
        <w:pPrChange w:id="3726" w:author="Yanfei Zhang" w:date="2022-04-05T21:27:00Z">
          <w:pPr>
            <w:shd w:val="clear" w:color="auto" w:fill="FFFFFF"/>
            <w:spacing w:line="240" w:lineRule="auto"/>
            <w:ind w:firstLine="720"/>
            <w:textAlignment w:val="baseline"/>
          </w:pPr>
        </w:pPrChange>
      </w:pPr>
      <w:ins w:id="3727" w:author="Yanfei Zhang" w:date="2022-04-05T20:24:00Z">
        <w:r>
          <w:rPr>
            <w:rFonts w:ascii="Palatino Linotype" w:eastAsia="Palatino Linotype" w:hAnsi="Palatino Linotype" w:cs="Palatino Linotype"/>
            <w:sz w:val="20"/>
            <w:szCs w:val="20"/>
          </w:rPr>
          <w:t xml:space="preserve">We next examined whether the GEMM of </w:t>
        </w:r>
        <w:r w:rsidRPr="00A862B6">
          <w:rPr>
            <w:rFonts w:ascii="Palatino Linotype" w:eastAsia="Palatino Linotype" w:hAnsi="Palatino Linotype" w:cs="Palatino Linotype"/>
            <w:i/>
            <w:sz w:val="20"/>
            <w:szCs w:val="20"/>
          </w:rPr>
          <w:t xml:space="preserve">S. </w:t>
        </w:r>
        <w:proofErr w:type="spellStart"/>
        <w:r w:rsidRPr="00A862B6">
          <w:rPr>
            <w:rFonts w:ascii="Palatino Linotype" w:eastAsia="Palatino Linotype" w:hAnsi="Palatino Linotype" w:cs="Palatino Linotype"/>
            <w:i/>
            <w:sz w:val="20"/>
            <w:szCs w:val="20"/>
          </w:rPr>
          <w:t>solfataricus</w:t>
        </w:r>
        <w:proofErr w:type="spellEnd"/>
        <w:r>
          <w:rPr>
            <w:rFonts w:ascii="Palatino Linotype" w:eastAsia="Palatino Linotype" w:hAnsi="Palatino Linotype" w:cs="Palatino Linotype"/>
            <w:sz w:val="20"/>
            <w:szCs w:val="20"/>
          </w:rPr>
          <w:t xml:space="preserve"> with added acetate and propanol export reactions, could sustain growth through fermentation. No biomass could be produced by the map when we blocked the import of oxygen and made biomass production the objective function of the FBA. As we had already shown that the acetate and propanol fermentations are able to produce </w:t>
        </w:r>
        <w:proofErr w:type="gramStart"/>
        <w:r>
          <w:rPr>
            <w:rFonts w:ascii="Palatino Linotype" w:eastAsia="Palatino Linotype" w:hAnsi="Palatino Linotype" w:cs="Palatino Linotype"/>
            <w:sz w:val="20"/>
            <w:szCs w:val="20"/>
          </w:rPr>
          <w:t>ATP,</w:t>
        </w:r>
        <w:proofErr w:type="gramEnd"/>
        <w:r>
          <w:rPr>
            <w:rFonts w:ascii="Palatino Linotype" w:eastAsia="Palatino Linotype" w:hAnsi="Palatino Linotype" w:cs="Palatino Linotype"/>
            <w:sz w:val="20"/>
            <w:szCs w:val="20"/>
          </w:rPr>
          <w:t xml:space="preserve"> this means that some precursors necessary for the production of biomass cannot be produced in the absence of oxygen. </w:t>
        </w:r>
      </w:ins>
      <w:ins w:id="3728" w:author="Yanfei Zhang" w:date="2022-04-05T21:30:00Z">
        <w:r w:rsidR="00CB7250">
          <w:rPr>
            <w:rFonts w:ascii="Palatino Linotype" w:eastAsia="Palatino Linotype" w:hAnsi="Palatino Linotype" w:cs="Palatino Linotype"/>
            <w:color w:val="auto"/>
            <w:sz w:val="20"/>
            <w:szCs w:val="20"/>
          </w:rPr>
          <w:t xml:space="preserve">Through adding import reaction for the component of the biomass composition equation one by one, and running FBA with biomass as an objective function, we </w:t>
        </w:r>
        <w:r w:rsidR="00CB7250">
          <w:rPr>
            <w:rFonts w:ascii="Palatino Linotype" w:eastAsia="Palatino Linotype" w:hAnsi="Palatino Linotype" w:cs="Palatino Linotype"/>
            <w:sz w:val="20"/>
            <w:szCs w:val="20"/>
          </w:rPr>
          <w:t xml:space="preserve">indeed found that the biomass components coenzyme B12, </w:t>
        </w:r>
        <w:proofErr w:type="spellStart"/>
        <w:r w:rsidR="00CB7250">
          <w:rPr>
            <w:rFonts w:ascii="Palatino Linotype" w:eastAsia="Palatino Linotype" w:hAnsi="Palatino Linotype" w:cs="Palatino Linotype"/>
            <w:sz w:val="20"/>
            <w:szCs w:val="20"/>
          </w:rPr>
          <w:t>norspermidine</w:t>
        </w:r>
        <w:proofErr w:type="spellEnd"/>
        <w:r w:rsidR="00CB7250">
          <w:rPr>
            <w:rFonts w:ascii="Palatino Linotype" w:eastAsia="Palatino Linotype" w:hAnsi="Palatino Linotype" w:cs="Palatino Linotype"/>
            <w:sz w:val="20"/>
            <w:szCs w:val="20"/>
          </w:rPr>
          <w:t xml:space="preserve">, </w:t>
        </w:r>
        <w:proofErr w:type="spellStart"/>
        <w:r w:rsidR="00CB7250">
          <w:rPr>
            <w:rFonts w:ascii="Palatino Linotype" w:eastAsia="Palatino Linotype" w:hAnsi="Palatino Linotype" w:cs="Palatino Linotype"/>
            <w:sz w:val="20"/>
            <w:szCs w:val="20"/>
          </w:rPr>
          <w:t>norspermine</w:t>
        </w:r>
        <w:proofErr w:type="spellEnd"/>
        <w:r w:rsidR="00CB7250">
          <w:rPr>
            <w:rFonts w:ascii="Palatino Linotype" w:eastAsia="Palatino Linotype" w:hAnsi="Palatino Linotype" w:cs="Palatino Linotype"/>
            <w:sz w:val="20"/>
            <w:szCs w:val="20"/>
          </w:rPr>
          <w:t xml:space="preserve">, spermidine, thiamin diphosphate and ‘representative </w:t>
        </w:r>
        <w:proofErr w:type="spellStart"/>
        <w:r w:rsidR="00CB7250">
          <w:rPr>
            <w:rFonts w:ascii="Palatino Linotype" w:eastAsia="Palatino Linotype" w:hAnsi="Palatino Linotype" w:cs="Palatino Linotype"/>
            <w:sz w:val="20"/>
            <w:szCs w:val="20"/>
          </w:rPr>
          <w:t>quinone</w:t>
        </w:r>
        <w:proofErr w:type="spellEnd"/>
        <w:r w:rsidR="00CB7250">
          <w:rPr>
            <w:rFonts w:ascii="Palatino Linotype" w:eastAsia="Palatino Linotype" w:hAnsi="Palatino Linotype" w:cs="Palatino Linotype"/>
            <w:sz w:val="20"/>
            <w:szCs w:val="20"/>
          </w:rPr>
          <w:t>’ could not be produced</w:t>
        </w:r>
      </w:ins>
    </w:p>
    <w:p w14:paraId="023F10C5" w14:textId="586889E8" w:rsidR="00395A08" w:rsidRDefault="00395A08" w:rsidP="00CB7250">
      <w:pPr>
        <w:shd w:val="clear" w:color="auto" w:fill="FFFFFF"/>
        <w:spacing w:line="240" w:lineRule="auto"/>
        <w:ind w:firstLine="288"/>
        <w:textAlignment w:val="baseline"/>
        <w:rPr>
          <w:ins w:id="3729" w:author="Yanfei Zhang" w:date="2022-04-05T20:24:00Z"/>
          <w:rFonts w:ascii="Palatino Linotype" w:eastAsia="Palatino Linotype" w:hAnsi="Palatino Linotype" w:cs="Palatino Linotype"/>
          <w:sz w:val="20"/>
          <w:szCs w:val="20"/>
        </w:rPr>
        <w:pPrChange w:id="3730" w:author="Yanfei Zhang" w:date="2022-04-05T21:31:00Z">
          <w:pPr>
            <w:shd w:val="clear" w:color="auto" w:fill="FFFFFF"/>
            <w:spacing w:line="240" w:lineRule="auto"/>
            <w:textAlignment w:val="baseline"/>
          </w:pPr>
        </w:pPrChange>
      </w:pPr>
      <w:ins w:id="3731" w:author="Yanfei Zhang" w:date="2022-04-05T20:24:00Z">
        <w:r>
          <w:rPr>
            <w:rFonts w:ascii="Palatino Linotype" w:eastAsia="Palatino Linotype" w:hAnsi="Palatino Linotype" w:cs="Palatino Linotype"/>
            <w:sz w:val="20"/>
            <w:szCs w:val="20"/>
          </w:rPr>
          <w:t xml:space="preserve">We also checked whether biomass could be produced after adding import reactions for these precursors. As these precursors are large and cannot be transported via diffusion, we assumed that </w:t>
        </w:r>
        <w:r>
          <w:rPr>
            <w:rFonts w:ascii="Palatino Linotype" w:eastAsia="Palatino Linotype" w:hAnsi="Palatino Linotype" w:cs="Palatino Linotype"/>
            <w:sz w:val="20"/>
            <w:szCs w:val="20"/>
          </w:rPr>
          <w:lastRenderedPageBreak/>
          <w:t>their transport reactions would require ATP</w:t>
        </w:r>
        <w:r w:rsidRPr="007B6AFA">
          <w:rPr>
            <w:rFonts w:ascii="Palatino Linotype" w:eastAsia="Palatino Linotype" w:hAnsi="Palatino Linotype" w:cs="Palatino Linotype"/>
            <w:sz w:val="20"/>
            <w:szCs w:val="20"/>
          </w:rPr>
          <w:t xml:space="preserve">. </w:t>
        </w:r>
        <w:r>
          <w:rPr>
            <w:rFonts w:ascii="Palatino Linotype" w:eastAsia="Palatino Linotype" w:hAnsi="Palatino Linotype" w:cs="Palatino Linotype"/>
            <w:sz w:val="20"/>
            <w:szCs w:val="20"/>
          </w:rPr>
          <w:t>We ran FBA again with t</w:t>
        </w:r>
        <w:r w:rsidRPr="007B6AFA">
          <w:rPr>
            <w:rFonts w:ascii="Palatino Linotype" w:eastAsia="Palatino Linotype" w:hAnsi="Palatino Linotype" w:cs="Palatino Linotype"/>
            <w:sz w:val="20"/>
            <w:szCs w:val="20"/>
          </w:rPr>
          <w:t>he bound of glucose exchange reaction fix</w:t>
        </w:r>
        <w:r>
          <w:rPr>
            <w:rFonts w:ascii="Palatino Linotype" w:eastAsia="Palatino Linotype" w:hAnsi="Palatino Linotype" w:cs="Palatino Linotype"/>
            <w:sz w:val="20"/>
            <w:szCs w:val="20"/>
          </w:rPr>
          <w:t>ed</w:t>
        </w:r>
        <w:r w:rsidRPr="007B6AFA">
          <w:rPr>
            <w:rFonts w:ascii="Palatino Linotype" w:eastAsia="Palatino Linotype" w:hAnsi="Palatino Linotype" w:cs="Palatino Linotype"/>
            <w:sz w:val="20"/>
            <w:szCs w:val="20"/>
          </w:rPr>
          <w:t xml:space="preserve"> at 1 </w:t>
        </w:r>
        <w:proofErr w:type="spellStart"/>
        <w:r w:rsidRPr="007B6AFA">
          <w:rPr>
            <w:rFonts w:ascii="Palatino Linotype" w:eastAsia="Palatino Linotype" w:hAnsi="Palatino Linotype" w:cs="Palatino Linotype"/>
            <w:sz w:val="20"/>
            <w:szCs w:val="20"/>
          </w:rPr>
          <w:t>mmol</w:t>
        </w:r>
        <w:proofErr w:type="spellEnd"/>
        <w:r w:rsidRPr="007B6AFA">
          <w:rPr>
            <w:rFonts w:ascii="Palatino Linotype" w:eastAsia="Palatino Linotype" w:hAnsi="Palatino Linotype" w:cs="Palatino Linotype"/>
            <w:sz w:val="20"/>
            <w:szCs w:val="20"/>
          </w:rPr>
          <w:t xml:space="preserve"> gDW</w:t>
        </w:r>
        <w:r w:rsidRPr="00DA7AC5">
          <w:rPr>
            <w:rFonts w:ascii="Palatino Linotype" w:eastAsia="Palatino Linotype" w:hAnsi="Palatino Linotype" w:cs="Palatino Linotype"/>
            <w:sz w:val="20"/>
            <w:szCs w:val="20"/>
            <w:vertAlign w:val="superscript"/>
          </w:rPr>
          <w:t>-1</w:t>
        </w:r>
        <w:r w:rsidRPr="007B6AFA">
          <w:rPr>
            <w:rFonts w:ascii="Palatino Linotype" w:eastAsia="Palatino Linotype" w:hAnsi="Palatino Linotype" w:cs="Palatino Linotype"/>
            <w:sz w:val="20"/>
            <w:szCs w:val="20"/>
          </w:rPr>
          <w:t xml:space="preserve"> h</w:t>
        </w:r>
        <w:r w:rsidRPr="00DA7AC5">
          <w:rPr>
            <w:rFonts w:ascii="Palatino Linotype" w:eastAsia="Palatino Linotype" w:hAnsi="Palatino Linotype" w:cs="Palatino Linotype"/>
            <w:sz w:val="20"/>
            <w:szCs w:val="20"/>
            <w:vertAlign w:val="superscript"/>
          </w:rPr>
          <w:t>-1</w:t>
        </w:r>
        <w:r>
          <w:rPr>
            <w:rFonts w:ascii="Palatino Linotype" w:eastAsia="Palatino Linotype" w:hAnsi="Palatino Linotype" w:cs="Palatino Linotype"/>
            <w:sz w:val="20"/>
            <w:szCs w:val="20"/>
          </w:rPr>
          <w:t xml:space="preserve"> and biomass reaction as objective reaction. We found </w:t>
        </w:r>
        <w:r w:rsidRPr="0022764D">
          <w:rPr>
            <w:rFonts w:ascii="Palatino Linotype" w:eastAsia="Palatino Linotype" w:hAnsi="Palatino Linotype" w:cs="Palatino Linotype"/>
            <w:sz w:val="20"/>
            <w:szCs w:val="20"/>
            <w:rPrChange w:id="3732" w:author="Yanfei Zhang" w:date="2022-04-05T21:23:00Z">
              <w:rPr>
                <w:rFonts w:ascii="Palatino Linotype" w:eastAsia="Palatino Linotype" w:hAnsi="Palatino Linotype" w:cs="Palatino Linotype"/>
                <w:sz w:val="20"/>
                <w:szCs w:val="20"/>
                <w:highlight w:val="yellow"/>
              </w:rPr>
            </w:rPrChange>
          </w:rPr>
          <w:t xml:space="preserve">biomass synthesis flux to be predicted at 0.007 </w:t>
        </w:r>
      </w:ins>
      <w:ins w:id="3733" w:author="Yanfei Zhang" w:date="2022-04-05T21:23:00Z">
        <w:r w:rsidR="0022764D" w:rsidRPr="0022764D">
          <w:rPr>
            <w:rFonts w:ascii="Palatino Linotype" w:hAnsi="Palatino Linotype"/>
            <w:sz w:val="20"/>
            <w:szCs w:val="20"/>
            <w:rPrChange w:id="3734" w:author="Yanfei Zhang" w:date="2022-04-05T21:23:00Z">
              <w:rPr>
                <w:rFonts w:ascii="Palatino Linotype" w:hAnsi="Palatino Linotype"/>
                <w:sz w:val="16"/>
                <w:szCs w:val="16"/>
              </w:rPr>
            </w:rPrChange>
          </w:rPr>
          <w:t>h</w:t>
        </w:r>
        <w:r w:rsidR="0022764D" w:rsidRPr="0022764D">
          <w:rPr>
            <w:rFonts w:ascii="Palatino Linotype" w:hAnsi="Palatino Linotype"/>
            <w:sz w:val="20"/>
            <w:szCs w:val="20"/>
            <w:vertAlign w:val="superscript"/>
            <w:rPrChange w:id="3735" w:author="Yanfei Zhang" w:date="2022-04-05T21:23:00Z">
              <w:rPr>
                <w:rFonts w:ascii="Palatino Linotype" w:hAnsi="Palatino Linotype"/>
                <w:sz w:val="16"/>
                <w:szCs w:val="16"/>
                <w:vertAlign w:val="superscript"/>
              </w:rPr>
            </w:rPrChange>
          </w:rPr>
          <w:t>-1</w:t>
        </w:r>
      </w:ins>
      <w:ins w:id="3736" w:author="Yanfei Zhang" w:date="2022-04-05T21:22:00Z">
        <w:r w:rsidR="0022764D" w:rsidRPr="0022764D">
          <w:rPr>
            <w:rFonts w:ascii="Palatino Linotype" w:eastAsia="Palatino Linotype" w:hAnsi="Palatino Linotype" w:cs="Palatino Linotype"/>
            <w:sz w:val="20"/>
            <w:szCs w:val="20"/>
            <w:rPrChange w:id="3737" w:author="Yanfei Zhang" w:date="2022-04-05T21:23:00Z">
              <w:rPr>
                <w:rFonts w:ascii="Palatino Linotype" w:eastAsia="Palatino Linotype" w:hAnsi="Palatino Linotype" w:cs="Palatino Linotype"/>
                <w:sz w:val="20"/>
                <w:szCs w:val="20"/>
                <w:highlight w:val="yellow"/>
              </w:rPr>
            </w:rPrChange>
          </w:rPr>
          <w:t>.</w:t>
        </w:r>
      </w:ins>
      <w:ins w:id="3738" w:author="Yanfei Zhang" w:date="2022-04-05T20:24:00Z">
        <w:r>
          <w:rPr>
            <w:rFonts w:ascii="Palatino Linotype" w:eastAsia="Palatino Linotype" w:hAnsi="Palatino Linotype" w:cs="Palatino Linotype"/>
            <w:sz w:val="20"/>
            <w:szCs w:val="20"/>
          </w:rPr>
          <w:t xml:space="preserve"> This suggests that fermentation should be possible when adding these precursors. However, the biomass yield for this fermentation mode should be more than 10 times lower than that computed for the aerobic condition.</w:t>
        </w:r>
      </w:ins>
    </w:p>
    <w:p w14:paraId="48730D17" w14:textId="77777777" w:rsidR="00395A08" w:rsidRPr="00A862B6" w:rsidRDefault="00395A08" w:rsidP="00395A08">
      <w:pPr>
        <w:shd w:val="clear" w:color="auto" w:fill="FFFFFF"/>
        <w:spacing w:line="240" w:lineRule="auto"/>
        <w:ind w:firstLine="425"/>
        <w:textAlignment w:val="baseline"/>
        <w:rPr>
          <w:ins w:id="3739" w:author="Yanfei Zhang" w:date="2022-04-05T20:24:00Z"/>
          <w:rFonts w:ascii="Palatino Linotype" w:eastAsia="Palatino Linotype" w:hAnsi="Palatino Linotype" w:cs="Palatino Linotype"/>
          <w:sz w:val="20"/>
          <w:szCs w:val="20"/>
        </w:rPr>
      </w:pPr>
    </w:p>
    <w:p w14:paraId="00C9F5B1" w14:textId="77777777" w:rsidR="00395A08" w:rsidRDefault="00395A08" w:rsidP="00395A08">
      <w:pPr>
        <w:pBdr>
          <w:top w:val="nil"/>
          <w:left w:val="nil"/>
          <w:bottom w:val="nil"/>
          <w:right w:val="nil"/>
          <w:between w:val="nil"/>
        </w:pBdr>
        <w:spacing w:line="240" w:lineRule="auto"/>
        <w:rPr>
          <w:ins w:id="3740" w:author="Yanfei Zhang" w:date="2022-04-05T20:24:00Z"/>
          <w:rFonts w:ascii="Palatino Linotype" w:eastAsia="Palatino Linotype" w:hAnsi="Palatino Linotype" w:cs="Palatino Linotype"/>
          <w:sz w:val="20"/>
          <w:szCs w:val="20"/>
        </w:rPr>
      </w:pPr>
      <w:ins w:id="3741" w:author="Yanfei Zhang" w:date="2022-04-05T20:24:00Z">
        <w:r>
          <w:rPr>
            <w:rFonts w:ascii="Palatino Linotype" w:eastAsia="Palatino Linotype" w:hAnsi="Palatino Linotype" w:cs="Palatino Linotype"/>
            <w:noProof/>
            <w:sz w:val="20"/>
            <w:szCs w:val="20"/>
            <w:lang w:eastAsia="zh-CN"/>
          </w:rPr>
          <w:drawing>
            <wp:inline distT="0" distB="0" distL="0" distR="0" wp14:anchorId="772619A9" wp14:editId="0BB36B99">
              <wp:extent cx="5594676" cy="3224574"/>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 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96974" cy="3225899"/>
                      </a:xfrm>
                      <a:prstGeom prst="rect">
                        <a:avLst/>
                      </a:prstGeom>
                    </pic:spPr>
                  </pic:pic>
                </a:graphicData>
              </a:graphic>
            </wp:inline>
          </w:drawing>
        </w:r>
      </w:ins>
    </w:p>
    <w:p w14:paraId="4DEB83EF" w14:textId="77777777" w:rsidR="0022764D" w:rsidRPr="00B74FC6" w:rsidRDefault="00395A08" w:rsidP="0022764D">
      <w:pPr>
        <w:spacing w:before="120" w:after="60" w:line="240" w:lineRule="auto"/>
        <w:ind w:left="432" w:right="432"/>
        <w:rPr>
          <w:ins w:id="3742" w:author="Yanfei Zhang" w:date="2022-04-05T21:21:00Z"/>
          <w:rFonts w:ascii="Palatino Linotype" w:hAnsi="Palatino Linotype"/>
          <w:sz w:val="18"/>
          <w:szCs w:val="18"/>
        </w:rPr>
      </w:pPr>
      <w:ins w:id="3743" w:author="Yanfei Zhang" w:date="2022-04-05T20:24:00Z">
        <w:r w:rsidRPr="00F237D7">
          <w:rPr>
            <w:rFonts w:ascii="Palatino Linotype" w:eastAsia="Palatino Linotype" w:hAnsi="Palatino Linotype" w:cs="Palatino Linotype"/>
            <w:b/>
            <w:sz w:val="18"/>
            <w:szCs w:val="18"/>
          </w:rPr>
          <w:t>Fig</w:t>
        </w:r>
        <w:r>
          <w:rPr>
            <w:rFonts w:ascii="Palatino Linotype" w:eastAsia="Palatino Linotype" w:hAnsi="Palatino Linotype" w:cs="Palatino Linotype"/>
            <w:b/>
            <w:sz w:val="18"/>
            <w:szCs w:val="18"/>
          </w:rPr>
          <w:t>ure</w:t>
        </w:r>
        <w:r w:rsidRPr="00F237D7">
          <w:rPr>
            <w:rFonts w:ascii="Palatino Linotype" w:eastAsia="Palatino Linotype" w:hAnsi="Palatino Linotype" w:cs="Palatino Linotype"/>
            <w:b/>
            <w:sz w:val="18"/>
            <w:szCs w:val="18"/>
          </w:rPr>
          <w:t xml:space="preserve"> </w:t>
        </w:r>
        <w:r w:rsidRPr="00F237D7">
          <w:rPr>
            <w:rFonts w:ascii="Palatino Linotype" w:eastAsia="Palatino Linotype" w:hAnsi="Palatino Linotype" w:cs="Palatino Linotype" w:hint="eastAsia"/>
            <w:b/>
            <w:sz w:val="18"/>
            <w:szCs w:val="18"/>
          </w:rPr>
          <w:t>S</w:t>
        </w:r>
      </w:ins>
      <w:ins w:id="3744" w:author="Yanfei Zhang" w:date="2022-04-05T21:20:00Z">
        <w:r w:rsidR="0022764D">
          <w:rPr>
            <w:rFonts w:ascii="Palatino Linotype" w:eastAsia="Palatino Linotype" w:hAnsi="Palatino Linotype" w:cs="Palatino Linotype"/>
            <w:b/>
            <w:sz w:val="18"/>
            <w:szCs w:val="18"/>
          </w:rPr>
          <w:t>9</w:t>
        </w:r>
      </w:ins>
      <w:ins w:id="3745" w:author="Yanfei Zhang" w:date="2022-04-05T20:24:00Z">
        <w:r w:rsidRPr="00F237D7">
          <w:rPr>
            <w:rFonts w:ascii="Palatino Linotype" w:eastAsia="Palatino Linotype" w:hAnsi="Palatino Linotype" w:cs="Palatino Linotype"/>
            <w:b/>
            <w:sz w:val="18"/>
            <w:szCs w:val="18"/>
          </w:rPr>
          <w:t>.</w:t>
        </w:r>
        <w:r w:rsidRPr="00F237D7">
          <w:rPr>
            <w:rFonts w:ascii="Palatino Linotype" w:eastAsia="Palatino Linotype" w:hAnsi="Palatino Linotype" w:cs="Palatino Linotype"/>
            <w:sz w:val="18"/>
            <w:szCs w:val="18"/>
          </w:rPr>
          <w:t xml:space="preserve"> The flux </w:t>
        </w:r>
        <w:r>
          <w:rPr>
            <w:rFonts w:ascii="Palatino Linotype" w:eastAsia="Palatino Linotype" w:hAnsi="Palatino Linotype" w:cs="Palatino Linotype"/>
            <w:sz w:val="18"/>
            <w:szCs w:val="18"/>
          </w:rPr>
          <w:t>of possible fermentation pathways</w:t>
        </w:r>
        <w:r w:rsidRPr="00F237D7">
          <w:rPr>
            <w:rFonts w:ascii="Palatino Linotype" w:eastAsia="Palatino Linotype" w:hAnsi="Palatino Linotype" w:cs="Palatino Linotype"/>
            <w:sz w:val="18"/>
            <w:szCs w:val="18"/>
          </w:rPr>
          <w:t xml:space="preserve">. </w:t>
        </w:r>
        <w:r>
          <w:rPr>
            <w:rFonts w:ascii="Palatino Linotype" w:eastAsia="Palatino Linotype" w:hAnsi="Palatino Linotype" w:cs="Palatino Linotype"/>
            <w:sz w:val="18"/>
            <w:szCs w:val="18"/>
          </w:rPr>
          <w:t xml:space="preserve">This flux pattern was obtained </w:t>
        </w:r>
        <w:r w:rsidRPr="00F237D7">
          <w:rPr>
            <w:rFonts w:ascii="Palatino Linotype" w:eastAsia="Palatino Linotype" w:hAnsi="Palatino Linotype" w:cs="Palatino Linotype"/>
            <w:sz w:val="18"/>
            <w:szCs w:val="18"/>
          </w:rPr>
          <w:t>by adding the export reactions for all the metabolites, blocking the oxygen import reaction and asking for the generati</w:t>
        </w:r>
        <w:r>
          <w:rPr>
            <w:rFonts w:ascii="Palatino Linotype" w:eastAsia="Palatino Linotype" w:hAnsi="Palatino Linotype" w:cs="Palatino Linotype"/>
            <w:sz w:val="18"/>
            <w:szCs w:val="18"/>
          </w:rPr>
          <w:t>o</w:t>
        </w:r>
        <w:r w:rsidRPr="00F237D7">
          <w:rPr>
            <w:rFonts w:ascii="Palatino Linotype" w:eastAsia="Palatino Linotype" w:hAnsi="Palatino Linotype" w:cs="Palatino Linotype"/>
            <w:sz w:val="18"/>
            <w:szCs w:val="18"/>
          </w:rPr>
          <w:t>n of ATP</w:t>
        </w:r>
        <w:r>
          <w:rPr>
            <w:rFonts w:ascii="Palatino Linotype" w:eastAsia="Palatino Linotype" w:hAnsi="Palatino Linotype" w:cs="Palatino Linotype"/>
            <w:sz w:val="18"/>
            <w:szCs w:val="18"/>
          </w:rPr>
          <w:t>. T</w:t>
        </w:r>
        <w:r w:rsidRPr="008712F0">
          <w:rPr>
            <w:rFonts w:ascii="Palatino Linotype" w:hAnsi="Palatino Linotype"/>
            <w:sz w:val="18"/>
            <w:szCs w:val="18"/>
            <w:lang w:eastAsia="zh-CN"/>
          </w:rPr>
          <w:t xml:space="preserve">he bound of glucose exchange reaction </w:t>
        </w:r>
        <w:r>
          <w:rPr>
            <w:rFonts w:ascii="Palatino Linotype" w:hAnsi="Palatino Linotype"/>
            <w:sz w:val="18"/>
            <w:szCs w:val="18"/>
            <w:lang w:eastAsia="zh-CN"/>
          </w:rPr>
          <w:t xml:space="preserve">was </w:t>
        </w:r>
        <w:r w:rsidRPr="008712F0">
          <w:rPr>
            <w:rFonts w:ascii="Palatino Linotype" w:hAnsi="Palatino Linotype"/>
            <w:sz w:val="18"/>
            <w:szCs w:val="18"/>
            <w:lang w:eastAsia="zh-CN"/>
          </w:rPr>
          <w:t>fixed at 1</w:t>
        </w:r>
        <w:r w:rsidRPr="008712F0">
          <w:rPr>
            <w:rFonts w:ascii="Palatino Linotype" w:eastAsia="Palatino Linotype" w:hAnsi="Palatino Linotype"/>
            <w:sz w:val="18"/>
            <w:szCs w:val="18"/>
          </w:rPr>
          <w:t xml:space="preserve"> </w:t>
        </w:r>
        <w:proofErr w:type="spellStart"/>
        <w:r w:rsidRPr="008712F0">
          <w:rPr>
            <w:rFonts w:ascii="Palatino Linotype" w:eastAsia="Palatino Linotype" w:hAnsi="Palatino Linotype"/>
            <w:sz w:val="18"/>
            <w:szCs w:val="18"/>
          </w:rPr>
          <w:t>mmol</w:t>
        </w:r>
        <w:proofErr w:type="spellEnd"/>
        <w:r w:rsidRPr="008712F0">
          <w:rPr>
            <w:rFonts w:ascii="Palatino Linotype" w:eastAsia="Palatino Linotype" w:hAnsi="Palatino Linotype"/>
            <w:sz w:val="18"/>
            <w:szCs w:val="18"/>
          </w:rPr>
          <w:t xml:space="preserve"> gDW</w:t>
        </w:r>
        <w:r w:rsidRPr="008712F0">
          <w:rPr>
            <w:rFonts w:ascii="Palatino Linotype" w:eastAsia="Palatino Linotype" w:hAnsi="Palatino Linotype"/>
            <w:sz w:val="18"/>
            <w:szCs w:val="18"/>
            <w:vertAlign w:val="superscript"/>
          </w:rPr>
          <w:t>-1</w:t>
        </w:r>
        <w:r w:rsidRPr="008712F0">
          <w:rPr>
            <w:rFonts w:ascii="Palatino Linotype" w:eastAsia="Palatino Linotype" w:hAnsi="Palatino Linotype"/>
            <w:sz w:val="18"/>
            <w:szCs w:val="18"/>
          </w:rPr>
          <w:t xml:space="preserve"> h</w:t>
        </w:r>
        <w:r w:rsidRPr="008712F0">
          <w:rPr>
            <w:rFonts w:ascii="Palatino Linotype" w:eastAsia="Palatino Linotype" w:hAnsi="Palatino Linotype"/>
            <w:sz w:val="18"/>
            <w:szCs w:val="18"/>
            <w:vertAlign w:val="superscript"/>
          </w:rPr>
          <w:t>-1</w:t>
        </w:r>
        <w:r>
          <w:rPr>
            <w:rFonts w:ascii="Palatino Linotype" w:eastAsia="Palatino Linotype" w:hAnsi="Palatino Linotype"/>
            <w:sz w:val="18"/>
            <w:szCs w:val="18"/>
          </w:rPr>
          <w:t>, t</w:t>
        </w:r>
        <w:r w:rsidRPr="008712F0">
          <w:rPr>
            <w:rFonts w:ascii="Palatino Linotype" w:eastAsia="Palatino Linotype" w:hAnsi="Palatino Linotype"/>
            <w:sz w:val="18"/>
            <w:szCs w:val="18"/>
          </w:rPr>
          <w:t xml:space="preserve">he NGAM </w:t>
        </w:r>
        <w:r>
          <w:rPr>
            <w:rFonts w:ascii="Palatino Linotype" w:eastAsia="Palatino Linotype" w:hAnsi="Palatino Linotype"/>
            <w:sz w:val="18"/>
            <w:szCs w:val="18"/>
          </w:rPr>
          <w:t xml:space="preserve">(non-growth-rate-associated maintenance, a mere ATP hydrolysis) </w:t>
        </w:r>
        <w:r w:rsidRPr="008712F0">
          <w:rPr>
            <w:rFonts w:ascii="Palatino Linotype" w:eastAsia="Palatino Linotype" w:hAnsi="Palatino Linotype"/>
            <w:sz w:val="18"/>
            <w:szCs w:val="18"/>
          </w:rPr>
          <w:t xml:space="preserve">reaction </w:t>
        </w:r>
        <w:r>
          <w:rPr>
            <w:rFonts w:ascii="Palatino Linotype" w:eastAsia="Palatino Linotype" w:hAnsi="Palatino Linotype"/>
            <w:sz w:val="18"/>
            <w:szCs w:val="18"/>
          </w:rPr>
          <w:t>was</w:t>
        </w:r>
        <w:r w:rsidRPr="008712F0">
          <w:rPr>
            <w:rFonts w:ascii="Palatino Linotype" w:eastAsia="Palatino Linotype" w:hAnsi="Palatino Linotype"/>
            <w:sz w:val="18"/>
            <w:szCs w:val="18"/>
          </w:rPr>
          <w:t xml:space="preserve"> </w:t>
        </w:r>
        <w:r>
          <w:rPr>
            <w:rFonts w:ascii="Palatino Linotype" w:eastAsia="Palatino Linotype" w:hAnsi="Palatino Linotype"/>
            <w:sz w:val="18"/>
            <w:szCs w:val="18"/>
          </w:rPr>
          <w:t>used</w:t>
        </w:r>
        <w:r w:rsidRPr="008712F0">
          <w:rPr>
            <w:rFonts w:ascii="Palatino Linotype" w:eastAsia="Palatino Linotype" w:hAnsi="Palatino Linotype"/>
            <w:sz w:val="18"/>
            <w:szCs w:val="18"/>
          </w:rPr>
          <w:t xml:space="preserve"> as the objective </w:t>
        </w:r>
        <w:r>
          <w:rPr>
            <w:rFonts w:ascii="Palatino Linotype" w:eastAsia="Palatino Linotype" w:hAnsi="Palatino Linotype"/>
            <w:sz w:val="18"/>
            <w:szCs w:val="18"/>
          </w:rPr>
          <w:t>function when</w:t>
        </w:r>
        <w:r w:rsidRPr="008712F0">
          <w:rPr>
            <w:rFonts w:ascii="Palatino Linotype" w:eastAsia="Palatino Linotype" w:hAnsi="Palatino Linotype"/>
            <w:sz w:val="18"/>
            <w:szCs w:val="18"/>
          </w:rPr>
          <w:t xml:space="preserve"> running </w:t>
        </w:r>
        <w:r>
          <w:rPr>
            <w:rFonts w:ascii="Palatino Linotype" w:eastAsia="Palatino Linotype" w:hAnsi="Palatino Linotype"/>
            <w:sz w:val="18"/>
            <w:szCs w:val="18"/>
          </w:rPr>
          <w:t xml:space="preserve">the </w:t>
        </w:r>
        <w:r w:rsidRPr="008712F0">
          <w:rPr>
            <w:rFonts w:ascii="Palatino Linotype" w:eastAsia="Palatino Linotype" w:hAnsi="Palatino Linotype"/>
            <w:sz w:val="18"/>
            <w:szCs w:val="18"/>
          </w:rPr>
          <w:t>FBA</w:t>
        </w:r>
        <w:r w:rsidRPr="00EA4455">
          <w:rPr>
            <w:rFonts w:ascii="Palatino Linotype" w:eastAsia="Palatino Linotype" w:hAnsi="Palatino Linotype"/>
            <w:sz w:val="18"/>
            <w:szCs w:val="18"/>
          </w:rPr>
          <w:t xml:space="preserve">. </w:t>
        </w:r>
        <w:r w:rsidRPr="00EA4455">
          <w:rPr>
            <w:rFonts w:ascii="Palatino Linotype" w:eastAsia="Palatino Linotype" w:hAnsi="Palatino Linotype" w:cs="Palatino Linotype"/>
            <w:sz w:val="18"/>
            <w:szCs w:val="18"/>
          </w:rPr>
          <w:t>The file named “</w:t>
        </w:r>
      </w:ins>
      <w:ins w:id="3746" w:author="Yanfei Zhang" w:date="2022-04-05T21:21:00Z">
        <w:r w:rsidR="0022764D" w:rsidRPr="00E30CFC">
          <w:rPr>
            <w:rFonts w:ascii="Palatino Linotype" w:eastAsia="Palatino Linotype" w:hAnsi="Palatino Linotype" w:cs="Palatino Linotype"/>
            <w:sz w:val="18"/>
            <w:szCs w:val="18"/>
          </w:rPr>
          <w:t xml:space="preserve">Simulation there is no shift from respiration to lactate </w:t>
        </w:r>
        <w:r w:rsidR="0022764D">
          <w:rPr>
            <w:rFonts w:ascii="Palatino Linotype" w:eastAsia="Palatino Linotype" w:hAnsi="Palatino Linotype" w:cs="Palatino Linotype"/>
            <w:sz w:val="18"/>
            <w:szCs w:val="18"/>
          </w:rPr>
          <w:t xml:space="preserve">fermentation in S. </w:t>
        </w:r>
        <w:proofErr w:type="spellStart"/>
        <w:r w:rsidR="0022764D">
          <w:rPr>
            <w:rFonts w:ascii="Palatino Linotype" w:eastAsia="Palatino Linotype" w:hAnsi="Palatino Linotype" w:cs="Palatino Linotype"/>
            <w:sz w:val="18"/>
            <w:szCs w:val="18"/>
          </w:rPr>
          <w:t>solfataricus</w:t>
        </w:r>
      </w:ins>
      <w:proofErr w:type="spellEnd"/>
      <w:ins w:id="3747" w:author="Yanfei Zhang" w:date="2022-04-05T20:24:00Z">
        <w:r w:rsidRPr="00EA4455">
          <w:rPr>
            <w:rFonts w:ascii="Palatino Linotype" w:eastAsia="Palatino Linotype" w:hAnsi="Palatino Linotype" w:cs="Palatino Linotype"/>
            <w:sz w:val="18"/>
            <w:szCs w:val="18"/>
          </w:rPr>
          <w:t xml:space="preserve">” found in the </w:t>
        </w:r>
        <w:proofErr w:type="spellStart"/>
        <w:r w:rsidRPr="00EA4455">
          <w:rPr>
            <w:rFonts w:ascii="Palatino Linotype" w:eastAsia="Palatino Linotype" w:hAnsi="Palatino Linotype" w:cs="Palatino Linotype"/>
            <w:sz w:val="18"/>
            <w:szCs w:val="18"/>
          </w:rPr>
          <w:t>Github</w:t>
        </w:r>
        <w:proofErr w:type="spellEnd"/>
        <w:r w:rsidRPr="00EA4455">
          <w:rPr>
            <w:rFonts w:ascii="Palatino Linotype" w:eastAsia="Palatino Linotype" w:hAnsi="Palatino Linotype" w:cs="Palatino Linotype"/>
            <w:sz w:val="18"/>
            <w:szCs w:val="18"/>
          </w:rPr>
          <w:t xml:space="preserve"> repository under the folder name “codes” showed all the simulations. </w:t>
        </w:r>
      </w:ins>
      <w:ins w:id="3748" w:author="Yanfei Zhang" w:date="2022-04-05T21:21:00Z">
        <w:r w:rsidR="0022764D">
          <w:rPr>
            <w:rFonts w:ascii="Palatino Linotype" w:eastAsia="Palatino Linotype" w:hAnsi="Palatino Linotype" w:cs="Palatino Linotype"/>
            <w:sz w:val="18"/>
            <w:szCs w:val="18"/>
          </w:rPr>
          <w:t>Gray color corresponds to zero flux, while gradients of green, brown, and yellow correspond to non-zero flux, and from green to brown the flux increased.</w:t>
        </w:r>
        <w:r w:rsidR="0022764D">
          <w:rPr>
            <w:rFonts w:ascii="Palatino Linotype" w:eastAsia="Palatino Linotype" w:hAnsi="Palatino Linotype"/>
            <w:sz w:val="18"/>
            <w:szCs w:val="18"/>
          </w:rPr>
          <w:t xml:space="preserve"> </w:t>
        </w:r>
      </w:ins>
    </w:p>
    <w:p w14:paraId="4D196410" w14:textId="22250FE0" w:rsidR="00395A08" w:rsidRDefault="00395A08" w:rsidP="00CB7250">
      <w:pPr>
        <w:pBdr>
          <w:top w:val="nil"/>
          <w:left w:val="nil"/>
          <w:bottom w:val="nil"/>
          <w:right w:val="nil"/>
          <w:between w:val="nil"/>
        </w:pBdr>
        <w:spacing w:line="240" w:lineRule="auto"/>
        <w:ind w:firstLine="288"/>
        <w:rPr>
          <w:ins w:id="3749" w:author="Yanfei Zhang" w:date="2022-04-05T20:24:00Z"/>
          <w:rFonts w:ascii="Palatino Linotype" w:eastAsia="Palatino Linotype" w:hAnsi="Palatino Linotype" w:cs="Palatino Linotype"/>
          <w:sz w:val="20"/>
          <w:szCs w:val="20"/>
        </w:rPr>
        <w:pPrChange w:id="3750" w:author="Yanfei Zhang" w:date="2022-04-05T21:32:00Z">
          <w:pPr>
            <w:pBdr>
              <w:top w:val="nil"/>
              <w:left w:val="nil"/>
              <w:bottom w:val="nil"/>
              <w:right w:val="nil"/>
              <w:between w:val="nil"/>
            </w:pBdr>
            <w:spacing w:line="240" w:lineRule="auto"/>
          </w:pPr>
        </w:pPrChange>
      </w:pPr>
      <w:ins w:id="3751" w:author="Yanfei Zhang" w:date="2022-04-05T20:24:00Z">
        <w:r>
          <w:rPr>
            <w:rFonts w:ascii="Palatino Linotype" w:eastAsia="Palatino Linotype" w:hAnsi="Palatino Linotype" w:cs="Palatino Linotype"/>
            <w:sz w:val="20"/>
            <w:szCs w:val="20"/>
          </w:rPr>
          <w:t>We also checked whether there are electron acceptors alternative to molecula</w:t>
        </w:r>
        <w:r w:rsidR="00713037">
          <w:rPr>
            <w:rFonts w:ascii="Palatino Linotype" w:eastAsia="Palatino Linotype" w:hAnsi="Palatino Linotype" w:cs="Palatino Linotype"/>
            <w:sz w:val="20"/>
            <w:szCs w:val="20"/>
          </w:rPr>
          <w:t>r oxygen such as sulfur or nitr</w:t>
        </w:r>
      </w:ins>
      <w:ins w:id="3752" w:author="Yanfei Zhang" w:date="2022-04-06T19:52:00Z">
        <w:r w:rsidR="00D53600">
          <w:rPr>
            <w:rFonts w:ascii="Palatino Linotype" w:eastAsia="Palatino Linotype" w:hAnsi="Palatino Linotype" w:cs="Palatino Linotype"/>
            <w:sz w:val="20"/>
            <w:szCs w:val="20"/>
          </w:rPr>
          <w:t>a</w:t>
        </w:r>
      </w:ins>
      <w:ins w:id="3753" w:author="Yanfei Zhang" w:date="2022-04-05T20:24:00Z">
        <w:r>
          <w:rPr>
            <w:rFonts w:ascii="Palatino Linotype" w:eastAsia="Palatino Linotype" w:hAnsi="Palatino Linotype" w:cs="Palatino Linotype"/>
            <w:sz w:val="20"/>
            <w:szCs w:val="20"/>
          </w:rPr>
          <w:t xml:space="preserve">te to which the electron transfer chain of </w:t>
        </w:r>
        <w:r w:rsidRPr="00054FA8">
          <w:rPr>
            <w:rFonts w:ascii="Palatino Linotype" w:eastAsia="Palatino Linotype" w:hAnsi="Palatino Linotype" w:cs="Palatino Linotype"/>
            <w:i/>
            <w:sz w:val="20"/>
            <w:szCs w:val="20"/>
          </w:rPr>
          <w:t xml:space="preserve">S. </w:t>
        </w:r>
        <w:proofErr w:type="spellStart"/>
        <w:r w:rsidRPr="00054FA8">
          <w:rPr>
            <w:rFonts w:ascii="Palatino Linotype" w:eastAsia="Palatino Linotype" w:hAnsi="Palatino Linotype" w:cs="Palatino Linotype"/>
            <w:i/>
            <w:sz w:val="20"/>
            <w:szCs w:val="20"/>
          </w:rPr>
          <w:t>sol</w:t>
        </w:r>
        <w:r>
          <w:rPr>
            <w:rFonts w:ascii="Palatino Linotype" w:eastAsia="Palatino Linotype" w:hAnsi="Palatino Linotype" w:cs="Palatino Linotype"/>
            <w:i/>
            <w:sz w:val="20"/>
            <w:szCs w:val="20"/>
          </w:rPr>
          <w:t>f</w:t>
        </w:r>
        <w:r w:rsidRPr="00054FA8">
          <w:rPr>
            <w:rFonts w:ascii="Palatino Linotype" w:eastAsia="Palatino Linotype" w:hAnsi="Palatino Linotype" w:cs="Palatino Linotype"/>
            <w:i/>
            <w:sz w:val="20"/>
            <w:szCs w:val="20"/>
          </w:rPr>
          <w:t>ataricus</w:t>
        </w:r>
        <w:proofErr w:type="spellEnd"/>
        <w:r w:rsidR="00CB7250">
          <w:rPr>
            <w:rFonts w:ascii="Palatino Linotype" w:eastAsia="Palatino Linotype" w:hAnsi="Palatino Linotype" w:cs="Palatino Linotype"/>
            <w:sz w:val="20"/>
            <w:szCs w:val="20"/>
          </w:rPr>
          <w:t xml:space="preserve"> might be accessible.</w:t>
        </w:r>
        <w:r>
          <w:rPr>
            <w:rFonts w:ascii="Palatino Linotype" w:eastAsia="Palatino Linotype" w:hAnsi="Palatino Linotype" w:cs="Palatino Linotype"/>
            <w:sz w:val="20"/>
            <w:szCs w:val="20"/>
          </w:rPr>
          <w:t xml:space="preserve"> If so, </w:t>
        </w:r>
        <w:r w:rsidRPr="00054FA8">
          <w:rPr>
            <w:rFonts w:ascii="Palatino Linotype" w:eastAsia="Palatino Linotype" w:hAnsi="Palatino Linotype" w:cs="Palatino Linotype"/>
            <w:sz w:val="20"/>
            <w:szCs w:val="20"/>
          </w:rPr>
          <w:t xml:space="preserve">the organism might engage in anaerobic respiration </w:t>
        </w:r>
        <w:r>
          <w:rPr>
            <w:rFonts w:ascii="Palatino Linotype" w:eastAsia="Palatino Linotype" w:hAnsi="Palatino Linotype" w:cs="Palatino Linotype"/>
            <w:sz w:val="20"/>
            <w:szCs w:val="20"/>
          </w:rPr>
          <w:t xml:space="preserve">with those electron acceptors </w:t>
        </w:r>
        <w:r w:rsidRPr="00054FA8">
          <w:rPr>
            <w:rFonts w:ascii="Palatino Linotype" w:eastAsia="Palatino Linotype" w:hAnsi="Palatino Linotype" w:cs="Palatino Linotype"/>
            <w:sz w:val="20"/>
            <w:szCs w:val="20"/>
          </w:rPr>
          <w:t>to generate a proton motive force and hence ATP</w:t>
        </w:r>
        <w:r>
          <w:rPr>
            <w:rFonts w:ascii="Palatino Linotype" w:eastAsia="Palatino Linotype" w:hAnsi="Palatino Linotype" w:cs="Palatino Linotype"/>
            <w:sz w:val="20"/>
            <w:szCs w:val="20"/>
          </w:rPr>
          <w:t>.</w:t>
        </w:r>
        <w:r w:rsidRPr="00054FA8">
          <w:rPr>
            <w:rFonts w:ascii="Palatino Linotype" w:eastAsia="Palatino Linotype" w:hAnsi="Palatino Linotype" w:cs="Palatino Linotype"/>
            <w:sz w:val="20"/>
            <w:szCs w:val="20"/>
          </w:rPr>
          <w:t xml:space="preserve"> </w:t>
        </w:r>
        <w:r>
          <w:rPr>
            <w:rFonts w:ascii="Palatino Linotype" w:eastAsia="Palatino Linotype" w:hAnsi="Palatino Linotype" w:cs="Palatino Linotype"/>
            <w:sz w:val="20"/>
            <w:szCs w:val="20"/>
          </w:rPr>
          <w:t>W</w:t>
        </w:r>
        <w:r w:rsidRPr="00054FA8">
          <w:rPr>
            <w:rFonts w:ascii="Palatino Linotype" w:eastAsia="Palatino Linotype" w:hAnsi="Palatino Linotype" w:cs="Palatino Linotype"/>
            <w:sz w:val="20"/>
            <w:szCs w:val="20"/>
          </w:rPr>
          <w:t xml:space="preserve">e found that there are no reactions </w:t>
        </w:r>
        <w:r>
          <w:rPr>
            <w:rFonts w:ascii="Palatino Linotype" w:eastAsia="Palatino Linotype" w:hAnsi="Palatino Linotype" w:cs="Palatino Linotype"/>
            <w:sz w:val="20"/>
            <w:szCs w:val="20"/>
          </w:rPr>
          <w:t xml:space="preserve">in the GEMM </w:t>
        </w:r>
        <w:r w:rsidRPr="00054FA8">
          <w:rPr>
            <w:rFonts w:ascii="Palatino Linotype" w:eastAsia="Palatino Linotype" w:hAnsi="Palatino Linotype" w:cs="Palatino Linotype"/>
            <w:sz w:val="20"/>
            <w:szCs w:val="20"/>
          </w:rPr>
          <w:t>using nitrite</w:t>
        </w:r>
        <w:r>
          <w:rPr>
            <w:rFonts w:ascii="Palatino Linotype" w:eastAsia="Palatino Linotype" w:hAnsi="Palatino Linotype" w:cs="Palatino Linotype"/>
            <w:sz w:val="20"/>
            <w:szCs w:val="20"/>
          </w:rPr>
          <w:t xml:space="preserve"> as substrate or product</w:t>
        </w:r>
        <w:r w:rsidRPr="00054FA8">
          <w:rPr>
            <w:rFonts w:ascii="Palatino Linotype" w:eastAsia="Palatino Linotype" w:hAnsi="Palatino Linotype" w:cs="Palatino Linotype"/>
            <w:sz w:val="20"/>
            <w:szCs w:val="20"/>
          </w:rPr>
          <w:t>. Apart from th</w:t>
        </w:r>
        <w:r>
          <w:rPr>
            <w:rFonts w:ascii="Palatino Linotype" w:eastAsia="Palatino Linotype" w:hAnsi="Palatino Linotype" w:cs="Palatino Linotype"/>
            <w:sz w:val="20"/>
            <w:szCs w:val="20"/>
          </w:rPr>
          <w:t>is</w:t>
        </w:r>
        <w:r w:rsidRPr="00054FA8">
          <w:rPr>
            <w:rFonts w:ascii="Palatino Linotype" w:eastAsia="Palatino Linotype" w:hAnsi="Palatino Linotype" w:cs="Palatino Linotype"/>
            <w:sz w:val="20"/>
            <w:szCs w:val="20"/>
          </w:rPr>
          <w:t xml:space="preserve"> we also checked the database KEGG and PATRIC and we did not find any </w:t>
        </w:r>
        <w:r>
          <w:rPr>
            <w:rFonts w:ascii="Palatino Linotype" w:eastAsia="Palatino Linotype" w:hAnsi="Palatino Linotype" w:cs="Palatino Linotype"/>
            <w:sz w:val="20"/>
            <w:szCs w:val="20"/>
          </w:rPr>
          <w:t>experimental indication</w:t>
        </w:r>
        <w:r w:rsidRPr="00054FA8">
          <w:rPr>
            <w:rFonts w:ascii="Palatino Linotype" w:eastAsia="Palatino Linotype" w:hAnsi="Palatino Linotype" w:cs="Palatino Linotype"/>
            <w:sz w:val="20"/>
            <w:szCs w:val="20"/>
          </w:rPr>
          <w:t xml:space="preserve">s </w:t>
        </w:r>
        <w:r>
          <w:rPr>
            <w:rFonts w:ascii="Palatino Linotype" w:eastAsia="Palatino Linotype" w:hAnsi="Palatino Linotype" w:cs="Palatino Linotype"/>
            <w:sz w:val="20"/>
            <w:szCs w:val="20"/>
          </w:rPr>
          <w:t>of</w:t>
        </w:r>
        <w:r w:rsidRPr="00054FA8">
          <w:rPr>
            <w:rFonts w:ascii="Palatino Linotype" w:eastAsia="Palatino Linotype" w:hAnsi="Palatino Linotype" w:cs="Palatino Linotype"/>
            <w:sz w:val="20"/>
            <w:szCs w:val="20"/>
          </w:rPr>
          <w:t xml:space="preserve"> this organism </w:t>
        </w:r>
        <w:r>
          <w:rPr>
            <w:rFonts w:ascii="Palatino Linotype" w:eastAsia="Palatino Linotype" w:hAnsi="Palatino Linotype" w:cs="Palatino Linotype"/>
            <w:sz w:val="20"/>
            <w:szCs w:val="20"/>
          </w:rPr>
          <w:t>being able to</w:t>
        </w:r>
        <w:r w:rsidRPr="00054FA8">
          <w:rPr>
            <w:rFonts w:ascii="Palatino Linotype" w:eastAsia="Palatino Linotype" w:hAnsi="Palatino Linotype" w:cs="Palatino Linotype"/>
            <w:sz w:val="20"/>
            <w:szCs w:val="20"/>
          </w:rPr>
          <w:t xml:space="preserve"> use nitrite as electron accept</w:t>
        </w:r>
        <w:r>
          <w:rPr>
            <w:rFonts w:ascii="Palatino Linotype" w:eastAsia="Palatino Linotype" w:hAnsi="Palatino Linotype" w:cs="Palatino Linotype"/>
            <w:sz w:val="20"/>
            <w:szCs w:val="20"/>
          </w:rPr>
          <w:t>o</w:t>
        </w:r>
        <w:r w:rsidRPr="00054FA8">
          <w:rPr>
            <w:rFonts w:ascii="Palatino Linotype" w:eastAsia="Palatino Linotype" w:hAnsi="Palatino Linotype" w:cs="Palatino Linotype"/>
            <w:sz w:val="20"/>
            <w:szCs w:val="20"/>
          </w:rPr>
          <w:t>r</w:t>
        </w:r>
        <w:r>
          <w:rPr>
            <w:rFonts w:ascii="Palatino Linotype" w:eastAsia="Palatino Linotype" w:hAnsi="Palatino Linotype" w:cs="Palatino Linotype"/>
            <w:sz w:val="20"/>
            <w:szCs w:val="20"/>
          </w:rPr>
          <w:t>. There is only one reaction involving nitrate, which is a nitrate transport reaction. Neither NO nor N</w:t>
        </w:r>
        <w:r w:rsidRPr="005F225B">
          <w:rPr>
            <w:rFonts w:ascii="Palatino Linotype" w:eastAsia="Palatino Linotype" w:hAnsi="Palatino Linotype" w:cs="Palatino Linotype"/>
            <w:sz w:val="20"/>
            <w:szCs w:val="20"/>
            <w:vertAlign w:val="subscript"/>
          </w:rPr>
          <w:t>2</w:t>
        </w:r>
        <w:r>
          <w:rPr>
            <w:rFonts w:ascii="Palatino Linotype" w:eastAsia="Palatino Linotype" w:hAnsi="Palatino Linotype" w:cs="Palatino Linotype"/>
            <w:sz w:val="20"/>
            <w:szCs w:val="20"/>
          </w:rPr>
          <w:t xml:space="preserve">O exist in the map. </w:t>
        </w:r>
      </w:ins>
    </w:p>
    <w:p w14:paraId="62209380" w14:textId="65EFBF3E" w:rsidR="00395A08" w:rsidRDefault="00395A08" w:rsidP="00395A08">
      <w:pPr>
        <w:pBdr>
          <w:top w:val="nil"/>
          <w:left w:val="nil"/>
          <w:bottom w:val="nil"/>
          <w:right w:val="nil"/>
          <w:between w:val="nil"/>
        </w:pBdr>
        <w:spacing w:line="240" w:lineRule="auto"/>
        <w:ind w:firstLine="432"/>
        <w:rPr>
          <w:ins w:id="3754" w:author="Yanfei Zhang" w:date="2022-04-05T20:24:00Z"/>
          <w:rFonts w:ascii="Palatino Linotype" w:eastAsia="Palatino Linotype" w:hAnsi="Palatino Linotype" w:cs="Palatino Linotype"/>
          <w:sz w:val="20"/>
          <w:szCs w:val="20"/>
        </w:rPr>
      </w:pPr>
      <w:ins w:id="3755" w:author="Yanfei Zhang" w:date="2022-04-05T20:24:00Z">
        <w:r>
          <w:rPr>
            <w:rFonts w:ascii="Palatino Linotype" w:eastAsia="Palatino Linotype" w:hAnsi="Palatino Linotype" w:cs="Palatino Linotype"/>
            <w:sz w:val="20"/>
            <w:szCs w:val="20"/>
          </w:rPr>
          <w:t xml:space="preserve">Some organisms, such as </w:t>
        </w:r>
        <w:proofErr w:type="spellStart"/>
        <w:r>
          <w:rPr>
            <w:rFonts w:ascii="Palatino Linotype" w:eastAsia="Palatino Linotype" w:hAnsi="Palatino Linotype" w:cs="Palatino Linotype"/>
            <w:sz w:val="20"/>
            <w:szCs w:val="20"/>
          </w:rPr>
          <w:t>archaeoglobus</w:t>
        </w:r>
        <w:proofErr w:type="spellEnd"/>
        <w:r>
          <w:rPr>
            <w:rFonts w:ascii="Palatino Linotype" w:eastAsia="Palatino Linotype" w:hAnsi="Palatino Linotype" w:cs="Palatino Linotype"/>
            <w:sz w:val="20"/>
            <w:szCs w:val="20"/>
          </w:rPr>
          <w:t xml:space="preserve"> (</w:t>
        </w:r>
        <w:proofErr w:type="spellStart"/>
        <w:r>
          <w:rPr>
            <w:rFonts w:ascii="Palatino Linotype" w:eastAsia="Palatino Linotype" w:hAnsi="Palatino Linotype" w:cs="Palatino Linotype"/>
            <w:sz w:val="20"/>
            <w:szCs w:val="20"/>
          </w:rPr>
          <w:t>Vetriani</w:t>
        </w:r>
        <w:proofErr w:type="spellEnd"/>
        <w:r>
          <w:rPr>
            <w:rFonts w:ascii="Palatino Linotype" w:eastAsia="Palatino Linotype" w:hAnsi="Palatino Linotype" w:cs="Palatino Linotype"/>
            <w:sz w:val="20"/>
            <w:szCs w:val="20"/>
          </w:rPr>
          <w:t xml:space="preserve">, 2001), also use sulfate or sulfur as electron acceptor, in what is called sulfur respiration. </w:t>
        </w:r>
        <w:r w:rsidRPr="00054FA8">
          <w:rPr>
            <w:rFonts w:ascii="Palatino Linotype" w:eastAsia="Palatino Linotype" w:hAnsi="Palatino Linotype" w:cs="Palatino Linotype"/>
            <w:sz w:val="20"/>
            <w:szCs w:val="20"/>
          </w:rPr>
          <w:t xml:space="preserve">Sulfur respiration has been proposed to be an ancestral mode of </w:t>
        </w:r>
        <w:r>
          <w:rPr>
            <w:rFonts w:ascii="Palatino Linotype" w:eastAsia="Palatino Linotype" w:hAnsi="Palatino Linotype" w:cs="Palatino Linotype"/>
            <w:sz w:val="20"/>
            <w:szCs w:val="20"/>
          </w:rPr>
          <w:t>Gibbs energy provision as on early Earth there was no molecular oxygen</w:t>
        </w:r>
        <w:r w:rsidRPr="00054FA8">
          <w:rPr>
            <w:rFonts w:ascii="Palatino Linotype" w:eastAsia="Palatino Linotype" w:hAnsi="Palatino Linotype" w:cs="Palatino Linotype"/>
            <w:sz w:val="20"/>
            <w:szCs w:val="20"/>
          </w:rPr>
          <w:t xml:space="preserve"> </w:t>
        </w:r>
        <w:r>
          <w:rPr>
            <w:rFonts w:ascii="Palatino Linotype" w:eastAsia="Palatino Linotype" w:hAnsi="Palatino Linotype" w:cs="Palatino Linotype"/>
            <w:sz w:val="20"/>
            <w:szCs w:val="20"/>
          </w:rPr>
          <w:t>available</w:t>
        </w:r>
        <w:r w:rsidRPr="00054FA8">
          <w:rPr>
            <w:rFonts w:ascii="Palatino Linotype" w:eastAsia="Palatino Linotype" w:hAnsi="Palatino Linotype" w:cs="Palatino Linotype"/>
            <w:sz w:val="20"/>
            <w:szCs w:val="20"/>
          </w:rPr>
          <w:t>: (</w:t>
        </w:r>
        <w:proofErr w:type="spellStart"/>
        <w:r w:rsidRPr="00054FA8">
          <w:rPr>
            <w:rFonts w:ascii="Palatino Linotype" w:eastAsia="Palatino Linotype" w:hAnsi="Palatino Linotype" w:cs="Palatino Linotype"/>
            <w:sz w:val="20"/>
            <w:szCs w:val="20"/>
          </w:rPr>
          <w:t>i</w:t>
        </w:r>
        <w:proofErr w:type="spellEnd"/>
        <w:r w:rsidRPr="00054FA8">
          <w:rPr>
            <w:rFonts w:ascii="Palatino Linotype" w:eastAsia="Palatino Linotype" w:hAnsi="Palatino Linotype" w:cs="Palatino Linotype"/>
            <w:sz w:val="20"/>
            <w:szCs w:val="20"/>
          </w:rPr>
          <w:t>) Volcanic S</w:t>
        </w:r>
        <w:r w:rsidRPr="0050559A">
          <w:rPr>
            <w:rFonts w:ascii="Palatino Linotype" w:eastAsia="Palatino Linotype" w:hAnsi="Palatino Linotype" w:cs="Palatino Linotype"/>
            <w:sz w:val="20"/>
            <w:szCs w:val="20"/>
            <w:vertAlign w:val="subscript"/>
          </w:rPr>
          <w:t>0</w:t>
        </w:r>
        <w:r w:rsidRPr="00054FA8">
          <w:rPr>
            <w:rFonts w:ascii="Palatino Linotype" w:eastAsia="Palatino Linotype" w:hAnsi="Palatino Linotype" w:cs="Palatino Linotype"/>
            <w:sz w:val="20"/>
            <w:szCs w:val="20"/>
          </w:rPr>
          <w:t xml:space="preserve"> was one of the most abundant electron acceptors in the early atmosphere, and (ii) the capacity to reduce S</w:t>
        </w:r>
        <w:r w:rsidRPr="0050559A">
          <w:rPr>
            <w:rFonts w:ascii="Palatino Linotype" w:eastAsia="Palatino Linotype" w:hAnsi="Palatino Linotype" w:cs="Palatino Linotype"/>
            <w:sz w:val="20"/>
            <w:szCs w:val="20"/>
            <w:vertAlign w:val="subscript"/>
          </w:rPr>
          <w:t>0</w:t>
        </w:r>
        <w:r w:rsidRPr="00054FA8">
          <w:rPr>
            <w:rFonts w:ascii="Palatino Linotype" w:eastAsia="Palatino Linotype" w:hAnsi="Palatino Linotype" w:cs="Palatino Linotype"/>
            <w:sz w:val="20"/>
            <w:szCs w:val="20"/>
          </w:rPr>
          <w:t xml:space="preserve"> to H</w:t>
        </w:r>
        <w:r w:rsidRPr="0050559A">
          <w:rPr>
            <w:rFonts w:ascii="Palatino Linotype" w:eastAsia="Palatino Linotype" w:hAnsi="Palatino Linotype" w:cs="Palatino Linotype"/>
            <w:sz w:val="20"/>
            <w:szCs w:val="20"/>
            <w:vertAlign w:val="subscript"/>
          </w:rPr>
          <w:t>2</w:t>
        </w:r>
        <w:r w:rsidRPr="00054FA8">
          <w:rPr>
            <w:rFonts w:ascii="Palatino Linotype" w:eastAsia="Palatino Linotype" w:hAnsi="Palatino Linotype" w:cs="Palatino Linotype"/>
            <w:sz w:val="20"/>
            <w:szCs w:val="20"/>
          </w:rPr>
          <w:t xml:space="preserve">S is common among anaerobic, </w:t>
        </w:r>
        <w:proofErr w:type="spellStart"/>
        <w:r w:rsidRPr="00054FA8">
          <w:rPr>
            <w:rFonts w:ascii="Palatino Linotype" w:eastAsia="Palatino Linotype" w:hAnsi="Palatino Linotype" w:cs="Palatino Linotype"/>
            <w:sz w:val="20"/>
            <w:szCs w:val="20"/>
          </w:rPr>
          <w:t>hyperthermophilic</w:t>
        </w:r>
        <w:proofErr w:type="spellEnd"/>
        <w:r w:rsidRPr="00054FA8">
          <w:rPr>
            <w:rFonts w:ascii="Palatino Linotype" w:eastAsia="Palatino Linotype" w:hAnsi="Palatino Linotype" w:cs="Palatino Linotype"/>
            <w:sz w:val="20"/>
            <w:szCs w:val="20"/>
          </w:rPr>
          <w:t xml:space="preserve"> Archaea and Bacteria</w:t>
        </w:r>
        <w:r>
          <w:rPr>
            <w:rFonts w:ascii="Palatino Linotype" w:eastAsia="Palatino Linotype" w:hAnsi="Palatino Linotype" w:cs="Palatino Linotype"/>
            <w:sz w:val="20"/>
            <w:szCs w:val="20"/>
          </w:rPr>
          <w:t xml:space="preserve"> </w:t>
        </w:r>
        <w:r w:rsidRPr="009A6693">
          <w:rPr>
            <w:rFonts w:ascii="Palatino Linotype" w:eastAsia="Palatino Linotype" w:hAnsi="Palatino Linotype" w:cs="Palatino Linotype"/>
            <w:sz w:val="20"/>
            <w:szCs w:val="20"/>
          </w:rPr>
          <w:t>(</w:t>
        </w:r>
        <w:proofErr w:type="spellStart"/>
        <w:r w:rsidRPr="009A6693">
          <w:rPr>
            <w:rFonts w:ascii="Palatino Linotype" w:eastAsia="Palatino Linotype" w:hAnsi="Palatino Linotype" w:cs="Palatino Linotype"/>
            <w:sz w:val="20"/>
            <w:szCs w:val="20"/>
          </w:rPr>
          <w:t>Vetriani</w:t>
        </w:r>
        <w:proofErr w:type="spellEnd"/>
        <w:r w:rsidRPr="006C7EAD">
          <w:rPr>
            <w:rFonts w:ascii="Palatino Linotype" w:eastAsia="Palatino Linotype" w:hAnsi="Palatino Linotype" w:cs="Palatino Linotype"/>
            <w:sz w:val="20"/>
            <w:szCs w:val="20"/>
          </w:rPr>
          <w:t>, 2001</w:t>
        </w:r>
        <w:r>
          <w:rPr>
            <w:rFonts w:ascii="Palatino Linotype" w:eastAsia="Palatino Linotype" w:hAnsi="Palatino Linotype" w:cs="Palatino Linotype"/>
            <w:sz w:val="20"/>
            <w:szCs w:val="20"/>
          </w:rPr>
          <w:t>)</w:t>
        </w:r>
        <w:r w:rsidRPr="00054FA8">
          <w:rPr>
            <w:rFonts w:ascii="Palatino Linotype" w:eastAsia="Palatino Linotype" w:hAnsi="Palatino Linotype" w:cs="Palatino Linotype"/>
            <w:sz w:val="20"/>
            <w:szCs w:val="20"/>
          </w:rPr>
          <w:t xml:space="preserve">. Therefore, whether </w:t>
        </w:r>
        <w:r w:rsidRPr="00054FA8">
          <w:rPr>
            <w:rFonts w:ascii="Palatino Linotype" w:eastAsia="Palatino Linotype" w:hAnsi="Palatino Linotype" w:cs="Palatino Linotype"/>
            <w:i/>
            <w:sz w:val="20"/>
            <w:szCs w:val="20"/>
          </w:rPr>
          <w:t xml:space="preserve">S. </w:t>
        </w:r>
        <w:proofErr w:type="spellStart"/>
        <w:r w:rsidRPr="00054FA8">
          <w:rPr>
            <w:rFonts w:ascii="Palatino Linotype" w:eastAsia="Palatino Linotype" w:hAnsi="Palatino Linotype" w:cs="Palatino Linotype"/>
            <w:i/>
            <w:sz w:val="20"/>
            <w:szCs w:val="20"/>
          </w:rPr>
          <w:t>solataricus</w:t>
        </w:r>
        <w:proofErr w:type="spellEnd"/>
        <w:r w:rsidRPr="00054FA8">
          <w:rPr>
            <w:rFonts w:ascii="Palatino Linotype" w:eastAsia="Palatino Linotype" w:hAnsi="Palatino Linotype" w:cs="Palatino Linotype"/>
            <w:sz w:val="20"/>
            <w:szCs w:val="20"/>
          </w:rPr>
          <w:t xml:space="preserve"> can use sulfate</w:t>
        </w:r>
        <w:r>
          <w:rPr>
            <w:rFonts w:ascii="Palatino Linotype" w:eastAsia="Palatino Linotype" w:hAnsi="Palatino Linotype" w:cs="Palatino Linotype"/>
            <w:sz w:val="20"/>
            <w:szCs w:val="20"/>
          </w:rPr>
          <w:t xml:space="preserve">, sulfite or sulfur </w:t>
        </w:r>
        <w:r w:rsidRPr="00054FA8">
          <w:rPr>
            <w:rFonts w:ascii="Palatino Linotype" w:eastAsia="Palatino Linotype" w:hAnsi="Palatino Linotype" w:cs="Palatino Linotype"/>
            <w:sz w:val="20"/>
            <w:szCs w:val="20"/>
          </w:rPr>
          <w:t>as electron accept</w:t>
        </w:r>
        <w:r>
          <w:rPr>
            <w:rFonts w:ascii="Palatino Linotype" w:eastAsia="Palatino Linotype" w:hAnsi="Palatino Linotype" w:cs="Palatino Linotype"/>
            <w:sz w:val="20"/>
            <w:szCs w:val="20"/>
          </w:rPr>
          <w:t>o</w:t>
        </w:r>
        <w:r w:rsidRPr="00054FA8">
          <w:rPr>
            <w:rFonts w:ascii="Palatino Linotype" w:eastAsia="Palatino Linotype" w:hAnsi="Palatino Linotype" w:cs="Palatino Linotype"/>
            <w:sz w:val="20"/>
            <w:szCs w:val="20"/>
          </w:rPr>
          <w:t xml:space="preserve">r </w:t>
        </w:r>
        <w:r>
          <w:rPr>
            <w:rFonts w:ascii="Palatino Linotype" w:eastAsia="Palatino Linotype" w:hAnsi="Palatino Linotype" w:cs="Palatino Linotype"/>
            <w:sz w:val="20"/>
            <w:szCs w:val="20"/>
          </w:rPr>
          <w:t>when acquiring free energy</w:t>
        </w:r>
        <w:r w:rsidRPr="00054FA8">
          <w:rPr>
            <w:rFonts w:ascii="Palatino Linotype" w:eastAsia="Palatino Linotype" w:hAnsi="Palatino Linotype" w:cs="Palatino Linotype"/>
            <w:sz w:val="20"/>
            <w:szCs w:val="20"/>
          </w:rPr>
          <w:t xml:space="preserve"> is an attracti</w:t>
        </w:r>
        <w:r>
          <w:rPr>
            <w:rFonts w:ascii="Palatino Linotype" w:eastAsia="Palatino Linotype" w:hAnsi="Palatino Linotype" w:cs="Palatino Linotype"/>
            <w:sz w:val="20"/>
            <w:szCs w:val="20"/>
          </w:rPr>
          <w:t>ve</w:t>
        </w:r>
        <w:r w:rsidRPr="00054FA8">
          <w:rPr>
            <w:rFonts w:ascii="Palatino Linotype" w:eastAsia="Palatino Linotype" w:hAnsi="Palatino Linotype" w:cs="Palatino Linotype"/>
            <w:sz w:val="20"/>
            <w:szCs w:val="20"/>
          </w:rPr>
          <w:t xml:space="preserve"> question</w:t>
        </w:r>
        <w:r>
          <w:rPr>
            <w:rFonts w:ascii="Palatino Linotype" w:eastAsia="Palatino Linotype" w:hAnsi="Palatino Linotype" w:cs="Palatino Linotype"/>
            <w:sz w:val="20"/>
            <w:szCs w:val="20"/>
          </w:rPr>
          <w:t xml:space="preserve">. </w:t>
        </w:r>
      </w:ins>
    </w:p>
    <w:p w14:paraId="16C77F9A" w14:textId="40EDF8D6" w:rsidR="00395A08" w:rsidRDefault="00395A08" w:rsidP="00395A08">
      <w:pPr>
        <w:pBdr>
          <w:top w:val="nil"/>
          <w:left w:val="nil"/>
          <w:bottom w:val="nil"/>
          <w:right w:val="nil"/>
          <w:between w:val="nil"/>
        </w:pBdr>
        <w:spacing w:line="240" w:lineRule="auto"/>
        <w:ind w:firstLine="432"/>
        <w:rPr>
          <w:ins w:id="3756" w:author="Yanfei Zhang" w:date="2022-04-05T20:24:00Z"/>
          <w:rFonts w:ascii="Palatino Linotype" w:eastAsia="Palatino Linotype" w:hAnsi="Palatino Linotype" w:cs="Palatino Linotype"/>
          <w:sz w:val="20"/>
          <w:szCs w:val="20"/>
        </w:rPr>
      </w:pPr>
      <w:ins w:id="3757" w:author="Yanfei Zhang" w:date="2022-04-05T20:24:00Z">
        <w:r>
          <w:rPr>
            <w:rFonts w:ascii="Palatino Linotype" w:eastAsia="Palatino Linotype" w:hAnsi="Palatino Linotype" w:cs="Palatino Linotype"/>
            <w:sz w:val="20"/>
            <w:szCs w:val="20"/>
          </w:rPr>
          <w:t>The sulfur-sulfide redox couple has an apparent midpoint potential (</w:t>
        </w:r>
        <w:proofErr w:type="spellStart"/>
        <w:r>
          <w:rPr>
            <w:rFonts w:ascii="Palatino Linotype" w:eastAsia="Palatino Linotype" w:hAnsi="Palatino Linotype" w:cs="Palatino Linotype"/>
            <w:sz w:val="20"/>
            <w:szCs w:val="20"/>
          </w:rPr>
          <w:t>E</w:t>
        </w:r>
        <w:r w:rsidRPr="00A13A4A">
          <w:rPr>
            <w:rFonts w:ascii="Palatino Linotype" w:eastAsia="Palatino Linotype" w:hAnsi="Palatino Linotype" w:cs="Palatino Linotype"/>
            <w:sz w:val="20"/>
            <w:szCs w:val="20"/>
            <w:vertAlign w:val="subscript"/>
          </w:rPr>
          <w:t>o</w:t>
        </w:r>
        <w:proofErr w:type="spellEnd"/>
        <w:r>
          <w:rPr>
            <w:rFonts w:ascii="Palatino Linotype" w:eastAsia="Palatino Linotype" w:hAnsi="Palatino Linotype" w:cs="Palatino Linotype"/>
            <w:sz w:val="20"/>
            <w:szCs w:val="20"/>
          </w:rPr>
          <w:t>’; pH7) of -0.27 V, the sulfite-</w:t>
        </w:r>
        <w:proofErr w:type="spellStart"/>
        <w:r>
          <w:rPr>
            <w:rFonts w:ascii="Palatino Linotype" w:eastAsia="Palatino Linotype" w:hAnsi="Palatino Linotype" w:cs="Palatino Linotype"/>
            <w:sz w:val="20"/>
            <w:szCs w:val="20"/>
          </w:rPr>
          <w:t>sulphide</w:t>
        </w:r>
        <w:proofErr w:type="spellEnd"/>
        <w:r>
          <w:rPr>
            <w:rFonts w:ascii="Palatino Linotype" w:eastAsia="Palatino Linotype" w:hAnsi="Palatino Linotype" w:cs="Palatino Linotype"/>
            <w:sz w:val="20"/>
            <w:szCs w:val="20"/>
          </w:rPr>
          <w:t xml:space="preserve"> couple one of  -0.12 V whereas the sulfate-sulfite couple has one of -0.52 V </w:t>
        </w:r>
        <w:r>
          <w:rPr>
            <w:rFonts w:ascii="Palatino Linotype" w:eastAsia="Palatino Linotype" w:hAnsi="Palatino Linotype" w:cs="Palatino Linotype"/>
            <w:sz w:val="20"/>
            <w:szCs w:val="20"/>
          </w:rPr>
          <w:fldChar w:fldCharType="begin" w:fldLock="1"/>
        </w:r>
        <w:r>
          <w:rPr>
            <w:rFonts w:ascii="Palatino Linotype" w:eastAsia="Palatino Linotype" w:hAnsi="Palatino Linotype" w:cs="Palatino Linotype"/>
            <w:sz w:val="20"/>
            <w:szCs w:val="20"/>
          </w:rPr>
          <w:instrText>ADDIN CSL_CITATION {"citationItems":[{"id":"ITEM-1","itemData":{"DOI":"10.1108/eb027807","ISSN":"01409174","author":[{"dropping-particle":"","family":"Thauer","given":"Rudolf","non-dropping-particle":"","parse-names":false,"suffix":""},{"dropping-particle":"","family":"Jungermann","given":"Kurt","non-dropping-particle":"","parse-names":false,"suffix":""},{"dropping-particle":"","family":"Decker","given":"Karl","non-dropping-particle":"","parse-names":false,"suffix":""}],"container-title":"Bacteriological reviews","id":"ITEM-1","issue":"1","issued":{"date-parts":[["1977"]]},"page":"100-180","title":"Energy conservation in chemotrophic anaerobic bacteric","type":"article-journal","volume":"41"},"uris":["http://www.mendeley.com/documents/?uuid=56da3306-1b60-4bc8-b509-a7f0f214123f"]}],"mendeley":{"formattedCitation":"(Thauer et al., 1977)","plainTextFormattedCitation":"(Thauer et al., 1977)","previouslyFormattedCitation":"(Thauer et al., 1977)"},"properties":{"noteIndex":0},"schema":"https://github.com/citation-style-language/schema/raw/master/csl-citation.json"}</w:instrText>
        </w:r>
        <w:r>
          <w:rPr>
            <w:rFonts w:ascii="Palatino Linotype" w:eastAsia="Palatino Linotype" w:hAnsi="Palatino Linotype" w:cs="Palatino Linotype"/>
            <w:sz w:val="20"/>
            <w:szCs w:val="20"/>
          </w:rPr>
          <w:fldChar w:fldCharType="separate"/>
        </w:r>
        <w:r w:rsidRPr="009A6693">
          <w:rPr>
            <w:rFonts w:ascii="Palatino Linotype" w:eastAsia="Palatino Linotype" w:hAnsi="Palatino Linotype" w:cs="Palatino Linotype"/>
            <w:noProof/>
            <w:sz w:val="20"/>
            <w:szCs w:val="20"/>
          </w:rPr>
          <w:t>(Thauer</w:t>
        </w:r>
        <w:r w:rsidRPr="006C289E">
          <w:rPr>
            <w:rFonts w:ascii="Palatino Linotype" w:eastAsia="Palatino Linotype" w:hAnsi="Palatino Linotype" w:cs="Palatino Linotype"/>
            <w:noProof/>
            <w:sz w:val="20"/>
            <w:szCs w:val="20"/>
          </w:rPr>
          <w:t xml:space="preserve"> et al., 1977)</w:t>
        </w:r>
        <w:r>
          <w:rPr>
            <w:rFonts w:ascii="Palatino Linotype" w:eastAsia="Palatino Linotype" w:hAnsi="Palatino Linotype" w:cs="Palatino Linotype"/>
            <w:sz w:val="20"/>
            <w:szCs w:val="20"/>
          </w:rPr>
          <w:fldChar w:fldCharType="end"/>
        </w:r>
        <w:r>
          <w:rPr>
            <w:rFonts w:ascii="Palatino Linotype" w:eastAsia="Palatino Linotype" w:hAnsi="Palatino Linotype" w:cs="Palatino Linotype"/>
            <w:sz w:val="20"/>
            <w:szCs w:val="20"/>
          </w:rPr>
          <w:t xml:space="preserve"> suggesting that </w:t>
        </w:r>
        <w:r w:rsidRPr="00436C59">
          <w:rPr>
            <w:rFonts w:ascii="Palatino Linotype" w:eastAsia="Palatino Linotype" w:hAnsi="Palatino Linotype" w:cs="Palatino Linotype"/>
            <w:i/>
            <w:sz w:val="20"/>
            <w:szCs w:val="20"/>
          </w:rPr>
          <w:t xml:space="preserve">S. </w:t>
        </w:r>
        <w:proofErr w:type="spellStart"/>
        <w:r w:rsidRPr="00436C59">
          <w:rPr>
            <w:rFonts w:ascii="Palatino Linotype" w:eastAsia="Palatino Linotype" w:hAnsi="Palatino Linotype" w:cs="Palatino Linotype"/>
            <w:i/>
            <w:sz w:val="20"/>
            <w:szCs w:val="20"/>
          </w:rPr>
          <w:t>solfataricus</w:t>
        </w:r>
        <w:proofErr w:type="spellEnd"/>
        <w:r>
          <w:rPr>
            <w:rFonts w:ascii="Palatino Linotype" w:eastAsia="Palatino Linotype" w:hAnsi="Palatino Linotype" w:cs="Palatino Linotype"/>
            <w:sz w:val="20"/>
            <w:szCs w:val="20"/>
          </w:rPr>
          <w:t xml:space="preserve"> could harvest Gibbs energy by using sulfite as electron donor to reduce sulfur thereby producing sulfate and sulfide and harvesting some 2.5 kJ/</w:t>
        </w:r>
        <w:proofErr w:type="spellStart"/>
        <w:r>
          <w:rPr>
            <w:rFonts w:ascii="Palatino Linotype" w:eastAsia="Palatino Linotype" w:hAnsi="Palatino Linotype" w:cs="Palatino Linotype"/>
            <w:sz w:val="20"/>
            <w:szCs w:val="20"/>
          </w:rPr>
          <w:t>mol</w:t>
        </w:r>
        <w:proofErr w:type="spellEnd"/>
        <w:r>
          <w:rPr>
            <w:rFonts w:ascii="Palatino Linotype" w:eastAsia="Palatino Linotype" w:hAnsi="Palatino Linotype" w:cs="Palatino Linotype"/>
            <w:sz w:val="20"/>
            <w:szCs w:val="20"/>
          </w:rPr>
          <w:t xml:space="preserve"> </w:t>
        </w:r>
        <w:r>
          <w:rPr>
            <w:rFonts w:ascii="Palatino Linotype" w:eastAsia="Palatino Linotype" w:hAnsi="Palatino Linotype" w:cs="Palatino Linotype"/>
            <w:sz w:val="20"/>
            <w:szCs w:val="20"/>
          </w:rPr>
          <w:lastRenderedPageBreak/>
          <w:t>electrons. Disproportionation of sulfite to sulfate and sulfide would even yield 4 kJ/</w:t>
        </w:r>
        <w:proofErr w:type="spellStart"/>
        <w:r>
          <w:rPr>
            <w:rFonts w:ascii="Palatino Linotype" w:eastAsia="Palatino Linotype" w:hAnsi="Palatino Linotype" w:cs="Palatino Linotype"/>
            <w:sz w:val="20"/>
            <w:szCs w:val="20"/>
          </w:rPr>
          <w:t>mol</w:t>
        </w:r>
        <w:proofErr w:type="spellEnd"/>
        <w:r>
          <w:rPr>
            <w:rFonts w:ascii="Palatino Linotype" w:eastAsia="Palatino Linotype" w:hAnsi="Palatino Linotype" w:cs="Palatino Linotype"/>
            <w:sz w:val="20"/>
            <w:szCs w:val="20"/>
          </w:rPr>
          <w:t xml:space="preserve"> electrons. We checked whether the metabolic map of </w:t>
        </w:r>
        <w:r w:rsidRPr="008B1118">
          <w:rPr>
            <w:rFonts w:ascii="Palatino Linotype" w:eastAsia="Palatino Linotype" w:hAnsi="Palatino Linotype" w:cs="Palatino Linotype"/>
            <w:i/>
            <w:sz w:val="20"/>
            <w:szCs w:val="20"/>
          </w:rPr>
          <w:t xml:space="preserve">S. </w:t>
        </w:r>
        <w:proofErr w:type="spellStart"/>
        <w:r w:rsidRPr="008B1118">
          <w:rPr>
            <w:rFonts w:ascii="Palatino Linotype" w:eastAsia="Palatino Linotype" w:hAnsi="Palatino Linotype" w:cs="Palatino Linotype"/>
            <w:i/>
            <w:sz w:val="20"/>
            <w:szCs w:val="20"/>
          </w:rPr>
          <w:t>solfataricus</w:t>
        </w:r>
        <w:proofErr w:type="spellEnd"/>
        <w:r>
          <w:rPr>
            <w:rFonts w:ascii="Palatino Linotype" w:eastAsia="Palatino Linotype" w:hAnsi="Palatino Linotype" w:cs="Palatino Linotype"/>
            <w:sz w:val="20"/>
            <w:szCs w:val="20"/>
          </w:rPr>
          <w:t xml:space="preserve"> has entry/exit points for sulfite, sulfide or sulfate and found that only sulfate and sulfite entry exist as reactions in the map. Then we checked whether the reactions for sulfate reduction exist in the map. B</w:t>
        </w:r>
        <w:r w:rsidRPr="00054FA8">
          <w:rPr>
            <w:rFonts w:ascii="Palatino Linotype" w:eastAsia="Palatino Linotype" w:hAnsi="Palatino Linotype" w:cs="Palatino Linotype"/>
            <w:sz w:val="20"/>
            <w:szCs w:val="20"/>
          </w:rPr>
          <w:t>efore sulfate can be used as electron acceptor, i</w:t>
        </w:r>
        <w:r>
          <w:rPr>
            <w:rFonts w:ascii="Palatino Linotype" w:eastAsia="Palatino Linotype" w:hAnsi="Palatino Linotype" w:cs="Palatino Linotype"/>
            <w:sz w:val="20"/>
            <w:szCs w:val="20"/>
          </w:rPr>
          <w:t xml:space="preserve">t must be activated by ATP </w:t>
        </w:r>
        <w:proofErr w:type="spellStart"/>
        <w:r w:rsidRPr="00054FA8">
          <w:rPr>
            <w:rFonts w:ascii="Palatino Linotype" w:eastAsia="Palatino Linotype" w:hAnsi="Palatino Linotype" w:cs="Palatino Linotype"/>
            <w:sz w:val="20"/>
            <w:szCs w:val="20"/>
          </w:rPr>
          <w:t>sulfurylase</w:t>
        </w:r>
        <w:proofErr w:type="spellEnd"/>
        <w:r>
          <w:rPr>
            <w:rFonts w:ascii="Palatino Linotype" w:eastAsia="Palatino Linotype" w:hAnsi="Palatino Linotype" w:cs="Palatino Linotype"/>
            <w:sz w:val="20"/>
            <w:szCs w:val="20"/>
          </w:rPr>
          <w:t xml:space="preserve"> </w:t>
        </w:r>
        <w:r w:rsidRPr="00054FA8">
          <w:rPr>
            <w:rFonts w:ascii="Palatino Linotype" w:eastAsia="Palatino Linotype" w:hAnsi="Palatino Linotype" w:cs="Palatino Linotype"/>
            <w:sz w:val="20"/>
            <w:szCs w:val="20"/>
          </w:rPr>
          <w:t>which uses ATP and sulfate to produce adenosine</w:t>
        </w:r>
        <w:r>
          <w:rPr>
            <w:rFonts w:ascii="Palatino Linotype" w:eastAsia="Palatino Linotype" w:hAnsi="Palatino Linotype" w:cs="Palatino Linotype"/>
            <w:sz w:val="20"/>
            <w:szCs w:val="20"/>
          </w:rPr>
          <w:t>-</w:t>
        </w:r>
        <w:r w:rsidRPr="00054FA8">
          <w:rPr>
            <w:rFonts w:ascii="Palatino Linotype" w:eastAsia="Palatino Linotype" w:hAnsi="Palatino Linotype" w:cs="Palatino Linotype"/>
            <w:sz w:val="20"/>
            <w:szCs w:val="20"/>
          </w:rPr>
          <w:t>5</w:t>
        </w:r>
        <w:r>
          <w:rPr>
            <w:rFonts w:ascii="Palatino Linotype" w:eastAsia="Palatino Linotype" w:hAnsi="Palatino Linotype" w:cs="Palatino Linotype"/>
            <w:sz w:val="20"/>
            <w:szCs w:val="20"/>
          </w:rPr>
          <w:t>-</w:t>
        </w:r>
        <w:r w:rsidRPr="00054FA8">
          <w:rPr>
            <w:rFonts w:ascii="Palatino Linotype" w:eastAsia="Palatino Linotype" w:hAnsi="Palatino Linotype" w:cs="Palatino Linotype"/>
            <w:sz w:val="20"/>
            <w:szCs w:val="20"/>
          </w:rPr>
          <w:t>phosphosulfate (APS). We d</w:t>
        </w:r>
        <w:r>
          <w:rPr>
            <w:rFonts w:ascii="Palatino Linotype" w:eastAsia="Palatino Linotype" w:hAnsi="Palatino Linotype" w:cs="Palatino Linotype"/>
            <w:sz w:val="20"/>
            <w:szCs w:val="20"/>
          </w:rPr>
          <w:t>id</w:t>
        </w:r>
        <w:r w:rsidRPr="00054FA8">
          <w:rPr>
            <w:rFonts w:ascii="Palatino Linotype" w:eastAsia="Palatino Linotype" w:hAnsi="Palatino Linotype" w:cs="Palatino Linotype"/>
            <w:sz w:val="20"/>
            <w:szCs w:val="20"/>
          </w:rPr>
          <w:t xml:space="preserve"> find the reactions </w:t>
        </w:r>
        <w:r>
          <w:rPr>
            <w:rFonts w:ascii="Palatino Linotype" w:eastAsia="Palatino Linotype" w:hAnsi="Palatino Linotype" w:cs="Palatino Linotype"/>
            <w:sz w:val="20"/>
            <w:szCs w:val="20"/>
          </w:rPr>
          <w:t xml:space="preserve">in the map </w:t>
        </w:r>
        <w:r w:rsidRPr="00054FA8">
          <w:rPr>
            <w:rFonts w:ascii="Palatino Linotype" w:eastAsia="Palatino Linotype" w:hAnsi="Palatino Linotype" w:cs="Palatino Linotype"/>
            <w:sz w:val="20"/>
            <w:szCs w:val="20"/>
          </w:rPr>
          <w:t xml:space="preserve">which can catalyze the </w:t>
        </w:r>
        <w:r>
          <w:rPr>
            <w:rFonts w:ascii="Palatino Linotype" w:eastAsia="Palatino Linotype" w:hAnsi="Palatino Linotype" w:cs="Palatino Linotype"/>
            <w:sz w:val="20"/>
            <w:szCs w:val="20"/>
          </w:rPr>
          <w:t xml:space="preserve">reduction of </w:t>
        </w:r>
        <w:r w:rsidRPr="00054FA8">
          <w:rPr>
            <w:rFonts w:ascii="Palatino Linotype" w:eastAsia="Palatino Linotype" w:hAnsi="Palatino Linotype" w:cs="Palatino Linotype"/>
            <w:sz w:val="20"/>
            <w:szCs w:val="20"/>
          </w:rPr>
          <w:t>sulfate t</w:t>
        </w:r>
        <w:r>
          <w:rPr>
            <w:rFonts w:ascii="Palatino Linotype" w:eastAsia="Palatino Linotype" w:hAnsi="Palatino Linotype" w:cs="Palatino Linotype"/>
            <w:sz w:val="20"/>
            <w:szCs w:val="20"/>
          </w:rPr>
          <w:t>o sulfide by NADPH (Figure S</w:t>
        </w:r>
      </w:ins>
      <w:ins w:id="3758" w:author="Yanfei Zhang" w:date="2022-04-05T21:32:00Z">
        <w:r w:rsidR="00CB7250">
          <w:rPr>
            <w:rFonts w:ascii="Palatino Linotype" w:eastAsia="Palatino Linotype" w:hAnsi="Palatino Linotype" w:cs="Palatino Linotype"/>
            <w:sz w:val="20"/>
            <w:szCs w:val="20"/>
          </w:rPr>
          <w:t>10</w:t>
        </w:r>
      </w:ins>
      <w:ins w:id="3759" w:author="Yanfei Zhang" w:date="2022-04-05T20:24:00Z">
        <w:r>
          <w:rPr>
            <w:rFonts w:ascii="Palatino Linotype" w:eastAsia="Palatino Linotype" w:hAnsi="Palatino Linotype" w:cs="Palatino Linotype"/>
            <w:sz w:val="20"/>
            <w:szCs w:val="20"/>
          </w:rPr>
          <w:t xml:space="preserve">), but at the cost of 2 ATP. Then we ran FBA again with the oxygen import reaction blocked but </w:t>
        </w:r>
        <w:r w:rsidRPr="00CB7250">
          <w:rPr>
            <w:rFonts w:ascii="Palatino Linotype" w:eastAsia="Palatino Linotype" w:hAnsi="Palatino Linotype" w:cs="Palatino Linotype"/>
            <w:sz w:val="20"/>
            <w:szCs w:val="20"/>
            <w:rPrChange w:id="3760" w:author="Yanfei Zhang" w:date="2022-04-05T21:32:00Z">
              <w:rPr>
                <w:rFonts w:ascii="Palatino Linotype" w:eastAsia="Palatino Linotype" w:hAnsi="Palatino Linotype" w:cs="Palatino Linotype"/>
                <w:sz w:val="20"/>
                <w:szCs w:val="20"/>
                <w:highlight w:val="yellow"/>
              </w:rPr>
            </w:rPrChange>
          </w:rPr>
          <w:t>in the presence of sulfate, a</w:t>
        </w:r>
        <w:r w:rsidRPr="009A6693">
          <w:rPr>
            <w:rFonts w:ascii="Palatino Linotype" w:eastAsia="Palatino Linotype" w:hAnsi="Palatino Linotype" w:cs="Palatino Linotype"/>
            <w:sz w:val="20"/>
            <w:szCs w:val="20"/>
          </w:rPr>
          <w:t>nd</w:t>
        </w:r>
        <w:r>
          <w:rPr>
            <w:rFonts w:ascii="Palatino Linotype" w:eastAsia="Palatino Linotype" w:hAnsi="Palatino Linotype" w:cs="Palatino Linotype"/>
            <w:sz w:val="20"/>
            <w:szCs w:val="20"/>
          </w:rPr>
          <w:t xml:space="preserve"> ATP maintenance reaction as objective reaction, but we found there was no production of ATP</w:t>
        </w:r>
        <w:r w:rsidRPr="00AF58A8">
          <w:rPr>
            <w:rFonts w:ascii="Palatino Linotype" w:eastAsia="Palatino Linotype" w:hAnsi="Palatino Linotype" w:cs="Palatino Linotype"/>
            <w:sz w:val="20"/>
            <w:szCs w:val="20"/>
            <w:rPrChange w:id="3761" w:author="Yanfei Zhang" w:date="2022-04-05T21:42:00Z">
              <w:rPr>
                <w:rFonts w:ascii="Palatino Linotype" w:eastAsia="Palatino Linotype" w:hAnsi="Palatino Linotype" w:cs="Palatino Linotype"/>
                <w:sz w:val="20"/>
                <w:szCs w:val="20"/>
                <w:highlight w:val="yellow"/>
              </w:rPr>
            </w:rPrChange>
          </w:rPr>
          <w:t>.</w:t>
        </w:r>
      </w:ins>
      <w:ins w:id="3762" w:author="Yanfei Zhang" w:date="2022-04-05T21:36:00Z">
        <w:r w:rsidR="00AF58A8" w:rsidRPr="00AF58A8">
          <w:rPr>
            <w:rFonts w:ascii="Palatino Linotype" w:eastAsia="Palatino Linotype" w:hAnsi="Palatino Linotype" w:cs="Palatino Linotype"/>
            <w:sz w:val="20"/>
            <w:szCs w:val="20"/>
            <w:rPrChange w:id="3763" w:author="Yanfei Zhang" w:date="2022-04-05T21:42:00Z">
              <w:rPr>
                <w:rFonts w:ascii="Palatino Linotype" w:eastAsia="Palatino Linotype" w:hAnsi="Palatino Linotype" w:cs="Palatino Linotype"/>
                <w:sz w:val="20"/>
                <w:szCs w:val="20"/>
                <w:highlight w:val="yellow"/>
              </w:rPr>
            </w:rPrChange>
          </w:rPr>
          <w:t xml:space="preserve"> </w:t>
        </w:r>
      </w:ins>
      <w:ins w:id="3764" w:author="Yanfei Zhang" w:date="2022-04-05T21:40:00Z">
        <w:r w:rsidR="00AF58A8" w:rsidRPr="00AF58A8">
          <w:rPr>
            <w:rFonts w:ascii="Palatino Linotype" w:eastAsia="Palatino Linotype" w:hAnsi="Palatino Linotype" w:cs="Palatino Linotype"/>
            <w:sz w:val="20"/>
            <w:szCs w:val="20"/>
            <w:rPrChange w:id="3765" w:author="Yanfei Zhang" w:date="2022-04-05T21:42:00Z">
              <w:rPr>
                <w:rFonts w:ascii="Palatino Linotype" w:eastAsia="Palatino Linotype" w:hAnsi="Palatino Linotype" w:cs="Palatino Linotype"/>
                <w:sz w:val="20"/>
                <w:szCs w:val="20"/>
                <w:highlight w:val="yellow"/>
              </w:rPr>
            </w:rPrChange>
          </w:rPr>
          <w:t xml:space="preserve">Since there is only one high energy </w:t>
        </w:r>
        <w:proofErr w:type="gramStart"/>
        <w:r w:rsidR="00AF58A8" w:rsidRPr="00AF58A8">
          <w:rPr>
            <w:rFonts w:ascii="Palatino Linotype" w:eastAsia="Palatino Linotype" w:hAnsi="Palatino Linotype" w:cs="Palatino Linotype"/>
            <w:sz w:val="20"/>
            <w:szCs w:val="20"/>
            <w:rPrChange w:id="3766" w:author="Yanfei Zhang" w:date="2022-04-05T21:42:00Z">
              <w:rPr>
                <w:rFonts w:ascii="Palatino Linotype" w:eastAsia="Palatino Linotype" w:hAnsi="Palatino Linotype" w:cs="Palatino Linotype"/>
                <w:sz w:val="20"/>
                <w:szCs w:val="20"/>
                <w:highlight w:val="yellow"/>
              </w:rPr>
            </w:rPrChange>
          </w:rPr>
          <w:t>phosphate  bound</w:t>
        </w:r>
        <w:proofErr w:type="gramEnd"/>
        <w:r w:rsidR="00AF58A8" w:rsidRPr="00AF58A8">
          <w:rPr>
            <w:rFonts w:ascii="Palatino Linotype" w:eastAsia="Palatino Linotype" w:hAnsi="Palatino Linotype" w:cs="Palatino Linotype"/>
            <w:sz w:val="20"/>
            <w:szCs w:val="20"/>
            <w:rPrChange w:id="3767" w:author="Yanfei Zhang" w:date="2022-04-05T21:42:00Z">
              <w:rPr>
                <w:rFonts w:ascii="Palatino Linotype" w:eastAsia="Palatino Linotype" w:hAnsi="Palatino Linotype" w:cs="Palatino Linotype"/>
                <w:sz w:val="20"/>
                <w:szCs w:val="20"/>
                <w:highlight w:val="yellow"/>
              </w:rPr>
            </w:rPrChange>
          </w:rPr>
          <w:t xml:space="preserve"> could be used</w:t>
        </w:r>
      </w:ins>
      <w:ins w:id="3768" w:author="Yanfei Zhang" w:date="2022-04-05T21:41:00Z">
        <w:r w:rsidR="00AF58A8" w:rsidRPr="00AF58A8">
          <w:rPr>
            <w:rFonts w:ascii="Palatino Linotype" w:eastAsia="Palatino Linotype" w:hAnsi="Palatino Linotype" w:cs="Palatino Linotype"/>
            <w:sz w:val="20"/>
            <w:szCs w:val="20"/>
            <w:rPrChange w:id="3769" w:author="Yanfei Zhang" w:date="2022-04-05T21:42:00Z">
              <w:rPr>
                <w:rFonts w:ascii="Palatino Linotype" w:eastAsia="Palatino Linotype" w:hAnsi="Palatino Linotype" w:cs="Palatino Linotype"/>
                <w:sz w:val="20"/>
                <w:szCs w:val="20"/>
                <w:highlight w:val="yellow"/>
              </w:rPr>
            </w:rPrChange>
          </w:rPr>
          <w:t xml:space="preserve"> in ADP, we</w:t>
        </w:r>
      </w:ins>
      <w:ins w:id="3770" w:author="Yanfei Zhang" w:date="2022-04-05T21:36:00Z">
        <w:r w:rsidR="00AF58A8" w:rsidRPr="00AF58A8">
          <w:rPr>
            <w:rFonts w:ascii="Palatino Linotype" w:eastAsia="Palatino Linotype" w:hAnsi="Palatino Linotype" w:cs="Palatino Linotype"/>
            <w:sz w:val="20"/>
            <w:szCs w:val="20"/>
            <w:rPrChange w:id="3771" w:author="Yanfei Zhang" w:date="2022-04-05T21:42:00Z">
              <w:rPr>
                <w:rFonts w:ascii="Palatino Linotype" w:eastAsia="Palatino Linotype" w:hAnsi="Palatino Linotype" w:cs="Palatino Linotype"/>
                <w:sz w:val="20"/>
                <w:szCs w:val="20"/>
                <w:highlight w:val="yellow"/>
              </w:rPr>
            </w:rPrChange>
          </w:rPr>
          <w:t xml:space="preserve"> tried to see </w:t>
        </w:r>
      </w:ins>
      <w:ins w:id="3772" w:author="Yanfei Zhang" w:date="2022-04-05T21:37:00Z">
        <w:r w:rsidR="00AF58A8" w:rsidRPr="00AF58A8">
          <w:rPr>
            <w:rFonts w:ascii="Palatino Linotype" w:eastAsia="Palatino Linotype" w:hAnsi="Palatino Linotype" w:cs="Palatino Linotype"/>
            <w:sz w:val="20"/>
            <w:szCs w:val="20"/>
            <w:rPrChange w:id="3773" w:author="Yanfei Zhang" w:date="2022-04-05T21:42:00Z">
              <w:rPr>
                <w:rFonts w:ascii="Palatino Linotype" w:eastAsia="Palatino Linotype" w:hAnsi="Palatino Linotype" w:cs="Palatino Linotype"/>
                <w:sz w:val="20"/>
                <w:szCs w:val="20"/>
                <w:highlight w:val="yellow"/>
              </w:rPr>
            </w:rPrChange>
          </w:rPr>
          <w:t xml:space="preserve">whether there would be another possible gear shift </w:t>
        </w:r>
      </w:ins>
      <w:ins w:id="3774" w:author="Yanfei Zhang" w:date="2022-04-05T20:24:00Z">
        <w:r w:rsidRPr="00AF58A8">
          <w:rPr>
            <w:rFonts w:ascii="Palatino Linotype" w:eastAsia="Palatino Linotype" w:hAnsi="Palatino Linotype" w:cs="Palatino Linotype"/>
            <w:sz w:val="20"/>
            <w:szCs w:val="20"/>
            <w:rPrChange w:id="3775" w:author="Yanfei Zhang" w:date="2022-04-05T21:42:00Z">
              <w:rPr>
                <w:rFonts w:ascii="Palatino Linotype" w:eastAsia="Palatino Linotype" w:hAnsi="Palatino Linotype" w:cs="Palatino Linotype"/>
                <w:sz w:val="20"/>
                <w:szCs w:val="20"/>
                <w:highlight w:val="yellow"/>
              </w:rPr>
            </w:rPrChange>
          </w:rPr>
          <w:t>by making the reaction 2.7.7.4 use ADP as co-substrate (rather than ATP) and phosphate as product, rather than PP</w:t>
        </w:r>
        <w:r w:rsidRPr="009A6693">
          <w:rPr>
            <w:rFonts w:ascii="Palatino Linotype" w:eastAsia="Palatino Linotype" w:hAnsi="Palatino Linotype" w:cs="Palatino Linotype"/>
            <w:sz w:val="20"/>
            <w:szCs w:val="20"/>
          </w:rPr>
          <w:t>.</w:t>
        </w:r>
      </w:ins>
      <w:ins w:id="3776" w:author="Yanfei Zhang" w:date="2022-04-05T21:42:00Z">
        <w:r w:rsidR="00AF58A8">
          <w:rPr>
            <w:rFonts w:ascii="Palatino Linotype" w:eastAsia="Palatino Linotype" w:hAnsi="Palatino Linotype" w:cs="Palatino Linotype"/>
            <w:sz w:val="20"/>
            <w:szCs w:val="20"/>
          </w:rPr>
          <w:t xml:space="preserve"> After changing this reaction, we ran FBA again with </w:t>
        </w:r>
      </w:ins>
      <w:ins w:id="3777" w:author="Yanfei Zhang" w:date="2022-04-05T21:43:00Z">
        <w:r w:rsidR="00AF58A8">
          <w:rPr>
            <w:rFonts w:ascii="Palatino Linotype" w:eastAsia="Palatino Linotype" w:hAnsi="Palatino Linotype" w:cs="Palatino Linotype"/>
            <w:sz w:val="20"/>
            <w:szCs w:val="20"/>
          </w:rPr>
          <w:t xml:space="preserve">ATP </w:t>
        </w:r>
      </w:ins>
      <w:ins w:id="3778" w:author="Yanfei Zhang" w:date="2022-04-05T21:44:00Z">
        <w:r w:rsidR="00AF58A8">
          <w:rPr>
            <w:rFonts w:ascii="Palatino Linotype" w:eastAsia="Palatino Linotype" w:hAnsi="Palatino Linotype" w:cs="Palatino Linotype"/>
            <w:sz w:val="20"/>
            <w:szCs w:val="20"/>
          </w:rPr>
          <w:t>yield</w:t>
        </w:r>
      </w:ins>
      <w:ins w:id="3779" w:author="Yanfei Zhang" w:date="2022-04-05T21:43:00Z">
        <w:r w:rsidR="00AF58A8">
          <w:rPr>
            <w:rFonts w:ascii="Palatino Linotype" w:eastAsia="Palatino Linotype" w:hAnsi="Palatino Linotype" w:cs="Palatino Linotype"/>
            <w:sz w:val="20"/>
            <w:szCs w:val="20"/>
          </w:rPr>
          <w:t xml:space="preserve"> reaction as objective reaction</w:t>
        </w:r>
      </w:ins>
      <w:ins w:id="3780" w:author="Yanfei Zhang" w:date="2022-04-05T21:44:00Z">
        <w:r w:rsidR="00733554">
          <w:rPr>
            <w:rFonts w:ascii="Palatino Linotype" w:eastAsia="Palatino Linotype" w:hAnsi="Palatino Linotype" w:cs="Palatino Linotype"/>
            <w:sz w:val="20"/>
            <w:szCs w:val="20"/>
          </w:rPr>
          <w:t>, and the</w:t>
        </w:r>
      </w:ins>
      <w:ins w:id="3781" w:author="Yanfei Zhang" w:date="2022-04-05T21:45:00Z">
        <w:r w:rsidR="00733554">
          <w:rPr>
            <w:rFonts w:ascii="Palatino Linotype" w:eastAsia="Palatino Linotype" w:hAnsi="Palatino Linotype" w:cs="Palatino Linotype"/>
            <w:sz w:val="20"/>
            <w:szCs w:val="20"/>
          </w:rPr>
          <w:t xml:space="preserve">re was no positive ATP yield again. </w:t>
        </w:r>
      </w:ins>
    </w:p>
    <w:p w14:paraId="7E76F236" w14:textId="77777777" w:rsidR="00395A08" w:rsidRDefault="00395A08" w:rsidP="00395A08">
      <w:pPr>
        <w:pBdr>
          <w:top w:val="nil"/>
          <w:left w:val="nil"/>
          <w:bottom w:val="nil"/>
          <w:right w:val="nil"/>
          <w:between w:val="nil"/>
        </w:pBdr>
        <w:spacing w:line="240" w:lineRule="auto"/>
        <w:ind w:right="432" w:firstLine="418"/>
        <w:rPr>
          <w:ins w:id="3782" w:author="Yanfei Zhang" w:date="2022-04-05T20:24:00Z"/>
          <w:rFonts w:ascii="Palatino Linotype" w:eastAsia="Palatino Linotype" w:hAnsi="Palatino Linotype" w:cs="Palatino Linotype"/>
          <w:sz w:val="20"/>
          <w:szCs w:val="20"/>
        </w:rPr>
      </w:pPr>
      <w:ins w:id="3783" w:author="Yanfei Zhang" w:date="2022-04-05T20:24:00Z">
        <w:r w:rsidRPr="0050559A">
          <w:rPr>
            <w:rFonts w:ascii="Palatino Linotype" w:eastAsia="Palatino Linotype" w:hAnsi="Palatino Linotype" w:cs="Palatino Linotype"/>
            <w:sz w:val="20"/>
            <w:szCs w:val="20"/>
          </w:rPr>
          <w:t xml:space="preserve">All </w:t>
        </w:r>
        <w:proofErr w:type="gramStart"/>
        <w:r w:rsidRPr="0050559A">
          <w:rPr>
            <w:rFonts w:ascii="Palatino Linotype" w:eastAsia="Palatino Linotype" w:hAnsi="Palatino Linotype" w:cs="Palatino Linotype"/>
            <w:sz w:val="20"/>
            <w:szCs w:val="20"/>
          </w:rPr>
          <w:t xml:space="preserve">these </w:t>
        </w:r>
        <w:r>
          <w:rPr>
            <w:rFonts w:ascii="Palatino Linotype" w:eastAsia="Palatino Linotype" w:hAnsi="Palatino Linotype" w:cs="Palatino Linotype"/>
            <w:sz w:val="20"/>
            <w:szCs w:val="20"/>
          </w:rPr>
          <w:t xml:space="preserve"> analyse</w:t>
        </w:r>
        <w:r w:rsidRPr="0050559A">
          <w:rPr>
            <w:rFonts w:ascii="Palatino Linotype" w:eastAsia="Palatino Linotype" w:hAnsi="Palatino Linotype" w:cs="Palatino Linotype"/>
            <w:sz w:val="20"/>
            <w:szCs w:val="20"/>
          </w:rPr>
          <w:t>s</w:t>
        </w:r>
        <w:proofErr w:type="gramEnd"/>
        <w:r w:rsidRPr="0050559A">
          <w:rPr>
            <w:rFonts w:ascii="Palatino Linotype" w:eastAsia="Palatino Linotype" w:hAnsi="Palatino Linotype" w:cs="Palatino Linotype"/>
            <w:sz w:val="20"/>
            <w:szCs w:val="20"/>
          </w:rPr>
          <w:t xml:space="preserve"> suggest that there are no alternative </w:t>
        </w:r>
        <w:r>
          <w:rPr>
            <w:rFonts w:ascii="Palatino Linotype" w:eastAsia="Palatino Linotype" w:hAnsi="Palatino Linotype" w:cs="Palatino Linotype"/>
            <w:sz w:val="20"/>
            <w:szCs w:val="20"/>
          </w:rPr>
          <w:t xml:space="preserve">respiration </w:t>
        </w:r>
        <w:r w:rsidRPr="0050559A">
          <w:rPr>
            <w:rFonts w:ascii="Palatino Linotype" w:eastAsia="Palatino Linotype" w:hAnsi="Palatino Linotype" w:cs="Palatino Linotype"/>
            <w:sz w:val="20"/>
            <w:szCs w:val="20"/>
          </w:rPr>
          <w:t>pathways that might enable fermentation</w:t>
        </w:r>
        <w:r>
          <w:rPr>
            <w:rFonts w:ascii="Palatino Linotype" w:eastAsia="Palatino Linotype" w:hAnsi="Palatino Linotype" w:cs="Palatino Linotype"/>
            <w:sz w:val="20"/>
            <w:szCs w:val="20"/>
          </w:rPr>
          <w:t xml:space="preserve"> with positive ATP yield, not even when allowing the organism to shift its gears</w:t>
        </w:r>
        <w:r w:rsidRPr="0050559A">
          <w:rPr>
            <w:rFonts w:ascii="Palatino Linotype" w:eastAsia="Palatino Linotype" w:hAnsi="Palatino Linotype" w:cs="Palatino Linotype"/>
            <w:sz w:val="20"/>
            <w:szCs w:val="20"/>
          </w:rPr>
          <w:t>.</w:t>
        </w:r>
        <w:r>
          <w:rPr>
            <w:rFonts w:ascii="Palatino Linotype" w:eastAsia="Palatino Linotype" w:hAnsi="Palatino Linotype" w:cs="Palatino Linotype"/>
            <w:sz w:val="20"/>
            <w:szCs w:val="20"/>
          </w:rPr>
          <w:t xml:space="preserve"> </w:t>
        </w:r>
        <w:r w:rsidRPr="0050559A">
          <w:rPr>
            <w:rFonts w:ascii="Palatino Linotype" w:eastAsia="Palatino Linotype" w:hAnsi="Palatino Linotype" w:cs="Palatino Linotype"/>
            <w:sz w:val="20"/>
            <w:szCs w:val="20"/>
          </w:rPr>
          <w:t>The</w:t>
        </w:r>
        <w:r>
          <w:rPr>
            <w:rFonts w:ascii="Palatino Linotype" w:eastAsia="Palatino Linotype" w:hAnsi="Palatino Linotype" w:cs="Palatino Linotype"/>
            <w:sz w:val="20"/>
            <w:szCs w:val="20"/>
          </w:rPr>
          <w:t xml:space="preserve"> experimental observation that</w:t>
        </w:r>
        <w:r w:rsidRPr="0050559A">
          <w:rPr>
            <w:rFonts w:ascii="Palatino Linotype" w:eastAsia="Palatino Linotype" w:hAnsi="Palatino Linotype" w:cs="Palatino Linotype"/>
            <w:sz w:val="20"/>
            <w:szCs w:val="20"/>
          </w:rPr>
          <w:t xml:space="preserve"> </w:t>
        </w:r>
        <w:r w:rsidRPr="0050559A">
          <w:rPr>
            <w:rFonts w:ascii="Palatino Linotype" w:eastAsia="Palatino Linotype" w:hAnsi="Palatino Linotype" w:cs="Palatino Linotype"/>
            <w:i/>
            <w:sz w:val="20"/>
            <w:szCs w:val="20"/>
          </w:rPr>
          <w:t xml:space="preserve">S. </w:t>
        </w:r>
        <w:proofErr w:type="spellStart"/>
        <w:r w:rsidRPr="0050559A">
          <w:rPr>
            <w:rFonts w:ascii="Palatino Linotype" w:eastAsia="Palatino Linotype" w:hAnsi="Palatino Linotype" w:cs="Palatino Linotype"/>
            <w:i/>
            <w:sz w:val="20"/>
            <w:szCs w:val="20"/>
          </w:rPr>
          <w:t>solfataricus</w:t>
        </w:r>
        <w:proofErr w:type="spellEnd"/>
        <w:r w:rsidRPr="0050559A">
          <w:rPr>
            <w:rFonts w:ascii="Palatino Linotype" w:eastAsia="Palatino Linotype" w:hAnsi="Palatino Linotype" w:cs="Palatino Linotype"/>
            <w:i/>
            <w:sz w:val="20"/>
            <w:szCs w:val="20"/>
          </w:rPr>
          <w:t xml:space="preserve"> </w:t>
        </w:r>
        <w:r w:rsidRPr="0050559A">
          <w:rPr>
            <w:rFonts w:ascii="Palatino Linotype" w:eastAsia="Palatino Linotype" w:hAnsi="Palatino Linotype" w:cs="Palatino Linotype"/>
            <w:sz w:val="20"/>
            <w:szCs w:val="20"/>
          </w:rPr>
          <w:t>is obligate aerobe</w:t>
        </w:r>
        <w:r>
          <w:rPr>
            <w:rFonts w:ascii="Palatino Linotype" w:eastAsia="Palatino Linotype" w:hAnsi="Palatino Linotype" w:cs="Palatino Linotype"/>
            <w:sz w:val="20"/>
            <w:szCs w:val="20"/>
          </w:rPr>
          <w:t>, is herewith understood on the basis of its genome sequence as expressed in its GEMM.</w:t>
        </w:r>
      </w:ins>
    </w:p>
    <w:p w14:paraId="3436F575" w14:textId="77777777" w:rsidR="00395A08" w:rsidRDefault="00395A08" w:rsidP="00395A08">
      <w:pPr>
        <w:pBdr>
          <w:top w:val="nil"/>
          <w:left w:val="nil"/>
          <w:bottom w:val="nil"/>
          <w:right w:val="nil"/>
          <w:between w:val="nil"/>
        </w:pBdr>
        <w:spacing w:before="120" w:after="240" w:line="240" w:lineRule="auto"/>
        <w:ind w:right="425"/>
        <w:jc w:val="center"/>
        <w:rPr>
          <w:ins w:id="3784" w:author="Yanfei Zhang" w:date="2022-04-05T20:24:00Z"/>
          <w:rFonts w:ascii="Palatino Linotype" w:eastAsia="Palatino Linotype" w:hAnsi="Palatino Linotype" w:cs="Palatino Linotype"/>
          <w:color w:val="FF0000"/>
          <w:sz w:val="18"/>
          <w:szCs w:val="18"/>
        </w:rPr>
      </w:pPr>
      <w:ins w:id="3785" w:author="Yanfei Zhang" w:date="2022-04-05T20:24:00Z">
        <w:r>
          <w:rPr>
            <w:rFonts w:ascii="Palatino Linotype" w:eastAsia="Palatino Linotype" w:hAnsi="Palatino Linotype" w:cs="Palatino Linotype"/>
            <w:noProof/>
            <w:color w:val="FF0000"/>
            <w:sz w:val="18"/>
            <w:szCs w:val="18"/>
            <w:lang w:eastAsia="zh-CN"/>
          </w:rPr>
          <w:drawing>
            <wp:inline distT="0" distB="0" distL="0" distR="0" wp14:anchorId="7D338227" wp14:editId="3C150D80">
              <wp:extent cx="3818534" cy="3100077"/>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 S4 9.8.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26756" cy="3106752"/>
                      </a:xfrm>
                      <a:prstGeom prst="rect">
                        <a:avLst/>
                      </a:prstGeom>
                    </pic:spPr>
                  </pic:pic>
                </a:graphicData>
              </a:graphic>
            </wp:inline>
          </w:drawing>
        </w:r>
      </w:ins>
    </w:p>
    <w:p w14:paraId="3B735C73" w14:textId="251D7F08" w:rsidR="00395A08" w:rsidRPr="003460E8" w:rsidRDefault="00395A08" w:rsidP="00395A08">
      <w:pPr>
        <w:spacing w:line="240" w:lineRule="auto"/>
        <w:ind w:left="432" w:right="432"/>
        <w:rPr>
          <w:ins w:id="3786" w:author="Yanfei Zhang" w:date="2022-04-05T20:24:00Z"/>
          <w:rFonts w:ascii="Palatino Linotype" w:eastAsia="Palatino Linotype" w:hAnsi="Palatino Linotype" w:cs="Palatino Linotype"/>
          <w:color w:val="auto"/>
          <w:sz w:val="18"/>
          <w:szCs w:val="18"/>
        </w:rPr>
      </w:pPr>
      <w:ins w:id="3787" w:author="Yanfei Zhang" w:date="2022-04-05T20:24:00Z">
        <w:r w:rsidRPr="000613B9">
          <w:rPr>
            <w:rFonts w:ascii="Palatino Linotype" w:eastAsia="Palatino Linotype" w:hAnsi="Palatino Linotype" w:cs="Palatino Linotype"/>
            <w:b/>
            <w:color w:val="auto"/>
            <w:sz w:val="18"/>
            <w:szCs w:val="18"/>
          </w:rPr>
          <w:t>Figure S</w:t>
        </w:r>
      </w:ins>
      <w:ins w:id="3788" w:author="Yanfei Zhang" w:date="2022-04-05T21:32:00Z">
        <w:r w:rsidR="00CB7250">
          <w:rPr>
            <w:rFonts w:ascii="Palatino Linotype" w:eastAsia="Palatino Linotype" w:hAnsi="Palatino Linotype" w:cs="Palatino Linotype"/>
            <w:b/>
            <w:color w:val="auto"/>
            <w:sz w:val="18"/>
            <w:szCs w:val="18"/>
          </w:rPr>
          <w:t>10</w:t>
        </w:r>
      </w:ins>
      <w:ins w:id="3789" w:author="Yanfei Zhang" w:date="2022-04-05T20:24:00Z">
        <w:r w:rsidRPr="00FB10DE">
          <w:rPr>
            <w:rFonts w:ascii="Palatino Linotype" w:eastAsia="Palatino Linotype" w:hAnsi="Palatino Linotype" w:cs="Palatino Linotype"/>
            <w:color w:val="auto"/>
            <w:sz w:val="18"/>
            <w:szCs w:val="18"/>
          </w:rPr>
          <w:t xml:space="preserve">. Pathway from </w:t>
        </w:r>
        <w:r w:rsidRPr="00FB10DE">
          <w:rPr>
            <w:rFonts w:ascii="Palatino Linotype" w:eastAsia="Palatino Linotype" w:hAnsi="Palatino Linotype" w:cs="Palatino Linotype"/>
            <w:sz w:val="18"/>
            <w:szCs w:val="18"/>
          </w:rPr>
          <w:t>sulfate to sulfide</w:t>
        </w:r>
        <w:r w:rsidRPr="00FB10DE">
          <w:rPr>
            <w:rFonts w:ascii="Palatino Linotype" w:eastAsia="Palatino Linotype" w:hAnsi="Palatino Linotype" w:cs="Palatino Linotype"/>
            <w:color w:val="auto"/>
            <w:sz w:val="18"/>
            <w:szCs w:val="18"/>
          </w:rPr>
          <w:t xml:space="preserve"> in </w:t>
        </w:r>
        <w:r w:rsidRPr="00FB10DE">
          <w:rPr>
            <w:rFonts w:ascii="Palatino Linotype" w:eastAsia="Palatino Linotype" w:hAnsi="Palatino Linotype" w:cs="Palatino Linotype"/>
            <w:i/>
            <w:color w:val="auto"/>
            <w:sz w:val="18"/>
            <w:szCs w:val="18"/>
          </w:rPr>
          <w:t xml:space="preserve">S. </w:t>
        </w:r>
        <w:proofErr w:type="spellStart"/>
        <w:r w:rsidRPr="00FB10DE">
          <w:rPr>
            <w:rFonts w:ascii="Palatino Linotype" w:eastAsia="Palatino Linotype" w:hAnsi="Palatino Linotype" w:cs="Palatino Linotype"/>
            <w:i/>
            <w:color w:val="auto"/>
            <w:sz w:val="18"/>
            <w:szCs w:val="18"/>
          </w:rPr>
          <w:t>solfataricus</w:t>
        </w:r>
        <w:proofErr w:type="spellEnd"/>
        <w:r w:rsidRPr="00FB10DE">
          <w:rPr>
            <w:rFonts w:ascii="Palatino Linotype" w:eastAsia="Palatino Linotype" w:hAnsi="Palatino Linotype" w:cs="Palatino Linotype"/>
            <w:color w:val="auto"/>
            <w:sz w:val="18"/>
            <w:szCs w:val="18"/>
          </w:rPr>
          <w:t xml:space="preserve">. This figure </w:t>
        </w:r>
        <w:r>
          <w:rPr>
            <w:rFonts w:ascii="Palatino Linotype" w:eastAsia="Palatino Linotype" w:hAnsi="Palatino Linotype" w:cs="Palatino Linotype"/>
            <w:color w:val="auto"/>
            <w:sz w:val="18"/>
            <w:szCs w:val="18"/>
          </w:rPr>
          <w:t>was</w:t>
        </w:r>
        <w:r w:rsidRPr="00FB10DE">
          <w:rPr>
            <w:rFonts w:ascii="Palatino Linotype" w:eastAsia="Palatino Linotype" w:hAnsi="Palatino Linotype" w:cs="Palatino Linotype"/>
            <w:color w:val="auto"/>
            <w:sz w:val="18"/>
            <w:szCs w:val="18"/>
          </w:rPr>
          <w:t xml:space="preserve"> drawn by </w:t>
        </w:r>
        <w:r>
          <w:rPr>
            <w:rFonts w:ascii="Palatino Linotype" w:eastAsia="Palatino Linotype" w:hAnsi="Palatino Linotype" w:cs="Palatino Linotype"/>
            <w:color w:val="auto"/>
            <w:sz w:val="18"/>
            <w:szCs w:val="18"/>
          </w:rPr>
          <w:t xml:space="preserve">the </w:t>
        </w:r>
        <w:r w:rsidRPr="00FB10DE">
          <w:rPr>
            <w:rFonts w:ascii="Palatino Linotype" w:eastAsia="Palatino Linotype" w:hAnsi="Palatino Linotype" w:cs="Palatino Linotype"/>
            <w:color w:val="auto"/>
            <w:sz w:val="18"/>
            <w:szCs w:val="18"/>
          </w:rPr>
          <w:t xml:space="preserve">Escher </w:t>
        </w:r>
        <w:r>
          <w:rPr>
            <w:rFonts w:ascii="Palatino Linotype" w:eastAsia="Palatino Linotype" w:hAnsi="Palatino Linotype" w:cs="Palatino Linotype"/>
            <w:color w:val="auto"/>
            <w:sz w:val="18"/>
            <w:szCs w:val="18"/>
          </w:rPr>
          <w:t>software.</w:t>
        </w:r>
      </w:ins>
    </w:p>
    <w:p w14:paraId="5B7193C9" w14:textId="77777777" w:rsidR="00715E61" w:rsidRDefault="00715E61" w:rsidP="00715E61">
      <w:pPr>
        <w:widowControl w:val="0"/>
        <w:autoSpaceDE w:val="0"/>
        <w:autoSpaceDN w:val="0"/>
        <w:adjustRightInd w:val="0"/>
        <w:spacing w:before="240" w:after="120" w:line="240" w:lineRule="auto"/>
        <w:ind w:left="480" w:hanging="480"/>
        <w:rPr>
          <w:ins w:id="3790" w:author="Yanfei Zhang" w:date="2022-04-06T16:52:00Z"/>
          <w:rFonts w:ascii="Palatino Linotype" w:eastAsia="Palatino Linotype" w:hAnsi="Palatino Linotype" w:cs="Palatino Linotype"/>
          <w:b/>
          <w:sz w:val="20"/>
          <w:szCs w:val="20"/>
        </w:rPr>
      </w:pPr>
      <w:ins w:id="3791" w:author="Yanfei Zhang" w:date="2022-04-06T16:52:00Z">
        <w:r>
          <w:rPr>
            <w:rFonts w:ascii="Palatino Linotype" w:eastAsia="Palatino Linotype" w:hAnsi="Palatino Linotype" w:cs="Palatino Linotype"/>
            <w:b/>
            <w:sz w:val="20"/>
            <w:szCs w:val="20"/>
          </w:rPr>
          <w:t xml:space="preserve">References  </w:t>
        </w:r>
      </w:ins>
    </w:p>
    <w:p w14:paraId="17079BE7" w14:textId="77777777" w:rsidR="00715E61" w:rsidRPr="00715E61" w:rsidRDefault="00715E61" w:rsidP="00715E61">
      <w:pPr>
        <w:widowControl w:val="0"/>
        <w:spacing w:line="240" w:lineRule="exact"/>
        <w:ind w:left="480" w:hanging="480"/>
        <w:contextualSpacing/>
        <w:rPr>
          <w:ins w:id="3792" w:author="Yanfei Zhang" w:date="2022-04-06T16:53:00Z"/>
          <w:rFonts w:ascii="Palatino Linotype" w:eastAsia="Palatino Linotype" w:hAnsi="Palatino Linotype" w:cs="Palatino Linotype"/>
          <w:sz w:val="18"/>
          <w:szCs w:val="18"/>
        </w:rPr>
      </w:pPr>
      <w:proofErr w:type="spellStart"/>
      <w:ins w:id="3793" w:author="Yanfei Zhang" w:date="2022-04-06T16:53:00Z">
        <w:r w:rsidRPr="00715E61">
          <w:rPr>
            <w:rFonts w:ascii="Palatino Linotype" w:eastAsia="Palatino Linotype" w:hAnsi="Palatino Linotype" w:cs="Palatino Linotype"/>
            <w:sz w:val="18"/>
            <w:szCs w:val="18"/>
          </w:rPr>
          <w:t>Gasmi</w:t>
        </w:r>
        <w:proofErr w:type="spellEnd"/>
        <w:r w:rsidRPr="00715E61">
          <w:rPr>
            <w:rFonts w:ascii="Palatino Linotype" w:eastAsia="Palatino Linotype" w:hAnsi="Palatino Linotype" w:cs="Palatino Linotype"/>
            <w:sz w:val="18"/>
            <w:szCs w:val="18"/>
          </w:rPr>
          <w:t xml:space="preserve">, N., Jacques, P. E., </w:t>
        </w:r>
        <w:proofErr w:type="spellStart"/>
        <w:r w:rsidRPr="00715E61">
          <w:rPr>
            <w:rFonts w:ascii="Palatino Linotype" w:eastAsia="Palatino Linotype" w:hAnsi="Palatino Linotype" w:cs="Palatino Linotype"/>
            <w:sz w:val="18"/>
            <w:szCs w:val="18"/>
          </w:rPr>
          <w:t>Klimova</w:t>
        </w:r>
        <w:proofErr w:type="spellEnd"/>
        <w:r w:rsidRPr="00715E61">
          <w:rPr>
            <w:rFonts w:ascii="Palatino Linotype" w:eastAsia="Palatino Linotype" w:hAnsi="Palatino Linotype" w:cs="Palatino Linotype"/>
            <w:sz w:val="18"/>
            <w:szCs w:val="18"/>
          </w:rPr>
          <w:t xml:space="preserve">, N., </w:t>
        </w:r>
        <w:proofErr w:type="spellStart"/>
        <w:r w:rsidRPr="00715E61">
          <w:rPr>
            <w:rFonts w:ascii="Palatino Linotype" w:eastAsia="Palatino Linotype" w:hAnsi="Palatino Linotype" w:cs="Palatino Linotype"/>
            <w:sz w:val="18"/>
            <w:szCs w:val="18"/>
          </w:rPr>
          <w:t>Guo</w:t>
        </w:r>
        <w:proofErr w:type="spellEnd"/>
        <w:r w:rsidRPr="00715E61">
          <w:rPr>
            <w:rFonts w:ascii="Palatino Linotype" w:eastAsia="Palatino Linotype" w:hAnsi="Palatino Linotype" w:cs="Palatino Linotype"/>
            <w:sz w:val="18"/>
            <w:szCs w:val="18"/>
          </w:rPr>
          <w:t xml:space="preserve">, X., </w:t>
        </w:r>
        <w:proofErr w:type="spellStart"/>
        <w:r w:rsidRPr="00715E61">
          <w:rPr>
            <w:rFonts w:ascii="Palatino Linotype" w:eastAsia="Palatino Linotype" w:hAnsi="Palatino Linotype" w:cs="Palatino Linotype"/>
            <w:sz w:val="18"/>
            <w:szCs w:val="18"/>
          </w:rPr>
          <w:t>Ricciardi</w:t>
        </w:r>
        <w:proofErr w:type="spellEnd"/>
        <w:r w:rsidRPr="00715E61">
          <w:rPr>
            <w:rFonts w:ascii="Palatino Linotype" w:eastAsia="Palatino Linotype" w:hAnsi="Palatino Linotype" w:cs="Palatino Linotype"/>
            <w:sz w:val="18"/>
            <w:szCs w:val="18"/>
          </w:rPr>
          <w:t xml:space="preserve">, A., Robert, F., and </w:t>
        </w:r>
        <w:proofErr w:type="spellStart"/>
        <w:r w:rsidRPr="00715E61">
          <w:rPr>
            <w:rFonts w:ascii="Palatino Linotype" w:eastAsia="Palatino Linotype" w:hAnsi="Palatino Linotype" w:cs="Palatino Linotype"/>
            <w:sz w:val="18"/>
            <w:szCs w:val="18"/>
          </w:rPr>
          <w:t>Turcotte</w:t>
        </w:r>
        <w:proofErr w:type="spellEnd"/>
        <w:r w:rsidRPr="00715E61">
          <w:rPr>
            <w:rFonts w:ascii="Palatino Linotype" w:eastAsia="Palatino Linotype" w:hAnsi="Palatino Linotype" w:cs="Palatino Linotype"/>
            <w:sz w:val="18"/>
            <w:szCs w:val="18"/>
          </w:rPr>
          <w:t xml:space="preserve">, B. (2014). The switch from fermentation to respiration in Saccharomyces cerevisiae is regulated by the Ert1 transcriptional activator/repressor. Genetics 198(2), 547–560. </w:t>
        </w:r>
        <w:proofErr w:type="spellStart"/>
        <w:r w:rsidRPr="00715E61">
          <w:rPr>
            <w:rFonts w:ascii="Palatino Linotype" w:eastAsia="Palatino Linotype" w:hAnsi="Palatino Linotype" w:cs="Palatino Linotype"/>
            <w:sz w:val="18"/>
            <w:szCs w:val="18"/>
          </w:rPr>
          <w:t>doi</w:t>
        </w:r>
        <w:proofErr w:type="spellEnd"/>
        <w:r w:rsidRPr="00715E61">
          <w:rPr>
            <w:rFonts w:ascii="Palatino Linotype" w:eastAsia="Palatino Linotype" w:hAnsi="Palatino Linotype" w:cs="Palatino Linotype"/>
            <w:sz w:val="18"/>
            <w:szCs w:val="18"/>
          </w:rPr>
          <w:t>: 10.1534/genetics.114.168609</w:t>
        </w:r>
      </w:ins>
    </w:p>
    <w:p w14:paraId="11A7240E" w14:textId="2F17020A" w:rsidR="00F65AE4" w:rsidRDefault="00F65AE4" w:rsidP="00715E61">
      <w:pPr>
        <w:widowControl w:val="0"/>
        <w:spacing w:line="240" w:lineRule="exact"/>
        <w:ind w:left="480" w:hanging="480"/>
        <w:contextualSpacing/>
        <w:rPr>
          <w:ins w:id="3794" w:author="Yanfei Zhang" w:date="2022-04-06T16:57:00Z"/>
          <w:rFonts w:ascii="Palatino Linotype" w:eastAsia="Palatino Linotype" w:hAnsi="Palatino Linotype" w:cs="Palatino Linotype"/>
          <w:sz w:val="18"/>
          <w:szCs w:val="18"/>
        </w:rPr>
      </w:pPr>
      <w:proofErr w:type="spellStart"/>
      <w:ins w:id="3795" w:author="Yanfei Zhang" w:date="2022-04-06T16:57:00Z">
        <w:r w:rsidRPr="00F65AE4">
          <w:rPr>
            <w:rFonts w:ascii="Palatino Linotype" w:eastAsia="Palatino Linotype" w:hAnsi="Palatino Linotype" w:cs="Palatino Linotype" w:hint="eastAsia"/>
            <w:sz w:val="18"/>
            <w:szCs w:val="18"/>
          </w:rPr>
          <w:t>Hannoun</w:t>
        </w:r>
        <w:proofErr w:type="spellEnd"/>
        <w:r w:rsidRPr="00F65AE4">
          <w:rPr>
            <w:rFonts w:ascii="Palatino Linotype" w:eastAsia="Palatino Linotype" w:hAnsi="Palatino Linotype" w:cs="Palatino Linotype" w:hint="eastAsia"/>
            <w:sz w:val="18"/>
            <w:szCs w:val="18"/>
          </w:rPr>
          <w:t xml:space="preserve">, B. J., </w:t>
        </w:r>
      </w:ins>
      <w:ins w:id="3796" w:author="Yanfei Zhang" w:date="2022-04-06T16:58:00Z">
        <w:r>
          <w:rPr>
            <w:rFonts w:ascii="Palatino Linotype" w:eastAsia="Palatino Linotype" w:hAnsi="Palatino Linotype" w:cs="Palatino Linotype"/>
            <w:sz w:val="18"/>
            <w:szCs w:val="18"/>
          </w:rPr>
          <w:t>and</w:t>
        </w:r>
      </w:ins>
      <w:ins w:id="3797" w:author="Yanfei Zhang" w:date="2022-04-06T16:57:00Z">
        <w:r w:rsidRPr="00F65AE4">
          <w:rPr>
            <w:rFonts w:ascii="Palatino Linotype" w:eastAsia="Palatino Linotype" w:hAnsi="Palatino Linotype" w:cs="Palatino Linotype" w:hint="eastAsia"/>
            <w:sz w:val="18"/>
            <w:szCs w:val="18"/>
          </w:rPr>
          <w:t xml:space="preserve"> Stephanopoulos, G. (1986). Diffusion coefficients of glucose and ethanol in cell</w:t>
        </w:r>
      </w:ins>
      <w:ins w:id="3798" w:author="Yanfei Zhang" w:date="2022-04-06T16:58:00Z">
        <w:r>
          <w:rPr>
            <w:rFonts w:ascii="Palatino Linotype" w:eastAsia="Palatino Linotype" w:hAnsi="Palatino Linotype" w:cs="Palatino Linotype"/>
            <w:sz w:val="18"/>
            <w:szCs w:val="18"/>
          </w:rPr>
          <w:t xml:space="preserve"> </w:t>
        </w:r>
      </w:ins>
      <w:ins w:id="3799" w:author="Yanfei Zhang" w:date="2022-04-06T16:57:00Z">
        <w:r w:rsidRPr="00F65AE4">
          <w:rPr>
            <w:rFonts w:ascii="Palatino Linotype" w:eastAsia="Palatino Linotype" w:hAnsi="Palatino Linotype" w:cs="Palatino Linotype" w:hint="eastAsia"/>
            <w:sz w:val="18"/>
            <w:szCs w:val="18"/>
          </w:rPr>
          <w:t>free and cell</w:t>
        </w:r>
        <w:r>
          <w:rPr>
            <w:rFonts w:ascii="Palatino Linotype" w:eastAsia="Palatino Linotype" w:hAnsi="Palatino Linotype" w:cs="Palatino Linotype" w:hint="eastAsia"/>
            <w:sz w:val="18"/>
            <w:szCs w:val="18"/>
          </w:rPr>
          <w:t xml:space="preserve"> </w:t>
        </w:r>
        <w:r w:rsidRPr="00F65AE4">
          <w:rPr>
            <w:rFonts w:ascii="Palatino Linotype" w:eastAsia="Palatino Linotype" w:hAnsi="Palatino Linotype" w:cs="Palatino Linotype" w:hint="eastAsia"/>
            <w:sz w:val="18"/>
            <w:szCs w:val="18"/>
          </w:rPr>
          <w:t xml:space="preserve">occupied calcium alginate membranes. </w:t>
        </w:r>
      </w:ins>
      <w:proofErr w:type="spellStart"/>
      <w:ins w:id="3800" w:author="Yanfei Zhang" w:date="2022-04-06T16:59:00Z">
        <w:r w:rsidRPr="00F65AE4">
          <w:rPr>
            <w:rFonts w:ascii="Palatino Linotype" w:eastAsia="Palatino Linotype" w:hAnsi="Palatino Linotype" w:cs="Palatino Linotype"/>
            <w:i/>
            <w:sz w:val="18"/>
            <w:szCs w:val="18"/>
            <w:rPrChange w:id="3801" w:author="Yanfei Zhang" w:date="2022-04-06T16:59:00Z">
              <w:rPr>
                <w:rFonts w:ascii="Palatino Linotype" w:eastAsia="Palatino Linotype" w:hAnsi="Palatino Linotype" w:cs="Palatino Linotype"/>
                <w:sz w:val="18"/>
                <w:szCs w:val="18"/>
              </w:rPr>
            </w:rPrChange>
          </w:rPr>
          <w:t>Biotechnol</w:t>
        </w:r>
        <w:proofErr w:type="spellEnd"/>
        <w:r w:rsidRPr="00F65AE4">
          <w:rPr>
            <w:rFonts w:ascii="Palatino Linotype" w:eastAsia="Palatino Linotype" w:hAnsi="Palatino Linotype" w:cs="Palatino Linotype"/>
            <w:i/>
            <w:sz w:val="18"/>
            <w:szCs w:val="18"/>
            <w:rPrChange w:id="3802" w:author="Yanfei Zhang" w:date="2022-04-06T16:59:00Z">
              <w:rPr>
                <w:rFonts w:ascii="Palatino Linotype" w:eastAsia="Palatino Linotype" w:hAnsi="Palatino Linotype" w:cs="Palatino Linotype"/>
                <w:sz w:val="18"/>
                <w:szCs w:val="18"/>
              </w:rPr>
            </w:rPrChange>
          </w:rPr>
          <w:t xml:space="preserve">. </w:t>
        </w:r>
        <w:proofErr w:type="spellStart"/>
        <w:r w:rsidRPr="00F65AE4">
          <w:rPr>
            <w:rFonts w:ascii="Palatino Linotype" w:eastAsia="Palatino Linotype" w:hAnsi="Palatino Linotype" w:cs="Palatino Linotype"/>
            <w:i/>
            <w:sz w:val="18"/>
            <w:szCs w:val="18"/>
            <w:rPrChange w:id="3803" w:author="Yanfei Zhang" w:date="2022-04-06T16:59:00Z">
              <w:rPr>
                <w:rFonts w:ascii="Palatino Linotype" w:eastAsia="Palatino Linotype" w:hAnsi="Palatino Linotype" w:cs="Palatino Linotype"/>
                <w:sz w:val="18"/>
                <w:szCs w:val="18"/>
              </w:rPr>
            </w:rPrChange>
          </w:rPr>
          <w:t>Bioeng</w:t>
        </w:r>
        <w:proofErr w:type="spellEnd"/>
        <w:r w:rsidRPr="00F65AE4">
          <w:rPr>
            <w:rFonts w:ascii="Palatino Linotype" w:eastAsia="Palatino Linotype" w:hAnsi="Palatino Linotype" w:cs="Palatino Linotype"/>
            <w:i/>
            <w:sz w:val="18"/>
            <w:szCs w:val="18"/>
            <w:rPrChange w:id="3804" w:author="Yanfei Zhang" w:date="2022-04-06T16:59:00Z">
              <w:rPr>
                <w:rFonts w:ascii="Palatino Linotype" w:eastAsia="Palatino Linotype" w:hAnsi="Palatino Linotype" w:cs="Palatino Linotype"/>
                <w:sz w:val="18"/>
                <w:szCs w:val="18"/>
              </w:rPr>
            </w:rPrChange>
          </w:rPr>
          <w:t>.</w:t>
        </w:r>
      </w:ins>
      <w:ins w:id="3805" w:author="Yanfei Zhang" w:date="2022-04-06T16:57:00Z">
        <w:r w:rsidRPr="00F65AE4">
          <w:rPr>
            <w:rFonts w:ascii="Palatino Linotype" w:eastAsia="Palatino Linotype" w:hAnsi="Palatino Linotype" w:cs="Palatino Linotype" w:hint="eastAsia"/>
            <w:sz w:val="18"/>
            <w:szCs w:val="18"/>
          </w:rPr>
          <w:t xml:space="preserve"> 28(6), 829-835.</w:t>
        </w:r>
      </w:ins>
    </w:p>
    <w:p w14:paraId="19F4BA65" w14:textId="52CCB0CA" w:rsidR="00715E61" w:rsidRPr="00715E61" w:rsidRDefault="00715E61" w:rsidP="00715E61">
      <w:pPr>
        <w:widowControl w:val="0"/>
        <w:spacing w:line="240" w:lineRule="exact"/>
        <w:ind w:left="480" w:hanging="480"/>
        <w:contextualSpacing/>
        <w:rPr>
          <w:ins w:id="3806" w:author="Yanfei Zhang" w:date="2022-04-06T16:53:00Z"/>
          <w:rFonts w:ascii="Palatino Linotype" w:eastAsia="Palatino Linotype" w:hAnsi="Palatino Linotype" w:cs="Palatino Linotype"/>
          <w:sz w:val="18"/>
          <w:szCs w:val="18"/>
        </w:rPr>
      </w:pPr>
      <w:proofErr w:type="spellStart"/>
      <w:ins w:id="3807" w:author="Yanfei Zhang" w:date="2022-04-06T16:53:00Z">
        <w:r w:rsidRPr="00715E61">
          <w:rPr>
            <w:rFonts w:ascii="Palatino Linotype" w:eastAsia="Palatino Linotype" w:hAnsi="Palatino Linotype" w:cs="Palatino Linotype"/>
            <w:sz w:val="18"/>
            <w:szCs w:val="18"/>
          </w:rPr>
          <w:t>Hoefnagel</w:t>
        </w:r>
        <w:proofErr w:type="spellEnd"/>
        <w:r w:rsidRPr="00715E61">
          <w:rPr>
            <w:rFonts w:ascii="Palatino Linotype" w:eastAsia="Palatino Linotype" w:hAnsi="Palatino Linotype" w:cs="Palatino Linotype"/>
            <w:sz w:val="18"/>
            <w:szCs w:val="18"/>
          </w:rPr>
          <w:t xml:space="preserve">, M. H. N., </w:t>
        </w:r>
        <w:proofErr w:type="spellStart"/>
        <w:r w:rsidRPr="00715E61">
          <w:rPr>
            <w:rFonts w:ascii="Palatino Linotype" w:eastAsia="Palatino Linotype" w:hAnsi="Palatino Linotype" w:cs="Palatino Linotype"/>
            <w:sz w:val="18"/>
            <w:szCs w:val="18"/>
          </w:rPr>
          <w:t>Starrenburg</w:t>
        </w:r>
        <w:proofErr w:type="spellEnd"/>
        <w:r w:rsidRPr="00715E61">
          <w:rPr>
            <w:rFonts w:ascii="Palatino Linotype" w:eastAsia="Palatino Linotype" w:hAnsi="Palatino Linotype" w:cs="Palatino Linotype"/>
            <w:sz w:val="18"/>
            <w:szCs w:val="18"/>
          </w:rPr>
          <w:t xml:space="preserve">, M. J. C., Martens, D. E., </w:t>
        </w:r>
        <w:proofErr w:type="spellStart"/>
        <w:r w:rsidRPr="00715E61">
          <w:rPr>
            <w:rFonts w:ascii="Palatino Linotype" w:eastAsia="Palatino Linotype" w:hAnsi="Palatino Linotype" w:cs="Palatino Linotype"/>
            <w:sz w:val="18"/>
            <w:szCs w:val="18"/>
          </w:rPr>
          <w:t>Hugenholtz</w:t>
        </w:r>
        <w:proofErr w:type="spellEnd"/>
        <w:r w:rsidRPr="00715E61">
          <w:rPr>
            <w:rFonts w:ascii="Palatino Linotype" w:eastAsia="Palatino Linotype" w:hAnsi="Palatino Linotype" w:cs="Palatino Linotype"/>
            <w:sz w:val="18"/>
            <w:szCs w:val="18"/>
          </w:rPr>
          <w:t xml:space="preserve">, J., </w:t>
        </w:r>
        <w:proofErr w:type="spellStart"/>
        <w:r w:rsidRPr="00715E61">
          <w:rPr>
            <w:rFonts w:ascii="Palatino Linotype" w:eastAsia="Palatino Linotype" w:hAnsi="Palatino Linotype" w:cs="Palatino Linotype"/>
            <w:sz w:val="18"/>
            <w:szCs w:val="18"/>
          </w:rPr>
          <w:t>Kleerebezem</w:t>
        </w:r>
        <w:proofErr w:type="spellEnd"/>
        <w:r w:rsidRPr="00715E61">
          <w:rPr>
            <w:rFonts w:ascii="Palatino Linotype" w:eastAsia="Palatino Linotype" w:hAnsi="Palatino Linotype" w:cs="Palatino Linotype"/>
            <w:sz w:val="18"/>
            <w:szCs w:val="18"/>
          </w:rPr>
          <w:t xml:space="preserve">, M., Van Swam, I. I., et al. (2002). Metabolic engineering of lactic acid </w:t>
        </w:r>
        <w:proofErr w:type="gramStart"/>
        <w:r w:rsidRPr="00715E61">
          <w:rPr>
            <w:rFonts w:ascii="Palatino Linotype" w:eastAsia="Palatino Linotype" w:hAnsi="Palatino Linotype" w:cs="Palatino Linotype"/>
            <w:sz w:val="18"/>
            <w:szCs w:val="18"/>
          </w:rPr>
          <w:t>bacteria ,</w:t>
        </w:r>
        <w:proofErr w:type="gramEnd"/>
        <w:r w:rsidRPr="00715E61">
          <w:rPr>
            <w:rFonts w:ascii="Palatino Linotype" w:eastAsia="Palatino Linotype" w:hAnsi="Palatino Linotype" w:cs="Palatino Linotype"/>
            <w:sz w:val="18"/>
            <w:szCs w:val="18"/>
          </w:rPr>
          <w:t xml:space="preserve"> the combined approach</w:t>
        </w:r>
        <w:r w:rsidRPr="00715E61">
          <w:rPr>
            <w:rFonts w:eastAsia="Palatino Linotype"/>
            <w:sz w:val="18"/>
            <w:szCs w:val="18"/>
          </w:rPr>
          <w:t> </w:t>
        </w:r>
        <w:r w:rsidRPr="00715E61">
          <w:rPr>
            <w:rFonts w:ascii="Palatino Linotype" w:eastAsia="Palatino Linotype" w:hAnsi="Palatino Linotype" w:cs="Palatino Linotype"/>
            <w:sz w:val="18"/>
            <w:szCs w:val="18"/>
          </w:rPr>
          <w:t xml:space="preserve">: kinetic modelling , metabolic control and experimental analysis. Microbiology 148: 1003–1013. </w:t>
        </w:r>
        <w:proofErr w:type="spellStart"/>
        <w:r w:rsidRPr="00715E61">
          <w:rPr>
            <w:rFonts w:ascii="Palatino Linotype" w:eastAsia="Palatino Linotype" w:hAnsi="Palatino Linotype" w:cs="Palatino Linotype"/>
            <w:sz w:val="18"/>
            <w:szCs w:val="18"/>
          </w:rPr>
          <w:t>doi</w:t>
        </w:r>
        <w:proofErr w:type="spellEnd"/>
        <w:r w:rsidRPr="00715E61">
          <w:rPr>
            <w:rFonts w:ascii="Palatino Linotype" w:eastAsia="Palatino Linotype" w:hAnsi="Palatino Linotype" w:cs="Palatino Linotype"/>
            <w:sz w:val="18"/>
            <w:szCs w:val="18"/>
          </w:rPr>
          <w:t>: 10.1099/00221287-148-4-1003</w:t>
        </w:r>
      </w:ins>
    </w:p>
    <w:p w14:paraId="5C9F877C" w14:textId="77777777" w:rsidR="00715E61" w:rsidRPr="00715E61" w:rsidRDefault="00715E61" w:rsidP="00715E61">
      <w:pPr>
        <w:widowControl w:val="0"/>
        <w:spacing w:line="240" w:lineRule="exact"/>
        <w:ind w:left="480" w:hanging="480"/>
        <w:contextualSpacing/>
        <w:rPr>
          <w:ins w:id="3808" w:author="Yanfei Zhang" w:date="2022-04-06T16:53:00Z"/>
          <w:rFonts w:ascii="Palatino Linotype" w:eastAsia="Palatino Linotype" w:hAnsi="Palatino Linotype" w:cs="Palatino Linotype"/>
          <w:sz w:val="18"/>
          <w:szCs w:val="18"/>
        </w:rPr>
      </w:pPr>
      <w:proofErr w:type="spellStart"/>
      <w:ins w:id="3809" w:author="Yanfei Zhang" w:date="2022-04-06T16:53:00Z">
        <w:r w:rsidRPr="00715E61">
          <w:rPr>
            <w:rFonts w:ascii="Palatino Linotype" w:eastAsia="Palatino Linotype" w:hAnsi="Palatino Linotype" w:cs="Palatino Linotype"/>
            <w:sz w:val="18"/>
            <w:szCs w:val="18"/>
          </w:rPr>
          <w:t>Kedem</w:t>
        </w:r>
        <w:proofErr w:type="spellEnd"/>
        <w:r w:rsidRPr="00715E61">
          <w:rPr>
            <w:rFonts w:ascii="Palatino Linotype" w:eastAsia="Palatino Linotype" w:hAnsi="Palatino Linotype" w:cs="Palatino Linotype"/>
            <w:sz w:val="18"/>
            <w:szCs w:val="18"/>
          </w:rPr>
          <w:t>, O., and Caplan, S. R. (1965). Degree of coupling and its relation to efficiency of energy of conversion. Trans. Faraday Soc. 21, 1897–1911.</w:t>
        </w:r>
      </w:ins>
    </w:p>
    <w:p w14:paraId="6F1D953B" w14:textId="77777777" w:rsidR="00715E61" w:rsidRPr="00715E61" w:rsidRDefault="00715E61" w:rsidP="00715E61">
      <w:pPr>
        <w:widowControl w:val="0"/>
        <w:spacing w:line="240" w:lineRule="exact"/>
        <w:ind w:left="480" w:hanging="480"/>
        <w:contextualSpacing/>
        <w:rPr>
          <w:ins w:id="3810" w:author="Yanfei Zhang" w:date="2022-04-06T16:53:00Z"/>
          <w:rFonts w:ascii="Palatino Linotype" w:eastAsia="Palatino Linotype" w:hAnsi="Palatino Linotype" w:cs="Palatino Linotype"/>
          <w:sz w:val="18"/>
          <w:szCs w:val="18"/>
        </w:rPr>
      </w:pPr>
      <w:ins w:id="3811" w:author="Yanfei Zhang" w:date="2022-04-06T16:53:00Z">
        <w:r w:rsidRPr="00715E61">
          <w:rPr>
            <w:rFonts w:ascii="Palatino Linotype" w:eastAsia="Palatino Linotype" w:hAnsi="Palatino Linotype" w:cs="Palatino Linotype"/>
            <w:sz w:val="18"/>
            <w:szCs w:val="18"/>
          </w:rPr>
          <w:t xml:space="preserve">Orth, J. D., Thiele, I., and </w:t>
        </w:r>
        <w:proofErr w:type="spellStart"/>
        <w:r w:rsidRPr="00715E61">
          <w:rPr>
            <w:rFonts w:ascii="Palatino Linotype" w:eastAsia="Palatino Linotype" w:hAnsi="Palatino Linotype" w:cs="Palatino Linotype"/>
            <w:sz w:val="18"/>
            <w:szCs w:val="18"/>
          </w:rPr>
          <w:t>Palsson</w:t>
        </w:r>
        <w:proofErr w:type="spellEnd"/>
        <w:r w:rsidRPr="00715E61">
          <w:rPr>
            <w:rFonts w:ascii="Palatino Linotype" w:eastAsia="Palatino Linotype" w:hAnsi="Palatino Linotype" w:cs="Palatino Linotype"/>
            <w:sz w:val="18"/>
            <w:szCs w:val="18"/>
          </w:rPr>
          <w:t xml:space="preserve">, B. Ø. (2011). What is flux balance </w:t>
        </w:r>
        <w:proofErr w:type="gramStart"/>
        <w:r w:rsidRPr="00715E61">
          <w:rPr>
            <w:rFonts w:ascii="Palatino Linotype" w:eastAsia="Palatino Linotype" w:hAnsi="Palatino Linotype" w:cs="Palatino Linotype"/>
            <w:sz w:val="18"/>
            <w:szCs w:val="18"/>
          </w:rPr>
          <w:t>analysis?.</w:t>
        </w:r>
        <w:proofErr w:type="gramEnd"/>
        <w:r w:rsidRPr="00715E61">
          <w:rPr>
            <w:rFonts w:ascii="Palatino Linotype" w:eastAsia="Palatino Linotype" w:hAnsi="Palatino Linotype" w:cs="Palatino Linotype"/>
            <w:sz w:val="18"/>
            <w:szCs w:val="18"/>
          </w:rPr>
          <w:t xml:space="preserve"> Nat. </w:t>
        </w:r>
        <w:proofErr w:type="spellStart"/>
        <w:r w:rsidRPr="00715E61">
          <w:rPr>
            <w:rFonts w:ascii="Palatino Linotype" w:eastAsia="Palatino Linotype" w:hAnsi="Palatino Linotype" w:cs="Palatino Linotype"/>
            <w:sz w:val="18"/>
            <w:szCs w:val="18"/>
          </w:rPr>
          <w:t>Biotechnol</w:t>
        </w:r>
        <w:proofErr w:type="spellEnd"/>
        <w:r w:rsidRPr="00715E61">
          <w:rPr>
            <w:rFonts w:ascii="Palatino Linotype" w:eastAsia="Palatino Linotype" w:hAnsi="Palatino Linotype" w:cs="Palatino Linotype"/>
            <w:sz w:val="18"/>
            <w:szCs w:val="18"/>
          </w:rPr>
          <w:t xml:space="preserve">. 28(3), 245–248. </w:t>
        </w:r>
        <w:proofErr w:type="spellStart"/>
        <w:r w:rsidRPr="00715E61">
          <w:rPr>
            <w:rFonts w:ascii="Palatino Linotype" w:eastAsia="Palatino Linotype" w:hAnsi="Palatino Linotype" w:cs="Palatino Linotype"/>
            <w:sz w:val="18"/>
            <w:szCs w:val="18"/>
          </w:rPr>
          <w:lastRenderedPageBreak/>
          <w:t>doi</w:t>
        </w:r>
        <w:proofErr w:type="spellEnd"/>
        <w:r w:rsidRPr="00715E61">
          <w:rPr>
            <w:rFonts w:ascii="Palatino Linotype" w:eastAsia="Palatino Linotype" w:hAnsi="Palatino Linotype" w:cs="Palatino Linotype"/>
            <w:sz w:val="18"/>
            <w:szCs w:val="18"/>
          </w:rPr>
          <w:t>: 10.1038/nbt.1614</w:t>
        </w:r>
      </w:ins>
    </w:p>
    <w:p w14:paraId="5CF2FBEE" w14:textId="77777777" w:rsidR="00715E61" w:rsidRPr="00715E61" w:rsidRDefault="00715E61" w:rsidP="00715E61">
      <w:pPr>
        <w:widowControl w:val="0"/>
        <w:spacing w:line="240" w:lineRule="exact"/>
        <w:ind w:left="480" w:hanging="480"/>
        <w:contextualSpacing/>
        <w:rPr>
          <w:ins w:id="3812" w:author="Yanfei Zhang" w:date="2022-04-06T16:53:00Z"/>
          <w:rFonts w:ascii="Palatino Linotype" w:eastAsia="Palatino Linotype" w:hAnsi="Palatino Linotype" w:cs="Palatino Linotype"/>
          <w:sz w:val="18"/>
          <w:szCs w:val="18"/>
        </w:rPr>
      </w:pPr>
      <w:ins w:id="3813" w:author="Yanfei Zhang" w:date="2022-04-06T16:53:00Z">
        <w:r w:rsidRPr="00715E61">
          <w:rPr>
            <w:rFonts w:ascii="Palatino Linotype" w:eastAsia="Palatino Linotype" w:hAnsi="Palatino Linotype" w:cs="Palatino Linotype"/>
            <w:sz w:val="18"/>
            <w:szCs w:val="18"/>
          </w:rPr>
          <w:t xml:space="preserve">Simon, G., Walther, J., </w:t>
        </w:r>
        <w:proofErr w:type="spellStart"/>
        <w:r w:rsidRPr="00715E61">
          <w:rPr>
            <w:rFonts w:ascii="Palatino Linotype" w:eastAsia="Palatino Linotype" w:hAnsi="Palatino Linotype" w:cs="Palatino Linotype"/>
            <w:sz w:val="18"/>
            <w:szCs w:val="18"/>
          </w:rPr>
          <w:t>Zabeti</w:t>
        </w:r>
        <w:proofErr w:type="spellEnd"/>
        <w:r w:rsidRPr="00715E61">
          <w:rPr>
            <w:rFonts w:ascii="Palatino Linotype" w:eastAsia="Palatino Linotype" w:hAnsi="Palatino Linotype" w:cs="Palatino Linotype"/>
            <w:sz w:val="18"/>
            <w:szCs w:val="18"/>
          </w:rPr>
          <w:t xml:space="preserve">, N., </w:t>
        </w:r>
        <w:proofErr w:type="spellStart"/>
        <w:r w:rsidRPr="00715E61">
          <w:rPr>
            <w:rFonts w:ascii="Palatino Linotype" w:eastAsia="Palatino Linotype" w:hAnsi="Palatino Linotype" w:cs="Palatino Linotype"/>
            <w:sz w:val="18"/>
            <w:szCs w:val="18"/>
          </w:rPr>
          <w:t>Combet</w:t>
        </w:r>
        <w:proofErr w:type="spellEnd"/>
        <w:r w:rsidRPr="00715E61">
          <w:rPr>
            <w:rFonts w:ascii="Palatino Linotype" w:eastAsia="Palatino Linotype" w:hAnsi="Palatino Linotype" w:cs="Palatino Linotype"/>
            <w:sz w:val="18"/>
            <w:szCs w:val="18"/>
          </w:rPr>
          <w:t xml:space="preserve">-Blanc, Y., </w:t>
        </w:r>
        <w:proofErr w:type="spellStart"/>
        <w:r w:rsidRPr="00715E61">
          <w:rPr>
            <w:rFonts w:ascii="Palatino Linotype" w:eastAsia="Palatino Linotype" w:hAnsi="Palatino Linotype" w:cs="Palatino Linotype"/>
            <w:sz w:val="18"/>
            <w:szCs w:val="18"/>
          </w:rPr>
          <w:t>Auria</w:t>
        </w:r>
        <w:proofErr w:type="spellEnd"/>
        <w:r w:rsidRPr="00715E61">
          <w:rPr>
            <w:rFonts w:ascii="Palatino Linotype" w:eastAsia="Palatino Linotype" w:hAnsi="Palatino Linotype" w:cs="Palatino Linotype"/>
            <w:sz w:val="18"/>
            <w:szCs w:val="18"/>
          </w:rPr>
          <w:t xml:space="preserve">, R., Van Der Oost, J., and </w:t>
        </w:r>
        <w:proofErr w:type="spellStart"/>
        <w:r w:rsidRPr="00715E61">
          <w:rPr>
            <w:rFonts w:ascii="Palatino Linotype" w:eastAsia="Palatino Linotype" w:hAnsi="Palatino Linotype" w:cs="Palatino Linotype"/>
            <w:sz w:val="18"/>
            <w:szCs w:val="18"/>
          </w:rPr>
          <w:t>Casalot</w:t>
        </w:r>
        <w:proofErr w:type="spellEnd"/>
        <w:r w:rsidRPr="00715E61">
          <w:rPr>
            <w:rFonts w:ascii="Palatino Linotype" w:eastAsia="Palatino Linotype" w:hAnsi="Palatino Linotype" w:cs="Palatino Linotype"/>
            <w:sz w:val="18"/>
            <w:szCs w:val="18"/>
          </w:rPr>
          <w:t xml:space="preserve">, L. (2009). Effect of O2 concentrations on </w:t>
        </w:r>
        <w:proofErr w:type="spellStart"/>
        <w:r w:rsidRPr="00715E61">
          <w:rPr>
            <w:rFonts w:ascii="Palatino Linotype" w:eastAsia="Palatino Linotype" w:hAnsi="Palatino Linotype" w:cs="Palatino Linotype"/>
            <w:sz w:val="18"/>
            <w:szCs w:val="18"/>
          </w:rPr>
          <w:t>Sulfolobus</w:t>
        </w:r>
        <w:proofErr w:type="spellEnd"/>
        <w:r w:rsidRPr="00715E61">
          <w:rPr>
            <w:rFonts w:ascii="Palatino Linotype" w:eastAsia="Palatino Linotype" w:hAnsi="Palatino Linotype" w:cs="Palatino Linotype"/>
            <w:sz w:val="18"/>
            <w:szCs w:val="18"/>
          </w:rPr>
          <w:t xml:space="preserve"> </w:t>
        </w:r>
        <w:proofErr w:type="spellStart"/>
        <w:r w:rsidRPr="00715E61">
          <w:rPr>
            <w:rFonts w:ascii="Palatino Linotype" w:eastAsia="Palatino Linotype" w:hAnsi="Palatino Linotype" w:cs="Palatino Linotype"/>
            <w:sz w:val="18"/>
            <w:szCs w:val="18"/>
          </w:rPr>
          <w:t>solfataricus</w:t>
        </w:r>
        <w:proofErr w:type="spellEnd"/>
        <w:r w:rsidRPr="00715E61">
          <w:rPr>
            <w:rFonts w:ascii="Palatino Linotype" w:eastAsia="Palatino Linotype" w:hAnsi="Palatino Linotype" w:cs="Palatino Linotype"/>
            <w:sz w:val="18"/>
            <w:szCs w:val="18"/>
          </w:rPr>
          <w:t xml:space="preserve"> P2. FEMS </w:t>
        </w:r>
        <w:proofErr w:type="spellStart"/>
        <w:r w:rsidRPr="00715E61">
          <w:rPr>
            <w:rFonts w:ascii="Palatino Linotype" w:eastAsia="Palatino Linotype" w:hAnsi="Palatino Linotype" w:cs="Palatino Linotype"/>
            <w:sz w:val="18"/>
            <w:szCs w:val="18"/>
          </w:rPr>
          <w:t>Microbiol</w:t>
        </w:r>
        <w:proofErr w:type="spellEnd"/>
        <w:r w:rsidRPr="00715E61">
          <w:rPr>
            <w:rFonts w:ascii="Palatino Linotype" w:eastAsia="Palatino Linotype" w:hAnsi="Palatino Linotype" w:cs="Palatino Linotype"/>
            <w:sz w:val="18"/>
            <w:szCs w:val="18"/>
          </w:rPr>
          <w:t xml:space="preserve">. Lett. 299(2), 255–260. </w:t>
        </w:r>
        <w:proofErr w:type="spellStart"/>
        <w:r w:rsidRPr="00715E61">
          <w:rPr>
            <w:rFonts w:ascii="Palatino Linotype" w:eastAsia="Palatino Linotype" w:hAnsi="Palatino Linotype" w:cs="Palatino Linotype"/>
            <w:sz w:val="18"/>
            <w:szCs w:val="18"/>
          </w:rPr>
          <w:t>doi</w:t>
        </w:r>
        <w:proofErr w:type="spellEnd"/>
        <w:r w:rsidRPr="00715E61">
          <w:rPr>
            <w:rFonts w:ascii="Palatino Linotype" w:eastAsia="Palatino Linotype" w:hAnsi="Palatino Linotype" w:cs="Palatino Linotype"/>
            <w:sz w:val="18"/>
            <w:szCs w:val="18"/>
          </w:rPr>
          <w:t>: 10.1111/j.1574-6968.</w:t>
        </w:r>
        <w:proofErr w:type="gramStart"/>
        <w:r w:rsidRPr="00715E61">
          <w:rPr>
            <w:rFonts w:ascii="Palatino Linotype" w:eastAsia="Palatino Linotype" w:hAnsi="Palatino Linotype" w:cs="Palatino Linotype"/>
            <w:sz w:val="18"/>
            <w:szCs w:val="18"/>
          </w:rPr>
          <w:t>2009.01759.x</w:t>
        </w:r>
        <w:proofErr w:type="gramEnd"/>
      </w:ins>
    </w:p>
    <w:p w14:paraId="70B7D145" w14:textId="77777777" w:rsidR="00715E61" w:rsidRPr="00715E61" w:rsidRDefault="00715E61" w:rsidP="00715E61">
      <w:pPr>
        <w:widowControl w:val="0"/>
        <w:spacing w:line="240" w:lineRule="exact"/>
        <w:ind w:left="480" w:hanging="480"/>
        <w:contextualSpacing/>
        <w:rPr>
          <w:ins w:id="3814" w:author="Yanfei Zhang" w:date="2022-04-06T16:53:00Z"/>
          <w:rFonts w:ascii="Palatino Linotype" w:eastAsia="Palatino Linotype" w:hAnsi="Palatino Linotype" w:cs="Palatino Linotype"/>
          <w:sz w:val="18"/>
          <w:szCs w:val="18"/>
        </w:rPr>
      </w:pPr>
      <w:ins w:id="3815" w:author="Yanfei Zhang" w:date="2022-04-06T16:53:00Z">
        <w:r w:rsidRPr="00715E61">
          <w:rPr>
            <w:rFonts w:ascii="Palatino Linotype" w:eastAsia="Palatino Linotype" w:hAnsi="Palatino Linotype" w:cs="Palatino Linotype"/>
            <w:sz w:val="18"/>
            <w:szCs w:val="18"/>
          </w:rPr>
          <w:t xml:space="preserve">She, Q., Singh, R. K., Confalonieri, F., </w:t>
        </w:r>
        <w:proofErr w:type="spellStart"/>
        <w:r w:rsidRPr="00715E61">
          <w:rPr>
            <w:rFonts w:ascii="Palatino Linotype" w:eastAsia="Palatino Linotype" w:hAnsi="Palatino Linotype" w:cs="Palatino Linotype"/>
            <w:sz w:val="18"/>
            <w:szCs w:val="18"/>
          </w:rPr>
          <w:t>Zivanovic</w:t>
        </w:r>
        <w:proofErr w:type="spellEnd"/>
        <w:r w:rsidRPr="00715E61">
          <w:rPr>
            <w:rFonts w:ascii="Palatino Linotype" w:eastAsia="Palatino Linotype" w:hAnsi="Palatino Linotype" w:cs="Palatino Linotype"/>
            <w:sz w:val="18"/>
            <w:szCs w:val="18"/>
          </w:rPr>
          <w:t xml:space="preserve">, Y., Allard, G., </w:t>
        </w:r>
        <w:proofErr w:type="spellStart"/>
        <w:r w:rsidRPr="00715E61">
          <w:rPr>
            <w:rFonts w:ascii="Palatino Linotype" w:eastAsia="Palatino Linotype" w:hAnsi="Palatino Linotype" w:cs="Palatino Linotype"/>
            <w:sz w:val="18"/>
            <w:szCs w:val="18"/>
          </w:rPr>
          <w:t>Awayez</w:t>
        </w:r>
        <w:proofErr w:type="spellEnd"/>
        <w:r w:rsidRPr="00715E61">
          <w:rPr>
            <w:rFonts w:ascii="Palatino Linotype" w:eastAsia="Palatino Linotype" w:hAnsi="Palatino Linotype" w:cs="Palatino Linotype"/>
            <w:sz w:val="18"/>
            <w:szCs w:val="18"/>
          </w:rPr>
          <w:t xml:space="preserve">, M. J., et al. (2001). The complete genome of the </w:t>
        </w:r>
        <w:proofErr w:type="spellStart"/>
        <w:r w:rsidRPr="00715E61">
          <w:rPr>
            <w:rFonts w:ascii="Palatino Linotype" w:eastAsia="Palatino Linotype" w:hAnsi="Palatino Linotype" w:cs="Palatino Linotype"/>
            <w:sz w:val="18"/>
            <w:szCs w:val="18"/>
          </w:rPr>
          <w:t>crenarchaeon</w:t>
        </w:r>
        <w:proofErr w:type="spellEnd"/>
        <w:r w:rsidRPr="00715E61">
          <w:rPr>
            <w:rFonts w:ascii="Palatino Linotype" w:eastAsia="Palatino Linotype" w:hAnsi="Palatino Linotype" w:cs="Palatino Linotype"/>
            <w:sz w:val="18"/>
            <w:szCs w:val="18"/>
          </w:rPr>
          <w:t xml:space="preserve"> </w:t>
        </w:r>
        <w:proofErr w:type="spellStart"/>
        <w:r w:rsidRPr="00715E61">
          <w:rPr>
            <w:rFonts w:ascii="Palatino Linotype" w:eastAsia="Palatino Linotype" w:hAnsi="Palatino Linotype" w:cs="Palatino Linotype"/>
            <w:sz w:val="18"/>
            <w:szCs w:val="18"/>
          </w:rPr>
          <w:t>Sulfolobus</w:t>
        </w:r>
        <w:proofErr w:type="spellEnd"/>
        <w:r w:rsidRPr="00715E61">
          <w:rPr>
            <w:rFonts w:ascii="Palatino Linotype" w:eastAsia="Palatino Linotype" w:hAnsi="Palatino Linotype" w:cs="Palatino Linotype"/>
            <w:sz w:val="18"/>
            <w:szCs w:val="18"/>
          </w:rPr>
          <w:t xml:space="preserve"> </w:t>
        </w:r>
        <w:proofErr w:type="spellStart"/>
        <w:r w:rsidRPr="00715E61">
          <w:rPr>
            <w:rFonts w:ascii="Palatino Linotype" w:eastAsia="Palatino Linotype" w:hAnsi="Palatino Linotype" w:cs="Palatino Linotype"/>
            <w:sz w:val="18"/>
            <w:szCs w:val="18"/>
          </w:rPr>
          <w:t>solfataricus</w:t>
        </w:r>
        <w:proofErr w:type="spellEnd"/>
        <w:r w:rsidRPr="00715E61">
          <w:rPr>
            <w:rFonts w:ascii="Palatino Linotype" w:eastAsia="Palatino Linotype" w:hAnsi="Palatino Linotype" w:cs="Palatino Linotype"/>
            <w:sz w:val="18"/>
            <w:szCs w:val="18"/>
          </w:rPr>
          <w:t xml:space="preserve"> P2. Biological Sciences 98(14), 7835–7840. </w:t>
        </w:r>
        <w:proofErr w:type="spellStart"/>
        <w:r w:rsidRPr="00715E61">
          <w:rPr>
            <w:rFonts w:ascii="Palatino Linotype" w:eastAsia="Palatino Linotype" w:hAnsi="Palatino Linotype" w:cs="Palatino Linotype"/>
            <w:sz w:val="18"/>
            <w:szCs w:val="18"/>
          </w:rPr>
          <w:t>doi</w:t>
        </w:r>
        <w:proofErr w:type="spellEnd"/>
        <w:r w:rsidRPr="00715E61">
          <w:rPr>
            <w:rFonts w:ascii="Palatino Linotype" w:eastAsia="Palatino Linotype" w:hAnsi="Palatino Linotype" w:cs="Palatino Linotype"/>
            <w:sz w:val="18"/>
            <w:szCs w:val="18"/>
          </w:rPr>
          <w:t>: 10.1073/pnas.141222098</w:t>
        </w:r>
      </w:ins>
    </w:p>
    <w:p w14:paraId="56E42EEA" w14:textId="77777777" w:rsidR="00715E61" w:rsidRPr="00715E61" w:rsidRDefault="00715E61" w:rsidP="00715E61">
      <w:pPr>
        <w:widowControl w:val="0"/>
        <w:spacing w:line="240" w:lineRule="exact"/>
        <w:ind w:left="480" w:hanging="480"/>
        <w:contextualSpacing/>
        <w:rPr>
          <w:ins w:id="3816" w:author="Yanfei Zhang" w:date="2022-04-06T16:53:00Z"/>
          <w:rFonts w:ascii="Palatino Linotype" w:eastAsia="Palatino Linotype" w:hAnsi="Palatino Linotype" w:cs="Palatino Linotype"/>
          <w:sz w:val="18"/>
          <w:szCs w:val="18"/>
        </w:rPr>
      </w:pPr>
      <w:proofErr w:type="spellStart"/>
      <w:ins w:id="3817" w:author="Yanfei Zhang" w:date="2022-04-06T16:53:00Z">
        <w:r w:rsidRPr="00715E61">
          <w:rPr>
            <w:rFonts w:ascii="Palatino Linotype" w:eastAsia="Palatino Linotype" w:hAnsi="Palatino Linotype" w:cs="Palatino Linotype"/>
            <w:sz w:val="18"/>
            <w:szCs w:val="18"/>
          </w:rPr>
          <w:t>Stucki</w:t>
        </w:r>
        <w:proofErr w:type="spellEnd"/>
        <w:r w:rsidRPr="00715E61">
          <w:rPr>
            <w:rFonts w:ascii="Palatino Linotype" w:eastAsia="Palatino Linotype" w:hAnsi="Palatino Linotype" w:cs="Palatino Linotype"/>
            <w:sz w:val="18"/>
            <w:szCs w:val="18"/>
          </w:rPr>
          <w:t xml:space="preserve">, J. W. (1980). The </w:t>
        </w:r>
        <w:proofErr w:type="gramStart"/>
        <w:r w:rsidRPr="00715E61">
          <w:rPr>
            <w:rFonts w:ascii="Palatino Linotype" w:eastAsia="Palatino Linotype" w:hAnsi="Palatino Linotype" w:cs="Palatino Linotype"/>
            <w:sz w:val="18"/>
            <w:szCs w:val="18"/>
          </w:rPr>
          <w:t>thermodynamic</w:t>
        </w:r>
        <w:proofErr w:type="gramEnd"/>
        <w:r w:rsidRPr="00715E61">
          <w:rPr>
            <w:rFonts w:ascii="Palatino Linotype" w:eastAsia="Palatino Linotype" w:hAnsi="Palatino Linotype" w:cs="Palatino Linotype"/>
            <w:sz w:val="18"/>
            <w:szCs w:val="18"/>
          </w:rPr>
          <w:t xml:space="preserve">-Buffer Enzymes. Eur. J. </w:t>
        </w:r>
        <w:proofErr w:type="spellStart"/>
        <w:r w:rsidRPr="00715E61">
          <w:rPr>
            <w:rFonts w:ascii="Palatino Linotype" w:eastAsia="Palatino Linotype" w:hAnsi="Palatino Linotype" w:cs="Palatino Linotype"/>
            <w:sz w:val="18"/>
            <w:szCs w:val="18"/>
          </w:rPr>
          <w:t>Biochem</w:t>
        </w:r>
        <w:proofErr w:type="spellEnd"/>
        <w:r w:rsidRPr="00715E61">
          <w:rPr>
            <w:rFonts w:ascii="Palatino Linotype" w:eastAsia="Palatino Linotype" w:hAnsi="Palatino Linotype" w:cs="Palatino Linotype"/>
            <w:sz w:val="18"/>
            <w:szCs w:val="18"/>
          </w:rPr>
          <w:t xml:space="preserve">. 109, 257–267. </w:t>
        </w:r>
        <w:proofErr w:type="spellStart"/>
        <w:r w:rsidRPr="00715E61">
          <w:rPr>
            <w:rFonts w:ascii="Palatino Linotype" w:eastAsia="Palatino Linotype" w:hAnsi="Palatino Linotype" w:cs="Palatino Linotype"/>
            <w:sz w:val="18"/>
            <w:szCs w:val="18"/>
          </w:rPr>
          <w:t>doi</w:t>
        </w:r>
        <w:proofErr w:type="spellEnd"/>
        <w:r w:rsidRPr="00715E61">
          <w:rPr>
            <w:rFonts w:ascii="Palatino Linotype" w:eastAsia="Palatino Linotype" w:hAnsi="Palatino Linotype" w:cs="Palatino Linotype"/>
            <w:sz w:val="18"/>
            <w:szCs w:val="18"/>
          </w:rPr>
          <w:t>: 10.1111/j.1432-</w:t>
        </w:r>
        <w:proofErr w:type="gramStart"/>
        <w:r w:rsidRPr="00715E61">
          <w:rPr>
            <w:rFonts w:ascii="Palatino Linotype" w:eastAsia="Palatino Linotype" w:hAnsi="Palatino Linotype" w:cs="Palatino Linotype"/>
            <w:sz w:val="18"/>
            <w:szCs w:val="18"/>
          </w:rPr>
          <w:t>1033.1980.tb</w:t>
        </w:r>
        <w:proofErr w:type="gramEnd"/>
        <w:r w:rsidRPr="00715E61">
          <w:rPr>
            <w:rFonts w:ascii="Palatino Linotype" w:eastAsia="Palatino Linotype" w:hAnsi="Palatino Linotype" w:cs="Palatino Linotype"/>
            <w:sz w:val="18"/>
            <w:szCs w:val="18"/>
          </w:rPr>
          <w:t>04791.x</w:t>
        </w:r>
      </w:ins>
    </w:p>
    <w:p w14:paraId="0AE8A1C0" w14:textId="77777777" w:rsidR="00715E61" w:rsidRPr="00715E61" w:rsidRDefault="00715E61" w:rsidP="00715E61">
      <w:pPr>
        <w:widowControl w:val="0"/>
        <w:spacing w:line="240" w:lineRule="exact"/>
        <w:ind w:left="480" w:hanging="480"/>
        <w:contextualSpacing/>
        <w:rPr>
          <w:ins w:id="3818" w:author="Yanfei Zhang" w:date="2022-04-06T16:53:00Z"/>
          <w:rFonts w:ascii="Palatino Linotype" w:eastAsia="Palatino Linotype" w:hAnsi="Palatino Linotype" w:cs="Palatino Linotype"/>
          <w:sz w:val="18"/>
          <w:szCs w:val="18"/>
        </w:rPr>
      </w:pPr>
      <w:proofErr w:type="spellStart"/>
      <w:ins w:id="3819" w:author="Yanfei Zhang" w:date="2022-04-06T16:53:00Z">
        <w:r w:rsidRPr="00715E61">
          <w:rPr>
            <w:rFonts w:ascii="Palatino Linotype" w:eastAsia="Palatino Linotype" w:hAnsi="Palatino Linotype" w:cs="Palatino Linotype"/>
            <w:sz w:val="18"/>
            <w:szCs w:val="18"/>
          </w:rPr>
          <w:t>Thauer</w:t>
        </w:r>
        <w:proofErr w:type="spellEnd"/>
        <w:r w:rsidRPr="00715E61">
          <w:rPr>
            <w:rFonts w:ascii="Palatino Linotype" w:eastAsia="Palatino Linotype" w:hAnsi="Palatino Linotype" w:cs="Palatino Linotype"/>
            <w:sz w:val="18"/>
            <w:szCs w:val="18"/>
          </w:rPr>
          <w:t xml:space="preserve">, R., </w:t>
        </w:r>
        <w:proofErr w:type="spellStart"/>
        <w:r w:rsidRPr="00715E61">
          <w:rPr>
            <w:rFonts w:ascii="Palatino Linotype" w:eastAsia="Palatino Linotype" w:hAnsi="Palatino Linotype" w:cs="Palatino Linotype"/>
            <w:sz w:val="18"/>
            <w:szCs w:val="18"/>
          </w:rPr>
          <w:t>Jungermann</w:t>
        </w:r>
        <w:proofErr w:type="spellEnd"/>
        <w:r w:rsidRPr="00715E61">
          <w:rPr>
            <w:rFonts w:ascii="Palatino Linotype" w:eastAsia="Palatino Linotype" w:hAnsi="Palatino Linotype" w:cs="Palatino Linotype"/>
            <w:sz w:val="18"/>
            <w:szCs w:val="18"/>
          </w:rPr>
          <w:t xml:space="preserve">, K., and Decker, K. (1977). Energy conservation in chemotrophic anaerobic bacteria. </w:t>
        </w:r>
        <w:proofErr w:type="spellStart"/>
        <w:r w:rsidRPr="00715E61">
          <w:rPr>
            <w:rFonts w:ascii="Palatino Linotype" w:eastAsia="Palatino Linotype" w:hAnsi="Palatino Linotype" w:cs="Palatino Linotype"/>
            <w:sz w:val="18"/>
            <w:szCs w:val="18"/>
          </w:rPr>
          <w:t>Bacteriol</w:t>
        </w:r>
        <w:proofErr w:type="spellEnd"/>
        <w:r w:rsidRPr="00715E61">
          <w:rPr>
            <w:rFonts w:ascii="Palatino Linotype" w:eastAsia="Palatino Linotype" w:hAnsi="Palatino Linotype" w:cs="Palatino Linotype"/>
            <w:sz w:val="18"/>
            <w:szCs w:val="18"/>
          </w:rPr>
          <w:t xml:space="preserve">. rev. 41(1), 100-180. </w:t>
        </w:r>
        <w:proofErr w:type="spellStart"/>
        <w:r w:rsidRPr="00715E61">
          <w:rPr>
            <w:rFonts w:ascii="Palatino Linotype" w:eastAsia="Palatino Linotype" w:hAnsi="Palatino Linotype" w:cs="Palatino Linotype"/>
            <w:sz w:val="18"/>
            <w:szCs w:val="18"/>
          </w:rPr>
          <w:t>doi</w:t>
        </w:r>
        <w:proofErr w:type="spellEnd"/>
        <w:r w:rsidRPr="00715E61">
          <w:rPr>
            <w:rFonts w:ascii="Palatino Linotype" w:eastAsia="Palatino Linotype" w:hAnsi="Palatino Linotype" w:cs="Palatino Linotype"/>
            <w:sz w:val="18"/>
            <w:szCs w:val="18"/>
          </w:rPr>
          <w:t>: 10.1128/mmbr.41.3.809-809.1977</w:t>
        </w:r>
      </w:ins>
    </w:p>
    <w:p w14:paraId="1991F4F4" w14:textId="77777777" w:rsidR="00715E61" w:rsidRPr="00715E61" w:rsidRDefault="00715E61" w:rsidP="00715E61">
      <w:pPr>
        <w:widowControl w:val="0"/>
        <w:spacing w:line="240" w:lineRule="exact"/>
        <w:ind w:left="480" w:hanging="480"/>
        <w:contextualSpacing/>
        <w:rPr>
          <w:ins w:id="3820" w:author="Yanfei Zhang" w:date="2022-04-06T16:53:00Z"/>
          <w:rFonts w:ascii="Palatino Linotype" w:eastAsia="Palatino Linotype" w:hAnsi="Palatino Linotype" w:cs="Palatino Linotype"/>
          <w:sz w:val="18"/>
          <w:szCs w:val="18"/>
        </w:rPr>
      </w:pPr>
      <w:proofErr w:type="spellStart"/>
      <w:ins w:id="3821" w:author="Yanfei Zhang" w:date="2022-04-06T16:53:00Z">
        <w:r w:rsidRPr="00715E61">
          <w:rPr>
            <w:rFonts w:ascii="Palatino Linotype" w:eastAsia="Palatino Linotype" w:hAnsi="Palatino Linotype" w:cs="Palatino Linotype"/>
            <w:sz w:val="18"/>
            <w:szCs w:val="18"/>
          </w:rPr>
          <w:t>Ulas</w:t>
        </w:r>
        <w:proofErr w:type="spellEnd"/>
        <w:r w:rsidRPr="00715E61">
          <w:rPr>
            <w:rFonts w:ascii="Palatino Linotype" w:eastAsia="Palatino Linotype" w:hAnsi="Palatino Linotype" w:cs="Palatino Linotype"/>
            <w:sz w:val="18"/>
            <w:szCs w:val="18"/>
          </w:rPr>
          <w:t xml:space="preserve">, T., </w:t>
        </w:r>
        <w:proofErr w:type="spellStart"/>
        <w:r w:rsidRPr="00715E61">
          <w:rPr>
            <w:rFonts w:ascii="Palatino Linotype" w:eastAsia="Palatino Linotype" w:hAnsi="Palatino Linotype" w:cs="Palatino Linotype"/>
            <w:sz w:val="18"/>
            <w:szCs w:val="18"/>
          </w:rPr>
          <w:t>Riemer</w:t>
        </w:r>
        <w:proofErr w:type="spellEnd"/>
        <w:r w:rsidRPr="00715E61">
          <w:rPr>
            <w:rFonts w:ascii="Palatino Linotype" w:eastAsia="Palatino Linotype" w:hAnsi="Palatino Linotype" w:cs="Palatino Linotype"/>
            <w:sz w:val="18"/>
            <w:szCs w:val="18"/>
          </w:rPr>
          <w:t xml:space="preserve">, S. A., </w:t>
        </w:r>
        <w:proofErr w:type="spellStart"/>
        <w:r w:rsidRPr="00715E61">
          <w:rPr>
            <w:rFonts w:ascii="Palatino Linotype" w:eastAsia="Palatino Linotype" w:hAnsi="Palatino Linotype" w:cs="Palatino Linotype"/>
            <w:sz w:val="18"/>
            <w:szCs w:val="18"/>
          </w:rPr>
          <w:t>Zaparty</w:t>
        </w:r>
        <w:proofErr w:type="spellEnd"/>
        <w:r w:rsidRPr="00715E61">
          <w:rPr>
            <w:rFonts w:ascii="Palatino Linotype" w:eastAsia="Palatino Linotype" w:hAnsi="Palatino Linotype" w:cs="Palatino Linotype"/>
            <w:sz w:val="18"/>
            <w:szCs w:val="18"/>
          </w:rPr>
          <w:t xml:space="preserve">, M., </w:t>
        </w:r>
        <w:proofErr w:type="spellStart"/>
        <w:r w:rsidRPr="00715E61">
          <w:rPr>
            <w:rFonts w:ascii="Palatino Linotype" w:eastAsia="Palatino Linotype" w:hAnsi="Palatino Linotype" w:cs="Palatino Linotype"/>
            <w:sz w:val="18"/>
            <w:szCs w:val="18"/>
          </w:rPr>
          <w:t>Siebers</w:t>
        </w:r>
        <w:proofErr w:type="spellEnd"/>
        <w:r w:rsidRPr="00715E61">
          <w:rPr>
            <w:rFonts w:ascii="Palatino Linotype" w:eastAsia="Palatino Linotype" w:hAnsi="Palatino Linotype" w:cs="Palatino Linotype"/>
            <w:sz w:val="18"/>
            <w:szCs w:val="18"/>
          </w:rPr>
          <w:t xml:space="preserve">, B., and </w:t>
        </w:r>
        <w:proofErr w:type="spellStart"/>
        <w:r w:rsidRPr="00715E61">
          <w:rPr>
            <w:rFonts w:ascii="Palatino Linotype" w:eastAsia="Palatino Linotype" w:hAnsi="Palatino Linotype" w:cs="Palatino Linotype"/>
            <w:sz w:val="18"/>
            <w:szCs w:val="18"/>
          </w:rPr>
          <w:t>Schomburg</w:t>
        </w:r>
        <w:proofErr w:type="spellEnd"/>
        <w:r w:rsidRPr="00715E61">
          <w:rPr>
            <w:rFonts w:ascii="Palatino Linotype" w:eastAsia="Palatino Linotype" w:hAnsi="Palatino Linotype" w:cs="Palatino Linotype"/>
            <w:sz w:val="18"/>
            <w:szCs w:val="18"/>
          </w:rPr>
          <w:t xml:space="preserve">, D. (2012). Genome-Scale Reconstruction and Analysis of the Metabolic Network in the </w:t>
        </w:r>
        <w:proofErr w:type="spellStart"/>
        <w:r w:rsidRPr="00715E61">
          <w:rPr>
            <w:rFonts w:ascii="Palatino Linotype" w:eastAsia="Palatino Linotype" w:hAnsi="Palatino Linotype" w:cs="Palatino Linotype"/>
            <w:sz w:val="18"/>
            <w:szCs w:val="18"/>
          </w:rPr>
          <w:t>Hyperthermophilic</w:t>
        </w:r>
        <w:proofErr w:type="spellEnd"/>
        <w:r w:rsidRPr="00715E61">
          <w:rPr>
            <w:rFonts w:ascii="Palatino Linotype" w:eastAsia="Palatino Linotype" w:hAnsi="Palatino Linotype" w:cs="Palatino Linotype"/>
            <w:sz w:val="18"/>
            <w:szCs w:val="18"/>
          </w:rPr>
          <w:t xml:space="preserve"> Archaeon </w:t>
        </w:r>
        <w:proofErr w:type="spellStart"/>
        <w:r w:rsidRPr="00715E61">
          <w:rPr>
            <w:rFonts w:ascii="Palatino Linotype" w:eastAsia="Palatino Linotype" w:hAnsi="Palatino Linotype" w:cs="Palatino Linotype"/>
            <w:sz w:val="18"/>
            <w:szCs w:val="18"/>
          </w:rPr>
          <w:t>Sulfolobus</w:t>
        </w:r>
        <w:proofErr w:type="spellEnd"/>
        <w:r w:rsidRPr="00715E61">
          <w:rPr>
            <w:rFonts w:ascii="Palatino Linotype" w:eastAsia="Palatino Linotype" w:hAnsi="Palatino Linotype" w:cs="Palatino Linotype"/>
            <w:sz w:val="18"/>
            <w:szCs w:val="18"/>
          </w:rPr>
          <w:t xml:space="preserve"> </w:t>
        </w:r>
        <w:proofErr w:type="spellStart"/>
        <w:r w:rsidRPr="00715E61">
          <w:rPr>
            <w:rFonts w:ascii="Palatino Linotype" w:eastAsia="Palatino Linotype" w:hAnsi="Palatino Linotype" w:cs="Palatino Linotype"/>
            <w:sz w:val="18"/>
            <w:szCs w:val="18"/>
          </w:rPr>
          <w:t>Solfataricus</w:t>
        </w:r>
        <w:proofErr w:type="spellEnd"/>
        <w:r w:rsidRPr="00715E61">
          <w:rPr>
            <w:rFonts w:ascii="Palatino Linotype" w:eastAsia="Palatino Linotype" w:hAnsi="Palatino Linotype" w:cs="Palatino Linotype"/>
            <w:sz w:val="18"/>
            <w:szCs w:val="18"/>
          </w:rPr>
          <w:t xml:space="preserve">. </w:t>
        </w:r>
        <w:proofErr w:type="spellStart"/>
        <w:r w:rsidRPr="00715E61">
          <w:rPr>
            <w:rFonts w:ascii="Palatino Linotype" w:eastAsia="Palatino Linotype" w:hAnsi="Palatino Linotype" w:cs="Palatino Linotype"/>
            <w:sz w:val="18"/>
            <w:szCs w:val="18"/>
          </w:rPr>
          <w:t>PLoS</w:t>
        </w:r>
        <w:proofErr w:type="spellEnd"/>
        <w:r w:rsidRPr="00715E61">
          <w:rPr>
            <w:rFonts w:ascii="Palatino Linotype" w:eastAsia="Palatino Linotype" w:hAnsi="Palatino Linotype" w:cs="Palatino Linotype"/>
            <w:sz w:val="18"/>
            <w:szCs w:val="18"/>
          </w:rPr>
          <w:t xml:space="preserve"> ONE 7(8). https://doi.org/10.1371/journal.pone.0043401</w:t>
        </w:r>
      </w:ins>
    </w:p>
    <w:p w14:paraId="0F6F02F2" w14:textId="77777777" w:rsidR="00715E61" w:rsidRPr="00715E61" w:rsidRDefault="00715E61" w:rsidP="00715E61">
      <w:pPr>
        <w:widowControl w:val="0"/>
        <w:spacing w:line="240" w:lineRule="exact"/>
        <w:ind w:left="480" w:hanging="480"/>
        <w:contextualSpacing/>
        <w:rPr>
          <w:ins w:id="3822" w:author="Yanfei Zhang" w:date="2022-04-06T16:53:00Z"/>
          <w:rFonts w:ascii="Palatino Linotype" w:eastAsia="Palatino Linotype" w:hAnsi="Palatino Linotype" w:cs="Palatino Linotype"/>
          <w:sz w:val="18"/>
          <w:szCs w:val="18"/>
        </w:rPr>
      </w:pPr>
      <w:proofErr w:type="spellStart"/>
      <w:ins w:id="3823" w:author="Yanfei Zhang" w:date="2022-04-06T16:53:00Z">
        <w:r w:rsidRPr="00715E61">
          <w:rPr>
            <w:rFonts w:ascii="Palatino Linotype" w:eastAsia="Palatino Linotype" w:hAnsi="Palatino Linotype" w:cs="Palatino Linotype"/>
            <w:sz w:val="18"/>
            <w:szCs w:val="18"/>
          </w:rPr>
          <w:t>Vetriani</w:t>
        </w:r>
        <w:proofErr w:type="spellEnd"/>
        <w:r w:rsidRPr="00715E61">
          <w:rPr>
            <w:rFonts w:ascii="Palatino Linotype" w:eastAsia="Palatino Linotype" w:hAnsi="Palatino Linotype" w:cs="Palatino Linotype"/>
            <w:sz w:val="18"/>
            <w:szCs w:val="18"/>
          </w:rPr>
          <w:t xml:space="preserve">, C. (2001). Archaea, Origin of.  Encyclopedia of Biodiversity 1, 218-226. </w:t>
        </w:r>
        <w:proofErr w:type="spellStart"/>
        <w:r w:rsidRPr="00715E61">
          <w:rPr>
            <w:rFonts w:ascii="Palatino Linotype" w:eastAsia="Palatino Linotype" w:hAnsi="Palatino Linotype" w:cs="Palatino Linotype"/>
            <w:sz w:val="18"/>
            <w:szCs w:val="18"/>
          </w:rPr>
          <w:t>doi</w:t>
        </w:r>
        <w:proofErr w:type="spellEnd"/>
        <w:r w:rsidRPr="00715E61">
          <w:rPr>
            <w:rFonts w:ascii="Palatino Linotype" w:eastAsia="Palatino Linotype" w:hAnsi="Palatino Linotype" w:cs="Palatino Linotype"/>
            <w:sz w:val="18"/>
            <w:szCs w:val="18"/>
          </w:rPr>
          <w:t>: 10.1016/B978-0-12-384719-5.00177-5</w:t>
        </w:r>
      </w:ins>
    </w:p>
    <w:p w14:paraId="30D0AA46" w14:textId="77777777" w:rsidR="00715E61" w:rsidRPr="00715E61" w:rsidRDefault="00715E61" w:rsidP="00715E61">
      <w:pPr>
        <w:widowControl w:val="0"/>
        <w:spacing w:line="240" w:lineRule="exact"/>
        <w:ind w:left="480" w:hanging="480"/>
        <w:contextualSpacing/>
        <w:rPr>
          <w:ins w:id="3824" w:author="Yanfei Zhang" w:date="2022-04-06T16:53:00Z"/>
          <w:rFonts w:ascii="Palatino Linotype" w:eastAsia="Palatino Linotype" w:hAnsi="Palatino Linotype" w:cs="Palatino Linotype"/>
          <w:sz w:val="18"/>
          <w:szCs w:val="18"/>
        </w:rPr>
      </w:pPr>
      <w:proofErr w:type="spellStart"/>
      <w:ins w:id="3825" w:author="Yanfei Zhang" w:date="2022-04-06T16:53:00Z">
        <w:r w:rsidRPr="00715E61">
          <w:rPr>
            <w:rFonts w:ascii="Palatino Linotype" w:eastAsia="Palatino Linotype" w:hAnsi="Palatino Linotype" w:cs="Palatino Linotype"/>
            <w:sz w:val="18"/>
            <w:szCs w:val="18"/>
          </w:rPr>
          <w:t>Verduyn</w:t>
        </w:r>
        <w:proofErr w:type="spellEnd"/>
        <w:r w:rsidRPr="00715E61">
          <w:rPr>
            <w:rFonts w:ascii="Palatino Linotype" w:eastAsia="Palatino Linotype" w:hAnsi="Palatino Linotype" w:cs="Palatino Linotype"/>
            <w:sz w:val="18"/>
            <w:szCs w:val="18"/>
          </w:rPr>
          <w:t xml:space="preserve">, C., </w:t>
        </w:r>
        <w:proofErr w:type="spellStart"/>
        <w:r w:rsidRPr="00715E61">
          <w:rPr>
            <w:rFonts w:ascii="Palatino Linotype" w:eastAsia="Palatino Linotype" w:hAnsi="Palatino Linotype" w:cs="Palatino Linotype"/>
            <w:sz w:val="18"/>
            <w:szCs w:val="18"/>
          </w:rPr>
          <w:t>Zomerdijk</w:t>
        </w:r>
        <w:proofErr w:type="spellEnd"/>
        <w:r w:rsidRPr="00715E61">
          <w:rPr>
            <w:rFonts w:ascii="Palatino Linotype" w:eastAsia="Palatino Linotype" w:hAnsi="Palatino Linotype" w:cs="Palatino Linotype"/>
            <w:sz w:val="18"/>
            <w:szCs w:val="18"/>
          </w:rPr>
          <w:t xml:space="preserve">, T. P. L., Dijken, J. P. Van, and </w:t>
        </w:r>
        <w:proofErr w:type="spellStart"/>
        <w:r w:rsidRPr="00715E61">
          <w:rPr>
            <w:rFonts w:ascii="Palatino Linotype" w:eastAsia="Palatino Linotype" w:hAnsi="Palatino Linotype" w:cs="Palatino Linotype"/>
            <w:sz w:val="18"/>
            <w:szCs w:val="18"/>
          </w:rPr>
          <w:t>Scheffers</w:t>
        </w:r>
        <w:proofErr w:type="spellEnd"/>
        <w:r w:rsidRPr="00715E61">
          <w:rPr>
            <w:rFonts w:ascii="Palatino Linotype" w:eastAsia="Palatino Linotype" w:hAnsi="Palatino Linotype" w:cs="Palatino Linotype"/>
            <w:sz w:val="18"/>
            <w:szCs w:val="18"/>
          </w:rPr>
          <w:t xml:space="preserve">, W. A. (1984). Continuous measurement of ethanol production by aerobic yeast suspensions with an enzyme electrode. Appl. </w:t>
        </w:r>
        <w:proofErr w:type="spellStart"/>
        <w:r w:rsidRPr="00715E61">
          <w:rPr>
            <w:rFonts w:ascii="Palatino Linotype" w:eastAsia="Palatino Linotype" w:hAnsi="Palatino Linotype" w:cs="Palatino Linotype"/>
            <w:sz w:val="18"/>
            <w:szCs w:val="18"/>
          </w:rPr>
          <w:t>Microbiol</w:t>
        </w:r>
        <w:proofErr w:type="spellEnd"/>
        <w:r w:rsidRPr="00715E61">
          <w:rPr>
            <w:rFonts w:ascii="Palatino Linotype" w:eastAsia="Palatino Linotype" w:hAnsi="Palatino Linotype" w:cs="Palatino Linotype"/>
            <w:sz w:val="18"/>
            <w:szCs w:val="18"/>
          </w:rPr>
          <w:t xml:space="preserve">. </w:t>
        </w:r>
        <w:proofErr w:type="spellStart"/>
        <w:r w:rsidRPr="00715E61">
          <w:rPr>
            <w:rFonts w:ascii="Palatino Linotype" w:eastAsia="Palatino Linotype" w:hAnsi="Palatino Linotype" w:cs="Palatino Linotype"/>
            <w:sz w:val="18"/>
            <w:szCs w:val="18"/>
          </w:rPr>
          <w:t>Biotechnol</w:t>
        </w:r>
        <w:proofErr w:type="spellEnd"/>
        <w:r w:rsidRPr="00715E61">
          <w:rPr>
            <w:rFonts w:ascii="Palatino Linotype" w:eastAsia="Palatino Linotype" w:hAnsi="Palatino Linotype" w:cs="Palatino Linotype"/>
            <w:sz w:val="18"/>
            <w:szCs w:val="18"/>
          </w:rPr>
          <w:t xml:space="preserve">. 19, 181–185. </w:t>
        </w:r>
        <w:proofErr w:type="spellStart"/>
        <w:r w:rsidRPr="00715E61">
          <w:rPr>
            <w:rFonts w:ascii="Palatino Linotype" w:eastAsia="Palatino Linotype" w:hAnsi="Palatino Linotype" w:cs="Palatino Linotype"/>
            <w:sz w:val="18"/>
            <w:szCs w:val="18"/>
          </w:rPr>
          <w:t>doi</w:t>
        </w:r>
        <w:proofErr w:type="spellEnd"/>
        <w:r w:rsidRPr="00715E61">
          <w:rPr>
            <w:rFonts w:ascii="Palatino Linotype" w:eastAsia="Palatino Linotype" w:hAnsi="Palatino Linotype" w:cs="Palatino Linotype"/>
            <w:sz w:val="18"/>
            <w:szCs w:val="18"/>
          </w:rPr>
          <w:t>: 10.1007/BF00256451</w:t>
        </w:r>
      </w:ins>
    </w:p>
    <w:p w14:paraId="50210749" w14:textId="77777777" w:rsidR="00715E61" w:rsidRPr="00715E61" w:rsidRDefault="00715E61" w:rsidP="00715E61">
      <w:pPr>
        <w:widowControl w:val="0"/>
        <w:spacing w:line="240" w:lineRule="exact"/>
        <w:ind w:left="480" w:hanging="480"/>
        <w:contextualSpacing/>
        <w:rPr>
          <w:ins w:id="3826" w:author="Yanfei Zhang" w:date="2022-04-06T16:53:00Z"/>
          <w:rFonts w:ascii="Palatino Linotype" w:eastAsia="Palatino Linotype" w:hAnsi="Palatino Linotype" w:cs="Palatino Linotype"/>
          <w:sz w:val="18"/>
          <w:szCs w:val="18"/>
        </w:rPr>
      </w:pPr>
      <w:proofErr w:type="spellStart"/>
      <w:ins w:id="3827" w:author="Yanfei Zhang" w:date="2022-04-06T16:53:00Z">
        <w:r w:rsidRPr="00715E61">
          <w:rPr>
            <w:rFonts w:ascii="Palatino Linotype" w:eastAsia="Palatino Linotype" w:hAnsi="Palatino Linotype" w:cs="Palatino Linotype"/>
            <w:sz w:val="18"/>
            <w:szCs w:val="18"/>
          </w:rPr>
          <w:t>Westerhoff</w:t>
        </w:r>
        <w:proofErr w:type="spellEnd"/>
        <w:r w:rsidRPr="00715E61">
          <w:rPr>
            <w:rFonts w:ascii="Palatino Linotype" w:eastAsia="Palatino Linotype" w:hAnsi="Palatino Linotype" w:cs="Palatino Linotype"/>
            <w:sz w:val="18"/>
            <w:szCs w:val="18"/>
          </w:rPr>
          <w:t xml:space="preserve">, H. V., </w:t>
        </w:r>
        <w:proofErr w:type="spellStart"/>
        <w:r w:rsidRPr="00715E61">
          <w:rPr>
            <w:rFonts w:ascii="Palatino Linotype" w:eastAsia="Palatino Linotype" w:hAnsi="Palatino Linotype" w:cs="Palatino Linotype"/>
            <w:sz w:val="18"/>
            <w:szCs w:val="18"/>
          </w:rPr>
          <w:t>Hellingwerf</w:t>
        </w:r>
        <w:proofErr w:type="spellEnd"/>
        <w:r w:rsidRPr="00715E61">
          <w:rPr>
            <w:rFonts w:ascii="Palatino Linotype" w:eastAsia="Palatino Linotype" w:hAnsi="Palatino Linotype" w:cs="Palatino Linotype"/>
            <w:sz w:val="18"/>
            <w:szCs w:val="18"/>
          </w:rPr>
          <w:t xml:space="preserve">, K., and Van Dam, K. (1983). Thermodynamic efficiency of microbial growth is low but optimal for maximal growth rate. Proc. Natl. Acad. Sci. U S A. 80, 305–309. </w:t>
        </w:r>
        <w:proofErr w:type="spellStart"/>
        <w:r w:rsidRPr="00715E61">
          <w:rPr>
            <w:rFonts w:ascii="Palatino Linotype" w:eastAsia="Palatino Linotype" w:hAnsi="Palatino Linotype" w:cs="Palatino Linotype"/>
            <w:sz w:val="18"/>
            <w:szCs w:val="18"/>
          </w:rPr>
          <w:t>doi</w:t>
        </w:r>
        <w:proofErr w:type="spellEnd"/>
        <w:r w:rsidRPr="00715E61">
          <w:rPr>
            <w:rFonts w:ascii="Palatino Linotype" w:eastAsia="Palatino Linotype" w:hAnsi="Palatino Linotype" w:cs="Palatino Linotype"/>
            <w:sz w:val="18"/>
            <w:szCs w:val="18"/>
          </w:rPr>
          <w:t>: 10.1073/pnas.80.1.305</w:t>
        </w:r>
      </w:ins>
    </w:p>
    <w:p w14:paraId="1E215CC7" w14:textId="77777777" w:rsidR="00715E61" w:rsidRPr="00715E61" w:rsidRDefault="00715E61" w:rsidP="00715E61">
      <w:pPr>
        <w:widowControl w:val="0"/>
        <w:spacing w:line="240" w:lineRule="exact"/>
        <w:ind w:left="480" w:hanging="480"/>
        <w:contextualSpacing/>
        <w:rPr>
          <w:ins w:id="3828" w:author="Yanfei Zhang" w:date="2022-04-06T16:53:00Z"/>
          <w:rFonts w:ascii="Palatino Linotype" w:eastAsia="Palatino Linotype" w:hAnsi="Palatino Linotype" w:cs="Palatino Linotype"/>
          <w:sz w:val="18"/>
          <w:szCs w:val="18"/>
        </w:rPr>
      </w:pPr>
      <w:proofErr w:type="spellStart"/>
      <w:ins w:id="3829" w:author="Yanfei Zhang" w:date="2022-04-06T16:53:00Z">
        <w:r w:rsidRPr="00715E61">
          <w:rPr>
            <w:rFonts w:ascii="Palatino Linotype" w:eastAsia="Palatino Linotype" w:hAnsi="Palatino Linotype" w:cs="Palatino Linotype"/>
            <w:sz w:val="18"/>
            <w:szCs w:val="18"/>
          </w:rPr>
          <w:t>Westerhoff</w:t>
        </w:r>
        <w:proofErr w:type="spellEnd"/>
        <w:r w:rsidRPr="00715E61">
          <w:rPr>
            <w:rFonts w:ascii="Palatino Linotype" w:eastAsia="Palatino Linotype" w:hAnsi="Palatino Linotype" w:cs="Palatino Linotype"/>
            <w:sz w:val="18"/>
            <w:szCs w:val="18"/>
          </w:rPr>
          <w:t xml:space="preserve">, H. V., and Van Dam, K. (1987). Thermodynamics and control of biological free-energy transduction. Elsevier, Amsterdam. </w:t>
        </w:r>
        <w:proofErr w:type="spellStart"/>
        <w:r w:rsidRPr="00715E61">
          <w:rPr>
            <w:rFonts w:ascii="Palatino Linotype" w:eastAsia="Palatino Linotype" w:hAnsi="Palatino Linotype" w:cs="Palatino Linotype"/>
            <w:sz w:val="18"/>
            <w:szCs w:val="18"/>
          </w:rPr>
          <w:t>doi</w:t>
        </w:r>
        <w:proofErr w:type="spellEnd"/>
        <w:r w:rsidRPr="00715E61">
          <w:rPr>
            <w:rFonts w:ascii="Palatino Linotype" w:eastAsia="Palatino Linotype" w:hAnsi="Palatino Linotype" w:cs="Palatino Linotype"/>
            <w:sz w:val="18"/>
            <w:szCs w:val="18"/>
          </w:rPr>
          <w:t>: 10.15490/fairdomhub.1.datafile.4954.1</w:t>
        </w:r>
      </w:ins>
    </w:p>
    <w:p w14:paraId="00F10F4B" w14:textId="77777777" w:rsidR="00715E61" w:rsidRPr="00715E61" w:rsidRDefault="00715E61" w:rsidP="00715E61">
      <w:pPr>
        <w:widowControl w:val="0"/>
        <w:spacing w:line="240" w:lineRule="exact"/>
        <w:ind w:left="480" w:hanging="480"/>
        <w:contextualSpacing/>
        <w:rPr>
          <w:ins w:id="3830" w:author="Yanfei Zhang" w:date="2022-04-06T16:53:00Z"/>
          <w:rFonts w:ascii="Palatino Linotype" w:eastAsia="Palatino Linotype" w:hAnsi="Palatino Linotype" w:cs="Palatino Linotype"/>
          <w:sz w:val="18"/>
          <w:szCs w:val="18"/>
        </w:rPr>
      </w:pPr>
      <w:ins w:id="3831" w:author="Yanfei Zhang" w:date="2022-04-06T16:53:00Z">
        <w:r w:rsidRPr="00715E61">
          <w:rPr>
            <w:rFonts w:ascii="Palatino Linotype" w:eastAsia="Palatino Linotype" w:hAnsi="Palatino Linotype" w:cs="Palatino Linotype"/>
            <w:sz w:val="18"/>
            <w:szCs w:val="18"/>
          </w:rPr>
          <w:t xml:space="preserve">Wolf, J., Stark, H., </w:t>
        </w:r>
        <w:proofErr w:type="spellStart"/>
        <w:r w:rsidRPr="00715E61">
          <w:rPr>
            <w:rFonts w:ascii="Palatino Linotype" w:eastAsia="Palatino Linotype" w:hAnsi="Palatino Linotype" w:cs="Palatino Linotype"/>
            <w:sz w:val="18"/>
            <w:szCs w:val="18"/>
          </w:rPr>
          <w:t>Fafenrot</w:t>
        </w:r>
        <w:proofErr w:type="spellEnd"/>
        <w:r w:rsidRPr="00715E61">
          <w:rPr>
            <w:rFonts w:ascii="Palatino Linotype" w:eastAsia="Palatino Linotype" w:hAnsi="Palatino Linotype" w:cs="Palatino Linotype"/>
            <w:sz w:val="18"/>
            <w:szCs w:val="18"/>
          </w:rPr>
          <w:t xml:space="preserve">, K., </w:t>
        </w:r>
        <w:proofErr w:type="spellStart"/>
        <w:r w:rsidRPr="00715E61">
          <w:rPr>
            <w:rFonts w:ascii="Palatino Linotype" w:eastAsia="Palatino Linotype" w:hAnsi="Palatino Linotype" w:cs="Palatino Linotype"/>
            <w:sz w:val="18"/>
            <w:szCs w:val="18"/>
          </w:rPr>
          <w:t>Albersmeier</w:t>
        </w:r>
        <w:proofErr w:type="spellEnd"/>
        <w:r w:rsidRPr="00715E61">
          <w:rPr>
            <w:rFonts w:ascii="Palatino Linotype" w:eastAsia="Palatino Linotype" w:hAnsi="Palatino Linotype" w:cs="Palatino Linotype"/>
            <w:sz w:val="18"/>
            <w:szCs w:val="18"/>
          </w:rPr>
          <w:t xml:space="preserve">, A., Pham, T. K., Müller, K. B., et al. (2016). A systems biology approach reveals major metabolic changes in the </w:t>
        </w:r>
        <w:proofErr w:type="spellStart"/>
        <w:r w:rsidRPr="00715E61">
          <w:rPr>
            <w:rFonts w:ascii="Palatino Linotype" w:eastAsia="Palatino Linotype" w:hAnsi="Palatino Linotype" w:cs="Palatino Linotype"/>
            <w:sz w:val="18"/>
            <w:szCs w:val="18"/>
          </w:rPr>
          <w:t>thermoacidophilic</w:t>
        </w:r>
        <w:proofErr w:type="spellEnd"/>
        <w:r w:rsidRPr="00715E61">
          <w:rPr>
            <w:rFonts w:ascii="Palatino Linotype" w:eastAsia="Palatino Linotype" w:hAnsi="Palatino Linotype" w:cs="Palatino Linotype"/>
            <w:sz w:val="18"/>
            <w:szCs w:val="18"/>
          </w:rPr>
          <w:t xml:space="preserve"> archaeon </w:t>
        </w:r>
        <w:proofErr w:type="spellStart"/>
        <w:r w:rsidRPr="00715E61">
          <w:rPr>
            <w:rFonts w:ascii="Palatino Linotype" w:eastAsia="Palatino Linotype" w:hAnsi="Palatino Linotype" w:cs="Palatino Linotype"/>
            <w:sz w:val="18"/>
            <w:szCs w:val="18"/>
          </w:rPr>
          <w:t>Sulfolobus</w:t>
        </w:r>
        <w:proofErr w:type="spellEnd"/>
        <w:r w:rsidRPr="00715E61">
          <w:rPr>
            <w:rFonts w:ascii="Palatino Linotype" w:eastAsia="Palatino Linotype" w:hAnsi="Palatino Linotype" w:cs="Palatino Linotype"/>
            <w:sz w:val="18"/>
            <w:szCs w:val="18"/>
          </w:rPr>
          <w:t xml:space="preserve"> </w:t>
        </w:r>
        <w:proofErr w:type="spellStart"/>
        <w:r w:rsidRPr="00715E61">
          <w:rPr>
            <w:rFonts w:ascii="Palatino Linotype" w:eastAsia="Palatino Linotype" w:hAnsi="Palatino Linotype" w:cs="Palatino Linotype"/>
            <w:sz w:val="18"/>
            <w:szCs w:val="18"/>
          </w:rPr>
          <w:t>solfataricus</w:t>
        </w:r>
        <w:proofErr w:type="spellEnd"/>
        <w:r w:rsidRPr="00715E61">
          <w:rPr>
            <w:rFonts w:ascii="Palatino Linotype" w:eastAsia="Palatino Linotype" w:hAnsi="Palatino Linotype" w:cs="Palatino Linotype"/>
            <w:sz w:val="18"/>
            <w:szCs w:val="18"/>
          </w:rPr>
          <w:t xml:space="preserve"> in response to the carbon source L-</w:t>
        </w:r>
        <w:proofErr w:type="spellStart"/>
        <w:r w:rsidRPr="00715E61">
          <w:rPr>
            <w:rFonts w:ascii="Palatino Linotype" w:eastAsia="Palatino Linotype" w:hAnsi="Palatino Linotype" w:cs="Palatino Linotype"/>
            <w:sz w:val="18"/>
            <w:szCs w:val="18"/>
          </w:rPr>
          <w:t>fucose</w:t>
        </w:r>
        <w:proofErr w:type="spellEnd"/>
        <w:r w:rsidRPr="00715E61">
          <w:rPr>
            <w:rFonts w:ascii="Palatino Linotype" w:eastAsia="Palatino Linotype" w:hAnsi="Palatino Linotype" w:cs="Palatino Linotype"/>
            <w:sz w:val="18"/>
            <w:szCs w:val="18"/>
          </w:rPr>
          <w:t xml:space="preserve"> versus D-glucose. Mol. </w:t>
        </w:r>
        <w:proofErr w:type="spellStart"/>
        <w:r w:rsidRPr="00715E61">
          <w:rPr>
            <w:rFonts w:ascii="Palatino Linotype" w:eastAsia="Palatino Linotype" w:hAnsi="Palatino Linotype" w:cs="Palatino Linotype"/>
            <w:sz w:val="18"/>
            <w:szCs w:val="18"/>
          </w:rPr>
          <w:t>Microbiol</w:t>
        </w:r>
        <w:proofErr w:type="spellEnd"/>
        <w:r w:rsidRPr="00715E61">
          <w:rPr>
            <w:rFonts w:ascii="Palatino Linotype" w:eastAsia="Palatino Linotype" w:hAnsi="Palatino Linotype" w:cs="Palatino Linotype"/>
            <w:sz w:val="18"/>
            <w:szCs w:val="18"/>
          </w:rPr>
          <w:t xml:space="preserve">. 102(5), 882–908. </w:t>
        </w:r>
        <w:proofErr w:type="spellStart"/>
        <w:r w:rsidRPr="00715E61">
          <w:rPr>
            <w:rFonts w:ascii="Palatino Linotype" w:eastAsia="Palatino Linotype" w:hAnsi="Palatino Linotype" w:cs="Palatino Linotype"/>
            <w:sz w:val="18"/>
            <w:szCs w:val="18"/>
          </w:rPr>
          <w:t>doi</w:t>
        </w:r>
        <w:proofErr w:type="spellEnd"/>
        <w:r w:rsidRPr="00715E61">
          <w:rPr>
            <w:rFonts w:ascii="Palatino Linotype" w:eastAsia="Palatino Linotype" w:hAnsi="Palatino Linotype" w:cs="Palatino Linotype"/>
            <w:sz w:val="18"/>
            <w:szCs w:val="18"/>
          </w:rPr>
          <w:t>: 10.1111/mmi.13498</w:t>
        </w:r>
      </w:ins>
    </w:p>
    <w:p w14:paraId="3AE47149" w14:textId="77777777" w:rsidR="00715E61" w:rsidRPr="00715E61" w:rsidRDefault="00715E61" w:rsidP="00715E61">
      <w:pPr>
        <w:widowControl w:val="0"/>
        <w:spacing w:line="240" w:lineRule="exact"/>
        <w:ind w:left="480" w:hanging="480"/>
        <w:contextualSpacing/>
        <w:rPr>
          <w:ins w:id="3832" w:author="Yanfei Zhang" w:date="2022-04-06T16:53:00Z"/>
          <w:rFonts w:ascii="Palatino Linotype" w:eastAsia="Palatino Linotype" w:hAnsi="Palatino Linotype" w:cs="Palatino Linotype"/>
          <w:sz w:val="18"/>
          <w:szCs w:val="18"/>
        </w:rPr>
      </w:pPr>
      <w:ins w:id="3833" w:author="Yanfei Zhang" w:date="2022-04-06T16:53:00Z">
        <w:r w:rsidRPr="00715E61">
          <w:rPr>
            <w:rFonts w:ascii="Palatino Linotype" w:eastAsia="Palatino Linotype" w:hAnsi="Palatino Linotype" w:cs="Palatino Linotype"/>
            <w:sz w:val="18"/>
            <w:szCs w:val="18"/>
          </w:rPr>
          <w:t xml:space="preserve">Zhang, Y., </w:t>
        </w:r>
        <w:proofErr w:type="spellStart"/>
        <w:r w:rsidRPr="00715E61">
          <w:rPr>
            <w:rFonts w:ascii="Palatino Linotype" w:eastAsia="Palatino Linotype" w:hAnsi="Palatino Linotype" w:cs="Palatino Linotype"/>
            <w:sz w:val="18"/>
            <w:szCs w:val="18"/>
          </w:rPr>
          <w:t>Kouril</w:t>
        </w:r>
        <w:proofErr w:type="spellEnd"/>
        <w:r w:rsidRPr="00715E61">
          <w:rPr>
            <w:rFonts w:ascii="Palatino Linotype" w:eastAsia="Palatino Linotype" w:hAnsi="Palatino Linotype" w:cs="Palatino Linotype"/>
            <w:sz w:val="18"/>
            <w:szCs w:val="18"/>
          </w:rPr>
          <w:t xml:space="preserve">, T., </w:t>
        </w:r>
        <w:proofErr w:type="spellStart"/>
        <w:r w:rsidRPr="00715E61">
          <w:rPr>
            <w:rFonts w:ascii="Palatino Linotype" w:eastAsia="Palatino Linotype" w:hAnsi="Palatino Linotype" w:cs="Palatino Linotype"/>
            <w:sz w:val="18"/>
            <w:szCs w:val="18"/>
          </w:rPr>
          <w:t>Snoep</w:t>
        </w:r>
        <w:proofErr w:type="spellEnd"/>
        <w:r w:rsidRPr="00715E61">
          <w:rPr>
            <w:rFonts w:ascii="Palatino Linotype" w:eastAsia="Palatino Linotype" w:hAnsi="Palatino Linotype" w:cs="Palatino Linotype"/>
            <w:sz w:val="18"/>
            <w:szCs w:val="18"/>
          </w:rPr>
          <w:t xml:space="preserve">, J. L., </w:t>
        </w:r>
        <w:proofErr w:type="spellStart"/>
        <w:r w:rsidRPr="00715E61">
          <w:rPr>
            <w:rFonts w:ascii="Palatino Linotype" w:eastAsia="Palatino Linotype" w:hAnsi="Palatino Linotype" w:cs="Palatino Linotype"/>
            <w:sz w:val="18"/>
            <w:szCs w:val="18"/>
          </w:rPr>
          <w:t>Siebers</w:t>
        </w:r>
        <w:proofErr w:type="spellEnd"/>
        <w:r w:rsidRPr="00715E61">
          <w:rPr>
            <w:rFonts w:ascii="Palatino Linotype" w:eastAsia="Palatino Linotype" w:hAnsi="Palatino Linotype" w:cs="Palatino Linotype"/>
            <w:sz w:val="18"/>
            <w:szCs w:val="18"/>
          </w:rPr>
          <w:t xml:space="preserve">, B., </w:t>
        </w:r>
        <w:proofErr w:type="spellStart"/>
        <w:r w:rsidRPr="00715E61">
          <w:rPr>
            <w:rFonts w:ascii="Palatino Linotype" w:eastAsia="Palatino Linotype" w:hAnsi="Palatino Linotype" w:cs="Palatino Linotype"/>
            <w:sz w:val="18"/>
            <w:szCs w:val="18"/>
          </w:rPr>
          <w:t>Barberis</w:t>
        </w:r>
        <w:proofErr w:type="spellEnd"/>
        <w:r w:rsidRPr="00715E61">
          <w:rPr>
            <w:rFonts w:ascii="Palatino Linotype" w:eastAsia="Palatino Linotype" w:hAnsi="Palatino Linotype" w:cs="Palatino Linotype"/>
            <w:sz w:val="18"/>
            <w:szCs w:val="18"/>
          </w:rPr>
          <w:t xml:space="preserve">, M., and </w:t>
        </w:r>
        <w:proofErr w:type="spellStart"/>
        <w:r w:rsidRPr="00715E61">
          <w:rPr>
            <w:rFonts w:ascii="Palatino Linotype" w:eastAsia="Palatino Linotype" w:hAnsi="Palatino Linotype" w:cs="Palatino Linotype"/>
            <w:sz w:val="18"/>
            <w:szCs w:val="18"/>
          </w:rPr>
          <w:t>Westerhoff</w:t>
        </w:r>
        <w:proofErr w:type="spellEnd"/>
        <w:r w:rsidRPr="00715E61">
          <w:rPr>
            <w:rFonts w:ascii="Palatino Linotype" w:eastAsia="Palatino Linotype" w:hAnsi="Palatino Linotype" w:cs="Palatino Linotype"/>
            <w:sz w:val="18"/>
            <w:szCs w:val="18"/>
          </w:rPr>
          <w:t xml:space="preserve">, H. V. (2017). The peculiar glycolytic pathway in </w:t>
        </w:r>
        <w:proofErr w:type="spellStart"/>
        <w:r w:rsidRPr="00715E61">
          <w:rPr>
            <w:rFonts w:ascii="Palatino Linotype" w:eastAsia="Palatino Linotype" w:hAnsi="Palatino Linotype" w:cs="Palatino Linotype"/>
            <w:sz w:val="18"/>
            <w:szCs w:val="18"/>
          </w:rPr>
          <w:t>hyperthermophylic</w:t>
        </w:r>
        <w:proofErr w:type="spellEnd"/>
        <w:r w:rsidRPr="00715E61">
          <w:rPr>
            <w:rFonts w:ascii="Palatino Linotype" w:eastAsia="Palatino Linotype" w:hAnsi="Palatino Linotype" w:cs="Palatino Linotype"/>
            <w:sz w:val="18"/>
            <w:szCs w:val="18"/>
          </w:rPr>
          <w:t xml:space="preserve"> archaea: Understanding its whims by experimentation in </w:t>
        </w:r>
        <w:proofErr w:type="spellStart"/>
        <w:r w:rsidRPr="00715E61">
          <w:rPr>
            <w:rFonts w:ascii="Palatino Linotype" w:eastAsia="Palatino Linotype" w:hAnsi="Palatino Linotype" w:cs="Palatino Linotype"/>
            <w:sz w:val="18"/>
            <w:szCs w:val="18"/>
          </w:rPr>
          <w:t>silico</w:t>
        </w:r>
        <w:proofErr w:type="spellEnd"/>
        <w:r w:rsidRPr="00715E61">
          <w:rPr>
            <w:rFonts w:ascii="Palatino Linotype" w:eastAsia="Palatino Linotype" w:hAnsi="Palatino Linotype" w:cs="Palatino Linotype"/>
            <w:sz w:val="18"/>
            <w:szCs w:val="18"/>
          </w:rPr>
          <w:t xml:space="preserve">. Int. J. Mol. Sci. 18(4), 876. </w:t>
        </w:r>
        <w:proofErr w:type="spellStart"/>
        <w:r w:rsidRPr="00715E61">
          <w:rPr>
            <w:rFonts w:ascii="Palatino Linotype" w:eastAsia="Palatino Linotype" w:hAnsi="Palatino Linotype" w:cs="Palatino Linotype"/>
            <w:sz w:val="18"/>
            <w:szCs w:val="18"/>
          </w:rPr>
          <w:t>doi</w:t>
        </w:r>
        <w:proofErr w:type="spellEnd"/>
        <w:r w:rsidRPr="00715E61">
          <w:rPr>
            <w:rFonts w:ascii="Palatino Linotype" w:eastAsia="Palatino Linotype" w:hAnsi="Palatino Linotype" w:cs="Palatino Linotype"/>
            <w:sz w:val="18"/>
            <w:szCs w:val="18"/>
          </w:rPr>
          <w:t>: 10.3390/ijms18040876</w:t>
        </w:r>
      </w:ins>
    </w:p>
    <w:p w14:paraId="13016E4A" w14:textId="77777777" w:rsidR="00AE7656" w:rsidRDefault="00AE7656" w:rsidP="00715E61">
      <w:pPr>
        <w:widowControl w:val="0"/>
        <w:spacing w:line="240" w:lineRule="exact"/>
        <w:ind w:left="480" w:hanging="480"/>
        <w:contextualSpacing/>
        <w:rPr>
          <w:rFonts w:ascii="Palatino Linotype" w:eastAsia="Palatino Linotype" w:hAnsi="Palatino Linotype" w:cs="Palatino Linotype"/>
          <w:sz w:val="18"/>
          <w:szCs w:val="18"/>
        </w:rPr>
      </w:pPr>
    </w:p>
    <w:sectPr w:rsidR="00AE7656">
      <w:headerReference w:type="even" r:id="rId36"/>
      <w:headerReference w:type="default" r:id="rId37"/>
      <w:footerReference w:type="default" r:id="rId38"/>
      <w:headerReference w:type="first" r:id="rId39"/>
      <w:footerReference w:type="first" r:id="rId40"/>
      <w:pgSz w:w="11906" w:h="16838"/>
      <w:pgMar w:top="1417" w:right="1531" w:bottom="1077" w:left="1531" w:header="1020" w:footer="850" w:gutter="0"/>
      <w:pgNumType w:start="1"/>
      <w:cols w:space="720"/>
      <w:titlePg/>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6" w:author="Yanfei Zhang" w:date="2022-04-06T17:26:00Z" w:initials="YZ">
    <w:p w14:paraId="1EAD217F" w14:textId="015F039A" w:rsidR="009A6693" w:rsidRDefault="009A6693">
      <w:pPr>
        <w:pStyle w:val="CommentText"/>
      </w:pPr>
      <w:r>
        <w:rPr>
          <w:rStyle w:val="CommentReference"/>
        </w:rPr>
        <w:annotationRef/>
      </w:r>
      <w:r>
        <w:t>Do you want me to change Psi with Psi</w:t>
      </w:r>
      <w:r w:rsidRPr="009A6693">
        <w:rPr>
          <w:vertAlign w:val="superscript"/>
        </w:rPr>
        <w:t>+</w:t>
      </w:r>
      <w:r>
        <w:t>-</w:t>
      </w:r>
      <w:proofErr w:type="spellStart"/>
      <w:r>
        <w:t>Psi</w:t>
      </w:r>
      <w:r w:rsidRPr="009A6693">
        <w:rPr>
          <w:vertAlign w:val="superscript"/>
        </w:rPr>
        <w:t>+</w:t>
      </w:r>
      <w:r>
        <w:t>_ex</w:t>
      </w:r>
      <w:proofErr w:type="spellEnd"/>
      <w:r>
        <w:t xml:space="preserve">? Can we just Psi to represent it? </w:t>
      </w:r>
    </w:p>
  </w:comment>
  <w:comment w:id="77" w:author="Yanfei Zhang" w:date="2022-04-06T17:28:00Z" w:initials="YZ">
    <w:p w14:paraId="584C7158" w14:textId="28DD4BAE" w:rsidR="006C7EAD" w:rsidRDefault="006C7EAD" w:rsidP="006C7EAD">
      <w:pPr>
        <w:pStyle w:val="Heading4"/>
        <w:shd w:val="clear" w:color="auto" w:fill="FFFFFF"/>
        <w:spacing w:before="150" w:after="150"/>
        <w:rPr>
          <w:rFonts w:ascii="Helvetica" w:hAnsi="Helvetica" w:cs="Helvetica"/>
          <w:b w:val="0"/>
          <w:color w:val="666666"/>
          <w:sz w:val="32"/>
          <w:szCs w:val="32"/>
          <w:lang w:eastAsia="zh-CN"/>
        </w:rPr>
      </w:pPr>
      <w:r>
        <w:rPr>
          <w:rStyle w:val="CommentReference"/>
        </w:rPr>
        <w:annotationRef/>
      </w:r>
      <w:proofErr w:type="spellStart"/>
      <w:r>
        <w:t>Nomrally</w:t>
      </w:r>
      <w:proofErr w:type="spellEnd"/>
      <w:r>
        <w:t xml:space="preserve"> in the GWMM, the </w:t>
      </w:r>
      <w:r>
        <w:rPr>
          <w:rFonts w:hint="eastAsia"/>
          <w:lang w:eastAsia="zh-CN"/>
        </w:rPr>
        <w:t>ch</w:t>
      </w:r>
      <w:r>
        <w:t>arges of the metabolites do not show in the reaction, so I would like to keep the original form.</w:t>
      </w:r>
    </w:p>
    <w:p w14:paraId="12219ADC" w14:textId="6C9F0739" w:rsidR="006C7EAD" w:rsidRDefault="006C7EAD">
      <w:pPr>
        <w:pStyle w:val="CommentText"/>
        <w:rPr>
          <w:rFonts w:hint="eastAsia"/>
          <w:lang w:eastAsia="zh-CN"/>
        </w:rPr>
      </w:pPr>
    </w:p>
  </w:comment>
  <w:comment w:id="353" w:author="Yanfei Zhang" w:date="2022-03-28T17:20:00Z" w:initials="YZ">
    <w:p w14:paraId="384EE550" w14:textId="05D2C99A" w:rsidR="00395A08" w:rsidRDefault="00395A08">
      <w:pPr>
        <w:pStyle w:val="CommentText"/>
      </w:pPr>
      <w:r>
        <w:rPr>
          <w:rStyle w:val="CommentReference"/>
        </w:rPr>
        <w:annotationRef/>
      </w:r>
      <w:r>
        <w:t>Done.</w:t>
      </w:r>
    </w:p>
  </w:comment>
  <w:comment w:id="429" w:author="Yanfei Zhang" w:date="2022-04-05T10:12:00Z" w:initials="YZ">
    <w:p w14:paraId="190DB32C" w14:textId="125F69D4" w:rsidR="00395A08" w:rsidRDefault="00395A08">
      <w:pPr>
        <w:pStyle w:val="CommentText"/>
      </w:pPr>
      <w:r>
        <w:rPr>
          <w:rStyle w:val="CommentReference"/>
        </w:rPr>
        <w:annotationRef/>
      </w:r>
      <w:r>
        <w:t>n increased from 0 to 2, it is because during the simulation PK bounds was set to 1.</w:t>
      </w:r>
    </w:p>
  </w:comment>
  <w:comment w:id="942" w:author="Yanfei Zhang" w:date="2022-03-28T20:16:00Z" w:initials="YZ">
    <w:p w14:paraId="40BFFBD9" w14:textId="3D3F629D" w:rsidR="00395A08" w:rsidRDefault="00395A08">
      <w:pPr>
        <w:pStyle w:val="CommentText"/>
      </w:pPr>
      <w:r>
        <w:rPr>
          <w:rStyle w:val="CommentReference"/>
        </w:rPr>
        <w:annotationRef/>
      </w:r>
      <w:r>
        <w:t xml:space="preserve">It is Co2+, maybe we can delete it, it is not used in our simulations. </w:t>
      </w:r>
    </w:p>
  </w:comment>
  <w:comment w:id="1097" w:author="Yanfei Zhang" w:date="2022-03-28T20:37:00Z" w:initials="YZ">
    <w:p w14:paraId="695F4B4C" w14:textId="246DA4EA" w:rsidR="00395A08" w:rsidRDefault="00395A08">
      <w:pPr>
        <w:pStyle w:val="CommentText"/>
      </w:pPr>
      <w:r>
        <w:rPr>
          <w:rStyle w:val="CommentReference"/>
        </w:rPr>
        <w:annotationRef/>
      </w:r>
      <w:r>
        <w:t xml:space="preserve">It is PGAM, and I also checked Theresa </w:t>
      </w:r>
      <w:proofErr w:type="spellStart"/>
      <w:r>
        <w:t>Kouril’s</w:t>
      </w:r>
      <w:proofErr w:type="spellEnd"/>
      <w:r>
        <w:t xml:space="preserve"> thesis.</w:t>
      </w:r>
    </w:p>
  </w:comment>
  <w:comment w:id="2726" w:author="Microsoft account" w:date="2022-03-09T10:42:00Z" w:initials="Ma">
    <w:p w14:paraId="027E80DE" w14:textId="77777777" w:rsidR="00395A08" w:rsidRDefault="00395A08" w:rsidP="005E5D05">
      <w:pPr>
        <w:pStyle w:val="CommentText"/>
      </w:pPr>
      <w:r>
        <w:rPr>
          <w:rStyle w:val="CommentReference"/>
        </w:rPr>
        <w:annotationRef/>
      </w:r>
      <w:r>
        <w:rPr>
          <w:noProof/>
        </w:rPr>
        <w:t>I canount find this ref in the ref list</w:t>
      </w:r>
    </w:p>
  </w:comment>
  <w:comment w:id="3175" w:author="Yanfei Zhang" w:date="2022-04-05T20:13:00Z" w:initials="YZ">
    <w:p w14:paraId="5555B211" w14:textId="15AC5392" w:rsidR="00395A08" w:rsidRDefault="00395A08">
      <w:pPr>
        <w:pStyle w:val="CommentText"/>
      </w:pPr>
      <w:r>
        <w:rPr>
          <w:rStyle w:val="CommentReference"/>
        </w:rPr>
        <w:annotationRef/>
      </w:r>
      <w:r>
        <w:t>Delete this part so it doesn’t show in the manuscript.</w:t>
      </w:r>
    </w:p>
  </w:comment>
  <w:comment w:id="3535" w:author="Microsoft account" w:date="2022-03-09T10:42:00Z" w:initials="Ma">
    <w:p w14:paraId="0EB3C0BE" w14:textId="77777777" w:rsidR="00395A08" w:rsidRDefault="00395A08" w:rsidP="00395A08">
      <w:pPr>
        <w:pStyle w:val="CommentText"/>
      </w:pPr>
      <w:r>
        <w:rPr>
          <w:rStyle w:val="CommentReference"/>
        </w:rPr>
        <w:annotationRef/>
      </w:r>
      <w:r>
        <w:rPr>
          <w:noProof/>
        </w:rPr>
        <w:t>I canount find this ref in the ref list</w:t>
      </w:r>
    </w:p>
  </w:comment>
  <w:comment w:id="3712" w:author="Yanfei Zhang" w:date="2022-04-05T21:19:00Z" w:initials="YZ">
    <w:p w14:paraId="5BB4F878" w14:textId="3BD6D03B" w:rsidR="0022764D" w:rsidRDefault="0022764D">
      <w:pPr>
        <w:pStyle w:val="CommentText"/>
      </w:pPr>
      <w:r>
        <w:rPr>
          <w:rStyle w:val="CommentReference"/>
        </w:rPr>
        <w:annotationRef/>
      </w:r>
      <w:r>
        <w:t xml:space="preserve">This part has to be deleted as it has no relation with the manuscript. </w:t>
      </w:r>
    </w:p>
  </w:comment>
  <w:comment w:id="3722" w:author="Yanfei Zhang" w:date="2022-04-05T21:25:00Z" w:initials="YZ">
    <w:p w14:paraId="1AEA6CE1" w14:textId="27555778" w:rsidR="00CB7250" w:rsidRDefault="00CB7250">
      <w:pPr>
        <w:pStyle w:val="CommentText"/>
      </w:pPr>
      <w:r>
        <w:rPr>
          <w:rStyle w:val="CommentReference"/>
        </w:rPr>
        <w:annotationRef/>
      </w:r>
      <w:r>
        <w:t>This just showed in the reaction.</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EAD217F" w15:done="0"/>
  <w15:commentEx w15:paraId="12219ADC" w15:done="0"/>
  <w15:commentEx w15:paraId="384EE550" w15:done="0"/>
  <w15:commentEx w15:paraId="190DB32C" w15:done="0"/>
  <w15:commentEx w15:paraId="40BFFBD9" w15:done="0"/>
  <w15:commentEx w15:paraId="695F4B4C" w15:done="0"/>
  <w15:commentEx w15:paraId="027E80DE" w15:done="0"/>
  <w15:commentEx w15:paraId="5555B211" w15:done="0"/>
  <w15:commentEx w15:paraId="0EB3C0BE" w15:done="0"/>
  <w15:commentEx w15:paraId="5BB4F878" w15:done="0"/>
  <w15:commentEx w15:paraId="1AEA6CE1"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B1261D" w14:textId="77777777" w:rsidR="00026B1B" w:rsidRDefault="00026B1B">
      <w:pPr>
        <w:spacing w:line="240" w:lineRule="auto"/>
      </w:pPr>
      <w:r>
        <w:separator/>
      </w:r>
    </w:p>
  </w:endnote>
  <w:endnote w:type="continuationSeparator" w:id="0">
    <w:p w14:paraId="0E0E610A" w14:textId="77777777" w:rsidR="00026B1B" w:rsidRDefault="00026B1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Minion Pro">
    <w:altName w:val="Times New Roman"/>
    <w:charset w:val="00"/>
    <w:family w:val="roman"/>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等线">
    <w:altName w:val="DengXian"/>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9B7153" w14:textId="77777777" w:rsidR="00395A08" w:rsidRDefault="00395A08">
    <w:pPr>
      <w:pBdr>
        <w:top w:val="nil"/>
        <w:left w:val="nil"/>
        <w:bottom w:val="nil"/>
        <w:right w:val="nil"/>
        <w:between w:val="nil"/>
      </w:pBdr>
      <w:tabs>
        <w:tab w:val="center" w:pos="4153"/>
        <w:tab w:val="right" w:pos="8306"/>
      </w:tabs>
      <w:spacing w:line="240" w:lineRule="auto"/>
      <w:rPr>
        <w:sz w:val="18"/>
        <w:szCs w:val="18"/>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50277C" w14:textId="77777777" w:rsidR="00395A08" w:rsidRDefault="00395A08">
    <w:pPr>
      <w:tabs>
        <w:tab w:val="right" w:pos="8844"/>
      </w:tabs>
      <w:spacing w:before="120" w:line="240" w:lineRule="auto"/>
      <w:rPr>
        <w:rFonts w:ascii="Palatino Linotype" w:eastAsia="Palatino Linotype" w:hAnsi="Palatino Linotype" w:cs="Palatino Linotype"/>
        <w:sz w:val="16"/>
        <w:szCs w:val="16"/>
      </w:rPr>
    </w:pPr>
    <w:r>
      <w:rPr>
        <w:rFonts w:ascii="Palatino Linotype" w:eastAsia="Palatino Linotype" w:hAnsi="Palatino Linotype" w:cs="Palatino Linotype"/>
        <w:sz w:val="16"/>
        <w:szCs w:val="16"/>
      </w:rP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5B3D93" w14:textId="77777777" w:rsidR="00026B1B" w:rsidRDefault="00026B1B">
      <w:pPr>
        <w:spacing w:line="240" w:lineRule="auto"/>
      </w:pPr>
      <w:r>
        <w:separator/>
      </w:r>
    </w:p>
  </w:footnote>
  <w:footnote w:type="continuationSeparator" w:id="0">
    <w:p w14:paraId="1F3B398B" w14:textId="77777777" w:rsidR="00026B1B" w:rsidRDefault="00026B1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57261" w14:textId="77777777" w:rsidR="00395A08" w:rsidRDefault="00395A08">
    <w:pPr>
      <w:pBdr>
        <w:top w:val="nil"/>
        <w:left w:val="nil"/>
        <w:bottom w:val="none" w:sz="0" w:space="0" w:color="000000"/>
        <w:right w:val="nil"/>
        <w:between w:val="nil"/>
      </w:pBdr>
      <w:tabs>
        <w:tab w:val="center" w:pos="4153"/>
        <w:tab w:val="right" w:pos="8306"/>
      </w:tabs>
      <w:spacing w:line="240" w:lineRule="auto"/>
      <w:jc w:val="center"/>
      <w:rPr>
        <w:sz w:val="18"/>
        <w:szCs w:val="18"/>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ustomXmlInsRangeStart w:id="3834" w:author="Microsoft account" w:date="2022-03-09T10:40:00Z"/>
  <w:sdt>
    <w:sdtPr>
      <w:rPr>
        <w:color w:val="A6A6A6" w:themeColor="background1" w:themeShade="A6"/>
        <w:spacing w:val="60"/>
      </w:rPr>
      <w:id w:val="-1101719169"/>
      <w:docPartObj>
        <w:docPartGallery w:val="Page Numbers (Top of Page)"/>
        <w:docPartUnique/>
      </w:docPartObj>
    </w:sdtPr>
    <w:sdtEndPr>
      <w:rPr>
        <w:b/>
        <w:bCs/>
        <w:noProof/>
        <w:spacing w:val="0"/>
      </w:rPr>
    </w:sdtEndPr>
    <w:sdtContent>
      <w:customXmlInsRangeEnd w:id="3834"/>
      <w:p w14:paraId="7023439D" w14:textId="7D3648D1" w:rsidR="00395A08" w:rsidRPr="001031D0" w:rsidRDefault="00395A08">
        <w:pPr>
          <w:pStyle w:val="Header"/>
          <w:pBdr>
            <w:bottom w:val="single" w:sz="4" w:space="1" w:color="D9D9D9" w:themeColor="background1" w:themeShade="D9"/>
          </w:pBdr>
          <w:jc w:val="right"/>
          <w:rPr>
            <w:ins w:id="3835" w:author="Microsoft account" w:date="2022-03-09T10:40:00Z"/>
            <w:b/>
            <w:bCs/>
            <w:color w:val="A6A6A6" w:themeColor="background1" w:themeShade="A6"/>
            <w:rPrChange w:id="3836" w:author="Microsoft account" w:date="2022-03-09T10:41:00Z">
              <w:rPr>
                <w:ins w:id="3837" w:author="Microsoft account" w:date="2022-03-09T10:40:00Z"/>
                <w:b/>
                <w:bCs/>
              </w:rPr>
            </w:rPrChange>
          </w:rPr>
        </w:pPr>
        <w:ins w:id="3838" w:author="Microsoft account" w:date="2022-03-09T10:40:00Z">
          <w:r w:rsidRPr="001031D0">
            <w:rPr>
              <w:color w:val="A6A6A6" w:themeColor="background1" w:themeShade="A6"/>
              <w:spacing w:val="60"/>
              <w:rPrChange w:id="3839" w:author="Microsoft account" w:date="2022-03-09T10:41:00Z">
                <w:rPr>
                  <w:color w:val="7F7F7F" w:themeColor="background1" w:themeShade="7F"/>
                  <w:spacing w:val="60"/>
                </w:rPr>
              </w:rPrChange>
            </w:rPr>
            <w:t>Zhang et al</w:t>
          </w:r>
        </w:ins>
        <w:ins w:id="3840" w:author="Microsoft account" w:date="2022-03-09T10:41:00Z">
          <w:r w:rsidRPr="001031D0">
            <w:rPr>
              <w:color w:val="A6A6A6" w:themeColor="background1" w:themeShade="A6"/>
              <w:spacing w:val="60"/>
              <w:rPrChange w:id="3841" w:author="Microsoft account" w:date="2022-03-09T10:41:00Z">
                <w:rPr>
                  <w:color w:val="7F7F7F" w:themeColor="background1" w:themeShade="7F"/>
                  <w:spacing w:val="60"/>
                </w:rPr>
              </w:rPrChange>
            </w:rPr>
            <w:t>.</w:t>
          </w:r>
        </w:ins>
        <w:ins w:id="3842" w:author="Microsoft account" w:date="2022-03-09T10:40:00Z">
          <w:r w:rsidRPr="001031D0">
            <w:rPr>
              <w:color w:val="A6A6A6" w:themeColor="background1" w:themeShade="A6"/>
              <w:spacing w:val="60"/>
              <w:rPrChange w:id="3843" w:author="Microsoft account" w:date="2022-03-09T10:41:00Z">
                <w:rPr>
                  <w:color w:val="7F7F7F" w:themeColor="background1" w:themeShade="7F"/>
                  <w:spacing w:val="60"/>
                </w:rPr>
              </w:rPrChange>
            </w:rPr>
            <w:t xml:space="preserve"> on Gear shifting</w:t>
          </w:r>
        </w:ins>
        <w:ins w:id="3844" w:author="Microsoft account" w:date="2022-03-09T10:41:00Z">
          <w:r w:rsidRPr="001031D0">
            <w:rPr>
              <w:color w:val="A6A6A6" w:themeColor="background1" w:themeShade="A6"/>
              <w:spacing w:val="60"/>
              <w:rPrChange w:id="3845" w:author="Microsoft account" w:date="2022-03-09T10:41:00Z">
                <w:rPr>
                  <w:color w:val="7F7F7F" w:themeColor="background1" w:themeShade="7F"/>
                  <w:spacing w:val="60"/>
                </w:rPr>
              </w:rPrChange>
            </w:rPr>
            <w:t xml:space="preserve">, </w:t>
          </w:r>
        </w:ins>
        <w:ins w:id="3846" w:author="Microsoft account" w:date="2022-03-09T10:40:00Z">
          <w:r w:rsidRPr="001031D0">
            <w:rPr>
              <w:color w:val="A6A6A6" w:themeColor="background1" w:themeShade="A6"/>
              <w:spacing w:val="60"/>
              <w:rPrChange w:id="3847" w:author="Microsoft account" w:date="2022-03-09T10:41:00Z">
                <w:rPr>
                  <w:color w:val="7F7F7F" w:themeColor="background1" w:themeShade="7F"/>
                  <w:spacing w:val="60"/>
                </w:rPr>
              </w:rPrChange>
            </w:rPr>
            <w:t>Page</w:t>
          </w:r>
          <w:r w:rsidRPr="001031D0">
            <w:rPr>
              <w:color w:val="A6A6A6" w:themeColor="background1" w:themeShade="A6"/>
              <w:rPrChange w:id="3848" w:author="Microsoft account" w:date="2022-03-09T10:41:00Z">
                <w:rPr/>
              </w:rPrChange>
            </w:rPr>
            <w:t xml:space="preserve"> | </w:t>
          </w:r>
          <w:r w:rsidRPr="001031D0">
            <w:rPr>
              <w:color w:val="A6A6A6" w:themeColor="background1" w:themeShade="A6"/>
              <w:rPrChange w:id="3849" w:author="Microsoft account" w:date="2022-03-09T10:41:00Z">
                <w:rPr/>
              </w:rPrChange>
            </w:rPr>
            <w:fldChar w:fldCharType="begin"/>
          </w:r>
          <w:r w:rsidRPr="001031D0">
            <w:rPr>
              <w:color w:val="A6A6A6" w:themeColor="background1" w:themeShade="A6"/>
              <w:rPrChange w:id="3850" w:author="Microsoft account" w:date="2022-03-09T10:41:00Z">
                <w:rPr/>
              </w:rPrChange>
            </w:rPr>
            <w:instrText xml:space="preserve"> PAGE   \* MERGEFORMAT </w:instrText>
          </w:r>
          <w:r w:rsidRPr="001031D0">
            <w:rPr>
              <w:color w:val="A6A6A6" w:themeColor="background1" w:themeShade="A6"/>
              <w:rPrChange w:id="3851" w:author="Microsoft account" w:date="2022-03-09T10:41:00Z">
                <w:rPr>
                  <w:b/>
                  <w:bCs/>
                  <w:noProof/>
                </w:rPr>
              </w:rPrChange>
            </w:rPr>
            <w:fldChar w:fldCharType="separate"/>
          </w:r>
        </w:ins>
        <w:r w:rsidR="00083D8E" w:rsidRPr="00083D8E">
          <w:rPr>
            <w:b/>
            <w:bCs/>
            <w:noProof/>
            <w:color w:val="A6A6A6" w:themeColor="background1" w:themeShade="A6"/>
          </w:rPr>
          <w:t>20</w:t>
        </w:r>
        <w:ins w:id="3852" w:author="Microsoft account" w:date="2022-03-09T10:40:00Z">
          <w:r w:rsidRPr="001031D0">
            <w:rPr>
              <w:b/>
              <w:bCs/>
              <w:noProof/>
              <w:color w:val="A6A6A6" w:themeColor="background1" w:themeShade="A6"/>
              <w:rPrChange w:id="3853" w:author="Microsoft account" w:date="2022-03-09T10:41:00Z">
                <w:rPr>
                  <w:b/>
                  <w:bCs/>
                  <w:noProof/>
                </w:rPr>
              </w:rPrChange>
            </w:rPr>
            <w:fldChar w:fldCharType="end"/>
          </w:r>
        </w:ins>
      </w:p>
      <w:customXmlInsRangeStart w:id="3854" w:author="Microsoft account" w:date="2022-03-09T10:40:00Z"/>
    </w:sdtContent>
  </w:sdt>
  <w:customXmlInsRangeEnd w:id="3854"/>
  <w:p w14:paraId="13E5DA58" w14:textId="77777777" w:rsidR="00395A08" w:rsidRDefault="00395A08">
    <w:pPr>
      <w:tabs>
        <w:tab w:val="right" w:pos="8844"/>
      </w:tabs>
      <w:spacing w:after="240" w:line="240" w:lineRule="auto"/>
      <w:rPr>
        <w:rFonts w:ascii="Palatino Linotype" w:eastAsia="Palatino Linotype" w:hAnsi="Palatino Linotype" w:cs="Palatino Linotype"/>
        <w:sz w:val="16"/>
        <w:szCs w:val="16"/>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2F9A42" w14:textId="77777777" w:rsidR="00395A08" w:rsidRDefault="00395A08">
    <w:pPr>
      <w:pBdr>
        <w:top w:val="nil"/>
        <w:left w:val="nil"/>
        <w:bottom w:val="nil"/>
        <w:right w:val="nil"/>
        <w:between w:val="nil"/>
      </w:pBdr>
      <w:spacing w:line="240" w:lineRule="auto"/>
      <w:jc w:val="left"/>
      <w:rPr>
        <w:rFonts w:ascii="Palatino Linotype" w:eastAsia="Palatino Linotype" w:hAnsi="Palatino Linotype" w:cs="Palatino Linotype"/>
        <w:i/>
      </w:rPr>
    </w:pPr>
    <w:r>
      <w:rPr>
        <w:rFonts w:ascii="Palatino Linotype" w:eastAsia="Palatino Linotype" w:hAnsi="Palatino Linotype" w:cs="Palatino Linotype"/>
        <w:noProof/>
        <w:lang w:eastAsia="zh-CN"/>
      </w:rPr>
      <mc:AlternateContent>
        <mc:Choice Requires="wps">
          <w:drawing>
            <wp:anchor distT="0" distB="0" distL="0" distR="0" simplePos="0" relativeHeight="251658240" behindDoc="0" locked="0" layoutInCell="1" hidden="0" allowOverlap="1" wp14:anchorId="768FEDD8" wp14:editId="0AA46AF0">
              <wp:simplePos x="0" y="0"/>
              <wp:positionH relativeFrom="page">
                <wp:posOffset>6025198</wp:posOffset>
              </wp:positionH>
              <wp:positionV relativeFrom="page">
                <wp:posOffset>642938</wp:posOffset>
              </wp:positionV>
              <wp:extent cx="549910" cy="718820"/>
              <wp:effectExtent l="0" t="0" r="0" b="0"/>
              <wp:wrapSquare wrapText="bothSides" distT="0" distB="0" distL="0" distR="0"/>
              <wp:docPr id="219" name="Rectangle 219"/>
              <wp:cNvGraphicFramePr/>
              <a:graphic xmlns:a="http://schemas.openxmlformats.org/drawingml/2006/main">
                <a:graphicData uri="http://schemas.microsoft.com/office/word/2010/wordprocessingShape">
                  <wps:wsp>
                    <wps:cNvSpPr/>
                    <wps:spPr>
                      <a:xfrm>
                        <a:off x="5075808" y="3425353"/>
                        <a:ext cx="540385" cy="709295"/>
                      </a:xfrm>
                      <a:prstGeom prst="rect">
                        <a:avLst/>
                      </a:prstGeom>
                      <a:solidFill>
                        <a:srgbClr val="FFFFFF"/>
                      </a:solidFill>
                      <a:ln>
                        <a:noFill/>
                      </a:ln>
                    </wps:spPr>
                    <wps:txbx>
                      <w:txbxContent>
                        <w:p w14:paraId="60A72937" w14:textId="77777777" w:rsidR="00395A08" w:rsidRDefault="00395A08">
                          <w:pPr>
                            <w:spacing w:line="240" w:lineRule="auto"/>
                            <w:jc w:val="center"/>
                            <w:textDirection w:val="btLr"/>
                          </w:pPr>
                        </w:p>
                      </w:txbxContent>
                    </wps:txbx>
                    <wps:bodyPr spcFirstLastPara="1" wrap="square" lIns="0" tIns="0" rIns="0" bIns="0" anchor="t" anchorCtr="0">
                      <a:noAutofit/>
                    </wps:bodyPr>
                  </wps:wsp>
                </a:graphicData>
              </a:graphic>
            </wp:anchor>
          </w:drawing>
        </mc:Choice>
        <mc:Fallback>
          <w:pict>
            <v:rect w14:anchorId="768FEDD8" id="Rectangle 219" o:spid="_x0000_s1026" style="position:absolute;margin-left:474.45pt;margin-top:50.65pt;width:43.3pt;height:56.6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" stroked="f">
              <v:textbox inset="0,0,0,0">
                <w:txbxContent>
                  <w:p w14:paraId="60A72937" w14:textId="77777777" w:rsidR="00395A08" w:rsidRDefault="00395A08">
                    <w:pPr>
                      <w:spacing w:line="240" w:lineRule="auto"/>
                      <w:jc w:val="center"/>
                      <w:textDirection w:val="btLr"/>
                    </w:pPr>
                  </w:p>
                </w:txbxContent>
              </v:textbox>
              <w10:wrap type="square" anchorx="page" anchory="page"/>
            </v:rec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C76A6B"/>
    <w:multiLevelType w:val="hybridMultilevel"/>
    <w:tmpl w:val="B31A58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BB2357"/>
    <w:multiLevelType w:val="multilevel"/>
    <w:tmpl w:val="E684F7E4"/>
    <w:lvl w:ilvl="0">
      <w:start w:val="1"/>
      <w:numFmt w:val="decimal"/>
      <w:pStyle w:val="MDPI37itemize"/>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1D58713E"/>
    <w:multiLevelType w:val="hybridMultilevel"/>
    <w:tmpl w:val="44A831E6"/>
    <w:lvl w:ilvl="0" w:tplc="75E42178">
      <w:start w:val="80"/>
      <w:numFmt w:val="bullet"/>
      <w:lvlText w:val="*"/>
      <w:lvlJc w:val="left"/>
      <w:pPr>
        <w:ind w:left="720" w:hanging="360"/>
      </w:pPr>
      <w:rPr>
        <w:rFonts w:ascii="Times New Roman" w:eastAsia="宋体" w:hAnsi="Times New Roman" w:cs="Times New Roman" w:hint="default"/>
        <w:b/>
        <w:color w:val="auto"/>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A2588C"/>
    <w:multiLevelType w:val="multilevel"/>
    <w:tmpl w:val="5220E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613BE3"/>
    <w:multiLevelType w:val="multilevel"/>
    <w:tmpl w:val="68D8C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F386F98"/>
    <w:multiLevelType w:val="hybridMultilevel"/>
    <w:tmpl w:val="FC08618A"/>
    <w:lvl w:ilvl="0" w:tplc="3306E9E0">
      <w:start w:val="80"/>
      <w:numFmt w:val="bullet"/>
      <w:lvlText w:val="*"/>
      <w:lvlJc w:val="left"/>
      <w:pPr>
        <w:ind w:left="1080" w:hanging="360"/>
      </w:pPr>
      <w:rPr>
        <w:rFonts w:ascii="Times New Roman" w:eastAsia="宋体" w:hAnsi="Times New Roman" w:cs="Times New Roman" w:hint="default"/>
        <w:b/>
        <w:color w:val="auto"/>
        <w:sz w:val="1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2023F3C"/>
    <w:multiLevelType w:val="multilevel"/>
    <w:tmpl w:val="2DE4D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C350618"/>
    <w:multiLevelType w:val="hybridMultilevel"/>
    <w:tmpl w:val="983A4E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D0C77AC"/>
    <w:multiLevelType w:val="hybridMultilevel"/>
    <w:tmpl w:val="21BEDA3C"/>
    <w:lvl w:ilvl="0" w:tplc="5C0A516C">
      <w:start w:val="80"/>
      <w:numFmt w:val="bullet"/>
      <w:lvlText w:val="*"/>
      <w:lvlJc w:val="left"/>
      <w:pPr>
        <w:ind w:left="765" w:hanging="360"/>
      </w:pPr>
      <w:rPr>
        <w:rFonts w:ascii="Times New Roman" w:eastAsia="宋体" w:hAnsi="Times New Roman" w:cs="Times New Roman" w:hint="default"/>
        <w:b/>
        <w:color w:val="auto"/>
        <w:sz w:val="16"/>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7"/>
  </w:num>
  <w:num w:numId="6">
    <w:abstractNumId w:val="5"/>
  </w:num>
  <w:num w:numId="7">
    <w:abstractNumId w:val="8"/>
  </w:num>
  <w:num w:numId="8">
    <w:abstractNumId w:val="2"/>
  </w:num>
  <w:num w:numId="9">
    <w:abstractNumId w:val="4"/>
  </w:num>
  <w:num w:numId="10">
    <w:abstractNumId w:val="0"/>
  </w:num>
  <w:num w:numId="11">
    <w:abstractNumId w:val="3"/>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Yanfei Zhang">
    <w15:presenceInfo w15:providerId="None" w15:userId="Yanfei Zhang"/>
  </w15:person>
  <w15:person w15:author="Microsoft account">
    <w15:presenceInfo w15:providerId="Windows Live" w15:userId="685d60597a52abe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hideSpellingErrors/>
  <w:hideGrammaticalErrors/>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7656"/>
    <w:rsid w:val="0000041D"/>
    <w:rsid w:val="00000B86"/>
    <w:rsid w:val="00000D21"/>
    <w:rsid w:val="00000DA8"/>
    <w:rsid w:val="00000DD9"/>
    <w:rsid w:val="000013A2"/>
    <w:rsid w:val="0000157E"/>
    <w:rsid w:val="00003893"/>
    <w:rsid w:val="00003D79"/>
    <w:rsid w:val="00003EED"/>
    <w:rsid w:val="00004810"/>
    <w:rsid w:val="000053EC"/>
    <w:rsid w:val="0000672E"/>
    <w:rsid w:val="00007564"/>
    <w:rsid w:val="00010A35"/>
    <w:rsid w:val="00010F0F"/>
    <w:rsid w:val="00011A92"/>
    <w:rsid w:val="00012C4E"/>
    <w:rsid w:val="00013698"/>
    <w:rsid w:val="00013E85"/>
    <w:rsid w:val="00014D2A"/>
    <w:rsid w:val="000150F1"/>
    <w:rsid w:val="0001768D"/>
    <w:rsid w:val="00020487"/>
    <w:rsid w:val="00020EBA"/>
    <w:rsid w:val="000219FD"/>
    <w:rsid w:val="00021A28"/>
    <w:rsid w:val="00023A5B"/>
    <w:rsid w:val="000243DD"/>
    <w:rsid w:val="00024A55"/>
    <w:rsid w:val="0002521C"/>
    <w:rsid w:val="00025F6E"/>
    <w:rsid w:val="00026B1B"/>
    <w:rsid w:val="0002712E"/>
    <w:rsid w:val="00027C0D"/>
    <w:rsid w:val="00030268"/>
    <w:rsid w:val="00032803"/>
    <w:rsid w:val="00033117"/>
    <w:rsid w:val="00033B6C"/>
    <w:rsid w:val="0003408C"/>
    <w:rsid w:val="0003490A"/>
    <w:rsid w:val="00034A0B"/>
    <w:rsid w:val="000356A0"/>
    <w:rsid w:val="000358BF"/>
    <w:rsid w:val="00037E62"/>
    <w:rsid w:val="00040A52"/>
    <w:rsid w:val="00042033"/>
    <w:rsid w:val="00042636"/>
    <w:rsid w:val="000433B1"/>
    <w:rsid w:val="000444D3"/>
    <w:rsid w:val="0004481F"/>
    <w:rsid w:val="00044E9B"/>
    <w:rsid w:val="00045547"/>
    <w:rsid w:val="0004574A"/>
    <w:rsid w:val="00046BD6"/>
    <w:rsid w:val="00046F21"/>
    <w:rsid w:val="00053191"/>
    <w:rsid w:val="000536C9"/>
    <w:rsid w:val="00053F22"/>
    <w:rsid w:val="00054FA8"/>
    <w:rsid w:val="00055D5F"/>
    <w:rsid w:val="00060407"/>
    <w:rsid w:val="000607F0"/>
    <w:rsid w:val="000613B9"/>
    <w:rsid w:val="00061467"/>
    <w:rsid w:val="0006460E"/>
    <w:rsid w:val="0006476D"/>
    <w:rsid w:val="0006528F"/>
    <w:rsid w:val="00065616"/>
    <w:rsid w:val="000664E1"/>
    <w:rsid w:val="00066E90"/>
    <w:rsid w:val="00070FFF"/>
    <w:rsid w:val="0007272D"/>
    <w:rsid w:val="00072E4E"/>
    <w:rsid w:val="00073496"/>
    <w:rsid w:val="0007360F"/>
    <w:rsid w:val="000740D6"/>
    <w:rsid w:val="00076676"/>
    <w:rsid w:val="000768C0"/>
    <w:rsid w:val="00076EAD"/>
    <w:rsid w:val="000800C3"/>
    <w:rsid w:val="00080470"/>
    <w:rsid w:val="00083D8E"/>
    <w:rsid w:val="00084B56"/>
    <w:rsid w:val="00084CCB"/>
    <w:rsid w:val="00085D72"/>
    <w:rsid w:val="000902CB"/>
    <w:rsid w:val="0009037E"/>
    <w:rsid w:val="000905F6"/>
    <w:rsid w:val="000908D8"/>
    <w:rsid w:val="0009117D"/>
    <w:rsid w:val="00091900"/>
    <w:rsid w:val="00091EA8"/>
    <w:rsid w:val="00092127"/>
    <w:rsid w:val="00092C95"/>
    <w:rsid w:val="000940F3"/>
    <w:rsid w:val="00096475"/>
    <w:rsid w:val="000A19CD"/>
    <w:rsid w:val="000A1A2D"/>
    <w:rsid w:val="000A22BE"/>
    <w:rsid w:val="000A2C13"/>
    <w:rsid w:val="000A3031"/>
    <w:rsid w:val="000A361C"/>
    <w:rsid w:val="000A3A9B"/>
    <w:rsid w:val="000A4058"/>
    <w:rsid w:val="000A406F"/>
    <w:rsid w:val="000A4177"/>
    <w:rsid w:val="000A477C"/>
    <w:rsid w:val="000A4A5D"/>
    <w:rsid w:val="000A5668"/>
    <w:rsid w:val="000A586C"/>
    <w:rsid w:val="000A5FCF"/>
    <w:rsid w:val="000A7538"/>
    <w:rsid w:val="000A78F6"/>
    <w:rsid w:val="000A7A60"/>
    <w:rsid w:val="000A7FF2"/>
    <w:rsid w:val="000B023B"/>
    <w:rsid w:val="000B2CB6"/>
    <w:rsid w:val="000B3575"/>
    <w:rsid w:val="000B3C34"/>
    <w:rsid w:val="000B3F4A"/>
    <w:rsid w:val="000B771A"/>
    <w:rsid w:val="000B7BF7"/>
    <w:rsid w:val="000C036A"/>
    <w:rsid w:val="000C0FC1"/>
    <w:rsid w:val="000C105E"/>
    <w:rsid w:val="000C10BB"/>
    <w:rsid w:val="000C1362"/>
    <w:rsid w:val="000C1787"/>
    <w:rsid w:val="000C17E4"/>
    <w:rsid w:val="000C2597"/>
    <w:rsid w:val="000C281E"/>
    <w:rsid w:val="000C309A"/>
    <w:rsid w:val="000C347C"/>
    <w:rsid w:val="000C3C40"/>
    <w:rsid w:val="000C4293"/>
    <w:rsid w:val="000C45FE"/>
    <w:rsid w:val="000C4C62"/>
    <w:rsid w:val="000C4F4D"/>
    <w:rsid w:val="000C513A"/>
    <w:rsid w:val="000C5821"/>
    <w:rsid w:val="000C5E47"/>
    <w:rsid w:val="000C5EF5"/>
    <w:rsid w:val="000C6CF7"/>
    <w:rsid w:val="000C785B"/>
    <w:rsid w:val="000D04D7"/>
    <w:rsid w:val="000D122C"/>
    <w:rsid w:val="000D1EC8"/>
    <w:rsid w:val="000D211A"/>
    <w:rsid w:val="000D35F2"/>
    <w:rsid w:val="000D3AA2"/>
    <w:rsid w:val="000D7F41"/>
    <w:rsid w:val="000E07A2"/>
    <w:rsid w:val="000E2167"/>
    <w:rsid w:val="000E2690"/>
    <w:rsid w:val="000E4B80"/>
    <w:rsid w:val="000E4D76"/>
    <w:rsid w:val="000E55D4"/>
    <w:rsid w:val="000E60D3"/>
    <w:rsid w:val="000E6F2E"/>
    <w:rsid w:val="000E7096"/>
    <w:rsid w:val="000F0239"/>
    <w:rsid w:val="000F04E5"/>
    <w:rsid w:val="000F1399"/>
    <w:rsid w:val="000F2477"/>
    <w:rsid w:val="000F2D47"/>
    <w:rsid w:val="000F34CA"/>
    <w:rsid w:val="000F3C89"/>
    <w:rsid w:val="000F659B"/>
    <w:rsid w:val="000F6C36"/>
    <w:rsid w:val="000F6F5C"/>
    <w:rsid w:val="0010072F"/>
    <w:rsid w:val="00100B9F"/>
    <w:rsid w:val="00103052"/>
    <w:rsid w:val="001031D0"/>
    <w:rsid w:val="00103309"/>
    <w:rsid w:val="00104378"/>
    <w:rsid w:val="001047DF"/>
    <w:rsid w:val="00107766"/>
    <w:rsid w:val="00107B22"/>
    <w:rsid w:val="00107C83"/>
    <w:rsid w:val="00110104"/>
    <w:rsid w:val="001104AA"/>
    <w:rsid w:val="00110823"/>
    <w:rsid w:val="001118D4"/>
    <w:rsid w:val="00111E87"/>
    <w:rsid w:val="0011272C"/>
    <w:rsid w:val="00113F2F"/>
    <w:rsid w:val="00114663"/>
    <w:rsid w:val="00115092"/>
    <w:rsid w:val="0011544F"/>
    <w:rsid w:val="00115939"/>
    <w:rsid w:val="00115AFB"/>
    <w:rsid w:val="0011608A"/>
    <w:rsid w:val="001164D1"/>
    <w:rsid w:val="00116652"/>
    <w:rsid w:val="00117057"/>
    <w:rsid w:val="001202AE"/>
    <w:rsid w:val="001212B5"/>
    <w:rsid w:val="00122DDD"/>
    <w:rsid w:val="00123A3E"/>
    <w:rsid w:val="0012425A"/>
    <w:rsid w:val="0012517A"/>
    <w:rsid w:val="00125C27"/>
    <w:rsid w:val="00125C49"/>
    <w:rsid w:val="00126641"/>
    <w:rsid w:val="00126646"/>
    <w:rsid w:val="001271FF"/>
    <w:rsid w:val="00127DCB"/>
    <w:rsid w:val="00127E9F"/>
    <w:rsid w:val="0013051A"/>
    <w:rsid w:val="00131964"/>
    <w:rsid w:val="0013308C"/>
    <w:rsid w:val="0013429B"/>
    <w:rsid w:val="00134358"/>
    <w:rsid w:val="001351CD"/>
    <w:rsid w:val="001356AB"/>
    <w:rsid w:val="00137879"/>
    <w:rsid w:val="001400A6"/>
    <w:rsid w:val="00141003"/>
    <w:rsid w:val="00142BB5"/>
    <w:rsid w:val="00143E18"/>
    <w:rsid w:val="001455AB"/>
    <w:rsid w:val="00145B9B"/>
    <w:rsid w:val="00147560"/>
    <w:rsid w:val="00150212"/>
    <w:rsid w:val="0015176D"/>
    <w:rsid w:val="00151894"/>
    <w:rsid w:val="001521F1"/>
    <w:rsid w:val="00152A75"/>
    <w:rsid w:val="00153E0F"/>
    <w:rsid w:val="00153E3B"/>
    <w:rsid w:val="001555FF"/>
    <w:rsid w:val="0015562E"/>
    <w:rsid w:val="00155A6E"/>
    <w:rsid w:val="00155F63"/>
    <w:rsid w:val="00156772"/>
    <w:rsid w:val="001601CE"/>
    <w:rsid w:val="00160886"/>
    <w:rsid w:val="001621CC"/>
    <w:rsid w:val="00162D66"/>
    <w:rsid w:val="00162F11"/>
    <w:rsid w:val="00163D6D"/>
    <w:rsid w:val="0016461F"/>
    <w:rsid w:val="00165F1B"/>
    <w:rsid w:val="001664F8"/>
    <w:rsid w:val="00166655"/>
    <w:rsid w:val="00166EC6"/>
    <w:rsid w:val="0016711E"/>
    <w:rsid w:val="00167840"/>
    <w:rsid w:val="00167B3B"/>
    <w:rsid w:val="00170956"/>
    <w:rsid w:val="00170D57"/>
    <w:rsid w:val="00171787"/>
    <w:rsid w:val="00173610"/>
    <w:rsid w:val="00173D98"/>
    <w:rsid w:val="00174507"/>
    <w:rsid w:val="00174E34"/>
    <w:rsid w:val="00175B85"/>
    <w:rsid w:val="00176AEE"/>
    <w:rsid w:val="00176DBB"/>
    <w:rsid w:val="001771CB"/>
    <w:rsid w:val="00180A7C"/>
    <w:rsid w:val="00181EC5"/>
    <w:rsid w:val="00182B1F"/>
    <w:rsid w:val="00182E28"/>
    <w:rsid w:val="00183A09"/>
    <w:rsid w:val="00186CB0"/>
    <w:rsid w:val="001878FC"/>
    <w:rsid w:val="00187AA0"/>
    <w:rsid w:val="00190371"/>
    <w:rsid w:val="00193229"/>
    <w:rsid w:val="00194754"/>
    <w:rsid w:val="001948DD"/>
    <w:rsid w:val="00195C3F"/>
    <w:rsid w:val="0019712D"/>
    <w:rsid w:val="001A14B1"/>
    <w:rsid w:val="001A16E4"/>
    <w:rsid w:val="001A1EDB"/>
    <w:rsid w:val="001A2452"/>
    <w:rsid w:val="001A284F"/>
    <w:rsid w:val="001A305C"/>
    <w:rsid w:val="001A4E58"/>
    <w:rsid w:val="001A57CC"/>
    <w:rsid w:val="001A65B4"/>
    <w:rsid w:val="001A6D71"/>
    <w:rsid w:val="001A7844"/>
    <w:rsid w:val="001B0167"/>
    <w:rsid w:val="001B01AD"/>
    <w:rsid w:val="001B091F"/>
    <w:rsid w:val="001B09A3"/>
    <w:rsid w:val="001B3936"/>
    <w:rsid w:val="001B4640"/>
    <w:rsid w:val="001B512A"/>
    <w:rsid w:val="001B51CF"/>
    <w:rsid w:val="001B5518"/>
    <w:rsid w:val="001B5FDF"/>
    <w:rsid w:val="001B66BA"/>
    <w:rsid w:val="001B78CF"/>
    <w:rsid w:val="001C00B0"/>
    <w:rsid w:val="001C020E"/>
    <w:rsid w:val="001C05F7"/>
    <w:rsid w:val="001C240F"/>
    <w:rsid w:val="001C2F45"/>
    <w:rsid w:val="001C32A6"/>
    <w:rsid w:val="001C35A8"/>
    <w:rsid w:val="001C45B1"/>
    <w:rsid w:val="001C4C05"/>
    <w:rsid w:val="001C5693"/>
    <w:rsid w:val="001C6B3A"/>
    <w:rsid w:val="001D0D13"/>
    <w:rsid w:val="001D12EF"/>
    <w:rsid w:val="001D208C"/>
    <w:rsid w:val="001D29DB"/>
    <w:rsid w:val="001D2D4E"/>
    <w:rsid w:val="001D71BC"/>
    <w:rsid w:val="001E01F7"/>
    <w:rsid w:val="001E30CE"/>
    <w:rsid w:val="001E32C5"/>
    <w:rsid w:val="001E552C"/>
    <w:rsid w:val="001E630A"/>
    <w:rsid w:val="001E6834"/>
    <w:rsid w:val="001E7920"/>
    <w:rsid w:val="001E7E5C"/>
    <w:rsid w:val="001F01B3"/>
    <w:rsid w:val="001F0E73"/>
    <w:rsid w:val="001F164E"/>
    <w:rsid w:val="001F32E1"/>
    <w:rsid w:val="001F3C89"/>
    <w:rsid w:val="001F7686"/>
    <w:rsid w:val="00201ECB"/>
    <w:rsid w:val="00202533"/>
    <w:rsid w:val="0020285E"/>
    <w:rsid w:val="00202B6E"/>
    <w:rsid w:val="00202F7A"/>
    <w:rsid w:val="002051DE"/>
    <w:rsid w:val="00205852"/>
    <w:rsid w:val="002067A1"/>
    <w:rsid w:val="00206943"/>
    <w:rsid w:val="00207EFF"/>
    <w:rsid w:val="002101EE"/>
    <w:rsid w:val="002103B1"/>
    <w:rsid w:val="002109FD"/>
    <w:rsid w:val="002110E9"/>
    <w:rsid w:val="00211130"/>
    <w:rsid w:val="002114AC"/>
    <w:rsid w:val="00211BBC"/>
    <w:rsid w:val="0021284D"/>
    <w:rsid w:val="002129C5"/>
    <w:rsid w:val="00212CE3"/>
    <w:rsid w:val="00212D0B"/>
    <w:rsid w:val="00213E1B"/>
    <w:rsid w:val="00217FCA"/>
    <w:rsid w:val="002206D4"/>
    <w:rsid w:val="00223A22"/>
    <w:rsid w:val="00223CD6"/>
    <w:rsid w:val="00227498"/>
    <w:rsid w:val="0022764D"/>
    <w:rsid w:val="00227890"/>
    <w:rsid w:val="00231ABA"/>
    <w:rsid w:val="00232987"/>
    <w:rsid w:val="0023310E"/>
    <w:rsid w:val="00233270"/>
    <w:rsid w:val="002376C3"/>
    <w:rsid w:val="002414B4"/>
    <w:rsid w:val="0024253A"/>
    <w:rsid w:val="00242944"/>
    <w:rsid w:val="00244CB9"/>
    <w:rsid w:val="00245D1B"/>
    <w:rsid w:val="00245F82"/>
    <w:rsid w:val="00246665"/>
    <w:rsid w:val="00250C47"/>
    <w:rsid w:val="00251559"/>
    <w:rsid w:val="00251D19"/>
    <w:rsid w:val="0025618B"/>
    <w:rsid w:val="0025694C"/>
    <w:rsid w:val="00256B99"/>
    <w:rsid w:val="00257023"/>
    <w:rsid w:val="0025765A"/>
    <w:rsid w:val="00261446"/>
    <w:rsid w:val="002627FA"/>
    <w:rsid w:val="002628D0"/>
    <w:rsid w:val="00263A37"/>
    <w:rsid w:val="002653A3"/>
    <w:rsid w:val="0026564C"/>
    <w:rsid w:val="00266408"/>
    <w:rsid w:val="00266664"/>
    <w:rsid w:val="00266837"/>
    <w:rsid w:val="002668A9"/>
    <w:rsid w:val="002714D1"/>
    <w:rsid w:val="002716C4"/>
    <w:rsid w:val="00271B6D"/>
    <w:rsid w:val="00271CD4"/>
    <w:rsid w:val="00272668"/>
    <w:rsid w:val="0027368A"/>
    <w:rsid w:val="00274DE2"/>
    <w:rsid w:val="002752A4"/>
    <w:rsid w:val="0027549E"/>
    <w:rsid w:val="00280992"/>
    <w:rsid w:val="00282CDE"/>
    <w:rsid w:val="00283C43"/>
    <w:rsid w:val="00285674"/>
    <w:rsid w:val="00285DC1"/>
    <w:rsid w:val="00286BE6"/>
    <w:rsid w:val="002909E4"/>
    <w:rsid w:val="00292D0C"/>
    <w:rsid w:val="002957E8"/>
    <w:rsid w:val="002A0EDC"/>
    <w:rsid w:val="002A16E8"/>
    <w:rsid w:val="002A298A"/>
    <w:rsid w:val="002A2A25"/>
    <w:rsid w:val="002A2B49"/>
    <w:rsid w:val="002A5479"/>
    <w:rsid w:val="002A5496"/>
    <w:rsid w:val="002A6262"/>
    <w:rsid w:val="002A63B1"/>
    <w:rsid w:val="002A72C5"/>
    <w:rsid w:val="002A767F"/>
    <w:rsid w:val="002A777E"/>
    <w:rsid w:val="002B00A5"/>
    <w:rsid w:val="002B035A"/>
    <w:rsid w:val="002B1361"/>
    <w:rsid w:val="002B15CC"/>
    <w:rsid w:val="002B1A22"/>
    <w:rsid w:val="002B5C14"/>
    <w:rsid w:val="002B7394"/>
    <w:rsid w:val="002B760A"/>
    <w:rsid w:val="002C04CB"/>
    <w:rsid w:val="002C3798"/>
    <w:rsid w:val="002C4B7B"/>
    <w:rsid w:val="002C5595"/>
    <w:rsid w:val="002C6610"/>
    <w:rsid w:val="002C662E"/>
    <w:rsid w:val="002C7E55"/>
    <w:rsid w:val="002D04D7"/>
    <w:rsid w:val="002D193D"/>
    <w:rsid w:val="002D2614"/>
    <w:rsid w:val="002D4DC9"/>
    <w:rsid w:val="002D51AE"/>
    <w:rsid w:val="002D5285"/>
    <w:rsid w:val="002D53C0"/>
    <w:rsid w:val="002E054D"/>
    <w:rsid w:val="002E1B3D"/>
    <w:rsid w:val="002E1C1D"/>
    <w:rsid w:val="002E48D3"/>
    <w:rsid w:val="002E4C56"/>
    <w:rsid w:val="002E5F04"/>
    <w:rsid w:val="002E6281"/>
    <w:rsid w:val="002E6995"/>
    <w:rsid w:val="002E7256"/>
    <w:rsid w:val="002E7739"/>
    <w:rsid w:val="002E799F"/>
    <w:rsid w:val="002E7A30"/>
    <w:rsid w:val="002E7D7B"/>
    <w:rsid w:val="002F044D"/>
    <w:rsid w:val="002F053D"/>
    <w:rsid w:val="002F123C"/>
    <w:rsid w:val="002F1305"/>
    <w:rsid w:val="002F15BF"/>
    <w:rsid w:val="002F229E"/>
    <w:rsid w:val="002F2403"/>
    <w:rsid w:val="002F24E0"/>
    <w:rsid w:val="002F2711"/>
    <w:rsid w:val="002F2D13"/>
    <w:rsid w:val="002F330F"/>
    <w:rsid w:val="002F3FAB"/>
    <w:rsid w:val="002F5B4A"/>
    <w:rsid w:val="003012D7"/>
    <w:rsid w:val="003026B7"/>
    <w:rsid w:val="0030351E"/>
    <w:rsid w:val="00305BA4"/>
    <w:rsid w:val="00305EF5"/>
    <w:rsid w:val="003073A6"/>
    <w:rsid w:val="00307470"/>
    <w:rsid w:val="0031182B"/>
    <w:rsid w:val="00312185"/>
    <w:rsid w:val="00313E56"/>
    <w:rsid w:val="003150E9"/>
    <w:rsid w:val="003154C0"/>
    <w:rsid w:val="00316B0F"/>
    <w:rsid w:val="0031726B"/>
    <w:rsid w:val="00317469"/>
    <w:rsid w:val="00321C92"/>
    <w:rsid w:val="00322EAA"/>
    <w:rsid w:val="00322ECF"/>
    <w:rsid w:val="00323A4C"/>
    <w:rsid w:val="00323C19"/>
    <w:rsid w:val="0032446C"/>
    <w:rsid w:val="00325CC8"/>
    <w:rsid w:val="00326274"/>
    <w:rsid w:val="00326DF5"/>
    <w:rsid w:val="003307D0"/>
    <w:rsid w:val="00330B5A"/>
    <w:rsid w:val="00330E4F"/>
    <w:rsid w:val="00331BEB"/>
    <w:rsid w:val="0033212D"/>
    <w:rsid w:val="00333A23"/>
    <w:rsid w:val="0033482F"/>
    <w:rsid w:val="00336CFA"/>
    <w:rsid w:val="0034025D"/>
    <w:rsid w:val="003412FE"/>
    <w:rsid w:val="003414DE"/>
    <w:rsid w:val="00342852"/>
    <w:rsid w:val="00342A0A"/>
    <w:rsid w:val="0034318F"/>
    <w:rsid w:val="00343D3D"/>
    <w:rsid w:val="00343FAE"/>
    <w:rsid w:val="00346099"/>
    <w:rsid w:val="003460E8"/>
    <w:rsid w:val="00347061"/>
    <w:rsid w:val="00347320"/>
    <w:rsid w:val="0034796F"/>
    <w:rsid w:val="00350918"/>
    <w:rsid w:val="00352410"/>
    <w:rsid w:val="00352795"/>
    <w:rsid w:val="003542D9"/>
    <w:rsid w:val="003557C1"/>
    <w:rsid w:val="00355CB8"/>
    <w:rsid w:val="003626C3"/>
    <w:rsid w:val="00362943"/>
    <w:rsid w:val="00362D9F"/>
    <w:rsid w:val="00363199"/>
    <w:rsid w:val="00363A52"/>
    <w:rsid w:val="003641CA"/>
    <w:rsid w:val="00364610"/>
    <w:rsid w:val="00365856"/>
    <w:rsid w:val="00366091"/>
    <w:rsid w:val="00366B3B"/>
    <w:rsid w:val="003675F5"/>
    <w:rsid w:val="003679C5"/>
    <w:rsid w:val="00371871"/>
    <w:rsid w:val="003719A0"/>
    <w:rsid w:val="003728ED"/>
    <w:rsid w:val="003733E9"/>
    <w:rsid w:val="00373D47"/>
    <w:rsid w:val="003747F6"/>
    <w:rsid w:val="00375889"/>
    <w:rsid w:val="00380D7B"/>
    <w:rsid w:val="003810B0"/>
    <w:rsid w:val="00381A94"/>
    <w:rsid w:val="00381CB6"/>
    <w:rsid w:val="00381E64"/>
    <w:rsid w:val="00381F8F"/>
    <w:rsid w:val="0038385F"/>
    <w:rsid w:val="00386A34"/>
    <w:rsid w:val="003879A4"/>
    <w:rsid w:val="0039048F"/>
    <w:rsid w:val="00391510"/>
    <w:rsid w:val="00392847"/>
    <w:rsid w:val="00393F92"/>
    <w:rsid w:val="0039492C"/>
    <w:rsid w:val="00395A08"/>
    <w:rsid w:val="00396991"/>
    <w:rsid w:val="003969E2"/>
    <w:rsid w:val="00396DBA"/>
    <w:rsid w:val="003A0A60"/>
    <w:rsid w:val="003A110B"/>
    <w:rsid w:val="003A1334"/>
    <w:rsid w:val="003A13DA"/>
    <w:rsid w:val="003A179E"/>
    <w:rsid w:val="003A2B72"/>
    <w:rsid w:val="003A2C06"/>
    <w:rsid w:val="003A3E7D"/>
    <w:rsid w:val="003A5AE4"/>
    <w:rsid w:val="003A5C8C"/>
    <w:rsid w:val="003A67EA"/>
    <w:rsid w:val="003A7DB2"/>
    <w:rsid w:val="003B031C"/>
    <w:rsid w:val="003B0C25"/>
    <w:rsid w:val="003B0FC7"/>
    <w:rsid w:val="003B17AB"/>
    <w:rsid w:val="003B4DFA"/>
    <w:rsid w:val="003B5894"/>
    <w:rsid w:val="003B7533"/>
    <w:rsid w:val="003B7D76"/>
    <w:rsid w:val="003C0033"/>
    <w:rsid w:val="003C00D8"/>
    <w:rsid w:val="003C051D"/>
    <w:rsid w:val="003C07D6"/>
    <w:rsid w:val="003C0B4E"/>
    <w:rsid w:val="003C0BF9"/>
    <w:rsid w:val="003C3DD7"/>
    <w:rsid w:val="003C5904"/>
    <w:rsid w:val="003C66F8"/>
    <w:rsid w:val="003C7504"/>
    <w:rsid w:val="003C7717"/>
    <w:rsid w:val="003C7E9B"/>
    <w:rsid w:val="003D0628"/>
    <w:rsid w:val="003D0A5D"/>
    <w:rsid w:val="003D1593"/>
    <w:rsid w:val="003D2CB0"/>
    <w:rsid w:val="003D3A30"/>
    <w:rsid w:val="003D55AB"/>
    <w:rsid w:val="003D6376"/>
    <w:rsid w:val="003D6F1C"/>
    <w:rsid w:val="003D7AB9"/>
    <w:rsid w:val="003E08C9"/>
    <w:rsid w:val="003E2895"/>
    <w:rsid w:val="003E28A3"/>
    <w:rsid w:val="003E318E"/>
    <w:rsid w:val="003E5095"/>
    <w:rsid w:val="003F1D70"/>
    <w:rsid w:val="003F2818"/>
    <w:rsid w:val="003F3471"/>
    <w:rsid w:val="003F37B5"/>
    <w:rsid w:val="003F5199"/>
    <w:rsid w:val="003F558C"/>
    <w:rsid w:val="003F650D"/>
    <w:rsid w:val="003F6597"/>
    <w:rsid w:val="003F69CC"/>
    <w:rsid w:val="004028E1"/>
    <w:rsid w:val="004029BA"/>
    <w:rsid w:val="00403928"/>
    <w:rsid w:val="00403CD8"/>
    <w:rsid w:val="00403DB2"/>
    <w:rsid w:val="00404634"/>
    <w:rsid w:val="004049D1"/>
    <w:rsid w:val="00404B00"/>
    <w:rsid w:val="004054AF"/>
    <w:rsid w:val="00406307"/>
    <w:rsid w:val="00407945"/>
    <w:rsid w:val="00407D27"/>
    <w:rsid w:val="00410391"/>
    <w:rsid w:val="00410A50"/>
    <w:rsid w:val="00411F65"/>
    <w:rsid w:val="0041284E"/>
    <w:rsid w:val="0041353A"/>
    <w:rsid w:val="004137E1"/>
    <w:rsid w:val="00413C45"/>
    <w:rsid w:val="0041537E"/>
    <w:rsid w:val="004157C9"/>
    <w:rsid w:val="00415C73"/>
    <w:rsid w:val="00415C97"/>
    <w:rsid w:val="00415D3B"/>
    <w:rsid w:val="004165F1"/>
    <w:rsid w:val="004166D4"/>
    <w:rsid w:val="00417B7E"/>
    <w:rsid w:val="00420D5D"/>
    <w:rsid w:val="00421C43"/>
    <w:rsid w:val="0042216A"/>
    <w:rsid w:val="0042246F"/>
    <w:rsid w:val="00422766"/>
    <w:rsid w:val="004230D5"/>
    <w:rsid w:val="0042491F"/>
    <w:rsid w:val="00426B85"/>
    <w:rsid w:val="00427E03"/>
    <w:rsid w:val="00430B81"/>
    <w:rsid w:val="0043244D"/>
    <w:rsid w:val="004335E4"/>
    <w:rsid w:val="00436C59"/>
    <w:rsid w:val="00440209"/>
    <w:rsid w:val="00440845"/>
    <w:rsid w:val="00440E60"/>
    <w:rsid w:val="00441981"/>
    <w:rsid w:val="00442C1C"/>
    <w:rsid w:val="00443933"/>
    <w:rsid w:val="0044686C"/>
    <w:rsid w:val="00447612"/>
    <w:rsid w:val="00450D89"/>
    <w:rsid w:val="00450E9A"/>
    <w:rsid w:val="00451187"/>
    <w:rsid w:val="00451382"/>
    <w:rsid w:val="004524ED"/>
    <w:rsid w:val="00452E25"/>
    <w:rsid w:val="004561B5"/>
    <w:rsid w:val="00460E20"/>
    <w:rsid w:val="00460F54"/>
    <w:rsid w:val="0046123A"/>
    <w:rsid w:val="00462EB8"/>
    <w:rsid w:val="00464924"/>
    <w:rsid w:val="00465D8F"/>
    <w:rsid w:val="0046679D"/>
    <w:rsid w:val="00466F78"/>
    <w:rsid w:val="00467FB0"/>
    <w:rsid w:val="0047256C"/>
    <w:rsid w:val="0047355C"/>
    <w:rsid w:val="00473F9C"/>
    <w:rsid w:val="00473FC3"/>
    <w:rsid w:val="00474CC7"/>
    <w:rsid w:val="00475012"/>
    <w:rsid w:val="00475529"/>
    <w:rsid w:val="00475D0A"/>
    <w:rsid w:val="00476186"/>
    <w:rsid w:val="00476D83"/>
    <w:rsid w:val="004775EF"/>
    <w:rsid w:val="0048010D"/>
    <w:rsid w:val="004808C2"/>
    <w:rsid w:val="00480C82"/>
    <w:rsid w:val="00481283"/>
    <w:rsid w:val="0048225D"/>
    <w:rsid w:val="004829CD"/>
    <w:rsid w:val="00482EA6"/>
    <w:rsid w:val="004837B7"/>
    <w:rsid w:val="00484119"/>
    <w:rsid w:val="00485257"/>
    <w:rsid w:val="00485863"/>
    <w:rsid w:val="004865C5"/>
    <w:rsid w:val="00490664"/>
    <w:rsid w:val="00490E51"/>
    <w:rsid w:val="00491563"/>
    <w:rsid w:val="00493130"/>
    <w:rsid w:val="00493BFD"/>
    <w:rsid w:val="0049461D"/>
    <w:rsid w:val="00494C7E"/>
    <w:rsid w:val="004955E4"/>
    <w:rsid w:val="004966A5"/>
    <w:rsid w:val="00496A28"/>
    <w:rsid w:val="00497040"/>
    <w:rsid w:val="004970FE"/>
    <w:rsid w:val="004972D5"/>
    <w:rsid w:val="004A0978"/>
    <w:rsid w:val="004A1C31"/>
    <w:rsid w:val="004A2216"/>
    <w:rsid w:val="004A2444"/>
    <w:rsid w:val="004A2D0E"/>
    <w:rsid w:val="004A4B5E"/>
    <w:rsid w:val="004A4E10"/>
    <w:rsid w:val="004A4F08"/>
    <w:rsid w:val="004A5418"/>
    <w:rsid w:val="004A5F11"/>
    <w:rsid w:val="004B012E"/>
    <w:rsid w:val="004B0D3C"/>
    <w:rsid w:val="004B1168"/>
    <w:rsid w:val="004B209C"/>
    <w:rsid w:val="004B24DD"/>
    <w:rsid w:val="004B586E"/>
    <w:rsid w:val="004B5B52"/>
    <w:rsid w:val="004C0069"/>
    <w:rsid w:val="004C2D9E"/>
    <w:rsid w:val="004C3BCB"/>
    <w:rsid w:val="004C3BD4"/>
    <w:rsid w:val="004C3E3E"/>
    <w:rsid w:val="004C4389"/>
    <w:rsid w:val="004C4B67"/>
    <w:rsid w:val="004C709B"/>
    <w:rsid w:val="004D0776"/>
    <w:rsid w:val="004D0F21"/>
    <w:rsid w:val="004D121D"/>
    <w:rsid w:val="004D2C2D"/>
    <w:rsid w:val="004D3475"/>
    <w:rsid w:val="004D4109"/>
    <w:rsid w:val="004D4416"/>
    <w:rsid w:val="004D5D42"/>
    <w:rsid w:val="004D5FB7"/>
    <w:rsid w:val="004E2DBA"/>
    <w:rsid w:val="004E389C"/>
    <w:rsid w:val="004E417D"/>
    <w:rsid w:val="004E41A5"/>
    <w:rsid w:val="004E510C"/>
    <w:rsid w:val="004E5655"/>
    <w:rsid w:val="004E61FC"/>
    <w:rsid w:val="004E62CB"/>
    <w:rsid w:val="004E69E9"/>
    <w:rsid w:val="004E7A76"/>
    <w:rsid w:val="004E7FA1"/>
    <w:rsid w:val="004F1592"/>
    <w:rsid w:val="004F194B"/>
    <w:rsid w:val="004F2F66"/>
    <w:rsid w:val="004F3DA1"/>
    <w:rsid w:val="004F4085"/>
    <w:rsid w:val="004F42C6"/>
    <w:rsid w:val="004F43B3"/>
    <w:rsid w:val="004F4626"/>
    <w:rsid w:val="004F475A"/>
    <w:rsid w:val="004F5AD6"/>
    <w:rsid w:val="004F5E1D"/>
    <w:rsid w:val="004F7AC3"/>
    <w:rsid w:val="004F7EC3"/>
    <w:rsid w:val="004F7F55"/>
    <w:rsid w:val="004F7FEA"/>
    <w:rsid w:val="0050069D"/>
    <w:rsid w:val="00501E8E"/>
    <w:rsid w:val="00501E9C"/>
    <w:rsid w:val="0050259F"/>
    <w:rsid w:val="00502ED1"/>
    <w:rsid w:val="005040E8"/>
    <w:rsid w:val="0050559A"/>
    <w:rsid w:val="00505B6A"/>
    <w:rsid w:val="00506EFE"/>
    <w:rsid w:val="005102D5"/>
    <w:rsid w:val="00515BE8"/>
    <w:rsid w:val="00516BF9"/>
    <w:rsid w:val="005171E7"/>
    <w:rsid w:val="00517BA1"/>
    <w:rsid w:val="005201FF"/>
    <w:rsid w:val="00520A87"/>
    <w:rsid w:val="00520BF4"/>
    <w:rsid w:val="00521B0C"/>
    <w:rsid w:val="00522F03"/>
    <w:rsid w:val="00523DD5"/>
    <w:rsid w:val="00524967"/>
    <w:rsid w:val="00525279"/>
    <w:rsid w:val="00525C62"/>
    <w:rsid w:val="00525C91"/>
    <w:rsid w:val="00526364"/>
    <w:rsid w:val="00526F52"/>
    <w:rsid w:val="00527F00"/>
    <w:rsid w:val="0053000E"/>
    <w:rsid w:val="00530200"/>
    <w:rsid w:val="0053163B"/>
    <w:rsid w:val="00531D21"/>
    <w:rsid w:val="0053211A"/>
    <w:rsid w:val="00532833"/>
    <w:rsid w:val="00534808"/>
    <w:rsid w:val="005361AD"/>
    <w:rsid w:val="0053743E"/>
    <w:rsid w:val="00537B28"/>
    <w:rsid w:val="00542145"/>
    <w:rsid w:val="00542892"/>
    <w:rsid w:val="0054328B"/>
    <w:rsid w:val="005434F0"/>
    <w:rsid w:val="0054400A"/>
    <w:rsid w:val="00545523"/>
    <w:rsid w:val="005455DB"/>
    <w:rsid w:val="005479D5"/>
    <w:rsid w:val="00550FC4"/>
    <w:rsid w:val="00553543"/>
    <w:rsid w:val="00553786"/>
    <w:rsid w:val="00553F43"/>
    <w:rsid w:val="00555425"/>
    <w:rsid w:val="00556BB3"/>
    <w:rsid w:val="005576EE"/>
    <w:rsid w:val="00560905"/>
    <w:rsid w:val="00563629"/>
    <w:rsid w:val="00564062"/>
    <w:rsid w:val="005645EA"/>
    <w:rsid w:val="005653EC"/>
    <w:rsid w:val="00565ADE"/>
    <w:rsid w:val="00565EE9"/>
    <w:rsid w:val="00570006"/>
    <w:rsid w:val="0057025F"/>
    <w:rsid w:val="00570DA1"/>
    <w:rsid w:val="005722C0"/>
    <w:rsid w:val="005724BA"/>
    <w:rsid w:val="00573E22"/>
    <w:rsid w:val="00574CB4"/>
    <w:rsid w:val="005756E4"/>
    <w:rsid w:val="00577E45"/>
    <w:rsid w:val="00580C16"/>
    <w:rsid w:val="00581F4D"/>
    <w:rsid w:val="005844EB"/>
    <w:rsid w:val="005846CF"/>
    <w:rsid w:val="00584B95"/>
    <w:rsid w:val="005850B6"/>
    <w:rsid w:val="00585727"/>
    <w:rsid w:val="00585CF7"/>
    <w:rsid w:val="00586A6E"/>
    <w:rsid w:val="00586FBD"/>
    <w:rsid w:val="00587601"/>
    <w:rsid w:val="00587658"/>
    <w:rsid w:val="005876C4"/>
    <w:rsid w:val="00587B71"/>
    <w:rsid w:val="0059065E"/>
    <w:rsid w:val="005909CD"/>
    <w:rsid w:val="00590BA9"/>
    <w:rsid w:val="00590F59"/>
    <w:rsid w:val="0059174F"/>
    <w:rsid w:val="00591BFA"/>
    <w:rsid w:val="005923C5"/>
    <w:rsid w:val="00592C8C"/>
    <w:rsid w:val="00597358"/>
    <w:rsid w:val="005A0086"/>
    <w:rsid w:val="005A03FC"/>
    <w:rsid w:val="005A0811"/>
    <w:rsid w:val="005A0816"/>
    <w:rsid w:val="005A0D12"/>
    <w:rsid w:val="005A26F9"/>
    <w:rsid w:val="005A2784"/>
    <w:rsid w:val="005A51F9"/>
    <w:rsid w:val="005A5229"/>
    <w:rsid w:val="005A68C8"/>
    <w:rsid w:val="005A6D5B"/>
    <w:rsid w:val="005A6DCC"/>
    <w:rsid w:val="005B046F"/>
    <w:rsid w:val="005B0C21"/>
    <w:rsid w:val="005B370D"/>
    <w:rsid w:val="005B59FB"/>
    <w:rsid w:val="005B73F1"/>
    <w:rsid w:val="005B79D6"/>
    <w:rsid w:val="005B7AB6"/>
    <w:rsid w:val="005C0BE7"/>
    <w:rsid w:val="005C0DA8"/>
    <w:rsid w:val="005C0F3B"/>
    <w:rsid w:val="005C2442"/>
    <w:rsid w:val="005C2C9A"/>
    <w:rsid w:val="005C2F2C"/>
    <w:rsid w:val="005C303C"/>
    <w:rsid w:val="005C4532"/>
    <w:rsid w:val="005C4C82"/>
    <w:rsid w:val="005C540E"/>
    <w:rsid w:val="005C69AF"/>
    <w:rsid w:val="005C6DA6"/>
    <w:rsid w:val="005C75C1"/>
    <w:rsid w:val="005C776A"/>
    <w:rsid w:val="005D0667"/>
    <w:rsid w:val="005D1637"/>
    <w:rsid w:val="005D2748"/>
    <w:rsid w:val="005D2E83"/>
    <w:rsid w:val="005D34CE"/>
    <w:rsid w:val="005D37B5"/>
    <w:rsid w:val="005D3CA0"/>
    <w:rsid w:val="005D464A"/>
    <w:rsid w:val="005D4F09"/>
    <w:rsid w:val="005D53F9"/>
    <w:rsid w:val="005D5842"/>
    <w:rsid w:val="005D5B0E"/>
    <w:rsid w:val="005D63A5"/>
    <w:rsid w:val="005D6B6C"/>
    <w:rsid w:val="005D6D28"/>
    <w:rsid w:val="005D6DF6"/>
    <w:rsid w:val="005E0D0C"/>
    <w:rsid w:val="005E150D"/>
    <w:rsid w:val="005E40A3"/>
    <w:rsid w:val="005E51ED"/>
    <w:rsid w:val="005E5D05"/>
    <w:rsid w:val="005E6306"/>
    <w:rsid w:val="005E644E"/>
    <w:rsid w:val="005E77F6"/>
    <w:rsid w:val="005E7979"/>
    <w:rsid w:val="005F011D"/>
    <w:rsid w:val="005F2218"/>
    <w:rsid w:val="005F225B"/>
    <w:rsid w:val="005F22F2"/>
    <w:rsid w:val="005F5CAD"/>
    <w:rsid w:val="005F625A"/>
    <w:rsid w:val="005F70B0"/>
    <w:rsid w:val="005F7320"/>
    <w:rsid w:val="005F7B9D"/>
    <w:rsid w:val="00603456"/>
    <w:rsid w:val="00603A05"/>
    <w:rsid w:val="00604612"/>
    <w:rsid w:val="00605005"/>
    <w:rsid w:val="00605457"/>
    <w:rsid w:val="00605DB1"/>
    <w:rsid w:val="00606000"/>
    <w:rsid w:val="00606561"/>
    <w:rsid w:val="00607A06"/>
    <w:rsid w:val="00607C45"/>
    <w:rsid w:val="00607CE7"/>
    <w:rsid w:val="006116FF"/>
    <w:rsid w:val="00611DEC"/>
    <w:rsid w:val="00612BC8"/>
    <w:rsid w:val="00612F9C"/>
    <w:rsid w:val="006131A5"/>
    <w:rsid w:val="00613420"/>
    <w:rsid w:val="00613B1F"/>
    <w:rsid w:val="00615178"/>
    <w:rsid w:val="00615303"/>
    <w:rsid w:val="006155D9"/>
    <w:rsid w:val="00620EE5"/>
    <w:rsid w:val="00623ED2"/>
    <w:rsid w:val="00624052"/>
    <w:rsid w:val="00624C80"/>
    <w:rsid w:val="00626489"/>
    <w:rsid w:val="00626723"/>
    <w:rsid w:val="00626EDD"/>
    <w:rsid w:val="00627EFF"/>
    <w:rsid w:val="00630283"/>
    <w:rsid w:val="0063098E"/>
    <w:rsid w:val="006319A0"/>
    <w:rsid w:val="00633A0B"/>
    <w:rsid w:val="0063419C"/>
    <w:rsid w:val="0063568D"/>
    <w:rsid w:val="00640E0D"/>
    <w:rsid w:val="00642F9D"/>
    <w:rsid w:val="00643DE2"/>
    <w:rsid w:val="0064424D"/>
    <w:rsid w:val="006456A0"/>
    <w:rsid w:val="00645BB8"/>
    <w:rsid w:val="006478AA"/>
    <w:rsid w:val="006504FB"/>
    <w:rsid w:val="00651738"/>
    <w:rsid w:val="00653CD1"/>
    <w:rsid w:val="006542AE"/>
    <w:rsid w:val="00654C5B"/>
    <w:rsid w:val="006550CB"/>
    <w:rsid w:val="00655AE5"/>
    <w:rsid w:val="00656250"/>
    <w:rsid w:val="00660F5B"/>
    <w:rsid w:val="006616E1"/>
    <w:rsid w:val="00661E53"/>
    <w:rsid w:val="00662B67"/>
    <w:rsid w:val="00662E5E"/>
    <w:rsid w:val="00662FEF"/>
    <w:rsid w:val="00663C77"/>
    <w:rsid w:val="00664027"/>
    <w:rsid w:val="006640BD"/>
    <w:rsid w:val="006645F9"/>
    <w:rsid w:val="00665005"/>
    <w:rsid w:val="0066500D"/>
    <w:rsid w:val="0066576E"/>
    <w:rsid w:val="0066641E"/>
    <w:rsid w:val="006678DA"/>
    <w:rsid w:val="006709F7"/>
    <w:rsid w:val="00671097"/>
    <w:rsid w:val="00672322"/>
    <w:rsid w:val="0067243B"/>
    <w:rsid w:val="00672C60"/>
    <w:rsid w:val="00672F00"/>
    <w:rsid w:val="00672FB7"/>
    <w:rsid w:val="0067396C"/>
    <w:rsid w:val="00674AF5"/>
    <w:rsid w:val="00674DB3"/>
    <w:rsid w:val="00675439"/>
    <w:rsid w:val="006767A9"/>
    <w:rsid w:val="00676DA7"/>
    <w:rsid w:val="0068013E"/>
    <w:rsid w:val="0068084F"/>
    <w:rsid w:val="00680C3E"/>
    <w:rsid w:val="00681514"/>
    <w:rsid w:val="00681C64"/>
    <w:rsid w:val="00682872"/>
    <w:rsid w:val="006837EA"/>
    <w:rsid w:val="0068410E"/>
    <w:rsid w:val="00684B17"/>
    <w:rsid w:val="006857C5"/>
    <w:rsid w:val="006857ED"/>
    <w:rsid w:val="006874CF"/>
    <w:rsid w:val="006924AA"/>
    <w:rsid w:val="00692DE1"/>
    <w:rsid w:val="00692F99"/>
    <w:rsid w:val="006939AA"/>
    <w:rsid w:val="0069483D"/>
    <w:rsid w:val="00694E18"/>
    <w:rsid w:val="00696405"/>
    <w:rsid w:val="006969A6"/>
    <w:rsid w:val="00696F6C"/>
    <w:rsid w:val="00697BDE"/>
    <w:rsid w:val="00697DDE"/>
    <w:rsid w:val="006A31C0"/>
    <w:rsid w:val="006A47BB"/>
    <w:rsid w:val="006A4AE3"/>
    <w:rsid w:val="006A563E"/>
    <w:rsid w:val="006A6152"/>
    <w:rsid w:val="006A6565"/>
    <w:rsid w:val="006A76EE"/>
    <w:rsid w:val="006B122C"/>
    <w:rsid w:val="006B1D74"/>
    <w:rsid w:val="006B4CAB"/>
    <w:rsid w:val="006B5259"/>
    <w:rsid w:val="006B56E7"/>
    <w:rsid w:val="006B58B5"/>
    <w:rsid w:val="006B5CCE"/>
    <w:rsid w:val="006B6947"/>
    <w:rsid w:val="006B6F3D"/>
    <w:rsid w:val="006B728A"/>
    <w:rsid w:val="006C0467"/>
    <w:rsid w:val="006C2865"/>
    <w:rsid w:val="006C289E"/>
    <w:rsid w:val="006C2C27"/>
    <w:rsid w:val="006C3AD3"/>
    <w:rsid w:val="006C4363"/>
    <w:rsid w:val="006C4F5B"/>
    <w:rsid w:val="006C52F1"/>
    <w:rsid w:val="006C65A0"/>
    <w:rsid w:val="006C6CDF"/>
    <w:rsid w:val="006C6D4D"/>
    <w:rsid w:val="006C7EAD"/>
    <w:rsid w:val="006C7F4B"/>
    <w:rsid w:val="006D0548"/>
    <w:rsid w:val="006D08B7"/>
    <w:rsid w:val="006D0983"/>
    <w:rsid w:val="006D2909"/>
    <w:rsid w:val="006D3080"/>
    <w:rsid w:val="006D3743"/>
    <w:rsid w:val="006D4F72"/>
    <w:rsid w:val="006D6705"/>
    <w:rsid w:val="006E077E"/>
    <w:rsid w:val="006E18E1"/>
    <w:rsid w:val="006E1C40"/>
    <w:rsid w:val="006E3163"/>
    <w:rsid w:val="006E35C5"/>
    <w:rsid w:val="006E3717"/>
    <w:rsid w:val="006E50E1"/>
    <w:rsid w:val="006E568D"/>
    <w:rsid w:val="006E5AAD"/>
    <w:rsid w:val="006E6906"/>
    <w:rsid w:val="006E7183"/>
    <w:rsid w:val="006F057E"/>
    <w:rsid w:val="006F2A97"/>
    <w:rsid w:val="006F2E55"/>
    <w:rsid w:val="006F303E"/>
    <w:rsid w:val="006F3649"/>
    <w:rsid w:val="006F4B40"/>
    <w:rsid w:val="006F5AAE"/>
    <w:rsid w:val="006F5CDD"/>
    <w:rsid w:val="006F6473"/>
    <w:rsid w:val="006F78AC"/>
    <w:rsid w:val="006F7E3D"/>
    <w:rsid w:val="007002DB"/>
    <w:rsid w:val="00700E72"/>
    <w:rsid w:val="00701796"/>
    <w:rsid w:val="00701DC4"/>
    <w:rsid w:val="00702A71"/>
    <w:rsid w:val="00704921"/>
    <w:rsid w:val="0070504D"/>
    <w:rsid w:val="00705798"/>
    <w:rsid w:val="00705D88"/>
    <w:rsid w:val="00705E75"/>
    <w:rsid w:val="00705FA2"/>
    <w:rsid w:val="00706806"/>
    <w:rsid w:val="007075CF"/>
    <w:rsid w:val="00707659"/>
    <w:rsid w:val="007078C4"/>
    <w:rsid w:val="00707908"/>
    <w:rsid w:val="00707B41"/>
    <w:rsid w:val="00707F33"/>
    <w:rsid w:val="00710204"/>
    <w:rsid w:val="00710A52"/>
    <w:rsid w:val="00710C18"/>
    <w:rsid w:val="0071212A"/>
    <w:rsid w:val="007125C9"/>
    <w:rsid w:val="00712CC5"/>
    <w:rsid w:val="00713037"/>
    <w:rsid w:val="007136A8"/>
    <w:rsid w:val="00713A46"/>
    <w:rsid w:val="0071409B"/>
    <w:rsid w:val="00714298"/>
    <w:rsid w:val="00715E61"/>
    <w:rsid w:val="00716559"/>
    <w:rsid w:val="00716DBD"/>
    <w:rsid w:val="007175BF"/>
    <w:rsid w:val="00717A6B"/>
    <w:rsid w:val="0072148D"/>
    <w:rsid w:val="007227C1"/>
    <w:rsid w:val="00723436"/>
    <w:rsid w:val="007234C7"/>
    <w:rsid w:val="00725084"/>
    <w:rsid w:val="0072524F"/>
    <w:rsid w:val="007258CA"/>
    <w:rsid w:val="007260EE"/>
    <w:rsid w:val="0072629A"/>
    <w:rsid w:val="007270AE"/>
    <w:rsid w:val="0072797A"/>
    <w:rsid w:val="00730344"/>
    <w:rsid w:val="00730A7F"/>
    <w:rsid w:val="00732AFA"/>
    <w:rsid w:val="00733554"/>
    <w:rsid w:val="007350A6"/>
    <w:rsid w:val="0073547D"/>
    <w:rsid w:val="0073798D"/>
    <w:rsid w:val="00740D49"/>
    <w:rsid w:val="00742029"/>
    <w:rsid w:val="00743151"/>
    <w:rsid w:val="00744354"/>
    <w:rsid w:val="00745FBA"/>
    <w:rsid w:val="00746CD3"/>
    <w:rsid w:val="00746CE5"/>
    <w:rsid w:val="00746FD6"/>
    <w:rsid w:val="00751440"/>
    <w:rsid w:val="007519A8"/>
    <w:rsid w:val="0075237B"/>
    <w:rsid w:val="00752483"/>
    <w:rsid w:val="007526F7"/>
    <w:rsid w:val="00753B3A"/>
    <w:rsid w:val="0075486E"/>
    <w:rsid w:val="00754DA6"/>
    <w:rsid w:val="007556F3"/>
    <w:rsid w:val="007600DF"/>
    <w:rsid w:val="00760118"/>
    <w:rsid w:val="007606F2"/>
    <w:rsid w:val="00760751"/>
    <w:rsid w:val="00762715"/>
    <w:rsid w:val="0076477D"/>
    <w:rsid w:val="007654E9"/>
    <w:rsid w:val="00765C28"/>
    <w:rsid w:val="00765C8A"/>
    <w:rsid w:val="00766299"/>
    <w:rsid w:val="007663D2"/>
    <w:rsid w:val="007667A2"/>
    <w:rsid w:val="00766878"/>
    <w:rsid w:val="00766AB8"/>
    <w:rsid w:val="0076719B"/>
    <w:rsid w:val="00767470"/>
    <w:rsid w:val="007676E5"/>
    <w:rsid w:val="007705B0"/>
    <w:rsid w:val="00770C3A"/>
    <w:rsid w:val="00770D57"/>
    <w:rsid w:val="00772096"/>
    <w:rsid w:val="00772288"/>
    <w:rsid w:val="007728BF"/>
    <w:rsid w:val="00772E28"/>
    <w:rsid w:val="007731D9"/>
    <w:rsid w:val="007738C9"/>
    <w:rsid w:val="00774665"/>
    <w:rsid w:val="00774F02"/>
    <w:rsid w:val="00775124"/>
    <w:rsid w:val="007755BC"/>
    <w:rsid w:val="00777B60"/>
    <w:rsid w:val="00777FAE"/>
    <w:rsid w:val="007805EC"/>
    <w:rsid w:val="00780787"/>
    <w:rsid w:val="00780E5A"/>
    <w:rsid w:val="00780FC3"/>
    <w:rsid w:val="00781368"/>
    <w:rsid w:val="00781790"/>
    <w:rsid w:val="007818FB"/>
    <w:rsid w:val="00782F8D"/>
    <w:rsid w:val="007837E0"/>
    <w:rsid w:val="007839D1"/>
    <w:rsid w:val="00783DF0"/>
    <w:rsid w:val="0078505D"/>
    <w:rsid w:val="0078570C"/>
    <w:rsid w:val="007862DA"/>
    <w:rsid w:val="00790301"/>
    <w:rsid w:val="0079106E"/>
    <w:rsid w:val="00791743"/>
    <w:rsid w:val="00792697"/>
    <w:rsid w:val="00792735"/>
    <w:rsid w:val="00793190"/>
    <w:rsid w:val="00793FA8"/>
    <w:rsid w:val="00794FDD"/>
    <w:rsid w:val="007957A3"/>
    <w:rsid w:val="007A1606"/>
    <w:rsid w:val="007A28CB"/>
    <w:rsid w:val="007A4345"/>
    <w:rsid w:val="007A4F07"/>
    <w:rsid w:val="007A56FB"/>
    <w:rsid w:val="007A7892"/>
    <w:rsid w:val="007A7A1C"/>
    <w:rsid w:val="007B06BC"/>
    <w:rsid w:val="007B122F"/>
    <w:rsid w:val="007B44EF"/>
    <w:rsid w:val="007B5B10"/>
    <w:rsid w:val="007B6AFA"/>
    <w:rsid w:val="007B75FC"/>
    <w:rsid w:val="007C163F"/>
    <w:rsid w:val="007C1820"/>
    <w:rsid w:val="007C27A2"/>
    <w:rsid w:val="007C4F59"/>
    <w:rsid w:val="007C595D"/>
    <w:rsid w:val="007C6E3B"/>
    <w:rsid w:val="007D0D92"/>
    <w:rsid w:val="007D20C4"/>
    <w:rsid w:val="007D35C1"/>
    <w:rsid w:val="007D3626"/>
    <w:rsid w:val="007D392A"/>
    <w:rsid w:val="007D4145"/>
    <w:rsid w:val="007D4848"/>
    <w:rsid w:val="007D539C"/>
    <w:rsid w:val="007D63D1"/>
    <w:rsid w:val="007D7F68"/>
    <w:rsid w:val="007E0955"/>
    <w:rsid w:val="007E28F5"/>
    <w:rsid w:val="007E315A"/>
    <w:rsid w:val="007E389F"/>
    <w:rsid w:val="007E3A0A"/>
    <w:rsid w:val="007E4711"/>
    <w:rsid w:val="007E4BEF"/>
    <w:rsid w:val="007F08D5"/>
    <w:rsid w:val="007F18C6"/>
    <w:rsid w:val="007F4147"/>
    <w:rsid w:val="007F4758"/>
    <w:rsid w:val="007F4858"/>
    <w:rsid w:val="007F6448"/>
    <w:rsid w:val="007F7697"/>
    <w:rsid w:val="00800CA0"/>
    <w:rsid w:val="00801444"/>
    <w:rsid w:val="00802DE7"/>
    <w:rsid w:val="00803C05"/>
    <w:rsid w:val="0080415E"/>
    <w:rsid w:val="00804E02"/>
    <w:rsid w:val="00804F3F"/>
    <w:rsid w:val="0080539B"/>
    <w:rsid w:val="0080558A"/>
    <w:rsid w:val="008067C1"/>
    <w:rsid w:val="00810491"/>
    <w:rsid w:val="00810C9A"/>
    <w:rsid w:val="0081112B"/>
    <w:rsid w:val="00811924"/>
    <w:rsid w:val="00811DFF"/>
    <w:rsid w:val="00813D3E"/>
    <w:rsid w:val="00814152"/>
    <w:rsid w:val="008151D1"/>
    <w:rsid w:val="00815497"/>
    <w:rsid w:val="00815C1B"/>
    <w:rsid w:val="00815EC3"/>
    <w:rsid w:val="00816983"/>
    <w:rsid w:val="008177AE"/>
    <w:rsid w:val="00817900"/>
    <w:rsid w:val="00820E31"/>
    <w:rsid w:val="0082140D"/>
    <w:rsid w:val="00821F49"/>
    <w:rsid w:val="008235E4"/>
    <w:rsid w:val="008248AA"/>
    <w:rsid w:val="0082510C"/>
    <w:rsid w:val="008251F4"/>
    <w:rsid w:val="00825885"/>
    <w:rsid w:val="00826EFA"/>
    <w:rsid w:val="00827CB5"/>
    <w:rsid w:val="00830208"/>
    <w:rsid w:val="00830ED4"/>
    <w:rsid w:val="008311FD"/>
    <w:rsid w:val="00831A18"/>
    <w:rsid w:val="00832151"/>
    <w:rsid w:val="008324F2"/>
    <w:rsid w:val="00832F4A"/>
    <w:rsid w:val="00833213"/>
    <w:rsid w:val="00835A8D"/>
    <w:rsid w:val="008365C7"/>
    <w:rsid w:val="00837873"/>
    <w:rsid w:val="008378F8"/>
    <w:rsid w:val="008379AD"/>
    <w:rsid w:val="00840C04"/>
    <w:rsid w:val="0084131B"/>
    <w:rsid w:val="00842E1D"/>
    <w:rsid w:val="0084330D"/>
    <w:rsid w:val="008435C4"/>
    <w:rsid w:val="008448E7"/>
    <w:rsid w:val="0084546E"/>
    <w:rsid w:val="00847643"/>
    <w:rsid w:val="008503E3"/>
    <w:rsid w:val="00850A8E"/>
    <w:rsid w:val="00851CE9"/>
    <w:rsid w:val="00852BCC"/>
    <w:rsid w:val="00853636"/>
    <w:rsid w:val="0085419F"/>
    <w:rsid w:val="0085444F"/>
    <w:rsid w:val="00856D08"/>
    <w:rsid w:val="00856EF0"/>
    <w:rsid w:val="0086042F"/>
    <w:rsid w:val="0086051D"/>
    <w:rsid w:val="0086085B"/>
    <w:rsid w:val="00862E24"/>
    <w:rsid w:val="00863B9D"/>
    <w:rsid w:val="008641DD"/>
    <w:rsid w:val="00865A57"/>
    <w:rsid w:val="008660FF"/>
    <w:rsid w:val="00866A0F"/>
    <w:rsid w:val="00867362"/>
    <w:rsid w:val="00870262"/>
    <w:rsid w:val="00870FA6"/>
    <w:rsid w:val="00871194"/>
    <w:rsid w:val="008712F0"/>
    <w:rsid w:val="00871467"/>
    <w:rsid w:val="00873B9B"/>
    <w:rsid w:val="0087463E"/>
    <w:rsid w:val="008762B9"/>
    <w:rsid w:val="00876667"/>
    <w:rsid w:val="00877B58"/>
    <w:rsid w:val="00877BA2"/>
    <w:rsid w:val="00883202"/>
    <w:rsid w:val="00883546"/>
    <w:rsid w:val="00883FB3"/>
    <w:rsid w:val="00884344"/>
    <w:rsid w:val="0088458A"/>
    <w:rsid w:val="00884ADB"/>
    <w:rsid w:val="008851DA"/>
    <w:rsid w:val="00885586"/>
    <w:rsid w:val="008904B9"/>
    <w:rsid w:val="00891380"/>
    <w:rsid w:val="00891B35"/>
    <w:rsid w:val="008920FC"/>
    <w:rsid w:val="008928C8"/>
    <w:rsid w:val="0089311F"/>
    <w:rsid w:val="00893612"/>
    <w:rsid w:val="00894889"/>
    <w:rsid w:val="00895BCD"/>
    <w:rsid w:val="008963C5"/>
    <w:rsid w:val="008A043E"/>
    <w:rsid w:val="008A2C74"/>
    <w:rsid w:val="008A30F9"/>
    <w:rsid w:val="008A3207"/>
    <w:rsid w:val="008A33E7"/>
    <w:rsid w:val="008A6472"/>
    <w:rsid w:val="008B0674"/>
    <w:rsid w:val="008B0E96"/>
    <w:rsid w:val="008B1118"/>
    <w:rsid w:val="008B18BD"/>
    <w:rsid w:val="008B1E26"/>
    <w:rsid w:val="008B2496"/>
    <w:rsid w:val="008B2AE8"/>
    <w:rsid w:val="008B34FA"/>
    <w:rsid w:val="008B5728"/>
    <w:rsid w:val="008B62ED"/>
    <w:rsid w:val="008B6F45"/>
    <w:rsid w:val="008B75F8"/>
    <w:rsid w:val="008C121B"/>
    <w:rsid w:val="008C1A33"/>
    <w:rsid w:val="008C1D0A"/>
    <w:rsid w:val="008C2096"/>
    <w:rsid w:val="008C35AD"/>
    <w:rsid w:val="008C3693"/>
    <w:rsid w:val="008C3B6A"/>
    <w:rsid w:val="008C4C9A"/>
    <w:rsid w:val="008C54C1"/>
    <w:rsid w:val="008D25F4"/>
    <w:rsid w:val="008D3245"/>
    <w:rsid w:val="008D351B"/>
    <w:rsid w:val="008D3FF3"/>
    <w:rsid w:val="008D457B"/>
    <w:rsid w:val="008D49FA"/>
    <w:rsid w:val="008D4D9B"/>
    <w:rsid w:val="008D4E80"/>
    <w:rsid w:val="008D6A33"/>
    <w:rsid w:val="008D75FC"/>
    <w:rsid w:val="008D78E3"/>
    <w:rsid w:val="008E1075"/>
    <w:rsid w:val="008E2C6C"/>
    <w:rsid w:val="008E3BC4"/>
    <w:rsid w:val="008E44B5"/>
    <w:rsid w:val="008E46F3"/>
    <w:rsid w:val="008E4BAD"/>
    <w:rsid w:val="008E5BCF"/>
    <w:rsid w:val="008E6D09"/>
    <w:rsid w:val="008E7488"/>
    <w:rsid w:val="008F1481"/>
    <w:rsid w:val="008F2ADF"/>
    <w:rsid w:val="008F4DA2"/>
    <w:rsid w:val="008F4EF6"/>
    <w:rsid w:val="008F55F8"/>
    <w:rsid w:val="008F6108"/>
    <w:rsid w:val="008F74CA"/>
    <w:rsid w:val="008F79C8"/>
    <w:rsid w:val="008F7F76"/>
    <w:rsid w:val="0090180E"/>
    <w:rsid w:val="009019CE"/>
    <w:rsid w:val="0090267D"/>
    <w:rsid w:val="009037B2"/>
    <w:rsid w:val="00905598"/>
    <w:rsid w:val="00906AF6"/>
    <w:rsid w:val="00907ADA"/>
    <w:rsid w:val="00907D31"/>
    <w:rsid w:val="00907EAB"/>
    <w:rsid w:val="009107D0"/>
    <w:rsid w:val="00910998"/>
    <w:rsid w:val="00911D55"/>
    <w:rsid w:val="009122BA"/>
    <w:rsid w:val="00912F1A"/>
    <w:rsid w:val="00913960"/>
    <w:rsid w:val="00914867"/>
    <w:rsid w:val="009157D3"/>
    <w:rsid w:val="0091723F"/>
    <w:rsid w:val="00917EA3"/>
    <w:rsid w:val="00917F95"/>
    <w:rsid w:val="00920D10"/>
    <w:rsid w:val="00921680"/>
    <w:rsid w:val="00921F8B"/>
    <w:rsid w:val="0092241E"/>
    <w:rsid w:val="00923AE2"/>
    <w:rsid w:val="00925337"/>
    <w:rsid w:val="00925476"/>
    <w:rsid w:val="00925A86"/>
    <w:rsid w:val="00926302"/>
    <w:rsid w:val="0092723B"/>
    <w:rsid w:val="0092775A"/>
    <w:rsid w:val="00930E1A"/>
    <w:rsid w:val="00930E44"/>
    <w:rsid w:val="009327C8"/>
    <w:rsid w:val="00932B3D"/>
    <w:rsid w:val="009345A8"/>
    <w:rsid w:val="00934668"/>
    <w:rsid w:val="00935418"/>
    <w:rsid w:val="0093565D"/>
    <w:rsid w:val="00936307"/>
    <w:rsid w:val="00940537"/>
    <w:rsid w:val="009405B7"/>
    <w:rsid w:val="00940966"/>
    <w:rsid w:val="00941212"/>
    <w:rsid w:val="00942776"/>
    <w:rsid w:val="00942B36"/>
    <w:rsid w:val="009440AA"/>
    <w:rsid w:val="00944E92"/>
    <w:rsid w:val="00945104"/>
    <w:rsid w:val="0094655A"/>
    <w:rsid w:val="00946822"/>
    <w:rsid w:val="0094705F"/>
    <w:rsid w:val="0094731A"/>
    <w:rsid w:val="00947876"/>
    <w:rsid w:val="009514D9"/>
    <w:rsid w:val="0095247C"/>
    <w:rsid w:val="00952AC3"/>
    <w:rsid w:val="009533DC"/>
    <w:rsid w:val="00953990"/>
    <w:rsid w:val="00953C2B"/>
    <w:rsid w:val="009545F3"/>
    <w:rsid w:val="00954746"/>
    <w:rsid w:val="00955285"/>
    <w:rsid w:val="009558B8"/>
    <w:rsid w:val="00956305"/>
    <w:rsid w:val="00956E4E"/>
    <w:rsid w:val="009601CC"/>
    <w:rsid w:val="00960A8E"/>
    <w:rsid w:val="00961070"/>
    <w:rsid w:val="009626B2"/>
    <w:rsid w:val="0096465C"/>
    <w:rsid w:val="00964C10"/>
    <w:rsid w:val="00964C9D"/>
    <w:rsid w:val="00966649"/>
    <w:rsid w:val="00967CDC"/>
    <w:rsid w:val="00972E9C"/>
    <w:rsid w:val="00973AC1"/>
    <w:rsid w:val="00975532"/>
    <w:rsid w:val="00977060"/>
    <w:rsid w:val="00977A95"/>
    <w:rsid w:val="00981479"/>
    <w:rsid w:val="009816CF"/>
    <w:rsid w:val="009829D2"/>
    <w:rsid w:val="00982B9D"/>
    <w:rsid w:val="009838EE"/>
    <w:rsid w:val="00984714"/>
    <w:rsid w:val="00987EE7"/>
    <w:rsid w:val="0099030F"/>
    <w:rsid w:val="00990791"/>
    <w:rsid w:val="009910D6"/>
    <w:rsid w:val="009913B4"/>
    <w:rsid w:val="00991599"/>
    <w:rsid w:val="00991EF9"/>
    <w:rsid w:val="0099251F"/>
    <w:rsid w:val="0099263B"/>
    <w:rsid w:val="009930A4"/>
    <w:rsid w:val="00993861"/>
    <w:rsid w:val="00994435"/>
    <w:rsid w:val="00995C1C"/>
    <w:rsid w:val="00996B04"/>
    <w:rsid w:val="00996DD1"/>
    <w:rsid w:val="0099779F"/>
    <w:rsid w:val="00997BF2"/>
    <w:rsid w:val="00997D2E"/>
    <w:rsid w:val="009A0835"/>
    <w:rsid w:val="009A09B4"/>
    <w:rsid w:val="009A0E3D"/>
    <w:rsid w:val="009A0E3E"/>
    <w:rsid w:val="009A1773"/>
    <w:rsid w:val="009A21B0"/>
    <w:rsid w:val="009A3E2E"/>
    <w:rsid w:val="009A40E4"/>
    <w:rsid w:val="009A4903"/>
    <w:rsid w:val="009A6693"/>
    <w:rsid w:val="009A6B15"/>
    <w:rsid w:val="009A7404"/>
    <w:rsid w:val="009A742F"/>
    <w:rsid w:val="009A7986"/>
    <w:rsid w:val="009B04CB"/>
    <w:rsid w:val="009B0CEC"/>
    <w:rsid w:val="009B2529"/>
    <w:rsid w:val="009B2AC0"/>
    <w:rsid w:val="009B4074"/>
    <w:rsid w:val="009B5425"/>
    <w:rsid w:val="009B5A86"/>
    <w:rsid w:val="009B619E"/>
    <w:rsid w:val="009C0DDA"/>
    <w:rsid w:val="009C1B1C"/>
    <w:rsid w:val="009C1CBD"/>
    <w:rsid w:val="009C4AB1"/>
    <w:rsid w:val="009C58F4"/>
    <w:rsid w:val="009C5B4E"/>
    <w:rsid w:val="009C5BB6"/>
    <w:rsid w:val="009C6477"/>
    <w:rsid w:val="009D0C13"/>
    <w:rsid w:val="009D1C56"/>
    <w:rsid w:val="009D25C8"/>
    <w:rsid w:val="009D25E9"/>
    <w:rsid w:val="009D31DC"/>
    <w:rsid w:val="009D4E31"/>
    <w:rsid w:val="009D4FA5"/>
    <w:rsid w:val="009D5387"/>
    <w:rsid w:val="009D5F82"/>
    <w:rsid w:val="009D7273"/>
    <w:rsid w:val="009E23E1"/>
    <w:rsid w:val="009E2D12"/>
    <w:rsid w:val="009E34B8"/>
    <w:rsid w:val="009E407B"/>
    <w:rsid w:val="009E597E"/>
    <w:rsid w:val="009E654D"/>
    <w:rsid w:val="009E6692"/>
    <w:rsid w:val="009F068B"/>
    <w:rsid w:val="009F1BEF"/>
    <w:rsid w:val="009F1ED0"/>
    <w:rsid w:val="009F3038"/>
    <w:rsid w:val="009F30E2"/>
    <w:rsid w:val="009F3496"/>
    <w:rsid w:val="009F4BDA"/>
    <w:rsid w:val="009F6C9C"/>
    <w:rsid w:val="00A003F7"/>
    <w:rsid w:val="00A00E2A"/>
    <w:rsid w:val="00A00F7D"/>
    <w:rsid w:val="00A011B0"/>
    <w:rsid w:val="00A0132E"/>
    <w:rsid w:val="00A02031"/>
    <w:rsid w:val="00A02DF4"/>
    <w:rsid w:val="00A04324"/>
    <w:rsid w:val="00A043FF"/>
    <w:rsid w:val="00A04FD6"/>
    <w:rsid w:val="00A05097"/>
    <w:rsid w:val="00A05E79"/>
    <w:rsid w:val="00A1027F"/>
    <w:rsid w:val="00A10A1F"/>
    <w:rsid w:val="00A116E0"/>
    <w:rsid w:val="00A116FA"/>
    <w:rsid w:val="00A12276"/>
    <w:rsid w:val="00A13EB0"/>
    <w:rsid w:val="00A14948"/>
    <w:rsid w:val="00A14ABA"/>
    <w:rsid w:val="00A15D38"/>
    <w:rsid w:val="00A16D9D"/>
    <w:rsid w:val="00A17BE8"/>
    <w:rsid w:val="00A203F3"/>
    <w:rsid w:val="00A20790"/>
    <w:rsid w:val="00A217E3"/>
    <w:rsid w:val="00A23431"/>
    <w:rsid w:val="00A25612"/>
    <w:rsid w:val="00A25F75"/>
    <w:rsid w:val="00A25F85"/>
    <w:rsid w:val="00A30602"/>
    <w:rsid w:val="00A3158D"/>
    <w:rsid w:val="00A33E39"/>
    <w:rsid w:val="00A33EB5"/>
    <w:rsid w:val="00A35448"/>
    <w:rsid w:val="00A3565D"/>
    <w:rsid w:val="00A362D9"/>
    <w:rsid w:val="00A36A6B"/>
    <w:rsid w:val="00A41625"/>
    <w:rsid w:val="00A42100"/>
    <w:rsid w:val="00A42BA4"/>
    <w:rsid w:val="00A42D76"/>
    <w:rsid w:val="00A432C3"/>
    <w:rsid w:val="00A433F8"/>
    <w:rsid w:val="00A45EF6"/>
    <w:rsid w:val="00A470F9"/>
    <w:rsid w:val="00A47B6A"/>
    <w:rsid w:val="00A5222D"/>
    <w:rsid w:val="00A52C81"/>
    <w:rsid w:val="00A53525"/>
    <w:rsid w:val="00A55D7F"/>
    <w:rsid w:val="00A5617F"/>
    <w:rsid w:val="00A56565"/>
    <w:rsid w:val="00A57C90"/>
    <w:rsid w:val="00A60B98"/>
    <w:rsid w:val="00A61A26"/>
    <w:rsid w:val="00A63C44"/>
    <w:rsid w:val="00A6463C"/>
    <w:rsid w:val="00A6502D"/>
    <w:rsid w:val="00A67BC6"/>
    <w:rsid w:val="00A70083"/>
    <w:rsid w:val="00A707AD"/>
    <w:rsid w:val="00A71055"/>
    <w:rsid w:val="00A721B5"/>
    <w:rsid w:val="00A7351E"/>
    <w:rsid w:val="00A7385A"/>
    <w:rsid w:val="00A741D8"/>
    <w:rsid w:val="00A753CA"/>
    <w:rsid w:val="00A75415"/>
    <w:rsid w:val="00A75460"/>
    <w:rsid w:val="00A75EB7"/>
    <w:rsid w:val="00A76FB6"/>
    <w:rsid w:val="00A8075D"/>
    <w:rsid w:val="00A8078F"/>
    <w:rsid w:val="00A80B84"/>
    <w:rsid w:val="00A8265C"/>
    <w:rsid w:val="00A83DD4"/>
    <w:rsid w:val="00A84CC8"/>
    <w:rsid w:val="00A862B6"/>
    <w:rsid w:val="00A86EB7"/>
    <w:rsid w:val="00A8735F"/>
    <w:rsid w:val="00A87CAD"/>
    <w:rsid w:val="00A904C0"/>
    <w:rsid w:val="00A90715"/>
    <w:rsid w:val="00A91A98"/>
    <w:rsid w:val="00A929E3"/>
    <w:rsid w:val="00A934AA"/>
    <w:rsid w:val="00A946E5"/>
    <w:rsid w:val="00A94FF8"/>
    <w:rsid w:val="00A968B1"/>
    <w:rsid w:val="00AA0171"/>
    <w:rsid w:val="00AA074B"/>
    <w:rsid w:val="00AA17D5"/>
    <w:rsid w:val="00AA2BE6"/>
    <w:rsid w:val="00AA2F4C"/>
    <w:rsid w:val="00AA34BC"/>
    <w:rsid w:val="00AA4585"/>
    <w:rsid w:val="00AA4B80"/>
    <w:rsid w:val="00AA584D"/>
    <w:rsid w:val="00AA665F"/>
    <w:rsid w:val="00AA7EB5"/>
    <w:rsid w:val="00AB0660"/>
    <w:rsid w:val="00AB0FE1"/>
    <w:rsid w:val="00AB1F2D"/>
    <w:rsid w:val="00AB29F0"/>
    <w:rsid w:val="00AB2F33"/>
    <w:rsid w:val="00AB32EB"/>
    <w:rsid w:val="00AB4E92"/>
    <w:rsid w:val="00AB4F16"/>
    <w:rsid w:val="00AB58BD"/>
    <w:rsid w:val="00AB5A85"/>
    <w:rsid w:val="00AB66F8"/>
    <w:rsid w:val="00AB7BD2"/>
    <w:rsid w:val="00AC0D8F"/>
    <w:rsid w:val="00AC10A8"/>
    <w:rsid w:val="00AC1262"/>
    <w:rsid w:val="00AC1F53"/>
    <w:rsid w:val="00AC1F79"/>
    <w:rsid w:val="00AC2C63"/>
    <w:rsid w:val="00AC31B3"/>
    <w:rsid w:val="00AC3657"/>
    <w:rsid w:val="00AC3868"/>
    <w:rsid w:val="00AC4461"/>
    <w:rsid w:val="00AC4A2F"/>
    <w:rsid w:val="00AC4D4A"/>
    <w:rsid w:val="00AC5C36"/>
    <w:rsid w:val="00AC706A"/>
    <w:rsid w:val="00AD2764"/>
    <w:rsid w:val="00AD2E3E"/>
    <w:rsid w:val="00AD31C4"/>
    <w:rsid w:val="00AD46F2"/>
    <w:rsid w:val="00AD4B78"/>
    <w:rsid w:val="00AD59BD"/>
    <w:rsid w:val="00AD5BA1"/>
    <w:rsid w:val="00AD5DF9"/>
    <w:rsid w:val="00AD607D"/>
    <w:rsid w:val="00AD6B18"/>
    <w:rsid w:val="00AD6CB6"/>
    <w:rsid w:val="00AE154F"/>
    <w:rsid w:val="00AE1CE9"/>
    <w:rsid w:val="00AE2A5C"/>
    <w:rsid w:val="00AE2C2C"/>
    <w:rsid w:val="00AE3D39"/>
    <w:rsid w:val="00AE44E3"/>
    <w:rsid w:val="00AE4B3A"/>
    <w:rsid w:val="00AE5ADC"/>
    <w:rsid w:val="00AE63CD"/>
    <w:rsid w:val="00AE63E2"/>
    <w:rsid w:val="00AE6801"/>
    <w:rsid w:val="00AE757A"/>
    <w:rsid w:val="00AE7656"/>
    <w:rsid w:val="00AE7EC3"/>
    <w:rsid w:val="00AF09EC"/>
    <w:rsid w:val="00AF19C5"/>
    <w:rsid w:val="00AF1BA9"/>
    <w:rsid w:val="00AF1BAB"/>
    <w:rsid w:val="00AF313E"/>
    <w:rsid w:val="00AF39F4"/>
    <w:rsid w:val="00AF4FB4"/>
    <w:rsid w:val="00AF58A8"/>
    <w:rsid w:val="00AF59F3"/>
    <w:rsid w:val="00AF60D9"/>
    <w:rsid w:val="00AF7FC2"/>
    <w:rsid w:val="00B000A1"/>
    <w:rsid w:val="00B00865"/>
    <w:rsid w:val="00B01290"/>
    <w:rsid w:val="00B0149B"/>
    <w:rsid w:val="00B02232"/>
    <w:rsid w:val="00B0243B"/>
    <w:rsid w:val="00B0324C"/>
    <w:rsid w:val="00B0539F"/>
    <w:rsid w:val="00B068BF"/>
    <w:rsid w:val="00B07A05"/>
    <w:rsid w:val="00B1231B"/>
    <w:rsid w:val="00B124B4"/>
    <w:rsid w:val="00B1367B"/>
    <w:rsid w:val="00B137CE"/>
    <w:rsid w:val="00B1486F"/>
    <w:rsid w:val="00B16773"/>
    <w:rsid w:val="00B1731E"/>
    <w:rsid w:val="00B17DBF"/>
    <w:rsid w:val="00B17FC3"/>
    <w:rsid w:val="00B2125B"/>
    <w:rsid w:val="00B21D85"/>
    <w:rsid w:val="00B22628"/>
    <w:rsid w:val="00B23194"/>
    <w:rsid w:val="00B2647E"/>
    <w:rsid w:val="00B27319"/>
    <w:rsid w:val="00B27691"/>
    <w:rsid w:val="00B27EB4"/>
    <w:rsid w:val="00B309BF"/>
    <w:rsid w:val="00B31806"/>
    <w:rsid w:val="00B3502F"/>
    <w:rsid w:val="00B3505C"/>
    <w:rsid w:val="00B36807"/>
    <w:rsid w:val="00B37488"/>
    <w:rsid w:val="00B3787B"/>
    <w:rsid w:val="00B37E1E"/>
    <w:rsid w:val="00B40166"/>
    <w:rsid w:val="00B40B32"/>
    <w:rsid w:val="00B41629"/>
    <w:rsid w:val="00B42999"/>
    <w:rsid w:val="00B4331C"/>
    <w:rsid w:val="00B43783"/>
    <w:rsid w:val="00B44561"/>
    <w:rsid w:val="00B45B90"/>
    <w:rsid w:val="00B46858"/>
    <w:rsid w:val="00B4700B"/>
    <w:rsid w:val="00B47C13"/>
    <w:rsid w:val="00B50E4B"/>
    <w:rsid w:val="00B51D4E"/>
    <w:rsid w:val="00B51EDF"/>
    <w:rsid w:val="00B5241F"/>
    <w:rsid w:val="00B537F4"/>
    <w:rsid w:val="00B55DEB"/>
    <w:rsid w:val="00B561CD"/>
    <w:rsid w:val="00B56989"/>
    <w:rsid w:val="00B602C8"/>
    <w:rsid w:val="00B605A0"/>
    <w:rsid w:val="00B60C3F"/>
    <w:rsid w:val="00B61D65"/>
    <w:rsid w:val="00B62447"/>
    <w:rsid w:val="00B637EF"/>
    <w:rsid w:val="00B63F48"/>
    <w:rsid w:val="00B6480C"/>
    <w:rsid w:val="00B651FD"/>
    <w:rsid w:val="00B6680E"/>
    <w:rsid w:val="00B6704B"/>
    <w:rsid w:val="00B70B8B"/>
    <w:rsid w:val="00B72FBC"/>
    <w:rsid w:val="00B7673F"/>
    <w:rsid w:val="00B80671"/>
    <w:rsid w:val="00B821A8"/>
    <w:rsid w:val="00B8223C"/>
    <w:rsid w:val="00B82F3F"/>
    <w:rsid w:val="00B83B62"/>
    <w:rsid w:val="00B83DFE"/>
    <w:rsid w:val="00B8407F"/>
    <w:rsid w:val="00B901A7"/>
    <w:rsid w:val="00B9199B"/>
    <w:rsid w:val="00B92B69"/>
    <w:rsid w:val="00B93E50"/>
    <w:rsid w:val="00B9426F"/>
    <w:rsid w:val="00B949EF"/>
    <w:rsid w:val="00B94A0E"/>
    <w:rsid w:val="00B94D9D"/>
    <w:rsid w:val="00B95541"/>
    <w:rsid w:val="00B97ABF"/>
    <w:rsid w:val="00B97D77"/>
    <w:rsid w:val="00BA0A34"/>
    <w:rsid w:val="00BA2883"/>
    <w:rsid w:val="00BA3A47"/>
    <w:rsid w:val="00BA3B28"/>
    <w:rsid w:val="00BA4CDD"/>
    <w:rsid w:val="00BA7A32"/>
    <w:rsid w:val="00BB07E4"/>
    <w:rsid w:val="00BB12F3"/>
    <w:rsid w:val="00BB1995"/>
    <w:rsid w:val="00BB6BFD"/>
    <w:rsid w:val="00BB7A13"/>
    <w:rsid w:val="00BC0342"/>
    <w:rsid w:val="00BC105F"/>
    <w:rsid w:val="00BC1672"/>
    <w:rsid w:val="00BC333A"/>
    <w:rsid w:val="00BC3E88"/>
    <w:rsid w:val="00BC43EE"/>
    <w:rsid w:val="00BC4FAA"/>
    <w:rsid w:val="00BC7293"/>
    <w:rsid w:val="00BC752E"/>
    <w:rsid w:val="00BC7904"/>
    <w:rsid w:val="00BC7988"/>
    <w:rsid w:val="00BD2E28"/>
    <w:rsid w:val="00BD30FF"/>
    <w:rsid w:val="00BD32FE"/>
    <w:rsid w:val="00BD344E"/>
    <w:rsid w:val="00BD3497"/>
    <w:rsid w:val="00BD45C8"/>
    <w:rsid w:val="00BD47CE"/>
    <w:rsid w:val="00BD4A20"/>
    <w:rsid w:val="00BD4CF2"/>
    <w:rsid w:val="00BD57F0"/>
    <w:rsid w:val="00BD63A6"/>
    <w:rsid w:val="00BD6E51"/>
    <w:rsid w:val="00BD7C24"/>
    <w:rsid w:val="00BD7C71"/>
    <w:rsid w:val="00BD7E17"/>
    <w:rsid w:val="00BE04DC"/>
    <w:rsid w:val="00BE2CDA"/>
    <w:rsid w:val="00BE3085"/>
    <w:rsid w:val="00BE514D"/>
    <w:rsid w:val="00BE523A"/>
    <w:rsid w:val="00BE6210"/>
    <w:rsid w:val="00BE675E"/>
    <w:rsid w:val="00BE7B9F"/>
    <w:rsid w:val="00BF0B00"/>
    <w:rsid w:val="00BF0EA8"/>
    <w:rsid w:val="00BF1D7C"/>
    <w:rsid w:val="00BF21D1"/>
    <w:rsid w:val="00BF22AE"/>
    <w:rsid w:val="00BF245D"/>
    <w:rsid w:val="00BF3D5A"/>
    <w:rsid w:val="00BF6098"/>
    <w:rsid w:val="00BF7B7C"/>
    <w:rsid w:val="00BF7CD3"/>
    <w:rsid w:val="00C00155"/>
    <w:rsid w:val="00C009CF"/>
    <w:rsid w:val="00C012A1"/>
    <w:rsid w:val="00C02DCB"/>
    <w:rsid w:val="00C11391"/>
    <w:rsid w:val="00C120BB"/>
    <w:rsid w:val="00C131B6"/>
    <w:rsid w:val="00C13538"/>
    <w:rsid w:val="00C14043"/>
    <w:rsid w:val="00C14344"/>
    <w:rsid w:val="00C15225"/>
    <w:rsid w:val="00C154AB"/>
    <w:rsid w:val="00C1648C"/>
    <w:rsid w:val="00C17742"/>
    <w:rsid w:val="00C1783D"/>
    <w:rsid w:val="00C211C3"/>
    <w:rsid w:val="00C21783"/>
    <w:rsid w:val="00C2195F"/>
    <w:rsid w:val="00C21F56"/>
    <w:rsid w:val="00C22474"/>
    <w:rsid w:val="00C22523"/>
    <w:rsid w:val="00C227CB"/>
    <w:rsid w:val="00C2413E"/>
    <w:rsid w:val="00C24E2C"/>
    <w:rsid w:val="00C24F5A"/>
    <w:rsid w:val="00C255A4"/>
    <w:rsid w:val="00C2573A"/>
    <w:rsid w:val="00C26DB4"/>
    <w:rsid w:val="00C30F98"/>
    <w:rsid w:val="00C31D24"/>
    <w:rsid w:val="00C32B85"/>
    <w:rsid w:val="00C333CD"/>
    <w:rsid w:val="00C33CDD"/>
    <w:rsid w:val="00C34135"/>
    <w:rsid w:val="00C36D2E"/>
    <w:rsid w:val="00C40F20"/>
    <w:rsid w:val="00C417DD"/>
    <w:rsid w:val="00C42F97"/>
    <w:rsid w:val="00C43E08"/>
    <w:rsid w:val="00C453DA"/>
    <w:rsid w:val="00C46685"/>
    <w:rsid w:val="00C46B9E"/>
    <w:rsid w:val="00C507FB"/>
    <w:rsid w:val="00C51BBF"/>
    <w:rsid w:val="00C523ED"/>
    <w:rsid w:val="00C525F6"/>
    <w:rsid w:val="00C52C31"/>
    <w:rsid w:val="00C52F3E"/>
    <w:rsid w:val="00C538A0"/>
    <w:rsid w:val="00C5417D"/>
    <w:rsid w:val="00C551FB"/>
    <w:rsid w:val="00C55496"/>
    <w:rsid w:val="00C57135"/>
    <w:rsid w:val="00C573AE"/>
    <w:rsid w:val="00C57F52"/>
    <w:rsid w:val="00C61A45"/>
    <w:rsid w:val="00C61DF3"/>
    <w:rsid w:val="00C62240"/>
    <w:rsid w:val="00C62275"/>
    <w:rsid w:val="00C62F25"/>
    <w:rsid w:val="00C630AC"/>
    <w:rsid w:val="00C6327A"/>
    <w:rsid w:val="00C632B2"/>
    <w:rsid w:val="00C63DA0"/>
    <w:rsid w:val="00C64109"/>
    <w:rsid w:val="00C64F0B"/>
    <w:rsid w:val="00C655DB"/>
    <w:rsid w:val="00C657A5"/>
    <w:rsid w:val="00C65EDB"/>
    <w:rsid w:val="00C66969"/>
    <w:rsid w:val="00C66D1E"/>
    <w:rsid w:val="00C671F5"/>
    <w:rsid w:val="00C672CC"/>
    <w:rsid w:val="00C7061B"/>
    <w:rsid w:val="00C70E41"/>
    <w:rsid w:val="00C7144F"/>
    <w:rsid w:val="00C73585"/>
    <w:rsid w:val="00C75DAD"/>
    <w:rsid w:val="00C76329"/>
    <w:rsid w:val="00C764BC"/>
    <w:rsid w:val="00C7655D"/>
    <w:rsid w:val="00C77FA5"/>
    <w:rsid w:val="00C80365"/>
    <w:rsid w:val="00C81933"/>
    <w:rsid w:val="00C81DAA"/>
    <w:rsid w:val="00C82C00"/>
    <w:rsid w:val="00C83A3B"/>
    <w:rsid w:val="00C84C3E"/>
    <w:rsid w:val="00C85807"/>
    <w:rsid w:val="00C9015C"/>
    <w:rsid w:val="00C90ACA"/>
    <w:rsid w:val="00C919DB"/>
    <w:rsid w:val="00C91B99"/>
    <w:rsid w:val="00C91D9A"/>
    <w:rsid w:val="00C931C6"/>
    <w:rsid w:val="00C93E17"/>
    <w:rsid w:val="00C93E72"/>
    <w:rsid w:val="00C96EF3"/>
    <w:rsid w:val="00C974CA"/>
    <w:rsid w:val="00CA0CCB"/>
    <w:rsid w:val="00CA1544"/>
    <w:rsid w:val="00CA1D94"/>
    <w:rsid w:val="00CA23B1"/>
    <w:rsid w:val="00CA2719"/>
    <w:rsid w:val="00CB085F"/>
    <w:rsid w:val="00CB1D2F"/>
    <w:rsid w:val="00CB3649"/>
    <w:rsid w:val="00CB42C3"/>
    <w:rsid w:val="00CB4F52"/>
    <w:rsid w:val="00CB7250"/>
    <w:rsid w:val="00CC08E1"/>
    <w:rsid w:val="00CC338F"/>
    <w:rsid w:val="00CC458B"/>
    <w:rsid w:val="00CC4B1E"/>
    <w:rsid w:val="00CC542B"/>
    <w:rsid w:val="00CC572F"/>
    <w:rsid w:val="00CC5FAB"/>
    <w:rsid w:val="00CC77FC"/>
    <w:rsid w:val="00CC7AF8"/>
    <w:rsid w:val="00CD025E"/>
    <w:rsid w:val="00CD05D3"/>
    <w:rsid w:val="00CD50A2"/>
    <w:rsid w:val="00CD65E5"/>
    <w:rsid w:val="00CD7034"/>
    <w:rsid w:val="00CD79A7"/>
    <w:rsid w:val="00CE07CE"/>
    <w:rsid w:val="00CE1B63"/>
    <w:rsid w:val="00CE242A"/>
    <w:rsid w:val="00CE2FAC"/>
    <w:rsid w:val="00CE3B89"/>
    <w:rsid w:val="00CE4301"/>
    <w:rsid w:val="00CE43F5"/>
    <w:rsid w:val="00CE50FF"/>
    <w:rsid w:val="00CE52D5"/>
    <w:rsid w:val="00CE68E7"/>
    <w:rsid w:val="00CE6F79"/>
    <w:rsid w:val="00CE7056"/>
    <w:rsid w:val="00CE792A"/>
    <w:rsid w:val="00CF0E80"/>
    <w:rsid w:val="00CF0EAA"/>
    <w:rsid w:val="00CF2794"/>
    <w:rsid w:val="00CF2F4A"/>
    <w:rsid w:val="00CF3BE7"/>
    <w:rsid w:val="00CF57D9"/>
    <w:rsid w:val="00CF7356"/>
    <w:rsid w:val="00CF7F01"/>
    <w:rsid w:val="00D00482"/>
    <w:rsid w:val="00D029E7"/>
    <w:rsid w:val="00D02A61"/>
    <w:rsid w:val="00D02FEC"/>
    <w:rsid w:val="00D03269"/>
    <w:rsid w:val="00D04245"/>
    <w:rsid w:val="00D04AA9"/>
    <w:rsid w:val="00D06307"/>
    <w:rsid w:val="00D064E4"/>
    <w:rsid w:val="00D073D4"/>
    <w:rsid w:val="00D07B6C"/>
    <w:rsid w:val="00D10F0E"/>
    <w:rsid w:val="00D14CB4"/>
    <w:rsid w:val="00D1503F"/>
    <w:rsid w:val="00D166E4"/>
    <w:rsid w:val="00D16DCC"/>
    <w:rsid w:val="00D16F12"/>
    <w:rsid w:val="00D17457"/>
    <w:rsid w:val="00D174FA"/>
    <w:rsid w:val="00D17686"/>
    <w:rsid w:val="00D17D45"/>
    <w:rsid w:val="00D20070"/>
    <w:rsid w:val="00D20543"/>
    <w:rsid w:val="00D20633"/>
    <w:rsid w:val="00D222BA"/>
    <w:rsid w:val="00D234B3"/>
    <w:rsid w:val="00D243AE"/>
    <w:rsid w:val="00D24495"/>
    <w:rsid w:val="00D24B47"/>
    <w:rsid w:val="00D24F43"/>
    <w:rsid w:val="00D2504B"/>
    <w:rsid w:val="00D26DE9"/>
    <w:rsid w:val="00D271F7"/>
    <w:rsid w:val="00D27B5F"/>
    <w:rsid w:val="00D27B9C"/>
    <w:rsid w:val="00D30D60"/>
    <w:rsid w:val="00D30E25"/>
    <w:rsid w:val="00D30F65"/>
    <w:rsid w:val="00D322BC"/>
    <w:rsid w:val="00D33A3A"/>
    <w:rsid w:val="00D342BA"/>
    <w:rsid w:val="00D356B6"/>
    <w:rsid w:val="00D374BB"/>
    <w:rsid w:val="00D37504"/>
    <w:rsid w:val="00D404E1"/>
    <w:rsid w:val="00D41F18"/>
    <w:rsid w:val="00D42A09"/>
    <w:rsid w:val="00D43582"/>
    <w:rsid w:val="00D43DF0"/>
    <w:rsid w:val="00D454D5"/>
    <w:rsid w:val="00D458B1"/>
    <w:rsid w:val="00D45F3F"/>
    <w:rsid w:val="00D46A63"/>
    <w:rsid w:val="00D46B38"/>
    <w:rsid w:val="00D515F4"/>
    <w:rsid w:val="00D52186"/>
    <w:rsid w:val="00D53600"/>
    <w:rsid w:val="00D53744"/>
    <w:rsid w:val="00D5398F"/>
    <w:rsid w:val="00D53D2C"/>
    <w:rsid w:val="00D56BE4"/>
    <w:rsid w:val="00D56C07"/>
    <w:rsid w:val="00D57E2E"/>
    <w:rsid w:val="00D60D57"/>
    <w:rsid w:val="00D60F31"/>
    <w:rsid w:val="00D6199F"/>
    <w:rsid w:val="00D621B6"/>
    <w:rsid w:val="00D64073"/>
    <w:rsid w:val="00D64186"/>
    <w:rsid w:val="00D64381"/>
    <w:rsid w:val="00D6479A"/>
    <w:rsid w:val="00D65113"/>
    <w:rsid w:val="00D65649"/>
    <w:rsid w:val="00D65AE8"/>
    <w:rsid w:val="00D66670"/>
    <w:rsid w:val="00D6672B"/>
    <w:rsid w:val="00D70B98"/>
    <w:rsid w:val="00D718CA"/>
    <w:rsid w:val="00D72550"/>
    <w:rsid w:val="00D7362B"/>
    <w:rsid w:val="00D745BE"/>
    <w:rsid w:val="00D747F2"/>
    <w:rsid w:val="00D7668A"/>
    <w:rsid w:val="00D76836"/>
    <w:rsid w:val="00D76F91"/>
    <w:rsid w:val="00D810A8"/>
    <w:rsid w:val="00D82340"/>
    <w:rsid w:val="00D826B2"/>
    <w:rsid w:val="00D8460A"/>
    <w:rsid w:val="00D84FEA"/>
    <w:rsid w:val="00D87A09"/>
    <w:rsid w:val="00D90AE2"/>
    <w:rsid w:val="00D90BCC"/>
    <w:rsid w:val="00D922EE"/>
    <w:rsid w:val="00D92BF0"/>
    <w:rsid w:val="00D92C24"/>
    <w:rsid w:val="00D945C1"/>
    <w:rsid w:val="00D9496F"/>
    <w:rsid w:val="00D95315"/>
    <w:rsid w:val="00D9600A"/>
    <w:rsid w:val="00DA01A4"/>
    <w:rsid w:val="00DA3281"/>
    <w:rsid w:val="00DA3EE7"/>
    <w:rsid w:val="00DA4823"/>
    <w:rsid w:val="00DA4B7B"/>
    <w:rsid w:val="00DA56B9"/>
    <w:rsid w:val="00DA5CCF"/>
    <w:rsid w:val="00DA5D1E"/>
    <w:rsid w:val="00DA662F"/>
    <w:rsid w:val="00DA7AC5"/>
    <w:rsid w:val="00DB09D0"/>
    <w:rsid w:val="00DB0F05"/>
    <w:rsid w:val="00DB1C47"/>
    <w:rsid w:val="00DB3A70"/>
    <w:rsid w:val="00DB4935"/>
    <w:rsid w:val="00DB56B3"/>
    <w:rsid w:val="00DB7044"/>
    <w:rsid w:val="00DC018B"/>
    <w:rsid w:val="00DC034B"/>
    <w:rsid w:val="00DC03CE"/>
    <w:rsid w:val="00DC09E5"/>
    <w:rsid w:val="00DC2613"/>
    <w:rsid w:val="00DC2888"/>
    <w:rsid w:val="00DC2B08"/>
    <w:rsid w:val="00DC2D6E"/>
    <w:rsid w:val="00DC4178"/>
    <w:rsid w:val="00DC69F0"/>
    <w:rsid w:val="00DD0095"/>
    <w:rsid w:val="00DD0FA8"/>
    <w:rsid w:val="00DD2765"/>
    <w:rsid w:val="00DD2CBC"/>
    <w:rsid w:val="00DD2DDD"/>
    <w:rsid w:val="00DD5681"/>
    <w:rsid w:val="00DD5813"/>
    <w:rsid w:val="00DD5A58"/>
    <w:rsid w:val="00DD5B50"/>
    <w:rsid w:val="00DE0C4A"/>
    <w:rsid w:val="00DE10E4"/>
    <w:rsid w:val="00DE1638"/>
    <w:rsid w:val="00DE191D"/>
    <w:rsid w:val="00DE214A"/>
    <w:rsid w:val="00DE22F6"/>
    <w:rsid w:val="00DE2317"/>
    <w:rsid w:val="00DE6BAB"/>
    <w:rsid w:val="00DE7E7C"/>
    <w:rsid w:val="00DF016E"/>
    <w:rsid w:val="00DF0293"/>
    <w:rsid w:val="00DF0982"/>
    <w:rsid w:val="00DF0B5B"/>
    <w:rsid w:val="00DF1BC9"/>
    <w:rsid w:val="00DF1C5D"/>
    <w:rsid w:val="00DF1E23"/>
    <w:rsid w:val="00DF2DC0"/>
    <w:rsid w:val="00DF2F1F"/>
    <w:rsid w:val="00DF40E3"/>
    <w:rsid w:val="00DF4C37"/>
    <w:rsid w:val="00DF55B7"/>
    <w:rsid w:val="00DF6921"/>
    <w:rsid w:val="00DF7B9B"/>
    <w:rsid w:val="00E00AB1"/>
    <w:rsid w:val="00E00ACC"/>
    <w:rsid w:val="00E013BD"/>
    <w:rsid w:val="00E02929"/>
    <w:rsid w:val="00E02A5C"/>
    <w:rsid w:val="00E03BAF"/>
    <w:rsid w:val="00E05081"/>
    <w:rsid w:val="00E05EEE"/>
    <w:rsid w:val="00E063CF"/>
    <w:rsid w:val="00E071D0"/>
    <w:rsid w:val="00E115A3"/>
    <w:rsid w:val="00E11646"/>
    <w:rsid w:val="00E11970"/>
    <w:rsid w:val="00E11D16"/>
    <w:rsid w:val="00E126CF"/>
    <w:rsid w:val="00E13037"/>
    <w:rsid w:val="00E1318C"/>
    <w:rsid w:val="00E14228"/>
    <w:rsid w:val="00E145EA"/>
    <w:rsid w:val="00E147AD"/>
    <w:rsid w:val="00E14894"/>
    <w:rsid w:val="00E14B1A"/>
    <w:rsid w:val="00E15865"/>
    <w:rsid w:val="00E15C35"/>
    <w:rsid w:val="00E15D64"/>
    <w:rsid w:val="00E16658"/>
    <w:rsid w:val="00E2033C"/>
    <w:rsid w:val="00E20E90"/>
    <w:rsid w:val="00E20F7D"/>
    <w:rsid w:val="00E21335"/>
    <w:rsid w:val="00E21EA3"/>
    <w:rsid w:val="00E2471E"/>
    <w:rsid w:val="00E2473A"/>
    <w:rsid w:val="00E24AA2"/>
    <w:rsid w:val="00E24D51"/>
    <w:rsid w:val="00E24DC6"/>
    <w:rsid w:val="00E24E8E"/>
    <w:rsid w:val="00E25E79"/>
    <w:rsid w:val="00E2689B"/>
    <w:rsid w:val="00E27486"/>
    <w:rsid w:val="00E2774D"/>
    <w:rsid w:val="00E30754"/>
    <w:rsid w:val="00E30CFC"/>
    <w:rsid w:val="00E3117D"/>
    <w:rsid w:val="00E312E4"/>
    <w:rsid w:val="00E3232A"/>
    <w:rsid w:val="00E32A9C"/>
    <w:rsid w:val="00E33BFB"/>
    <w:rsid w:val="00E36471"/>
    <w:rsid w:val="00E403A5"/>
    <w:rsid w:val="00E414FB"/>
    <w:rsid w:val="00E417E4"/>
    <w:rsid w:val="00E43044"/>
    <w:rsid w:val="00E4335C"/>
    <w:rsid w:val="00E43C2E"/>
    <w:rsid w:val="00E43CF6"/>
    <w:rsid w:val="00E45C7B"/>
    <w:rsid w:val="00E4603B"/>
    <w:rsid w:val="00E515DE"/>
    <w:rsid w:val="00E51AD4"/>
    <w:rsid w:val="00E528A5"/>
    <w:rsid w:val="00E533D8"/>
    <w:rsid w:val="00E56713"/>
    <w:rsid w:val="00E56D88"/>
    <w:rsid w:val="00E61454"/>
    <w:rsid w:val="00E61844"/>
    <w:rsid w:val="00E61EE2"/>
    <w:rsid w:val="00E6283A"/>
    <w:rsid w:val="00E62F6F"/>
    <w:rsid w:val="00E639A9"/>
    <w:rsid w:val="00E65692"/>
    <w:rsid w:val="00E65E4A"/>
    <w:rsid w:val="00E66582"/>
    <w:rsid w:val="00E66ADB"/>
    <w:rsid w:val="00E6780A"/>
    <w:rsid w:val="00E7208C"/>
    <w:rsid w:val="00E74B53"/>
    <w:rsid w:val="00E74BD8"/>
    <w:rsid w:val="00E7550F"/>
    <w:rsid w:val="00E76F07"/>
    <w:rsid w:val="00E7703F"/>
    <w:rsid w:val="00E775E3"/>
    <w:rsid w:val="00E776E4"/>
    <w:rsid w:val="00E81A75"/>
    <w:rsid w:val="00E81EFA"/>
    <w:rsid w:val="00E841A7"/>
    <w:rsid w:val="00E857AF"/>
    <w:rsid w:val="00E86234"/>
    <w:rsid w:val="00E86FCC"/>
    <w:rsid w:val="00E872BA"/>
    <w:rsid w:val="00E90079"/>
    <w:rsid w:val="00E9011B"/>
    <w:rsid w:val="00E9016E"/>
    <w:rsid w:val="00E90ABB"/>
    <w:rsid w:val="00E90BFC"/>
    <w:rsid w:val="00E90FA7"/>
    <w:rsid w:val="00E910A9"/>
    <w:rsid w:val="00E914E3"/>
    <w:rsid w:val="00E91721"/>
    <w:rsid w:val="00E92239"/>
    <w:rsid w:val="00E928B2"/>
    <w:rsid w:val="00E9411C"/>
    <w:rsid w:val="00E95A40"/>
    <w:rsid w:val="00E968F9"/>
    <w:rsid w:val="00E96BD3"/>
    <w:rsid w:val="00EA0255"/>
    <w:rsid w:val="00EA0B27"/>
    <w:rsid w:val="00EA0CF9"/>
    <w:rsid w:val="00EA4455"/>
    <w:rsid w:val="00EA4466"/>
    <w:rsid w:val="00EA46BB"/>
    <w:rsid w:val="00EA5695"/>
    <w:rsid w:val="00EA5903"/>
    <w:rsid w:val="00EA5E20"/>
    <w:rsid w:val="00EA6217"/>
    <w:rsid w:val="00EA6233"/>
    <w:rsid w:val="00EA6ED9"/>
    <w:rsid w:val="00EB12AD"/>
    <w:rsid w:val="00EB1C11"/>
    <w:rsid w:val="00EB22B6"/>
    <w:rsid w:val="00EB31BD"/>
    <w:rsid w:val="00EB3978"/>
    <w:rsid w:val="00EB6320"/>
    <w:rsid w:val="00EB67A9"/>
    <w:rsid w:val="00EC0242"/>
    <w:rsid w:val="00EC0601"/>
    <w:rsid w:val="00EC0D3F"/>
    <w:rsid w:val="00EC1446"/>
    <w:rsid w:val="00EC2153"/>
    <w:rsid w:val="00EC2A2E"/>
    <w:rsid w:val="00EC2B2B"/>
    <w:rsid w:val="00EC3A5B"/>
    <w:rsid w:val="00EC41F9"/>
    <w:rsid w:val="00EC4203"/>
    <w:rsid w:val="00EC43EB"/>
    <w:rsid w:val="00EC4A08"/>
    <w:rsid w:val="00EC6859"/>
    <w:rsid w:val="00EC6AF5"/>
    <w:rsid w:val="00EC6E24"/>
    <w:rsid w:val="00EC748F"/>
    <w:rsid w:val="00EC795F"/>
    <w:rsid w:val="00EC7977"/>
    <w:rsid w:val="00EC7EC2"/>
    <w:rsid w:val="00ED296D"/>
    <w:rsid w:val="00ED4313"/>
    <w:rsid w:val="00ED5DD9"/>
    <w:rsid w:val="00ED6ACC"/>
    <w:rsid w:val="00EE191D"/>
    <w:rsid w:val="00EE2606"/>
    <w:rsid w:val="00EE2972"/>
    <w:rsid w:val="00EE2C4F"/>
    <w:rsid w:val="00EE391A"/>
    <w:rsid w:val="00EE3CDA"/>
    <w:rsid w:val="00EE4A77"/>
    <w:rsid w:val="00EE61A4"/>
    <w:rsid w:val="00EE730D"/>
    <w:rsid w:val="00EE7599"/>
    <w:rsid w:val="00EF0EFF"/>
    <w:rsid w:val="00EF1176"/>
    <w:rsid w:val="00EF400E"/>
    <w:rsid w:val="00EF5E1F"/>
    <w:rsid w:val="00EF5F4E"/>
    <w:rsid w:val="00F01B1A"/>
    <w:rsid w:val="00F01C5C"/>
    <w:rsid w:val="00F01EAF"/>
    <w:rsid w:val="00F0290E"/>
    <w:rsid w:val="00F03F04"/>
    <w:rsid w:val="00F0428A"/>
    <w:rsid w:val="00F04EB8"/>
    <w:rsid w:val="00F06958"/>
    <w:rsid w:val="00F10442"/>
    <w:rsid w:val="00F10CDD"/>
    <w:rsid w:val="00F11463"/>
    <w:rsid w:val="00F131A2"/>
    <w:rsid w:val="00F1522B"/>
    <w:rsid w:val="00F1531E"/>
    <w:rsid w:val="00F15413"/>
    <w:rsid w:val="00F15644"/>
    <w:rsid w:val="00F15777"/>
    <w:rsid w:val="00F15E31"/>
    <w:rsid w:val="00F15E5C"/>
    <w:rsid w:val="00F17EE7"/>
    <w:rsid w:val="00F203FF"/>
    <w:rsid w:val="00F21270"/>
    <w:rsid w:val="00F2183D"/>
    <w:rsid w:val="00F21850"/>
    <w:rsid w:val="00F21D76"/>
    <w:rsid w:val="00F23563"/>
    <w:rsid w:val="00F237D7"/>
    <w:rsid w:val="00F25005"/>
    <w:rsid w:val="00F25F45"/>
    <w:rsid w:val="00F2638C"/>
    <w:rsid w:val="00F27674"/>
    <w:rsid w:val="00F279A4"/>
    <w:rsid w:val="00F30343"/>
    <w:rsid w:val="00F303A0"/>
    <w:rsid w:val="00F30938"/>
    <w:rsid w:val="00F32213"/>
    <w:rsid w:val="00F32AE1"/>
    <w:rsid w:val="00F32AE7"/>
    <w:rsid w:val="00F32BC6"/>
    <w:rsid w:val="00F33F73"/>
    <w:rsid w:val="00F34AF1"/>
    <w:rsid w:val="00F3506E"/>
    <w:rsid w:val="00F357B0"/>
    <w:rsid w:val="00F364B5"/>
    <w:rsid w:val="00F36F39"/>
    <w:rsid w:val="00F378FA"/>
    <w:rsid w:val="00F40092"/>
    <w:rsid w:val="00F407A1"/>
    <w:rsid w:val="00F41D25"/>
    <w:rsid w:val="00F423B0"/>
    <w:rsid w:val="00F4329C"/>
    <w:rsid w:val="00F4427A"/>
    <w:rsid w:val="00F458F7"/>
    <w:rsid w:val="00F45ACA"/>
    <w:rsid w:val="00F50FE5"/>
    <w:rsid w:val="00F51BA9"/>
    <w:rsid w:val="00F5361E"/>
    <w:rsid w:val="00F55243"/>
    <w:rsid w:val="00F557F8"/>
    <w:rsid w:val="00F55807"/>
    <w:rsid w:val="00F5580D"/>
    <w:rsid w:val="00F561C5"/>
    <w:rsid w:val="00F56DF7"/>
    <w:rsid w:val="00F60488"/>
    <w:rsid w:val="00F61DA1"/>
    <w:rsid w:val="00F634E7"/>
    <w:rsid w:val="00F65AE4"/>
    <w:rsid w:val="00F66112"/>
    <w:rsid w:val="00F668B5"/>
    <w:rsid w:val="00F67B7C"/>
    <w:rsid w:val="00F7022D"/>
    <w:rsid w:val="00F70D7D"/>
    <w:rsid w:val="00F711ED"/>
    <w:rsid w:val="00F71AE9"/>
    <w:rsid w:val="00F71E71"/>
    <w:rsid w:val="00F726ED"/>
    <w:rsid w:val="00F73D2B"/>
    <w:rsid w:val="00F743D3"/>
    <w:rsid w:val="00F745F1"/>
    <w:rsid w:val="00F7574E"/>
    <w:rsid w:val="00F760F5"/>
    <w:rsid w:val="00F771FC"/>
    <w:rsid w:val="00F773F0"/>
    <w:rsid w:val="00F77AE5"/>
    <w:rsid w:val="00F77F0B"/>
    <w:rsid w:val="00F819B9"/>
    <w:rsid w:val="00F820D9"/>
    <w:rsid w:val="00F832C5"/>
    <w:rsid w:val="00F84866"/>
    <w:rsid w:val="00F86266"/>
    <w:rsid w:val="00F8723A"/>
    <w:rsid w:val="00F874A4"/>
    <w:rsid w:val="00F90043"/>
    <w:rsid w:val="00F920CB"/>
    <w:rsid w:val="00F92127"/>
    <w:rsid w:val="00F92E36"/>
    <w:rsid w:val="00F93472"/>
    <w:rsid w:val="00F9627D"/>
    <w:rsid w:val="00F9638B"/>
    <w:rsid w:val="00FA048E"/>
    <w:rsid w:val="00FA1556"/>
    <w:rsid w:val="00FA16B0"/>
    <w:rsid w:val="00FA1E58"/>
    <w:rsid w:val="00FA272B"/>
    <w:rsid w:val="00FA2E23"/>
    <w:rsid w:val="00FA5C36"/>
    <w:rsid w:val="00FA5D03"/>
    <w:rsid w:val="00FA642E"/>
    <w:rsid w:val="00FB10DE"/>
    <w:rsid w:val="00FB18D3"/>
    <w:rsid w:val="00FB24A0"/>
    <w:rsid w:val="00FB3295"/>
    <w:rsid w:val="00FB4BB1"/>
    <w:rsid w:val="00FB6033"/>
    <w:rsid w:val="00FB695A"/>
    <w:rsid w:val="00FC0382"/>
    <w:rsid w:val="00FC0CA5"/>
    <w:rsid w:val="00FC1A5F"/>
    <w:rsid w:val="00FC3ACC"/>
    <w:rsid w:val="00FC515D"/>
    <w:rsid w:val="00FC657E"/>
    <w:rsid w:val="00FC658C"/>
    <w:rsid w:val="00FC6BCA"/>
    <w:rsid w:val="00FD07A1"/>
    <w:rsid w:val="00FD0AA4"/>
    <w:rsid w:val="00FD13F4"/>
    <w:rsid w:val="00FD24FD"/>
    <w:rsid w:val="00FD556B"/>
    <w:rsid w:val="00FD61A6"/>
    <w:rsid w:val="00FD621B"/>
    <w:rsid w:val="00FD6583"/>
    <w:rsid w:val="00FD681F"/>
    <w:rsid w:val="00FD70FA"/>
    <w:rsid w:val="00FD72E6"/>
    <w:rsid w:val="00FD7771"/>
    <w:rsid w:val="00FE079D"/>
    <w:rsid w:val="00FE0CA8"/>
    <w:rsid w:val="00FE1FF4"/>
    <w:rsid w:val="00FE2F27"/>
    <w:rsid w:val="00FE3554"/>
    <w:rsid w:val="00FE425A"/>
    <w:rsid w:val="00FE491F"/>
    <w:rsid w:val="00FE58ED"/>
    <w:rsid w:val="00FF0881"/>
    <w:rsid w:val="00FF1AB5"/>
    <w:rsid w:val="00FF3666"/>
    <w:rsid w:val="00FF3F69"/>
    <w:rsid w:val="00FF5484"/>
    <w:rsid w:val="00FF5804"/>
    <w:rsid w:val="00FF5A8D"/>
    <w:rsid w:val="00FF713B"/>
    <w:rsid w:val="00FF72C6"/>
    <w:rsid w:val="00FF7A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2178A9"/>
  <w15:docId w15:val="{E62DED1B-8A1C-4249-8BE1-40F67AC7AE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sz w:val="24"/>
        <w:szCs w:val="24"/>
        <w:lang w:val="en-US" w:eastAsia="zh-CN"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3BD4"/>
    <w:pPr>
      <w:spacing w:line="340" w:lineRule="atLeast"/>
    </w:pPr>
    <w:rPr>
      <w:color w:val="000000"/>
      <w:lang w:eastAsia="de-DE"/>
    </w:rPr>
  </w:style>
  <w:style w:type="paragraph" w:styleId="Heading1">
    <w:name w:val="heading 1"/>
    <w:basedOn w:val="Normal"/>
    <w:link w:val="Heading1Char"/>
    <w:uiPriority w:val="9"/>
    <w:qFormat/>
    <w:rsid w:val="00EF53CA"/>
    <w:pPr>
      <w:spacing w:before="100" w:beforeAutospacing="1" w:after="100" w:afterAutospacing="1" w:line="240" w:lineRule="auto"/>
      <w:jc w:val="left"/>
      <w:outlineLvl w:val="0"/>
    </w:pPr>
    <w:rPr>
      <w:b/>
      <w:bCs/>
      <w:color w:val="auto"/>
      <w:kern w:val="36"/>
      <w:sz w:val="48"/>
      <w:szCs w:val="48"/>
      <w:lang w:eastAsia="en-US"/>
    </w:rPr>
  </w:style>
  <w:style w:type="paragraph" w:styleId="Heading2">
    <w:name w:val="heading 2"/>
    <w:basedOn w:val="Normal"/>
    <w:next w:val="Normal"/>
    <w:link w:val="Heading2Char"/>
    <w:pPr>
      <w:keepNext/>
      <w:keepLines/>
      <w:spacing w:before="360" w:after="80"/>
      <w:outlineLvl w:val="1"/>
    </w:pPr>
    <w:rPr>
      <w:b/>
      <w:sz w:val="36"/>
      <w:szCs w:val="36"/>
    </w:rPr>
  </w:style>
  <w:style w:type="paragraph" w:styleId="Heading3">
    <w:name w:val="heading 3"/>
    <w:basedOn w:val="Normal"/>
    <w:link w:val="Heading3Char"/>
    <w:uiPriority w:val="9"/>
    <w:qFormat/>
    <w:rsid w:val="00EF53CA"/>
    <w:pPr>
      <w:spacing w:before="100" w:beforeAutospacing="1" w:after="100" w:afterAutospacing="1" w:line="240" w:lineRule="auto"/>
      <w:jc w:val="left"/>
      <w:outlineLvl w:val="2"/>
    </w:pPr>
    <w:rPr>
      <w:b/>
      <w:bCs/>
      <w:color w:val="auto"/>
      <w:sz w:val="27"/>
      <w:szCs w:val="27"/>
      <w:lang w:eastAsia="en-US"/>
    </w:rPr>
  </w:style>
  <w:style w:type="paragraph" w:styleId="Heading4">
    <w:name w:val="heading 4"/>
    <w:basedOn w:val="Normal"/>
    <w:next w:val="Normal"/>
    <w:link w:val="Heading4Char"/>
    <w:pPr>
      <w:keepNext/>
      <w:keepLines/>
      <w:spacing w:before="240" w:after="40"/>
      <w:outlineLvl w:val="3"/>
    </w:pPr>
    <w:rPr>
      <w:b/>
    </w:rPr>
  </w:style>
  <w:style w:type="paragraph" w:styleId="Heading5">
    <w:name w:val="heading 5"/>
    <w:basedOn w:val="Normal"/>
    <w:next w:val="Normal"/>
    <w:link w:val="Heading5Char"/>
    <w:pPr>
      <w:keepNext/>
      <w:keepLines/>
      <w:spacing w:before="220" w:after="40"/>
      <w:outlineLvl w:val="4"/>
    </w:pPr>
    <w:rPr>
      <w:b/>
      <w:sz w:val="22"/>
      <w:szCs w:val="22"/>
    </w:rPr>
  </w:style>
  <w:style w:type="paragraph" w:styleId="Heading6">
    <w:name w:val="heading 6"/>
    <w:basedOn w:val="Normal"/>
    <w:next w:val="Normal"/>
    <w:link w:val="Heading6Char"/>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pPr>
      <w:keepNext/>
      <w:keepLines/>
      <w:spacing w:before="480" w:after="120"/>
    </w:pPr>
    <w:rPr>
      <w:b/>
      <w:sz w:val="72"/>
      <w:szCs w:val="72"/>
    </w:rPr>
  </w:style>
  <w:style w:type="paragraph" w:customStyle="1" w:styleId="MDPI11articletype">
    <w:name w:val="MDPI_1.1_article_type"/>
    <w:basedOn w:val="MDPI31text"/>
    <w:next w:val="MDPI12title"/>
    <w:qFormat/>
    <w:rsid w:val="002B1611"/>
    <w:pPr>
      <w:spacing w:before="240" w:line="240" w:lineRule="auto"/>
      <w:ind w:firstLine="0"/>
      <w:jc w:val="left"/>
    </w:pPr>
    <w:rPr>
      <w:i/>
    </w:rPr>
  </w:style>
  <w:style w:type="paragraph" w:customStyle="1" w:styleId="MDPI12title">
    <w:name w:val="MDPI_1.2_title"/>
    <w:next w:val="MDPI13authornames"/>
    <w:qFormat/>
    <w:rsid w:val="002B1611"/>
    <w:pPr>
      <w:adjustRightInd w:val="0"/>
      <w:snapToGrid w:val="0"/>
      <w:spacing w:after="240" w:line="400" w:lineRule="exact"/>
    </w:pPr>
    <w:rPr>
      <w:rFonts w:ascii="Palatino Linotype" w:hAnsi="Palatino Linotype"/>
      <w:b/>
      <w:snapToGrid w:val="0"/>
      <w:color w:val="000000"/>
      <w:sz w:val="36"/>
      <w:lang w:eastAsia="de-DE" w:bidi="en-US"/>
    </w:rPr>
  </w:style>
  <w:style w:type="paragraph" w:customStyle="1" w:styleId="MDPI13authornames">
    <w:name w:val="MDPI_1.3_authornames"/>
    <w:basedOn w:val="MDPI31text"/>
    <w:next w:val="MDPI14history"/>
    <w:qFormat/>
    <w:rsid w:val="002B1611"/>
    <w:pPr>
      <w:spacing w:after="120"/>
      <w:ind w:firstLine="0"/>
      <w:jc w:val="left"/>
    </w:pPr>
    <w:rPr>
      <w:b/>
      <w:snapToGrid/>
    </w:rPr>
  </w:style>
  <w:style w:type="paragraph" w:customStyle="1" w:styleId="MDPI14history">
    <w:name w:val="MDPI_1.4_history"/>
    <w:basedOn w:val="MDPI62Acknowledgments"/>
    <w:next w:val="Normal"/>
    <w:qFormat/>
    <w:rsid w:val="002B1611"/>
    <w:pPr>
      <w:ind w:left="113"/>
      <w:jc w:val="left"/>
    </w:pPr>
    <w:rPr>
      <w:snapToGrid/>
    </w:rPr>
  </w:style>
  <w:style w:type="paragraph" w:customStyle="1" w:styleId="MDPI16affiliation">
    <w:name w:val="MDPI_1.6_affiliation"/>
    <w:basedOn w:val="MDPI62Acknowledgments"/>
    <w:qFormat/>
    <w:rsid w:val="002B1611"/>
    <w:pPr>
      <w:spacing w:before="0"/>
      <w:ind w:left="311" w:hanging="198"/>
      <w:jc w:val="left"/>
    </w:pPr>
    <w:rPr>
      <w:snapToGrid/>
      <w:szCs w:val="18"/>
    </w:rPr>
  </w:style>
  <w:style w:type="paragraph" w:customStyle="1" w:styleId="MDPI17abstract">
    <w:name w:val="MDPI_1.7_abstract"/>
    <w:basedOn w:val="MDPI31text"/>
    <w:next w:val="MDPI18keywords"/>
    <w:qFormat/>
    <w:rsid w:val="002B1611"/>
    <w:pPr>
      <w:spacing w:before="240"/>
      <w:ind w:left="113" w:firstLine="0"/>
    </w:pPr>
    <w:rPr>
      <w:snapToGrid/>
    </w:rPr>
  </w:style>
  <w:style w:type="paragraph" w:customStyle="1" w:styleId="MDPI18keywords">
    <w:name w:val="MDPI_1.8_keywords"/>
    <w:basedOn w:val="MDPI31text"/>
    <w:next w:val="Normal"/>
    <w:qFormat/>
    <w:rsid w:val="002B1611"/>
    <w:pPr>
      <w:spacing w:before="240"/>
      <w:ind w:left="113" w:firstLine="0"/>
    </w:pPr>
  </w:style>
  <w:style w:type="paragraph" w:customStyle="1" w:styleId="MDPI19line">
    <w:name w:val="MDPI_1.9_line"/>
    <w:basedOn w:val="MDPI31text"/>
    <w:qFormat/>
    <w:rsid w:val="002B1611"/>
    <w:pPr>
      <w:pBdr>
        <w:bottom w:val="single" w:sz="6" w:space="1" w:color="auto"/>
      </w:pBdr>
      <w:ind w:firstLine="0"/>
    </w:pPr>
    <w:rPr>
      <w:snapToGrid/>
      <w:szCs w:val="24"/>
    </w:rPr>
  </w:style>
  <w:style w:type="table" w:customStyle="1" w:styleId="Mdeck5tablebodythreelines">
    <w:name w:val="M_deck_5_table_body_three_lines"/>
    <w:basedOn w:val="TableNormal"/>
    <w:uiPriority w:val="99"/>
    <w:rsid w:val="002B1611"/>
    <w:pPr>
      <w:adjustRightInd w:val="0"/>
      <w:snapToGrid w:val="0"/>
      <w:spacing w:line="300" w:lineRule="exact"/>
      <w:jc w:val="center"/>
    </w:pPr>
    <w:rPr>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59"/>
    <w:rsid w:val="002B16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2B1611"/>
    <w:pPr>
      <w:tabs>
        <w:tab w:val="center" w:pos="4153"/>
        <w:tab w:val="right" w:pos="8306"/>
      </w:tabs>
      <w:snapToGrid w:val="0"/>
      <w:spacing w:line="240" w:lineRule="atLeast"/>
    </w:pPr>
    <w:rPr>
      <w:sz w:val="18"/>
      <w:szCs w:val="18"/>
    </w:rPr>
  </w:style>
  <w:style w:type="character" w:customStyle="1" w:styleId="FooterChar">
    <w:name w:val="Footer Char"/>
    <w:link w:val="Footer"/>
    <w:uiPriority w:val="99"/>
    <w:rsid w:val="002B1611"/>
    <w:rPr>
      <w:rFonts w:ascii="Times New Roman" w:eastAsia="Times New Roman" w:hAnsi="Times New Roman" w:cs="Times New Roman"/>
      <w:color w:val="000000"/>
      <w:kern w:val="0"/>
      <w:sz w:val="18"/>
      <w:szCs w:val="18"/>
      <w:lang w:eastAsia="de-DE"/>
    </w:rPr>
  </w:style>
  <w:style w:type="paragraph" w:styleId="Header">
    <w:name w:val="header"/>
    <w:basedOn w:val="Normal"/>
    <w:link w:val="HeaderChar"/>
    <w:uiPriority w:val="99"/>
    <w:rsid w:val="002B1611"/>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HeaderChar">
    <w:name w:val="Header Char"/>
    <w:link w:val="Header"/>
    <w:uiPriority w:val="99"/>
    <w:rsid w:val="002B1611"/>
    <w:rPr>
      <w:rFonts w:ascii="Times New Roman" w:eastAsia="Times New Roman" w:hAnsi="Times New Roman" w:cs="Times New Roman"/>
      <w:color w:val="000000"/>
      <w:kern w:val="0"/>
      <w:sz w:val="18"/>
      <w:szCs w:val="18"/>
      <w:lang w:eastAsia="de-DE"/>
    </w:rPr>
  </w:style>
  <w:style w:type="paragraph" w:customStyle="1" w:styleId="MDPIheaderjournallogo">
    <w:name w:val="MDPI_header_journal_logo"/>
    <w:qFormat/>
    <w:rsid w:val="002B1611"/>
    <w:pPr>
      <w:adjustRightInd w:val="0"/>
      <w:snapToGrid w:val="0"/>
    </w:pPr>
    <w:rPr>
      <w:rFonts w:ascii="Palatino Linotype" w:hAnsi="Palatino Linotype"/>
      <w:i/>
      <w:color w:val="000000"/>
      <w:szCs w:val="22"/>
      <w:lang w:eastAsia="de-CH"/>
    </w:rPr>
  </w:style>
  <w:style w:type="paragraph" w:customStyle="1" w:styleId="MDPI32textnoindent">
    <w:name w:val="MDPI_3.2_text_no_indent"/>
    <w:basedOn w:val="MDPI31text"/>
    <w:qFormat/>
    <w:rsid w:val="002B1611"/>
    <w:pPr>
      <w:ind w:firstLine="0"/>
    </w:pPr>
  </w:style>
  <w:style w:type="paragraph" w:customStyle="1" w:styleId="MDPI33textspaceafter">
    <w:name w:val="MDPI_3.3_text_space_after"/>
    <w:basedOn w:val="MDPI31text"/>
    <w:qFormat/>
    <w:rsid w:val="002B1611"/>
    <w:pPr>
      <w:spacing w:after="240"/>
    </w:pPr>
  </w:style>
  <w:style w:type="paragraph" w:customStyle="1" w:styleId="MDPI35textbeforelist">
    <w:name w:val="MDPI_3.5_text_before_list"/>
    <w:basedOn w:val="MDPI31text"/>
    <w:qFormat/>
    <w:rsid w:val="002B1611"/>
    <w:pPr>
      <w:spacing w:after="120"/>
    </w:pPr>
  </w:style>
  <w:style w:type="paragraph" w:customStyle="1" w:styleId="MDPI36textafterlist">
    <w:name w:val="MDPI_3.6_text_after_list"/>
    <w:basedOn w:val="MDPI31text"/>
    <w:qFormat/>
    <w:rsid w:val="002B1611"/>
    <w:pPr>
      <w:spacing w:before="120"/>
    </w:pPr>
  </w:style>
  <w:style w:type="paragraph" w:customStyle="1" w:styleId="MDPI37itemize">
    <w:name w:val="MDPI_3.7_itemize"/>
    <w:basedOn w:val="MDPI31text"/>
    <w:qFormat/>
    <w:rsid w:val="002B1611"/>
    <w:pPr>
      <w:numPr>
        <w:numId w:val="1"/>
      </w:numPr>
      <w:ind w:left="425" w:hanging="425"/>
    </w:pPr>
  </w:style>
  <w:style w:type="paragraph" w:customStyle="1" w:styleId="MDPI38bullet">
    <w:name w:val="MDPI_3.8_bullet"/>
    <w:basedOn w:val="MDPI31text"/>
    <w:qFormat/>
    <w:rsid w:val="002B1611"/>
    <w:pPr>
      <w:tabs>
        <w:tab w:val="num" w:pos="720"/>
      </w:tabs>
      <w:ind w:left="425" w:hanging="425"/>
    </w:pPr>
  </w:style>
  <w:style w:type="paragraph" w:customStyle="1" w:styleId="MDPI39equation">
    <w:name w:val="MDPI_3.9_equation"/>
    <w:basedOn w:val="MDPI31text"/>
    <w:qFormat/>
    <w:rsid w:val="002B1611"/>
    <w:pPr>
      <w:spacing w:before="120" w:after="120"/>
      <w:ind w:left="709" w:firstLine="0"/>
      <w:jc w:val="center"/>
    </w:pPr>
  </w:style>
  <w:style w:type="paragraph" w:customStyle="1" w:styleId="MDPI3aequationnumber">
    <w:name w:val="MDPI_3.a_equation_number"/>
    <w:basedOn w:val="MDPI31text"/>
    <w:qFormat/>
    <w:rsid w:val="002B1611"/>
    <w:pPr>
      <w:spacing w:before="120" w:after="120" w:line="240" w:lineRule="auto"/>
      <w:ind w:firstLine="0"/>
      <w:jc w:val="right"/>
    </w:pPr>
  </w:style>
  <w:style w:type="paragraph" w:customStyle="1" w:styleId="MDPI62Acknowledgments">
    <w:name w:val="MDPI_6.2_Acknowledgments"/>
    <w:qFormat/>
    <w:rsid w:val="002B1611"/>
    <w:pPr>
      <w:adjustRightInd w:val="0"/>
      <w:snapToGrid w:val="0"/>
      <w:spacing w:before="120" w:line="200" w:lineRule="atLeast"/>
    </w:pPr>
    <w:rPr>
      <w:rFonts w:ascii="Palatino Linotype" w:hAnsi="Palatino Linotype"/>
      <w:snapToGrid w:val="0"/>
      <w:color w:val="000000"/>
      <w:sz w:val="18"/>
      <w:lang w:eastAsia="de-DE" w:bidi="en-US"/>
    </w:rPr>
  </w:style>
  <w:style w:type="paragraph" w:customStyle="1" w:styleId="MDPI41tablecaption">
    <w:name w:val="MDPI_4.1_table_caption"/>
    <w:basedOn w:val="MDPI62Acknowledgments"/>
    <w:qFormat/>
    <w:rsid w:val="002B1611"/>
    <w:pPr>
      <w:spacing w:before="240" w:after="120" w:line="260" w:lineRule="atLeast"/>
      <w:ind w:left="425" w:right="425"/>
    </w:pPr>
    <w:rPr>
      <w:snapToGrid/>
      <w:szCs w:val="22"/>
    </w:rPr>
  </w:style>
  <w:style w:type="paragraph" w:customStyle="1" w:styleId="MDPI42tablebody">
    <w:name w:val="MDPI_4.2_table_body"/>
    <w:qFormat/>
    <w:rsid w:val="0056617C"/>
    <w:pPr>
      <w:adjustRightInd w:val="0"/>
      <w:snapToGrid w:val="0"/>
      <w:spacing w:line="260" w:lineRule="atLeast"/>
      <w:jc w:val="center"/>
    </w:pPr>
    <w:rPr>
      <w:rFonts w:ascii="Palatino Linotype" w:hAnsi="Palatino Linotype"/>
      <w:snapToGrid w:val="0"/>
      <w:color w:val="000000"/>
      <w:lang w:eastAsia="de-DE" w:bidi="en-US"/>
    </w:rPr>
  </w:style>
  <w:style w:type="paragraph" w:customStyle="1" w:styleId="MDPI43tablefooter">
    <w:name w:val="MDPI_4.3_table_footer"/>
    <w:basedOn w:val="MDPI41tablecaption"/>
    <w:next w:val="MDPI31text"/>
    <w:qFormat/>
    <w:rsid w:val="002B1611"/>
    <w:pPr>
      <w:spacing w:before="0"/>
      <w:ind w:left="0" w:right="0"/>
    </w:pPr>
  </w:style>
  <w:style w:type="paragraph" w:customStyle="1" w:styleId="MDPI51figurecaption">
    <w:name w:val="MDPI_5.1_figure_caption"/>
    <w:basedOn w:val="MDPI62Acknowledgments"/>
    <w:qFormat/>
    <w:rsid w:val="002B1611"/>
    <w:pPr>
      <w:spacing w:after="240" w:line="260" w:lineRule="atLeast"/>
      <w:ind w:left="425" w:right="425"/>
    </w:pPr>
    <w:rPr>
      <w:snapToGrid/>
    </w:rPr>
  </w:style>
  <w:style w:type="paragraph" w:customStyle="1" w:styleId="MDPI52figure">
    <w:name w:val="MDPI_5.2_figure"/>
    <w:qFormat/>
    <w:rsid w:val="002B1611"/>
    <w:pPr>
      <w:jc w:val="center"/>
    </w:pPr>
    <w:rPr>
      <w:rFonts w:ascii="Palatino Linotype" w:hAnsi="Palatino Linotype"/>
      <w:snapToGrid w:val="0"/>
      <w:color w:val="000000"/>
      <w:lang w:eastAsia="de-DE" w:bidi="en-US"/>
    </w:rPr>
  </w:style>
  <w:style w:type="paragraph" w:customStyle="1" w:styleId="MDPI61Supplementary">
    <w:name w:val="MDPI_6.1_Supplementary"/>
    <w:basedOn w:val="MDPI62Acknowledgments"/>
    <w:qFormat/>
    <w:rsid w:val="002B1611"/>
    <w:pPr>
      <w:spacing w:before="240"/>
    </w:pPr>
    <w:rPr>
      <w:lang w:eastAsia="en-US"/>
    </w:rPr>
  </w:style>
  <w:style w:type="paragraph" w:customStyle="1" w:styleId="MDPI63AuthorContributions">
    <w:name w:val="MDPI_6.3_AuthorContributions"/>
    <w:basedOn w:val="MDPI62Acknowledgments"/>
    <w:qFormat/>
    <w:rsid w:val="002B1611"/>
    <w:rPr>
      <w:color w:val="auto"/>
      <w:lang w:eastAsia="en-US"/>
    </w:rPr>
  </w:style>
  <w:style w:type="paragraph" w:customStyle="1" w:styleId="MDPI64CoI">
    <w:name w:val="MDPI_6.4_CoI"/>
    <w:basedOn w:val="MDPI62Acknowledgments"/>
    <w:qFormat/>
    <w:rsid w:val="002B1611"/>
  </w:style>
  <w:style w:type="paragraph" w:customStyle="1" w:styleId="MDPI31text">
    <w:name w:val="MDPI_3.1_text"/>
    <w:link w:val="MDPI31textChar"/>
    <w:qFormat/>
    <w:rsid w:val="002B1611"/>
    <w:pPr>
      <w:adjustRightInd w:val="0"/>
      <w:snapToGrid w:val="0"/>
      <w:spacing w:line="260" w:lineRule="atLeast"/>
      <w:ind w:firstLine="425"/>
    </w:pPr>
    <w:rPr>
      <w:rFonts w:ascii="Palatino Linotype" w:hAnsi="Palatino Linotype"/>
      <w:snapToGrid w:val="0"/>
      <w:color w:val="000000"/>
      <w:szCs w:val="22"/>
      <w:lang w:eastAsia="de-DE" w:bidi="en-US"/>
    </w:rPr>
  </w:style>
  <w:style w:type="paragraph" w:customStyle="1" w:styleId="MDPI23heading3">
    <w:name w:val="MDPI_2.3_heading3"/>
    <w:basedOn w:val="MDPI31text"/>
    <w:qFormat/>
    <w:rsid w:val="002B1611"/>
    <w:pPr>
      <w:spacing w:before="240" w:after="120"/>
      <w:ind w:firstLine="0"/>
      <w:jc w:val="left"/>
      <w:outlineLvl w:val="2"/>
    </w:pPr>
  </w:style>
  <w:style w:type="paragraph" w:customStyle="1" w:styleId="MDPI21heading1">
    <w:name w:val="MDPI_2.1_heading1"/>
    <w:basedOn w:val="MDPI23heading3"/>
    <w:qFormat/>
    <w:rsid w:val="002B1611"/>
    <w:pPr>
      <w:outlineLvl w:val="0"/>
    </w:pPr>
    <w:rPr>
      <w:b/>
    </w:rPr>
  </w:style>
  <w:style w:type="paragraph" w:customStyle="1" w:styleId="MDPI22heading2">
    <w:name w:val="MDPI_2.2_heading2"/>
    <w:basedOn w:val="Normal"/>
    <w:qFormat/>
    <w:rsid w:val="002B1611"/>
    <w:pPr>
      <w:kinsoku w:val="0"/>
      <w:overflowPunct w:val="0"/>
      <w:autoSpaceDE w:val="0"/>
      <w:autoSpaceDN w:val="0"/>
      <w:adjustRightInd w:val="0"/>
      <w:snapToGrid w:val="0"/>
      <w:spacing w:before="240" w:after="120" w:line="260" w:lineRule="atLeast"/>
      <w:jc w:val="left"/>
      <w:outlineLvl w:val="1"/>
    </w:pPr>
    <w:rPr>
      <w:rFonts w:ascii="Palatino Linotype" w:hAnsi="Palatino Linotype"/>
      <w:i/>
      <w:noProof/>
      <w:snapToGrid w:val="0"/>
      <w:sz w:val="20"/>
      <w:szCs w:val="22"/>
      <w:lang w:bidi="en-US"/>
    </w:rPr>
  </w:style>
  <w:style w:type="paragraph" w:customStyle="1" w:styleId="MDPI71References">
    <w:name w:val="MDPI_7.1_References"/>
    <w:basedOn w:val="MDPI62Acknowledgments"/>
    <w:qFormat/>
    <w:rsid w:val="002B1611"/>
    <w:pPr>
      <w:tabs>
        <w:tab w:val="num" w:pos="720"/>
      </w:tabs>
      <w:spacing w:before="0" w:line="260" w:lineRule="atLeast"/>
      <w:ind w:left="425" w:hanging="425"/>
    </w:pPr>
  </w:style>
  <w:style w:type="paragraph" w:styleId="BalloonText">
    <w:name w:val="Balloon Text"/>
    <w:basedOn w:val="Normal"/>
    <w:link w:val="BalloonTextChar"/>
    <w:uiPriority w:val="99"/>
    <w:semiHidden/>
    <w:unhideWhenUsed/>
    <w:rsid w:val="002B1611"/>
    <w:pPr>
      <w:spacing w:line="240" w:lineRule="auto"/>
    </w:pPr>
    <w:rPr>
      <w:sz w:val="18"/>
      <w:szCs w:val="18"/>
    </w:rPr>
  </w:style>
  <w:style w:type="character" w:customStyle="1" w:styleId="BalloonTextChar">
    <w:name w:val="Balloon Text Char"/>
    <w:link w:val="BalloonText"/>
    <w:uiPriority w:val="99"/>
    <w:semiHidden/>
    <w:rsid w:val="002B1611"/>
    <w:rPr>
      <w:rFonts w:ascii="Times New Roman" w:eastAsia="Times New Roman" w:hAnsi="Times New Roman" w:cs="Times New Roman"/>
      <w:color w:val="000000"/>
      <w:kern w:val="0"/>
      <w:sz w:val="18"/>
      <w:szCs w:val="18"/>
      <w:lang w:eastAsia="de-DE"/>
    </w:rPr>
  </w:style>
  <w:style w:type="character" w:styleId="LineNumber">
    <w:name w:val="line number"/>
    <w:basedOn w:val="DefaultParagraphFont"/>
    <w:uiPriority w:val="99"/>
    <w:semiHidden/>
    <w:unhideWhenUsed/>
    <w:rsid w:val="002B1611"/>
  </w:style>
  <w:style w:type="table" w:customStyle="1" w:styleId="MDPI41threelinetable">
    <w:name w:val="MDPI_4.1_three_line_table"/>
    <w:basedOn w:val="TableNormal"/>
    <w:uiPriority w:val="99"/>
    <w:rsid w:val="0056617C"/>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等线 Light" w:hAnsi="等线 Light"/>
        <w:b/>
        <w:i w:val="0"/>
        <w:sz w:val="20"/>
      </w:rPr>
      <w:tblPr/>
      <w:tcPr>
        <w:tcBorders>
          <w:bottom w:val="single" w:sz="4" w:space="0" w:color="auto"/>
        </w:tcBorders>
      </w:tcPr>
    </w:tblStylePr>
  </w:style>
  <w:style w:type="character" w:styleId="Hyperlink">
    <w:name w:val="Hyperlink"/>
    <w:uiPriority w:val="99"/>
    <w:unhideWhenUsed/>
    <w:rsid w:val="00986CCC"/>
    <w:rPr>
      <w:color w:val="0563C1"/>
      <w:u w:val="single"/>
    </w:rPr>
  </w:style>
  <w:style w:type="character" w:customStyle="1" w:styleId="UnresolvedMention">
    <w:name w:val="Unresolved Mention"/>
    <w:uiPriority w:val="99"/>
    <w:semiHidden/>
    <w:unhideWhenUsed/>
    <w:rsid w:val="00953F02"/>
    <w:rPr>
      <w:color w:val="605E5C"/>
      <w:shd w:val="clear" w:color="auto" w:fill="E1DFDD"/>
    </w:rPr>
  </w:style>
  <w:style w:type="table" w:styleId="PlainTable4">
    <w:name w:val="Plain Table 4"/>
    <w:basedOn w:val="TableNormal"/>
    <w:uiPriority w:val="44"/>
    <w:rsid w:val="00716D7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Figure">
    <w:name w:val="M_Figure"/>
    <w:qFormat/>
    <w:rsid w:val="009F59C5"/>
    <w:pPr>
      <w:jc w:val="center"/>
    </w:pPr>
    <w:rPr>
      <w:rFonts w:ascii="Minion Pro" w:hAnsi="Minion Pro"/>
      <w:color w:val="000000"/>
      <w:kern w:val="2"/>
    </w:rPr>
  </w:style>
  <w:style w:type="paragraph" w:customStyle="1" w:styleId="MTDisplayEquation">
    <w:name w:val="MTDisplayEquation"/>
    <w:basedOn w:val="MDPI31text"/>
    <w:link w:val="MTDisplayEquationChar"/>
    <w:rsid w:val="009057A7"/>
    <w:pPr>
      <w:ind w:firstLine="0"/>
    </w:pPr>
  </w:style>
  <w:style w:type="character" w:customStyle="1" w:styleId="MDPI31textChar">
    <w:name w:val="MDPI_3.1_text Char"/>
    <w:basedOn w:val="DefaultParagraphFont"/>
    <w:link w:val="MDPI31text"/>
    <w:rsid w:val="009057A7"/>
    <w:rPr>
      <w:rFonts w:ascii="Palatino Linotype" w:eastAsia="Times New Roman" w:hAnsi="Palatino Linotype"/>
      <w:snapToGrid w:val="0"/>
      <w:color w:val="000000"/>
      <w:szCs w:val="22"/>
      <w:lang w:eastAsia="de-DE" w:bidi="en-US"/>
    </w:rPr>
  </w:style>
  <w:style w:type="character" w:customStyle="1" w:styleId="MTDisplayEquationChar">
    <w:name w:val="MTDisplayEquation Char"/>
    <w:basedOn w:val="MDPI31textChar"/>
    <w:link w:val="MTDisplayEquation"/>
    <w:rsid w:val="009057A7"/>
    <w:rPr>
      <w:rFonts w:ascii="Palatino Linotype" w:eastAsia="Times New Roman" w:hAnsi="Palatino Linotype"/>
      <w:snapToGrid w:val="0"/>
      <w:color w:val="000000"/>
      <w:szCs w:val="22"/>
      <w:lang w:eastAsia="de-DE" w:bidi="en-US"/>
    </w:rPr>
  </w:style>
  <w:style w:type="paragraph" w:styleId="FootnoteText">
    <w:name w:val="footnote text"/>
    <w:basedOn w:val="Normal"/>
    <w:link w:val="FootnoteTextChar"/>
    <w:uiPriority w:val="99"/>
    <w:semiHidden/>
    <w:unhideWhenUsed/>
    <w:rsid w:val="00586B32"/>
    <w:pPr>
      <w:spacing w:line="240" w:lineRule="auto"/>
    </w:pPr>
    <w:rPr>
      <w:sz w:val="20"/>
    </w:rPr>
  </w:style>
  <w:style w:type="character" w:customStyle="1" w:styleId="FootnoteTextChar">
    <w:name w:val="Footnote Text Char"/>
    <w:basedOn w:val="DefaultParagraphFont"/>
    <w:link w:val="FootnoteText"/>
    <w:uiPriority w:val="99"/>
    <w:semiHidden/>
    <w:rsid w:val="00586B32"/>
    <w:rPr>
      <w:rFonts w:ascii="Times New Roman" w:eastAsia="Times New Roman" w:hAnsi="Times New Roman"/>
      <w:color w:val="000000"/>
      <w:lang w:eastAsia="de-DE"/>
    </w:rPr>
  </w:style>
  <w:style w:type="character" w:styleId="FootnoteReference">
    <w:name w:val="footnote reference"/>
    <w:basedOn w:val="DefaultParagraphFont"/>
    <w:uiPriority w:val="99"/>
    <w:semiHidden/>
    <w:unhideWhenUsed/>
    <w:rsid w:val="00586B32"/>
    <w:rPr>
      <w:vertAlign w:val="superscript"/>
    </w:rPr>
  </w:style>
  <w:style w:type="character" w:styleId="CommentReference">
    <w:name w:val="annotation reference"/>
    <w:basedOn w:val="DefaultParagraphFont"/>
    <w:uiPriority w:val="99"/>
    <w:unhideWhenUsed/>
    <w:rsid w:val="009148A1"/>
    <w:rPr>
      <w:sz w:val="16"/>
      <w:szCs w:val="16"/>
    </w:rPr>
  </w:style>
  <w:style w:type="paragraph" w:styleId="CommentText">
    <w:name w:val="annotation text"/>
    <w:basedOn w:val="Normal"/>
    <w:link w:val="CommentTextChar"/>
    <w:uiPriority w:val="99"/>
    <w:unhideWhenUsed/>
    <w:rsid w:val="009148A1"/>
    <w:pPr>
      <w:spacing w:line="240" w:lineRule="auto"/>
    </w:pPr>
    <w:rPr>
      <w:sz w:val="20"/>
    </w:rPr>
  </w:style>
  <w:style w:type="character" w:customStyle="1" w:styleId="CommentTextChar">
    <w:name w:val="Comment Text Char"/>
    <w:basedOn w:val="DefaultParagraphFont"/>
    <w:link w:val="CommentText"/>
    <w:uiPriority w:val="99"/>
    <w:rsid w:val="009148A1"/>
    <w:rPr>
      <w:rFonts w:ascii="Times New Roman" w:eastAsia="Times New Roman" w:hAnsi="Times New Roman"/>
      <w:color w:val="000000"/>
      <w:lang w:eastAsia="de-DE"/>
    </w:rPr>
  </w:style>
  <w:style w:type="paragraph" w:styleId="CommentSubject">
    <w:name w:val="annotation subject"/>
    <w:basedOn w:val="CommentText"/>
    <w:next w:val="CommentText"/>
    <w:link w:val="CommentSubjectChar"/>
    <w:uiPriority w:val="99"/>
    <w:semiHidden/>
    <w:unhideWhenUsed/>
    <w:rsid w:val="009148A1"/>
    <w:rPr>
      <w:b/>
      <w:bCs/>
    </w:rPr>
  </w:style>
  <w:style w:type="character" w:customStyle="1" w:styleId="CommentSubjectChar">
    <w:name w:val="Comment Subject Char"/>
    <w:basedOn w:val="CommentTextChar"/>
    <w:link w:val="CommentSubject"/>
    <w:uiPriority w:val="99"/>
    <w:semiHidden/>
    <w:rsid w:val="009148A1"/>
    <w:rPr>
      <w:rFonts w:ascii="Times New Roman" w:eastAsia="Times New Roman" w:hAnsi="Times New Roman"/>
      <w:b/>
      <w:bCs/>
      <w:color w:val="000000"/>
      <w:lang w:eastAsia="de-DE"/>
    </w:rPr>
  </w:style>
  <w:style w:type="paragraph" w:styleId="Revision">
    <w:name w:val="Revision"/>
    <w:hidden/>
    <w:uiPriority w:val="99"/>
    <w:semiHidden/>
    <w:rsid w:val="000A01E2"/>
    <w:rPr>
      <w:color w:val="000000"/>
      <w:lang w:eastAsia="de-DE"/>
    </w:rPr>
  </w:style>
  <w:style w:type="character" w:styleId="FollowedHyperlink">
    <w:name w:val="FollowedHyperlink"/>
    <w:basedOn w:val="DefaultParagraphFont"/>
    <w:uiPriority w:val="99"/>
    <w:semiHidden/>
    <w:unhideWhenUsed/>
    <w:rsid w:val="004E474C"/>
    <w:rPr>
      <w:color w:val="954F72" w:themeColor="followedHyperlink"/>
      <w:u w:val="single"/>
    </w:rPr>
  </w:style>
  <w:style w:type="character" w:customStyle="1" w:styleId="Heading1Char">
    <w:name w:val="Heading 1 Char"/>
    <w:basedOn w:val="DefaultParagraphFont"/>
    <w:link w:val="Heading1"/>
    <w:uiPriority w:val="9"/>
    <w:rsid w:val="00EF53CA"/>
    <w:rPr>
      <w:rFonts w:ascii="Times New Roman" w:eastAsia="Times New Roman" w:hAnsi="Times New Roman"/>
      <w:b/>
      <w:bCs/>
      <w:kern w:val="36"/>
      <w:sz w:val="48"/>
      <w:szCs w:val="48"/>
      <w:lang w:eastAsia="en-US"/>
    </w:rPr>
  </w:style>
  <w:style w:type="character" w:customStyle="1" w:styleId="Heading3Char">
    <w:name w:val="Heading 3 Char"/>
    <w:basedOn w:val="DefaultParagraphFont"/>
    <w:link w:val="Heading3"/>
    <w:uiPriority w:val="9"/>
    <w:rsid w:val="00EF53CA"/>
    <w:rPr>
      <w:rFonts w:ascii="Times New Roman" w:eastAsia="Times New Roman" w:hAnsi="Times New Roman"/>
      <w:b/>
      <w:bCs/>
      <w:sz w:val="27"/>
      <w:szCs w:val="27"/>
      <w:lang w:eastAsia="en-US"/>
    </w:rPr>
  </w:style>
  <w:style w:type="character" w:customStyle="1" w:styleId="ui-ncbitoggler-master-text">
    <w:name w:val="ui-ncbitoggler-master-text"/>
    <w:basedOn w:val="DefaultParagraphFont"/>
    <w:rsid w:val="00EF53CA"/>
  </w:style>
  <w:style w:type="character" w:styleId="PlaceholderText">
    <w:name w:val="Placeholder Text"/>
    <w:basedOn w:val="DefaultParagraphFont"/>
    <w:uiPriority w:val="99"/>
    <w:semiHidden/>
    <w:rsid w:val="00281311"/>
    <w:rPr>
      <w:color w:val="808080"/>
    </w:rPr>
  </w:style>
  <w:style w:type="paragraph" w:styleId="HTMLPreformatted">
    <w:name w:val="HTML Preformatted"/>
    <w:basedOn w:val="Normal"/>
    <w:link w:val="HTMLPreformattedChar"/>
    <w:uiPriority w:val="99"/>
    <w:semiHidden/>
    <w:unhideWhenUsed/>
    <w:rsid w:val="003336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color w:val="auto"/>
      <w:sz w:val="20"/>
      <w:lang w:eastAsia="zh-CN"/>
    </w:rPr>
  </w:style>
  <w:style w:type="character" w:customStyle="1" w:styleId="HTMLPreformattedChar">
    <w:name w:val="HTML Preformatted Char"/>
    <w:basedOn w:val="DefaultParagraphFont"/>
    <w:link w:val="HTMLPreformatted"/>
    <w:uiPriority w:val="99"/>
    <w:semiHidden/>
    <w:rsid w:val="003336E6"/>
    <w:rPr>
      <w:rFonts w:ascii="Courier New" w:eastAsia="Times New Roman" w:hAnsi="Courier New" w:cs="Courier New"/>
    </w:rPr>
  </w:style>
  <w:style w:type="paragraph" w:styleId="Subtitle">
    <w:name w:val="Subtitle"/>
    <w:basedOn w:val="Normal"/>
    <w:next w:val="Normal"/>
    <w:link w:val="SubtitleChar"/>
    <w:pPr>
      <w:keepNext/>
      <w:keepLines/>
      <w:spacing w:before="360" w:after="80"/>
    </w:pPr>
    <w:rPr>
      <w:rFonts w:ascii="Georgia" w:eastAsia="Georgia" w:hAnsi="Georgia" w:cs="Georgia"/>
      <w:i/>
      <w:color w:val="666666"/>
      <w:sz w:val="48"/>
      <w:szCs w:val="48"/>
    </w:rPr>
  </w:style>
  <w:style w:type="table" w:customStyle="1" w:styleId="6">
    <w:name w:val="6"/>
    <w:basedOn w:val="TableNormal"/>
    <w:pPr>
      <w:spacing w:line="300" w:lineRule="auto"/>
      <w:jc w:val="center"/>
    </w:pPr>
    <w:rPr>
      <w:rFonts w:ascii="Palatino Linotype" w:eastAsia="Palatino Linotype" w:hAnsi="Palatino Linotype" w:cs="Palatino Linotype"/>
      <w:color w:val="000000"/>
    </w:rPr>
    <w:tblPr>
      <w:tblStyleRowBandSize w:val="1"/>
      <w:tblStyleColBandSize w:val="1"/>
      <w:tblCellMar>
        <w:left w:w="115" w:type="dxa"/>
        <w:right w:w="115" w:type="dxa"/>
      </w:tblCellMar>
    </w:tblPr>
    <w:tcPr>
      <w:vAlign w:val="center"/>
    </w:tcPr>
    <w:tblStylePr w:type="firstRow">
      <w:pPr>
        <w:spacing w:before="0" w:after="0" w:line="300" w:lineRule="auto"/>
        <w:ind w:left="0" w:right="0" w:firstLine="0"/>
        <w:jc w:val="center"/>
      </w:pPr>
      <w:rPr>
        <w:rFonts w:ascii="Times New Roman" w:eastAsia="Times New Roman" w:hAnsi="Times New Roman" w:cs="Times New Roman"/>
        <w:b w:val="0"/>
        <w:i w:val="0"/>
        <w:sz w:val="22"/>
        <w:szCs w:val="22"/>
      </w:rPr>
      <w:tblPr/>
      <w:tcPr>
        <w:tcBorders>
          <w:top w:val="single" w:sz="8" w:space="0" w:color="000000"/>
          <w:left w:val="nil"/>
          <w:bottom w:val="single" w:sz="4" w:space="0" w:color="000000"/>
          <w:right w:val="nil"/>
          <w:insideH w:val="nil"/>
          <w:insideV w:val="nil"/>
        </w:tcBorders>
      </w:tcPr>
    </w:tblStylePr>
  </w:style>
  <w:style w:type="table" w:customStyle="1" w:styleId="5">
    <w:name w:val="5"/>
    <w:basedOn w:val="TableNormal"/>
    <w:tblPr>
      <w:tblStyleRowBandSize w:val="1"/>
      <w:tblStyleColBandSize w:val="1"/>
      <w:tblCellMar>
        <w:left w:w="115" w:type="dxa"/>
        <w:right w:w="115" w:type="dxa"/>
      </w:tblCellMar>
    </w:tblPr>
  </w:style>
  <w:style w:type="table" w:customStyle="1" w:styleId="4">
    <w:name w:val="4"/>
    <w:basedOn w:val="TableNormal"/>
    <w:pPr>
      <w:spacing w:line="300" w:lineRule="auto"/>
      <w:jc w:val="center"/>
    </w:pPr>
    <w:rPr>
      <w:rFonts w:ascii="Palatino Linotype" w:eastAsia="Palatino Linotype" w:hAnsi="Palatino Linotype" w:cs="Palatino Linotype"/>
      <w:color w:val="000000"/>
    </w:rPr>
    <w:tblPr>
      <w:tblStyleRowBandSize w:val="1"/>
      <w:tblStyleColBandSize w:val="1"/>
      <w:tblCellMar>
        <w:left w:w="115" w:type="dxa"/>
        <w:right w:w="115" w:type="dxa"/>
      </w:tblCellMar>
    </w:tblPr>
    <w:tcPr>
      <w:vAlign w:val="center"/>
    </w:tcPr>
    <w:tblStylePr w:type="firstRow">
      <w:pPr>
        <w:spacing w:before="0" w:after="0" w:line="300" w:lineRule="auto"/>
        <w:ind w:left="0" w:right="0" w:firstLine="0"/>
        <w:jc w:val="center"/>
      </w:pPr>
      <w:rPr>
        <w:rFonts w:ascii="Times New Roman" w:eastAsia="Times New Roman" w:hAnsi="Times New Roman" w:cs="Times New Roman"/>
        <w:b w:val="0"/>
        <w:i w:val="0"/>
        <w:sz w:val="22"/>
        <w:szCs w:val="22"/>
      </w:rPr>
      <w:tblPr/>
      <w:tcPr>
        <w:tcBorders>
          <w:top w:val="single" w:sz="8" w:space="0" w:color="000000"/>
          <w:left w:val="nil"/>
          <w:bottom w:val="single" w:sz="4" w:space="0" w:color="000000"/>
          <w:right w:val="nil"/>
          <w:insideH w:val="nil"/>
          <w:insideV w:val="nil"/>
        </w:tcBorders>
      </w:tcPr>
    </w:tblStylePr>
  </w:style>
  <w:style w:type="table" w:customStyle="1" w:styleId="3">
    <w:name w:val="3"/>
    <w:basedOn w:val="TableNormal"/>
    <w:pPr>
      <w:spacing w:line="300" w:lineRule="auto"/>
      <w:jc w:val="center"/>
    </w:pPr>
    <w:rPr>
      <w:rFonts w:ascii="Palatino Linotype" w:eastAsia="Palatino Linotype" w:hAnsi="Palatino Linotype" w:cs="Palatino Linotype"/>
      <w:color w:val="000000"/>
    </w:rPr>
    <w:tblPr>
      <w:tblStyleRowBandSize w:val="1"/>
      <w:tblStyleColBandSize w:val="1"/>
      <w:tblCellMar>
        <w:left w:w="115" w:type="dxa"/>
        <w:right w:w="115" w:type="dxa"/>
      </w:tblCellMar>
    </w:tblPr>
    <w:tcPr>
      <w:vAlign w:val="center"/>
    </w:tcPr>
    <w:tblStylePr w:type="firstRow">
      <w:pPr>
        <w:spacing w:before="0" w:after="0" w:line="300" w:lineRule="auto"/>
        <w:ind w:left="0" w:right="0" w:firstLine="0"/>
        <w:jc w:val="center"/>
      </w:pPr>
      <w:rPr>
        <w:rFonts w:ascii="Times New Roman" w:eastAsia="Times New Roman" w:hAnsi="Times New Roman" w:cs="Times New Roman"/>
        <w:b w:val="0"/>
        <w:i w:val="0"/>
        <w:sz w:val="22"/>
        <w:szCs w:val="22"/>
      </w:rPr>
      <w:tblPr/>
      <w:tcPr>
        <w:tcBorders>
          <w:top w:val="single" w:sz="8" w:space="0" w:color="000000"/>
          <w:left w:val="nil"/>
          <w:bottom w:val="single" w:sz="4" w:space="0" w:color="000000"/>
          <w:right w:val="nil"/>
          <w:insideH w:val="nil"/>
          <w:insideV w:val="nil"/>
        </w:tcBorders>
      </w:tcPr>
    </w:tblStylePr>
  </w:style>
  <w:style w:type="table" w:customStyle="1" w:styleId="2">
    <w:name w:val="2"/>
    <w:basedOn w:val="TableNormal"/>
    <w:pPr>
      <w:spacing w:line="300" w:lineRule="auto"/>
      <w:jc w:val="center"/>
    </w:pPr>
    <w:rPr>
      <w:rFonts w:ascii="Palatino Linotype" w:eastAsia="Palatino Linotype" w:hAnsi="Palatino Linotype" w:cs="Palatino Linotype"/>
      <w:color w:val="000000"/>
    </w:rPr>
    <w:tblPr>
      <w:tblStyleRowBandSize w:val="1"/>
      <w:tblStyleColBandSize w:val="1"/>
      <w:tblCellMar>
        <w:left w:w="115" w:type="dxa"/>
        <w:right w:w="115" w:type="dxa"/>
      </w:tblCellMar>
    </w:tblPr>
    <w:tcPr>
      <w:vAlign w:val="center"/>
    </w:tcPr>
    <w:tblStylePr w:type="firstRow">
      <w:pPr>
        <w:spacing w:before="0" w:after="0" w:line="300" w:lineRule="auto"/>
        <w:ind w:left="0" w:right="0" w:firstLine="0"/>
        <w:jc w:val="center"/>
      </w:pPr>
      <w:rPr>
        <w:rFonts w:ascii="Times New Roman" w:eastAsia="Times New Roman" w:hAnsi="Times New Roman" w:cs="Times New Roman"/>
        <w:b w:val="0"/>
        <w:i w:val="0"/>
        <w:sz w:val="22"/>
        <w:szCs w:val="22"/>
      </w:rPr>
      <w:tblPr/>
      <w:tcPr>
        <w:tcBorders>
          <w:top w:val="single" w:sz="8" w:space="0" w:color="000000"/>
          <w:left w:val="nil"/>
          <w:bottom w:val="single" w:sz="4" w:space="0" w:color="000000"/>
          <w:right w:val="nil"/>
          <w:insideH w:val="nil"/>
          <w:insideV w:val="nil"/>
        </w:tcBorders>
      </w:tcPr>
    </w:tblStylePr>
  </w:style>
  <w:style w:type="table" w:customStyle="1" w:styleId="1">
    <w:name w:val="1"/>
    <w:basedOn w:val="TableNormal"/>
    <w:tblPr>
      <w:tblStyleRowBandSize w:val="1"/>
      <w:tblStyleColBandSize w:val="1"/>
      <w:tblCellMar>
        <w:left w:w="115" w:type="dxa"/>
        <w:right w:w="115" w:type="dxa"/>
      </w:tblCellMar>
    </w:tblPr>
  </w:style>
  <w:style w:type="paragraph" w:styleId="EndnoteText">
    <w:name w:val="endnote text"/>
    <w:basedOn w:val="Normal"/>
    <w:link w:val="EndnoteTextChar"/>
    <w:uiPriority w:val="99"/>
    <w:semiHidden/>
    <w:unhideWhenUsed/>
    <w:rsid w:val="004D0776"/>
    <w:pPr>
      <w:spacing w:line="240" w:lineRule="auto"/>
    </w:pPr>
    <w:rPr>
      <w:sz w:val="20"/>
      <w:szCs w:val="20"/>
    </w:rPr>
  </w:style>
  <w:style w:type="character" w:customStyle="1" w:styleId="EndnoteTextChar">
    <w:name w:val="Endnote Text Char"/>
    <w:basedOn w:val="DefaultParagraphFont"/>
    <w:link w:val="EndnoteText"/>
    <w:uiPriority w:val="99"/>
    <w:semiHidden/>
    <w:rsid w:val="004D0776"/>
    <w:rPr>
      <w:color w:val="000000"/>
      <w:sz w:val="20"/>
      <w:szCs w:val="20"/>
      <w:lang w:eastAsia="de-DE"/>
    </w:rPr>
  </w:style>
  <w:style w:type="character" w:styleId="EndnoteReference">
    <w:name w:val="endnote reference"/>
    <w:basedOn w:val="DefaultParagraphFont"/>
    <w:uiPriority w:val="99"/>
    <w:semiHidden/>
    <w:unhideWhenUsed/>
    <w:rsid w:val="004D0776"/>
    <w:rPr>
      <w:vertAlign w:val="superscript"/>
    </w:rPr>
  </w:style>
  <w:style w:type="paragraph" w:styleId="ListParagraph">
    <w:name w:val="List Paragraph"/>
    <w:basedOn w:val="Normal"/>
    <w:uiPriority w:val="34"/>
    <w:qFormat/>
    <w:rsid w:val="00853636"/>
    <w:pPr>
      <w:ind w:left="720"/>
      <w:contextualSpacing/>
    </w:pPr>
  </w:style>
  <w:style w:type="paragraph" w:customStyle="1" w:styleId="1qeiagb0cpwnlhdf9xsijm">
    <w:name w:val="_1qeiagb0cpwnlhdf9xsijm"/>
    <w:basedOn w:val="Normal"/>
    <w:rsid w:val="00166655"/>
    <w:pPr>
      <w:spacing w:before="100" w:beforeAutospacing="1" w:after="100" w:afterAutospacing="1" w:line="240" w:lineRule="auto"/>
      <w:jc w:val="left"/>
    </w:pPr>
    <w:rPr>
      <w:rFonts w:eastAsia="Times New Roman"/>
      <w:color w:val="auto"/>
      <w:lang w:eastAsia="zh-CN"/>
    </w:rPr>
  </w:style>
  <w:style w:type="character" w:styleId="Strong">
    <w:name w:val="Strong"/>
    <w:basedOn w:val="DefaultParagraphFont"/>
    <w:uiPriority w:val="22"/>
    <w:qFormat/>
    <w:rsid w:val="00166655"/>
    <w:rPr>
      <w:b/>
      <w:bCs/>
    </w:rPr>
  </w:style>
  <w:style w:type="character" w:styleId="Emphasis">
    <w:name w:val="Emphasis"/>
    <w:basedOn w:val="DefaultParagraphFont"/>
    <w:uiPriority w:val="20"/>
    <w:qFormat/>
    <w:rsid w:val="00166655"/>
    <w:rPr>
      <w:i/>
      <w:iCs/>
    </w:rPr>
  </w:style>
  <w:style w:type="paragraph" w:styleId="Caption">
    <w:name w:val="caption"/>
    <w:basedOn w:val="Normal"/>
    <w:next w:val="Normal"/>
    <w:uiPriority w:val="35"/>
    <w:unhideWhenUsed/>
    <w:qFormat/>
    <w:rsid w:val="009558B8"/>
    <w:pPr>
      <w:spacing w:after="200" w:line="240" w:lineRule="auto"/>
    </w:pPr>
    <w:rPr>
      <w:i/>
      <w:iCs/>
      <w:color w:val="44546A" w:themeColor="text2"/>
      <w:sz w:val="18"/>
      <w:szCs w:val="18"/>
    </w:rPr>
  </w:style>
  <w:style w:type="character" w:customStyle="1" w:styleId="Heading2Char">
    <w:name w:val="Heading 2 Char"/>
    <w:basedOn w:val="DefaultParagraphFont"/>
    <w:link w:val="Heading2"/>
    <w:rsid w:val="008B34FA"/>
    <w:rPr>
      <w:b/>
      <w:color w:val="000000"/>
      <w:sz w:val="36"/>
      <w:szCs w:val="36"/>
      <w:lang w:eastAsia="de-DE"/>
    </w:rPr>
  </w:style>
  <w:style w:type="character" w:customStyle="1" w:styleId="Heading4Char">
    <w:name w:val="Heading 4 Char"/>
    <w:basedOn w:val="DefaultParagraphFont"/>
    <w:link w:val="Heading4"/>
    <w:rsid w:val="008B34FA"/>
    <w:rPr>
      <w:b/>
      <w:color w:val="000000"/>
      <w:lang w:eastAsia="de-DE"/>
    </w:rPr>
  </w:style>
  <w:style w:type="character" w:customStyle="1" w:styleId="Heading5Char">
    <w:name w:val="Heading 5 Char"/>
    <w:basedOn w:val="DefaultParagraphFont"/>
    <w:link w:val="Heading5"/>
    <w:rsid w:val="008B34FA"/>
    <w:rPr>
      <w:b/>
      <w:color w:val="000000"/>
      <w:sz w:val="22"/>
      <w:szCs w:val="22"/>
      <w:lang w:eastAsia="de-DE"/>
    </w:rPr>
  </w:style>
  <w:style w:type="character" w:customStyle="1" w:styleId="Heading6Char">
    <w:name w:val="Heading 6 Char"/>
    <w:basedOn w:val="DefaultParagraphFont"/>
    <w:link w:val="Heading6"/>
    <w:rsid w:val="008B34FA"/>
    <w:rPr>
      <w:b/>
      <w:color w:val="000000"/>
      <w:sz w:val="20"/>
      <w:szCs w:val="20"/>
      <w:lang w:eastAsia="de-DE"/>
    </w:rPr>
  </w:style>
  <w:style w:type="character" w:customStyle="1" w:styleId="TitleChar">
    <w:name w:val="Title Char"/>
    <w:basedOn w:val="DefaultParagraphFont"/>
    <w:link w:val="Title"/>
    <w:rsid w:val="008B34FA"/>
    <w:rPr>
      <w:b/>
      <w:color w:val="000000"/>
      <w:sz w:val="72"/>
      <w:szCs w:val="72"/>
      <w:lang w:eastAsia="de-DE"/>
    </w:rPr>
  </w:style>
  <w:style w:type="character" w:customStyle="1" w:styleId="SubtitleChar">
    <w:name w:val="Subtitle Char"/>
    <w:basedOn w:val="DefaultParagraphFont"/>
    <w:link w:val="Subtitle"/>
    <w:rsid w:val="008B34FA"/>
    <w:rPr>
      <w:rFonts w:ascii="Georgia" w:eastAsia="Georgia" w:hAnsi="Georgia" w:cs="Georgia"/>
      <w:i/>
      <w:color w:val="666666"/>
      <w:sz w:val="48"/>
      <w:szCs w:val="48"/>
      <w:lang w:eastAsia="de-DE"/>
    </w:rPr>
  </w:style>
  <w:style w:type="paragraph" w:styleId="NormalWeb">
    <w:name w:val="Normal (Web)"/>
    <w:basedOn w:val="Normal"/>
    <w:uiPriority w:val="99"/>
    <w:semiHidden/>
    <w:unhideWhenUsed/>
    <w:rsid w:val="003D0628"/>
    <w:pPr>
      <w:spacing w:before="100" w:beforeAutospacing="1" w:after="100" w:afterAutospacing="1" w:line="240" w:lineRule="auto"/>
      <w:jc w:val="left"/>
    </w:pPr>
    <w:rPr>
      <w:rFonts w:eastAsia="Times New Roman"/>
      <w:color w:val="auto"/>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983325">
      <w:bodyDiv w:val="1"/>
      <w:marLeft w:val="0"/>
      <w:marRight w:val="0"/>
      <w:marTop w:val="0"/>
      <w:marBottom w:val="0"/>
      <w:divBdr>
        <w:top w:val="none" w:sz="0" w:space="0" w:color="auto"/>
        <w:left w:val="none" w:sz="0" w:space="0" w:color="auto"/>
        <w:bottom w:val="none" w:sz="0" w:space="0" w:color="auto"/>
        <w:right w:val="none" w:sz="0" w:space="0" w:color="auto"/>
      </w:divBdr>
      <w:divsChild>
        <w:div w:id="1166365505">
          <w:marLeft w:val="0"/>
          <w:marRight w:val="0"/>
          <w:marTop w:val="0"/>
          <w:marBottom w:val="0"/>
          <w:divBdr>
            <w:top w:val="none" w:sz="0" w:space="0" w:color="auto"/>
            <w:left w:val="none" w:sz="0" w:space="0" w:color="auto"/>
            <w:bottom w:val="none" w:sz="0" w:space="0" w:color="auto"/>
            <w:right w:val="none" w:sz="0" w:space="0" w:color="auto"/>
          </w:divBdr>
          <w:divsChild>
            <w:div w:id="75937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4566">
      <w:bodyDiv w:val="1"/>
      <w:marLeft w:val="0"/>
      <w:marRight w:val="0"/>
      <w:marTop w:val="0"/>
      <w:marBottom w:val="0"/>
      <w:divBdr>
        <w:top w:val="none" w:sz="0" w:space="0" w:color="auto"/>
        <w:left w:val="none" w:sz="0" w:space="0" w:color="auto"/>
        <w:bottom w:val="none" w:sz="0" w:space="0" w:color="auto"/>
        <w:right w:val="none" w:sz="0" w:space="0" w:color="auto"/>
      </w:divBdr>
    </w:div>
    <w:div w:id="151214079">
      <w:bodyDiv w:val="1"/>
      <w:marLeft w:val="0"/>
      <w:marRight w:val="0"/>
      <w:marTop w:val="0"/>
      <w:marBottom w:val="0"/>
      <w:divBdr>
        <w:top w:val="none" w:sz="0" w:space="0" w:color="auto"/>
        <w:left w:val="none" w:sz="0" w:space="0" w:color="auto"/>
        <w:bottom w:val="none" w:sz="0" w:space="0" w:color="auto"/>
        <w:right w:val="none" w:sz="0" w:space="0" w:color="auto"/>
      </w:divBdr>
    </w:div>
    <w:div w:id="168256454">
      <w:bodyDiv w:val="1"/>
      <w:marLeft w:val="0"/>
      <w:marRight w:val="0"/>
      <w:marTop w:val="0"/>
      <w:marBottom w:val="0"/>
      <w:divBdr>
        <w:top w:val="none" w:sz="0" w:space="0" w:color="auto"/>
        <w:left w:val="none" w:sz="0" w:space="0" w:color="auto"/>
        <w:bottom w:val="none" w:sz="0" w:space="0" w:color="auto"/>
        <w:right w:val="none" w:sz="0" w:space="0" w:color="auto"/>
      </w:divBdr>
    </w:div>
    <w:div w:id="275527577">
      <w:bodyDiv w:val="1"/>
      <w:marLeft w:val="0"/>
      <w:marRight w:val="0"/>
      <w:marTop w:val="0"/>
      <w:marBottom w:val="0"/>
      <w:divBdr>
        <w:top w:val="none" w:sz="0" w:space="0" w:color="auto"/>
        <w:left w:val="none" w:sz="0" w:space="0" w:color="auto"/>
        <w:bottom w:val="none" w:sz="0" w:space="0" w:color="auto"/>
        <w:right w:val="none" w:sz="0" w:space="0" w:color="auto"/>
      </w:divBdr>
    </w:div>
    <w:div w:id="284121703">
      <w:bodyDiv w:val="1"/>
      <w:marLeft w:val="0"/>
      <w:marRight w:val="0"/>
      <w:marTop w:val="0"/>
      <w:marBottom w:val="0"/>
      <w:divBdr>
        <w:top w:val="none" w:sz="0" w:space="0" w:color="auto"/>
        <w:left w:val="none" w:sz="0" w:space="0" w:color="auto"/>
        <w:bottom w:val="none" w:sz="0" w:space="0" w:color="auto"/>
        <w:right w:val="none" w:sz="0" w:space="0" w:color="auto"/>
      </w:divBdr>
    </w:div>
    <w:div w:id="508452273">
      <w:bodyDiv w:val="1"/>
      <w:marLeft w:val="0"/>
      <w:marRight w:val="0"/>
      <w:marTop w:val="0"/>
      <w:marBottom w:val="0"/>
      <w:divBdr>
        <w:top w:val="none" w:sz="0" w:space="0" w:color="auto"/>
        <w:left w:val="none" w:sz="0" w:space="0" w:color="auto"/>
        <w:bottom w:val="none" w:sz="0" w:space="0" w:color="auto"/>
        <w:right w:val="none" w:sz="0" w:space="0" w:color="auto"/>
      </w:divBdr>
    </w:div>
    <w:div w:id="635792505">
      <w:bodyDiv w:val="1"/>
      <w:marLeft w:val="0"/>
      <w:marRight w:val="0"/>
      <w:marTop w:val="0"/>
      <w:marBottom w:val="0"/>
      <w:divBdr>
        <w:top w:val="none" w:sz="0" w:space="0" w:color="auto"/>
        <w:left w:val="none" w:sz="0" w:space="0" w:color="auto"/>
        <w:bottom w:val="none" w:sz="0" w:space="0" w:color="auto"/>
        <w:right w:val="none" w:sz="0" w:space="0" w:color="auto"/>
      </w:divBdr>
      <w:divsChild>
        <w:div w:id="1968075692">
          <w:marLeft w:val="0"/>
          <w:marRight w:val="0"/>
          <w:marTop w:val="0"/>
          <w:marBottom w:val="0"/>
          <w:divBdr>
            <w:top w:val="none" w:sz="0" w:space="0" w:color="auto"/>
            <w:left w:val="none" w:sz="0" w:space="0" w:color="auto"/>
            <w:bottom w:val="none" w:sz="0" w:space="0" w:color="auto"/>
            <w:right w:val="none" w:sz="0" w:space="0" w:color="auto"/>
          </w:divBdr>
        </w:div>
      </w:divsChild>
    </w:div>
    <w:div w:id="658508409">
      <w:bodyDiv w:val="1"/>
      <w:marLeft w:val="0"/>
      <w:marRight w:val="0"/>
      <w:marTop w:val="0"/>
      <w:marBottom w:val="0"/>
      <w:divBdr>
        <w:top w:val="none" w:sz="0" w:space="0" w:color="auto"/>
        <w:left w:val="none" w:sz="0" w:space="0" w:color="auto"/>
        <w:bottom w:val="none" w:sz="0" w:space="0" w:color="auto"/>
        <w:right w:val="none" w:sz="0" w:space="0" w:color="auto"/>
      </w:divBdr>
    </w:div>
    <w:div w:id="774055491">
      <w:bodyDiv w:val="1"/>
      <w:marLeft w:val="0"/>
      <w:marRight w:val="0"/>
      <w:marTop w:val="0"/>
      <w:marBottom w:val="0"/>
      <w:divBdr>
        <w:top w:val="none" w:sz="0" w:space="0" w:color="auto"/>
        <w:left w:val="none" w:sz="0" w:space="0" w:color="auto"/>
        <w:bottom w:val="none" w:sz="0" w:space="0" w:color="auto"/>
        <w:right w:val="none" w:sz="0" w:space="0" w:color="auto"/>
      </w:divBdr>
    </w:div>
    <w:div w:id="825247404">
      <w:bodyDiv w:val="1"/>
      <w:marLeft w:val="0"/>
      <w:marRight w:val="0"/>
      <w:marTop w:val="0"/>
      <w:marBottom w:val="0"/>
      <w:divBdr>
        <w:top w:val="none" w:sz="0" w:space="0" w:color="auto"/>
        <w:left w:val="none" w:sz="0" w:space="0" w:color="auto"/>
        <w:bottom w:val="none" w:sz="0" w:space="0" w:color="auto"/>
        <w:right w:val="none" w:sz="0" w:space="0" w:color="auto"/>
      </w:divBdr>
    </w:div>
    <w:div w:id="831917424">
      <w:bodyDiv w:val="1"/>
      <w:marLeft w:val="0"/>
      <w:marRight w:val="0"/>
      <w:marTop w:val="0"/>
      <w:marBottom w:val="0"/>
      <w:divBdr>
        <w:top w:val="none" w:sz="0" w:space="0" w:color="auto"/>
        <w:left w:val="none" w:sz="0" w:space="0" w:color="auto"/>
        <w:bottom w:val="none" w:sz="0" w:space="0" w:color="auto"/>
        <w:right w:val="none" w:sz="0" w:space="0" w:color="auto"/>
      </w:divBdr>
    </w:div>
    <w:div w:id="832066955">
      <w:bodyDiv w:val="1"/>
      <w:marLeft w:val="0"/>
      <w:marRight w:val="0"/>
      <w:marTop w:val="0"/>
      <w:marBottom w:val="0"/>
      <w:divBdr>
        <w:top w:val="none" w:sz="0" w:space="0" w:color="auto"/>
        <w:left w:val="none" w:sz="0" w:space="0" w:color="auto"/>
        <w:bottom w:val="none" w:sz="0" w:space="0" w:color="auto"/>
        <w:right w:val="none" w:sz="0" w:space="0" w:color="auto"/>
      </w:divBdr>
    </w:div>
    <w:div w:id="848787044">
      <w:bodyDiv w:val="1"/>
      <w:marLeft w:val="0"/>
      <w:marRight w:val="0"/>
      <w:marTop w:val="0"/>
      <w:marBottom w:val="0"/>
      <w:divBdr>
        <w:top w:val="none" w:sz="0" w:space="0" w:color="auto"/>
        <w:left w:val="none" w:sz="0" w:space="0" w:color="auto"/>
        <w:bottom w:val="none" w:sz="0" w:space="0" w:color="auto"/>
        <w:right w:val="none" w:sz="0" w:space="0" w:color="auto"/>
      </w:divBdr>
    </w:div>
    <w:div w:id="863790166">
      <w:bodyDiv w:val="1"/>
      <w:marLeft w:val="0"/>
      <w:marRight w:val="0"/>
      <w:marTop w:val="0"/>
      <w:marBottom w:val="0"/>
      <w:divBdr>
        <w:top w:val="none" w:sz="0" w:space="0" w:color="auto"/>
        <w:left w:val="none" w:sz="0" w:space="0" w:color="auto"/>
        <w:bottom w:val="none" w:sz="0" w:space="0" w:color="auto"/>
        <w:right w:val="none" w:sz="0" w:space="0" w:color="auto"/>
      </w:divBdr>
    </w:div>
    <w:div w:id="954605644">
      <w:bodyDiv w:val="1"/>
      <w:marLeft w:val="0"/>
      <w:marRight w:val="0"/>
      <w:marTop w:val="0"/>
      <w:marBottom w:val="0"/>
      <w:divBdr>
        <w:top w:val="none" w:sz="0" w:space="0" w:color="auto"/>
        <w:left w:val="none" w:sz="0" w:space="0" w:color="auto"/>
        <w:bottom w:val="none" w:sz="0" w:space="0" w:color="auto"/>
        <w:right w:val="none" w:sz="0" w:space="0" w:color="auto"/>
      </w:divBdr>
    </w:div>
    <w:div w:id="1161241042">
      <w:bodyDiv w:val="1"/>
      <w:marLeft w:val="0"/>
      <w:marRight w:val="0"/>
      <w:marTop w:val="0"/>
      <w:marBottom w:val="0"/>
      <w:divBdr>
        <w:top w:val="none" w:sz="0" w:space="0" w:color="auto"/>
        <w:left w:val="none" w:sz="0" w:space="0" w:color="auto"/>
        <w:bottom w:val="none" w:sz="0" w:space="0" w:color="auto"/>
        <w:right w:val="none" w:sz="0" w:space="0" w:color="auto"/>
      </w:divBdr>
    </w:div>
    <w:div w:id="1236667274">
      <w:bodyDiv w:val="1"/>
      <w:marLeft w:val="0"/>
      <w:marRight w:val="0"/>
      <w:marTop w:val="0"/>
      <w:marBottom w:val="0"/>
      <w:divBdr>
        <w:top w:val="none" w:sz="0" w:space="0" w:color="auto"/>
        <w:left w:val="none" w:sz="0" w:space="0" w:color="auto"/>
        <w:bottom w:val="none" w:sz="0" w:space="0" w:color="auto"/>
        <w:right w:val="none" w:sz="0" w:space="0" w:color="auto"/>
      </w:divBdr>
    </w:div>
    <w:div w:id="1287589852">
      <w:bodyDiv w:val="1"/>
      <w:marLeft w:val="0"/>
      <w:marRight w:val="0"/>
      <w:marTop w:val="0"/>
      <w:marBottom w:val="0"/>
      <w:divBdr>
        <w:top w:val="none" w:sz="0" w:space="0" w:color="auto"/>
        <w:left w:val="none" w:sz="0" w:space="0" w:color="auto"/>
        <w:bottom w:val="none" w:sz="0" w:space="0" w:color="auto"/>
        <w:right w:val="none" w:sz="0" w:space="0" w:color="auto"/>
      </w:divBdr>
    </w:div>
    <w:div w:id="1289122537">
      <w:bodyDiv w:val="1"/>
      <w:marLeft w:val="0"/>
      <w:marRight w:val="0"/>
      <w:marTop w:val="0"/>
      <w:marBottom w:val="0"/>
      <w:divBdr>
        <w:top w:val="none" w:sz="0" w:space="0" w:color="auto"/>
        <w:left w:val="none" w:sz="0" w:space="0" w:color="auto"/>
        <w:bottom w:val="none" w:sz="0" w:space="0" w:color="auto"/>
        <w:right w:val="none" w:sz="0" w:space="0" w:color="auto"/>
      </w:divBdr>
    </w:div>
    <w:div w:id="1318654690">
      <w:bodyDiv w:val="1"/>
      <w:marLeft w:val="0"/>
      <w:marRight w:val="0"/>
      <w:marTop w:val="0"/>
      <w:marBottom w:val="0"/>
      <w:divBdr>
        <w:top w:val="none" w:sz="0" w:space="0" w:color="auto"/>
        <w:left w:val="none" w:sz="0" w:space="0" w:color="auto"/>
        <w:bottom w:val="none" w:sz="0" w:space="0" w:color="auto"/>
        <w:right w:val="none" w:sz="0" w:space="0" w:color="auto"/>
      </w:divBdr>
    </w:div>
    <w:div w:id="1350108837">
      <w:bodyDiv w:val="1"/>
      <w:marLeft w:val="0"/>
      <w:marRight w:val="0"/>
      <w:marTop w:val="0"/>
      <w:marBottom w:val="0"/>
      <w:divBdr>
        <w:top w:val="none" w:sz="0" w:space="0" w:color="auto"/>
        <w:left w:val="none" w:sz="0" w:space="0" w:color="auto"/>
        <w:bottom w:val="none" w:sz="0" w:space="0" w:color="auto"/>
        <w:right w:val="none" w:sz="0" w:space="0" w:color="auto"/>
      </w:divBdr>
    </w:div>
    <w:div w:id="1354651127">
      <w:bodyDiv w:val="1"/>
      <w:marLeft w:val="0"/>
      <w:marRight w:val="0"/>
      <w:marTop w:val="0"/>
      <w:marBottom w:val="0"/>
      <w:divBdr>
        <w:top w:val="none" w:sz="0" w:space="0" w:color="auto"/>
        <w:left w:val="none" w:sz="0" w:space="0" w:color="auto"/>
        <w:bottom w:val="none" w:sz="0" w:space="0" w:color="auto"/>
        <w:right w:val="none" w:sz="0" w:space="0" w:color="auto"/>
      </w:divBdr>
    </w:div>
    <w:div w:id="1542284720">
      <w:bodyDiv w:val="1"/>
      <w:marLeft w:val="0"/>
      <w:marRight w:val="0"/>
      <w:marTop w:val="0"/>
      <w:marBottom w:val="0"/>
      <w:divBdr>
        <w:top w:val="none" w:sz="0" w:space="0" w:color="auto"/>
        <w:left w:val="none" w:sz="0" w:space="0" w:color="auto"/>
        <w:bottom w:val="none" w:sz="0" w:space="0" w:color="auto"/>
        <w:right w:val="none" w:sz="0" w:space="0" w:color="auto"/>
      </w:divBdr>
    </w:div>
    <w:div w:id="1621105255">
      <w:bodyDiv w:val="1"/>
      <w:marLeft w:val="0"/>
      <w:marRight w:val="0"/>
      <w:marTop w:val="0"/>
      <w:marBottom w:val="0"/>
      <w:divBdr>
        <w:top w:val="none" w:sz="0" w:space="0" w:color="auto"/>
        <w:left w:val="none" w:sz="0" w:space="0" w:color="auto"/>
        <w:bottom w:val="none" w:sz="0" w:space="0" w:color="auto"/>
        <w:right w:val="none" w:sz="0" w:space="0" w:color="auto"/>
      </w:divBdr>
    </w:div>
    <w:div w:id="1760054163">
      <w:bodyDiv w:val="1"/>
      <w:marLeft w:val="0"/>
      <w:marRight w:val="0"/>
      <w:marTop w:val="0"/>
      <w:marBottom w:val="0"/>
      <w:divBdr>
        <w:top w:val="none" w:sz="0" w:space="0" w:color="auto"/>
        <w:left w:val="none" w:sz="0" w:space="0" w:color="auto"/>
        <w:bottom w:val="none" w:sz="0" w:space="0" w:color="auto"/>
        <w:right w:val="none" w:sz="0" w:space="0" w:color="auto"/>
      </w:divBdr>
    </w:div>
    <w:div w:id="1776094323">
      <w:bodyDiv w:val="1"/>
      <w:marLeft w:val="0"/>
      <w:marRight w:val="0"/>
      <w:marTop w:val="0"/>
      <w:marBottom w:val="0"/>
      <w:divBdr>
        <w:top w:val="none" w:sz="0" w:space="0" w:color="auto"/>
        <w:left w:val="none" w:sz="0" w:space="0" w:color="auto"/>
        <w:bottom w:val="none" w:sz="0" w:space="0" w:color="auto"/>
        <w:right w:val="none" w:sz="0" w:space="0" w:color="auto"/>
      </w:divBdr>
    </w:div>
    <w:div w:id="1820491509">
      <w:bodyDiv w:val="1"/>
      <w:marLeft w:val="0"/>
      <w:marRight w:val="0"/>
      <w:marTop w:val="0"/>
      <w:marBottom w:val="0"/>
      <w:divBdr>
        <w:top w:val="none" w:sz="0" w:space="0" w:color="auto"/>
        <w:left w:val="none" w:sz="0" w:space="0" w:color="auto"/>
        <w:bottom w:val="none" w:sz="0" w:space="0" w:color="auto"/>
        <w:right w:val="none" w:sz="0" w:space="0" w:color="auto"/>
      </w:divBdr>
    </w:div>
    <w:div w:id="1855148744">
      <w:bodyDiv w:val="1"/>
      <w:marLeft w:val="0"/>
      <w:marRight w:val="0"/>
      <w:marTop w:val="0"/>
      <w:marBottom w:val="0"/>
      <w:divBdr>
        <w:top w:val="none" w:sz="0" w:space="0" w:color="auto"/>
        <w:left w:val="none" w:sz="0" w:space="0" w:color="auto"/>
        <w:bottom w:val="none" w:sz="0" w:space="0" w:color="auto"/>
        <w:right w:val="none" w:sz="0" w:space="0" w:color="auto"/>
      </w:divBdr>
      <w:divsChild>
        <w:div w:id="129263219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58014045">
              <w:marLeft w:val="0"/>
              <w:marRight w:val="0"/>
              <w:marTop w:val="0"/>
              <w:marBottom w:val="0"/>
              <w:divBdr>
                <w:top w:val="none" w:sz="0" w:space="0" w:color="auto"/>
                <w:left w:val="none" w:sz="0" w:space="0" w:color="auto"/>
                <w:bottom w:val="none" w:sz="0" w:space="0" w:color="auto"/>
                <w:right w:val="none" w:sz="0" w:space="0" w:color="auto"/>
              </w:divBdr>
              <w:divsChild>
                <w:div w:id="309867570">
                  <w:marLeft w:val="0"/>
                  <w:marRight w:val="0"/>
                  <w:marTop w:val="0"/>
                  <w:marBottom w:val="0"/>
                  <w:divBdr>
                    <w:top w:val="none" w:sz="0" w:space="0" w:color="auto"/>
                    <w:left w:val="none" w:sz="0" w:space="0" w:color="auto"/>
                    <w:bottom w:val="none" w:sz="0" w:space="0" w:color="auto"/>
                    <w:right w:val="none" w:sz="0" w:space="0" w:color="auto"/>
                  </w:divBdr>
                  <w:divsChild>
                    <w:div w:id="46221801">
                      <w:marLeft w:val="0"/>
                      <w:marRight w:val="0"/>
                      <w:marTop w:val="0"/>
                      <w:marBottom w:val="0"/>
                      <w:divBdr>
                        <w:top w:val="none" w:sz="0" w:space="0" w:color="auto"/>
                        <w:left w:val="none" w:sz="0" w:space="0" w:color="auto"/>
                        <w:bottom w:val="none" w:sz="0" w:space="0" w:color="auto"/>
                        <w:right w:val="none" w:sz="0" w:space="0" w:color="auto"/>
                      </w:divBdr>
                      <w:divsChild>
                        <w:div w:id="87018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7739224">
      <w:bodyDiv w:val="1"/>
      <w:marLeft w:val="0"/>
      <w:marRight w:val="0"/>
      <w:marTop w:val="0"/>
      <w:marBottom w:val="0"/>
      <w:divBdr>
        <w:top w:val="none" w:sz="0" w:space="0" w:color="auto"/>
        <w:left w:val="none" w:sz="0" w:space="0" w:color="auto"/>
        <w:bottom w:val="none" w:sz="0" w:space="0" w:color="auto"/>
        <w:right w:val="none" w:sz="0" w:space="0" w:color="auto"/>
      </w:divBdr>
    </w:div>
    <w:div w:id="1901406909">
      <w:bodyDiv w:val="1"/>
      <w:marLeft w:val="0"/>
      <w:marRight w:val="0"/>
      <w:marTop w:val="0"/>
      <w:marBottom w:val="0"/>
      <w:divBdr>
        <w:top w:val="none" w:sz="0" w:space="0" w:color="auto"/>
        <w:left w:val="none" w:sz="0" w:space="0" w:color="auto"/>
        <w:bottom w:val="none" w:sz="0" w:space="0" w:color="auto"/>
        <w:right w:val="none" w:sz="0" w:space="0" w:color="auto"/>
      </w:divBdr>
    </w:div>
    <w:div w:id="1927959283">
      <w:bodyDiv w:val="1"/>
      <w:marLeft w:val="0"/>
      <w:marRight w:val="0"/>
      <w:marTop w:val="0"/>
      <w:marBottom w:val="0"/>
      <w:divBdr>
        <w:top w:val="none" w:sz="0" w:space="0" w:color="auto"/>
        <w:left w:val="none" w:sz="0" w:space="0" w:color="auto"/>
        <w:bottom w:val="none" w:sz="0" w:space="0" w:color="auto"/>
        <w:right w:val="none" w:sz="0" w:space="0" w:color="auto"/>
      </w:divBdr>
    </w:div>
    <w:div w:id="1931351966">
      <w:bodyDiv w:val="1"/>
      <w:marLeft w:val="0"/>
      <w:marRight w:val="0"/>
      <w:marTop w:val="0"/>
      <w:marBottom w:val="0"/>
      <w:divBdr>
        <w:top w:val="none" w:sz="0" w:space="0" w:color="auto"/>
        <w:left w:val="none" w:sz="0" w:space="0" w:color="auto"/>
        <w:bottom w:val="none" w:sz="0" w:space="0" w:color="auto"/>
        <w:right w:val="none" w:sz="0" w:space="0" w:color="auto"/>
      </w:divBdr>
    </w:div>
    <w:div w:id="1972050401">
      <w:bodyDiv w:val="1"/>
      <w:marLeft w:val="0"/>
      <w:marRight w:val="0"/>
      <w:marTop w:val="0"/>
      <w:marBottom w:val="0"/>
      <w:divBdr>
        <w:top w:val="none" w:sz="0" w:space="0" w:color="auto"/>
        <w:left w:val="none" w:sz="0" w:space="0" w:color="auto"/>
        <w:bottom w:val="none" w:sz="0" w:space="0" w:color="auto"/>
        <w:right w:val="none" w:sz="0" w:space="0" w:color="auto"/>
      </w:divBdr>
      <w:divsChild>
        <w:div w:id="753431412">
          <w:marLeft w:val="0"/>
          <w:marRight w:val="0"/>
          <w:marTop w:val="0"/>
          <w:marBottom w:val="0"/>
          <w:divBdr>
            <w:top w:val="none" w:sz="0" w:space="0" w:color="auto"/>
            <w:left w:val="none" w:sz="0" w:space="0" w:color="auto"/>
            <w:bottom w:val="single" w:sz="6" w:space="23" w:color="E1E4E6"/>
            <w:right w:val="none" w:sz="0" w:space="0" w:color="auto"/>
          </w:divBdr>
          <w:divsChild>
            <w:div w:id="1134104672">
              <w:marLeft w:val="0"/>
              <w:marRight w:val="0"/>
              <w:marTop w:val="450"/>
              <w:marBottom w:val="0"/>
              <w:divBdr>
                <w:top w:val="none" w:sz="0" w:space="0" w:color="auto"/>
                <w:left w:val="none" w:sz="0" w:space="0" w:color="auto"/>
                <w:bottom w:val="none" w:sz="0" w:space="0" w:color="auto"/>
                <w:right w:val="none" w:sz="0" w:space="0" w:color="auto"/>
              </w:divBdr>
              <w:divsChild>
                <w:div w:id="1014382024">
                  <w:marLeft w:val="0"/>
                  <w:marRight w:val="0"/>
                  <w:marTop w:val="0"/>
                  <w:marBottom w:val="0"/>
                  <w:divBdr>
                    <w:top w:val="none" w:sz="0" w:space="0" w:color="auto"/>
                    <w:left w:val="none" w:sz="0" w:space="0" w:color="auto"/>
                    <w:bottom w:val="none" w:sz="0" w:space="0" w:color="auto"/>
                    <w:right w:val="none" w:sz="0" w:space="0" w:color="auto"/>
                  </w:divBdr>
                </w:div>
                <w:div w:id="1067804824">
                  <w:marLeft w:val="0"/>
                  <w:marRight w:val="0"/>
                  <w:marTop w:val="0"/>
                  <w:marBottom w:val="0"/>
                  <w:divBdr>
                    <w:top w:val="none" w:sz="0" w:space="0" w:color="auto"/>
                    <w:left w:val="none" w:sz="0" w:space="0" w:color="auto"/>
                    <w:bottom w:val="none" w:sz="0" w:space="0" w:color="auto"/>
                    <w:right w:val="none" w:sz="0" w:space="0" w:color="auto"/>
                  </w:divBdr>
                  <w:divsChild>
                    <w:div w:id="804853523">
                      <w:marLeft w:val="0"/>
                      <w:marRight w:val="0"/>
                      <w:marTop w:val="0"/>
                      <w:marBottom w:val="0"/>
                      <w:divBdr>
                        <w:top w:val="none" w:sz="0" w:space="0" w:color="auto"/>
                        <w:left w:val="none" w:sz="0" w:space="0" w:color="auto"/>
                        <w:bottom w:val="none" w:sz="0" w:space="0" w:color="auto"/>
                        <w:right w:val="none" w:sz="0" w:space="0" w:color="auto"/>
                      </w:divBdr>
                      <w:divsChild>
                        <w:div w:id="1292515860">
                          <w:marLeft w:val="0"/>
                          <w:marRight w:val="0"/>
                          <w:marTop w:val="0"/>
                          <w:marBottom w:val="0"/>
                          <w:divBdr>
                            <w:top w:val="none" w:sz="0" w:space="0" w:color="auto"/>
                            <w:left w:val="none" w:sz="0" w:space="0" w:color="auto"/>
                            <w:bottom w:val="none" w:sz="0" w:space="0" w:color="auto"/>
                            <w:right w:val="none" w:sz="0" w:space="0" w:color="auto"/>
                          </w:divBdr>
                          <w:divsChild>
                            <w:div w:id="178311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0509475">
          <w:marLeft w:val="0"/>
          <w:marRight w:val="0"/>
          <w:marTop w:val="0"/>
          <w:marBottom w:val="0"/>
          <w:divBdr>
            <w:top w:val="none" w:sz="0" w:space="0" w:color="auto"/>
            <w:left w:val="none" w:sz="0" w:space="0" w:color="auto"/>
            <w:bottom w:val="none" w:sz="0" w:space="0" w:color="auto"/>
            <w:right w:val="none" w:sz="0" w:space="0" w:color="auto"/>
          </w:divBdr>
          <w:divsChild>
            <w:div w:id="346062506">
              <w:marLeft w:val="0"/>
              <w:marRight w:val="0"/>
              <w:marTop w:val="0"/>
              <w:marBottom w:val="0"/>
              <w:divBdr>
                <w:top w:val="none" w:sz="0" w:space="0" w:color="auto"/>
                <w:left w:val="none" w:sz="0" w:space="0" w:color="auto"/>
                <w:bottom w:val="none" w:sz="0" w:space="0" w:color="auto"/>
                <w:right w:val="none" w:sz="0" w:space="0" w:color="auto"/>
              </w:divBdr>
              <w:divsChild>
                <w:div w:id="146002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365961">
      <w:bodyDiv w:val="1"/>
      <w:marLeft w:val="0"/>
      <w:marRight w:val="0"/>
      <w:marTop w:val="0"/>
      <w:marBottom w:val="0"/>
      <w:divBdr>
        <w:top w:val="none" w:sz="0" w:space="0" w:color="auto"/>
        <w:left w:val="none" w:sz="0" w:space="0" w:color="auto"/>
        <w:bottom w:val="none" w:sz="0" w:space="0" w:color="auto"/>
        <w:right w:val="none" w:sz="0" w:space="0" w:color="auto"/>
      </w:divBdr>
    </w:div>
    <w:div w:id="2028367806">
      <w:bodyDiv w:val="1"/>
      <w:marLeft w:val="0"/>
      <w:marRight w:val="0"/>
      <w:marTop w:val="0"/>
      <w:marBottom w:val="0"/>
      <w:divBdr>
        <w:top w:val="none" w:sz="0" w:space="0" w:color="auto"/>
        <w:left w:val="none" w:sz="0" w:space="0" w:color="auto"/>
        <w:bottom w:val="none" w:sz="0" w:space="0" w:color="auto"/>
        <w:right w:val="none" w:sz="0" w:space="0" w:color="auto"/>
      </w:divBdr>
    </w:div>
    <w:div w:id="2055739063">
      <w:bodyDiv w:val="1"/>
      <w:marLeft w:val="0"/>
      <w:marRight w:val="0"/>
      <w:marTop w:val="0"/>
      <w:marBottom w:val="0"/>
      <w:divBdr>
        <w:top w:val="none" w:sz="0" w:space="0" w:color="auto"/>
        <w:left w:val="none" w:sz="0" w:space="0" w:color="auto"/>
        <w:bottom w:val="none" w:sz="0" w:space="0" w:color="auto"/>
        <w:right w:val="none" w:sz="0" w:space="0" w:color="auto"/>
      </w:divBdr>
    </w:div>
    <w:div w:id="2094273021">
      <w:bodyDiv w:val="1"/>
      <w:marLeft w:val="0"/>
      <w:marRight w:val="0"/>
      <w:marTop w:val="0"/>
      <w:marBottom w:val="0"/>
      <w:divBdr>
        <w:top w:val="none" w:sz="0" w:space="0" w:color="auto"/>
        <w:left w:val="none" w:sz="0" w:space="0" w:color="auto"/>
        <w:bottom w:val="none" w:sz="0" w:space="0" w:color="auto"/>
        <w:right w:val="none" w:sz="0" w:space="0" w:color="auto"/>
      </w:divBdr>
    </w:div>
    <w:div w:id="21343226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wmf"/><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eader" Target="header3.xml"/><Relationship Id="rId21" Type="http://schemas.openxmlformats.org/officeDocument/2006/relationships/image" Target="media/image9.png"/><Relationship Id="rId34" Type="http://schemas.openxmlformats.org/officeDocument/2006/relationships/image" Target="media/image22.png"/><Relationship Id="rId42"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tiff"/><Relationship Id="rId20" Type="http://schemas.openxmlformats.org/officeDocument/2006/relationships/image" Target="media/image8.tiff"/><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wmf"/><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eader" Target="header2.xml"/><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3.tif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1.xml"/><Relationship Id="rId10" Type="http://schemas.microsoft.com/office/2011/relationships/commentsExtended" Target="commentsExtended.xml"/><Relationship Id="rId19" Type="http://schemas.openxmlformats.org/officeDocument/2006/relationships/image" Target="media/image7.tiff"/><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oleObject" Target="embeddings/oleObject2.bin"/><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oleObject" Target="embeddings/oleObject1.bin"/><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zZf9Ms7xoDnE6jwEi/7SxXgHh+g==">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CBEA915-6799-4C08-B43F-58E05C2F0C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44</Pages>
  <Words>49962</Words>
  <Characters>284786</Characters>
  <Application>Microsoft Office Word</Application>
  <DocSecurity>0</DocSecurity>
  <Lines>2373</Lines>
  <Paragraphs>668</Paragraphs>
  <ScaleCrop>false</ScaleCrop>
  <HeadingPairs>
    <vt:vector size="2" baseType="variant">
      <vt:variant>
        <vt:lpstr>Title</vt:lpstr>
      </vt:variant>
      <vt:variant>
        <vt:i4>1</vt:i4>
      </vt:variant>
    </vt:vector>
  </HeadingPairs>
  <TitlesOfParts>
    <vt:vector size="1" baseType="lpstr">
      <vt:lpstr>Gear shifting</vt:lpstr>
    </vt:vector>
  </TitlesOfParts>
  <Company/>
  <LinksUpToDate>false</LinksUpToDate>
  <CharactersWithSpaces>334080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Gear shifting</dc:title>
  <dc:subject/>
  <dc:creator>yanfei1208</dc:creator>
  <cp:keywords>Hans V. Westerhoff</cp:keywords>
  <dc:description/>
  <cp:lastModifiedBy>Yanfei Zhang</cp:lastModifiedBy>
  <cp:revision>2</cp:revision>
  <dcterms:created xsi:type="dcterms:W3CDTF">2022-04-06T19:24:00Z</dcterms:created>
  <dcterms:modified xsi:type="dcterms:W3CDTF">2022-04-06T19:24:00Z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18b75f38-b74e-3a3a-b32c-2b5c1f7fded6</vt:lpwstr>
  </property>
  <property fmtid="{D5CDD505-2E9C-101B-9397-08002B2CF9AE}" pid="24" name="Mendeley Citation Style_1">
    <vt:lpwstr>http://www.zotero.org/styles/apa</vt:lpwstr>
  </property>
  <property fmtid="{D5CDD505-2E9C-101B-9397-08002B2CF9AE}" pid="25" name="MTWinEqns">
    <vt:bool>true</vt:bool>
  </property>
</Properties>
</file>